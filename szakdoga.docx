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81600" behindDoc="1" locked="0" layoutInCell="1" allowOverlap="1" wp14:anchorId="500E2875" wp14:editId="46E53E7B">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F75495" id="Group 9" o:spid="_x0000_s1026" style="position:absolute;margin-left:.8pt;margin-top:6.8pt;width:437.9pt;height:69.7pt;z-index:-251834880"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767CE46C"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697167">
        <w:rPr>
          <w:rFonts w:cs="Times New Roman"/>
          <w:noProof/>
          <w:color w:val="800000"/>
          <w:shd w:val="clear" w:color="auto" w:fill="FFFFFF"/>
        </w:rPr>
        <w:t>2019. március 30.</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0E0577EF" w14:textId="6AEB8EE3" w:rsidR="002C01B4"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4848632" w:history="1">
        <w:r w:rsidR="002C01B4" w:rsidRPr="00903A66">
          <w:rPr>
            <w:rStyle w:val="Hiperhivatkozs"/>
            <w:noProof/>
          </w:rPr>
          <w:t>1. Genetikus algoritmusok</w:t>
        </w:r>
        <w:r w:rsidR="002C01B4">
          <w:rPr>
            <w:noProof/>
            <w:webHidden/>
          </w:rPr>
          <w:tab/>
        </w:r>
        <w:r w:rsidR="002C01B4">
          <w:rPr>
            <w:noProof/>
            <w:webHidden/>
          </w:rPr>
          <w:fldChar w:fldCharType="begin"/>
        </w:r>
        <w:r w:rsidR="002C01B4">
          <w:rPr>
            <w:noProof/>
            <w:webHidden/>
          </w:rPr>
          <w:instrText xml:space="preserve"> PAGEREF _Toc4848632 \h </w:instrText>
        </w:r>
        <w:r w:rsidR="002C01B4">
          <w:rPr>
            <w:noProof/>
            <w:webHidden/>
          </w:rPr>
        </w:r>
        <w:r w:rsidR="002C01B4">
          <w:rPr>
            <w:noProof/>
            <w:webHidden/>
          </w:rPr>
          <w:fldChar w:fldCharType="separate"/>
        </w:r>
        <w:r w:rsidR="002C01B4">
          <w:rPr>
            <w:noProof/>
            <w:webHidden/>
          </w:rPr>
          <w:t>2</w:t>
        </w:r>
        <w:r w:rsidR="002C01B4">
          <w:rPr>
            <w:noProof/>
            <w:webHidden/>
          </w:rPr>
          <w:fldChar w:fldCharType="end"/>
        </w:r>
      </w:hyperlink>
    </w:p>
    <w:p w14:paraId="02D6B364" w14:textId="1E17B034"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33" w:history="1">
        <w:r w:rsidRPr="00903A66">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Történeti áttekintés</w:t>
        </w:r>
        <w:r>
          <w:rPr>
            <w:noProof/>
            <w:webHidden/>
          </w:rPr>
          <w:tab/>
        </w:r>
        <w:r>
          <w:rPr>
            <w:noProof/>
            <w:webHidden/>
          </w:rPr>
          <w:fldChar w:fldCharType="begin"/>
        </w:r>
        <w:r>
          <w:rPr>
            <w:noProof/>
            <w:webHidden/>
          </w:rPr>
          <w:instrText xml:space="preserve"> PAGEREF _Toc4848633 \h </w:instrText>
        </w:r>
        <w:r>
          <w:rPr>
            <w:noProof/>
            <w:webHidden/>
          </w:rPr>
        </w:r>
        <w:r>
          <w:rPr>
            <w:noProof/>
            <w:webHidden/>
          </w:rPr>
          <w:fldChar w:fldCharType="separate"/>
        </w:r>
        <w:r>
          <w:rPr>
            <w:noProof/>
            <w:webHidden/>
          </w:rPr>
          <w:t>2</w:t>
        </w:r>
        <w:r>
          <w:rPr>
            <w:noProof/>
            <w:webHidden/>
          </w:rPr>
          <w:fldChar w:fldCharType="end"/>
        </w:r>
      </w:hyperlink>
    </w:p>
    <w:p w14:paraId="01ACB336" w14:textId="0D3654A4"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34" w:history="1">
        <w:r w:rsidRPr="00903A66">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Működése</w:t>
        </w:r>
        <w:r>
          <w:rPr>
            <w:noProof/>
            <w:webHidden/>
          </w:rPr>
          <w:tab/>
        </w:r>
        <w:r>
          <w:rPr>
            <w:noProof/>
            <w:webHidden/>
          </w:rPr>
          <w:fldChar w:fldCharType="begin"/>
        </w:r>
        <w:r>
          <w:rPr>
            <w:noProof/>
            <w:webHidden/>
          </w:rPr>
          <w:instrText xml:space="preserve"> PAGEREF _Toc4848634 \h </w:instrText>
        </w:r>
        <w:r>
          <w:rPr>
            <w:noProof/>
            <w:webHidden/>
          </w:rPr>
        </w:r>
        <w:r>
          <w:rPr>
            <w:noProof/>
            <w:webHidden/>
          </w:rPr>
          <w:fldChar w:fldCharType="separate"/>
        </w:r>
        <w:r>
          <w:rPr>
            <w:noProof/>
            <w:webHidden/>
          </w:rPr>
          <w:t>3</w:t>
        </w:r>
        <w:r>
          <w:rPr>
            <w:noProof/>
            <w:webHidden/>
          </w:rPr>
          <w:fldChar w:fldCharType="end"/>
        </w:r>
      </w:hyperlink>
    </w:p>
    <w:p w14:paraId="5963D4B7" w14:textId="104411C2"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5" w:history="1">
        <w:r w:rsidRPr="00903A66">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Reprezentáció</w:t>
        </w:r>
        <w:r>
          <w:rPr>
            <w:noProof/>
            <w:webHidden/>
          </w:rPr>
          <w:tab/>
        </w:r>
        <w:r>
          <w:rPr>
            <w:noProof/>
            <w:webHidden/>
          </w:rPr>
          <w:fldChar w:fldCharType="begin"/>
        </w:r>
        <w:r>
          <w:rPr>
            <w:noProof/>
            <w:webHidden/>
          </w:rPr>
          <w:instrText xml:space="preserve"> PAGEREF _Toc4848635 \h </w:instrText>
        </w:r>
        <w:r>
          <w:rPr>
            <w:noProof/>
            <w:webHidden/>
          </w:rPr>
        </w:r>
        <w:r>
          <w:rPr>
            <w:noProof/>
            <w:webHidden/>
          </w:rPr>
          <w:fldChar w:fldCharType="separate"/>
        </w:r>
        <w:r>
          <w:rPr>
            <w:noProof/>
            <w:webHidden/>
          </w:rPr>
          <w:t>4</w:t>
        </w:r>
        <w:r>
          <w:rPr>
            <w:noProof/>
            <w:webHidden/>
          </w:rPr>
          <w:fldChar w:fldCharType="end"/>
        </w:r>
      </w:hyperlink>
    </w:p>
    <w:p w14:paraId="65E466DC" w14:textId="5F997FA3"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6" w:history="1">
        <w:r w:rsidRPr="00903A66">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Inicializálás</w:t>
        </w:r>
        <w:r>
          <w:rPr>
            <w:noProof/>
            <w:webHidden/>
          </w:rPr>
          <w:tab/>
        </w:r>
        <w:r>
          <w:rPr>
            <w:noProof/>
            <w:webHidden/>
          </w:rPr>
          <w:fldChar w:fldCharType="begin"/>
        </w:r>
        <w:r>
          <w:rPr>
            <w:noProof/>
            <w:webHidden/>
          </w:rPr>
          <w:instrText xml:space="preserve"> PAGEREF _Toc4848636 \h </w:instrText>
        </w:r>
        <w:r>
          <w:rPr>
            <w:noProof/>
            <w:webHidden/>
          </w:rPr>
        </w:r>
        <w:r>
          <w:rPr>
            <w:noProof/>
            <w:webHidden/>
          </w:rPr>
          <w:fldChar w:fldCharType="separate"/>
        </w:r>
        <w:r>
          <w:rPr>
            <w:noProof/>
            <w:webHidden/>
          </w:rPr>
          <w:t>6</w:t>
        </w:r>
        <w:r>
          <w:rPr>
            <w:noProof/>
            <w:webHidden/>
          </w:rPr>
          <w:fldChar w:fldCharType="end"/>
        </w:r>
      </w:hyperlink>
    </w:p>
    <w:p w14:paraId="064AFE30" w14:textId="28FBE39B"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7" w:history="1">
        <w:r w:rsidRPr="00903A66">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Kiértékelési-, cél- és jósági függvény</w:t>
        </w:r>
        <w:r>
          <w:rPr>
            <w:noProof/>
            <w:webHidden/>
          </w:rPr>
          <w:tab/>
        </w:r>
        <w:r>
          <w:rPr>
            <w:noProof/>
            <w:webHidden/>
          </w:rPr>
          <w:fldChar w:fldCharType="begin"/>
        </w:r>
        <w:r>
          <w:rPr>
            <w:noProof/>
            <w:webHidden/>
          </w:rPr>
          <w:instrText xml:space="preserve"> PAGEREF _Toc4848637 \h </w:instrText>
        </w:r>
        <w:r>
          <w:rPr>
            <w:noProof/>
            <w:webHidden/>
          </w:rPr>
        </w:r>
        <w:r>
          <w:rPr>
            <w:noProof/>
            <w:webHidden/>
          </w:rPr>
          <w:fldChar w:fldCharType="separate"/>
        </w:r>
        <w:r>
          <w:rPr>
            <w:noProof/>
            <w:webHidden/>
          </w:rPr>
          <w:t>6</w:t>
        </w:r>
        <w:r>
          <w:rPr>
            <w:noProof/>
            <w:webHidden/>
          </w:rPr>
          <w:fldChar w:fldCharType="end"/>
        </w:r>
      </w:hyperlink>
    </w:p>
    <w:p w14:paraId="06061902" w14:textId="6F2E76C8"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8" w:history="1">
        <w:r w:rsidRPr="00903A66">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Szelekció</w:t>
        </w:r>
        <w:r>
          <w:rPr>
            <w:noProof/>
            <w:webHidden/>
          </w:rPr>
          <w:tab/>
        </w:r>
        <w:r>
          <w:rPr>
            <w:noProof/>
            <w:webHidden/>
          </w:rPr>
          <w:fldChar w:fldCharType="begin"/>
        </w:r>
        <w:r>
          <w:rPr>
            <w:noProof/>
            <w:webHidden/>
          </w:rPr>
          <w:instrText xml:space="preserve"> PAGEREF _Toc4848638 \h </w:instrText>
        </w:r>
        <w:r>
          <w:rPr>
            <w:noProof/>
            <w:webHidden/>
          </w:rPr>
        </w:r>
        <w:r>
          <w:rPr>
            <w:noProof/>
            <w:webHidden/>
          </w:rPr>
          <w:fldChar w:fldCharType="separate"/>
        </w:r>
        <w:r>
          <w:rPr>
            <w:noProof/>
            <w:webHidden/>
          </w:rPr>
          <w:t>7</w:t>
        </w:r>
        <w:r>
          <w:rPr>
            <w:noProof/>
            <w:webHidden/>
          </w:rPr>
          <w:fldChar w:fldCharType="end"/>
        </w:r>
      </w:hyperlink>
    </w:p>
    <w:p w14:paraId="32FA2397" w14:textId="16008AC6"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9" w:history="1">
        <w:r w:rsidRPr="00903A66">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Keresztezés</w:t>
        </w:r>
        <w:r>
          <w:rPr>
            <w:noProof/>
            <w:webHidden/>
          </w:rPr>
          <w:tab/>
        </w:r>
        <w:r>
          <w:rPr>
            <w:noProof/>
            <w:webHidden/>
          </w:rPr>
          <w:fldChar w:fldCharType="begin"/>
        </w:r>
        <w:r>
          <w:rPr>
            <w:noProof/>
            <w:webHidden/>
          </w:rPr>
          <w:instrText xml:space="preserve"> PAGEREF _Toc4848639 \h </w:instrText>
        </w:r>
        <w:r>
          <w:rPr>
            <w:noProof/>
            <w:webHidden/>
          </w:rPr>
        </w:r>
        <w:r>
          <w:rPr>
            <w:noProof/>
            <w:webHidden/>
          </w:rPr>
          <w:fldChar w:fldCharType="separate"/>
        </w:r>
        <w:r>
          <w:rPr>
            <w:noProof/>
            <w:webHidden/>
          </w:rPr>
          <w:t>8</w:t>
        </w:r>
        <w:r>
          <w:rPr>
            <w:noProof/>
            <w:webHidden/>
          </w:rPr>
          <w:fldChar w:fldCharType="end"/>
        </w:r>
      </w:hyperlink>
    </w:p>
    <w:p w14:paraId="413424BB" w14:textId="12E1A07B"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0" w:history="1">
        <w:r w:rsidRPr="00903A66">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Mutáció</w:t>
        </w:r>
        <w:r>
          <w:rPr>
            <w:noProof/>
            <w:webHidden/>
          </w:rPr>
          <w:tab/>
        </w:r>
        <w:r>
          <w:rPr>
            <w:noProof/>
            <w:webHidden/>
          </w:rPr>
          <w:fldChar w:fldCharType="begin"/>
        </w:r>
        <w:r>
          <w:rPr>
            <w:noProof/>
            <w:webHidden/>
          </w:rPr>
          <w:instrText xml:space="preserve"> PAGEREF _Toc4848640 \h </w:instrText>
        </w:r>
        <w:r>
          <w:rPr>
            <w:noProof/>
            <w:webHidden/>
          </w:rPr>
        </w:r>
        <w:r>
          <w:rPr>
            <w:noProof/>
            <w:webHidden/>
          </w:rPr>
          <w:fldChar w:fldCharType="separate"/>
        </w:r>
        <w:r>
          <w:rPr>
            <w:noProof/>
            <w:webHidden/>
          </w:rPr>
          <w:t>12</w:t>
        </w:r>
        <w:r>
          <w:rPr>
            <w:noProof/>
            <w:webHidden/>
          </w:rPr>
          <w:fldChar w:fldCharType="end"/>
        </w:r>
      </w:hyperlink>
    </w:p>
    <w:p w14:paraId="087201B7" w14:textId="44C44BC2"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1" w:history="1">
        <w:r w:rsidRPr="00903A66">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Reprodukció</w:t>
        </w:r>
        <w:r>
          <w:rPr>
            <w:noProof/>
            <w:webHidden/>
          </w:rPr>
          <w:tab/>
        </w:r>
        <w:r>
          <w:rPr>
            <w:noProof/>
            <w:webHidden/>
          </w:rPr>
          <w:fldChar w:fldCharType="begin"/>
        </w:r>
        <w:r>
          <w:rPr>
            <w:noProof/>
            <w:webHidden/>
          </w:rPr>
          <w:instrText xml:space="preserve"> PAGEREF _Toc4848641 \h </w:instrText>
        </w:r>
        <w:r>
          <w:rPr>
            <w:noProof/>
            <w:webHidden/>
          </w:rPr>
        </w:r>
        <w:r>
          <w:rPr>
            <w:noProof/>
            <w:webHidden/>
          </w:rPr>
          <w:fldChar w:fldCharType="separate"/>
        </w:r>
        <w:r>
          <w:rPr>
            <w:noProof/>
            <w:webHidden/>
          </w:rPr>
          <w:t>13</w:t>
        </w:r>
        <w:r>
          <w:rPr>
            <w:noProof/>
            <w:webHidden/>
          </w:rPr>
          <w:fldChar w:fldCharType="end"/>
        </w:r>
      </w:hyperlink>
    </w:p>
    <w:p w14:paraId="18B86C8D" w14:textId="289CE95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2" w:history="1">
        <w:r w:rsidRPr="00903A66">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Kilépési feltétel</w:t>
        </w:r>
        <w:r>
          <w:rPr>
            <w:noProof/>
            <w:webHidden/>
          </w:rPr>
          <w:tab/>
        </w:r>
        <w:r>
          <w:rPr>
            <w:noProof/>
            <w:webHidden/>
          </w:rPr>
          <w:fldChar w:fldCharType="begin"/>
        </w:r>
        <w:r>
          <w:rPr>
            <w:noProof/>
            <w:webHidden/>
          </w:rPr>
          <w:instrText xml:space="preserve"> PAGEREF _Toc4848642 \h </w:instrText>
        </w:r>
        <w:r>
          <w:rPr>
            <w:noProof/>
            <w:webHidden/>
          </w:rPr>
        </w:r>
        <w:r>
          <w:rPr>
            <w:noProof/>
            <w:webHidden/>
          </w:rPr>
          <w:fldChar w:fldCharType="separate"/>
        </w:r>
        <w:r>
          <w:rPr>
            <w:noProof/>
            <w:webHidden/>
          </w:rPr>
          <w:t>13</w:t>
        </w:r>
        <w:r>
          <w:rPr>
            <w:noProof/>
            <w:webHidden/>
          </w:rPr>
          <w:fldChar w:fldCharType="end"/>
        </w:r>
      </w:hyperlink>
    </w:p>
    <w:p w14:paraId="762910FF" w14:textId="1A16344B"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43" w:history="1">
        <w:r w:rsidRPr="00903A66">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A dolgozatban használt módszer</w:t>
        </w:r>
        <w:r>
          <w:rPr>
            <w:noProof/>
            <w:webHidden/>
          </w:rPr>
          <w:tab/>
        </w:r>
        <w:r>
          <w:rPr>
            <w:noProof/>
            <w:webHidden/>
          </w:rPr>
          <w:fldChar w:fldCharType="begin"/>
        </w:r>
        <w:r>
          <w:rPr>
            <w:noProof/>
            <w:webHidden/>
          </w:rPr>
          <w:instrText xml:space="preserve"> PAGEREF _Toc4848643 \h </w:instrText>
        </w:r>
        <w:r>
          <w:rPr>
            <w:noProof/>
            <w:webHidden/>
          </w:rPr>
        </w:r>
        <w:r>
          <w:rPr>
            <w:noProof/>
            <w:webHidden/>
          </w:rPr>
          <w:fldChar w:fldCharType="separate"/>
        </w:r>
        <w:r>
          <w:rPr>
            <w:noProof/>
            <w:webHidden/>
          </w:rPr>
          <w:t>13</w:t>
        </w:r>
        <w:r>
          <w:rPr>
            <w:noProof/>
            <w:webHidden/>
          </w:rPr>
          <w:fldChar w:fldCharType="end"/>
        </w:r>
      </w:hyperlink>
    </w:p>
    <w:p w14:paraId="207DF42F" w14:textId="684B7270"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4" w:history="1">
        <w:r w:rsidRPr="00903A66">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Reprezentáció</w:t>
        </w:r>
        <w:r>
          <w:rPr>
            <w:noProof/>
            <w:webHidden/>
          </w:rPr>
          <w:tab/>
        </w:r>
        <w:r>
          <w:rPr>
            <w:noProof/>
            <w:webHidden/>
          </w:rPr>
          <w:fldChar w:fldCharType="begin"/>
        </w:r>
        <w:r>
          <w:rPr>
            <w:noProof/>
            <w:webHidden/>
          </w:rPr>
          <w:instrText xml:space="preserve"> PAGEREF _Toc4848644 \h </w:instrText>
        </w:r>
        <w:r>
          <w:rPr>
            <w:noProof/>
            <w:webHidden/>
          </w:rPr>
        </w:r>
        <w:r>
          <w:rPr>
            <w:noProof/>
            <w:webHidden/>
          </w:rPr>
          <w:fldChar w:fldCharType="separate"/>
        </w:r>
        <w:r>
          <w:rPr>
            <w:noProof/>
            <w:webHidden/>
          </w:rPr>
          <w:t>13</w:t>
        </w:r>
        <w:r>
          <w:rPr>
            <w:noProof/>
            <w:webHidden/>
          </w:rPr>
          <w:fldChar w:fldCharType="end"/>
        </w:r>
      </w:hyperlink>
    </w:p>
    <w:p w14:paraId="1B0D7822" w14:textId="4CE9FCFC"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5" w:history="1">
        <w:r w:rsidRPr="00903A66">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Kiértékelési- és jósági függvény</w:t>
        </w:r>
        <w:r>
          <w:rPr>
            <w:noProof/>
            <w:webHidden/>
          </w:rPr>
          <w:tab/>
        </w:r>
        <w:r>
          <w:rPr>
            <w:noProof/>
            <w:webHidden/>
          </w:rPr>
          <w:fldChar w:fldCharType="begin"/>
        </w:r>
        <w:r>
          <w:rPr>
            <w:noProof/>
            <w:webHidden/>
          </w:rPr>
          <w:instrText xml:space="preserve"> PAGEREF _Toc4848645 \h </w:instrText>
        </w:r>
        <w:r>
          <w:rPr>
            <w:noProof/>
            <w:webHidden/>
          </w:rPr>
        </w:r>
        <w:r>
          <w:rPr>
            <w:noProof/>
            <w:webHidden/>
          </w:rPr>
          <w:fldChar w:fldCharType="separate"/>
        </w:r>
        <w:r>
          <w:rPr>
            <w:noProof/>
            <w:webHidden/>
          </w:rPr>
          <w:t>14</w:t>
        </w:r>
        <w:r>
          <w:rPr>
            <w:noProof/>
            <w:webHidden/>
          </w:rPr>
          <w:fldChar w:fldCharType="end"/>
        </w:r>
      </w:hyperlink>
    </w:p>
    <w:p w14:paraId="6EC667A5" w14:textId="7FB2DD51"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6" w:history="1">
        <w:r w:rsidRPr="00903A66">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Szelekció</w:t>
        </w:r>
        <w:r>
          <w:rPr>
            <w:noProof/>
            <w:webHidden/>
          </w:rPr>
          <w:tab/>
        </w:r>
        <w:r>
          <w:rPr>
            <w:noProof/>
            <w:webHidden/>
          </w:rPr>
          <w:fldChar w:fldCharType="begin"/>
        </w:r>
        <w:r>
          <w:rPr>
            <w:noProof/>
            <w:webHidden/>
          </w:rPr>
          <w:instrText xml:space="preserve"> PAGEREF _Toc4848646 \h </w:instrText>
        </w:r>
        <w:r>
          <w:rPr>
            <w:noProof/>
            <w:webHidden/>
          </w:rPr>
        </w:r>
        <w:r>
          <w:rPr>
            <w:noProof/>
            <w:webHidden/>
          </w:rPr>
          <w:fldChar w:fldCharType="separate"/>
        </w:r>
        <w:r>
          <w:rPr>
            <w:noProof/>
            <w:webHidden/>
          </w:rPr>
          <w:t>14</w:t>
        </w:r>
        <w:r>
          <w:rPr>
            <w:noProof/>
            <w:webHidden/>
          </w:rPr>
          <w:fldChar w:fldCharType="end"/>
        </w:r>
      </w:hyperlink>
    </w:p>
    <w:p w14:paraId="4C832717" w14:textId="776B0478"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7" w:history="1">
        <w:r w:rsidRPr="00903A66">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Keresztezés</w:t>
        </w:r>
        <w:r>
          <w:rPr>
            <w:noProof/>
            <w:webHidden/>
          </w:rPr>
          <w:tab/>
        </w:r>
        <w:r>
          <w:rPr>
            <w:noProof/>
            <w:webHidden/>
          </w:rPr>
          <w:fldChar w:fldCharType="begin"/>
        </w:r>
        <w:r>
          <w:rPr>
            <w:noProof/>
            <w:webHidden/>
          </w:rPr>
          <w:instrText xml:space="preserve"> PAGEREF _Toc4848647 \h </w:instrText>
        </w:r>
        <w:r>
          <w:rPr>
            <w:noProof/>
            <w:webHidden/>
          </w:rPr>
        </w:r>
        <w:r>
          <w:rPr>
            <w:noProof/>
            <w:webHidden/>
          </w:rPr>
          <w:fldChar w:fldCharType="separate"/>
        </w:r>
        <w:r>
          <w:rPr>
            <w:noProof/>
            <w:webHidden/>
          </w:rPr>
          <w:t>14</w:t>
        </w:r>
        <w:r>
          <w:rPr>
            <w:noProof/>
            <w:webHidden/>
          </w:rPr>
          <w:fldChar w:fldCharType="end"/>
        </w:r>
      </w:hyperlink>
    </w:p>
    <w:p w14:paraId="5E7F8AD3" w14:textId="13EEB3E5"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8" w:history="1">
        <w:r w:rsidRPr="00903A66">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Mutáció</w:t>
        </w:r>
        <w:r>
          <w:rPr>
            <w:noProof/>
            <w:webHidden/>
          </w:rPr>
          <w:tab/>
        </w:r>
        <w:r>
          <w:rPr>
            <w:noProof/>
            <w:webHidden/>
          </w:rPr>
          <w:fldChar w:fldCharType="begin"/>
        </w:r>
        <w:r>
          <w:rPr>
            <w:noProof/>
            <w:webHidden/>
          </w:rPr>
          <w:instrText xml:space="preserve"> PAGEREF _Toc4848648 \h </w:instrText>
        </w:r>
        <w:r>
          <w:rPr>
            <w:noProof/>
            <w:webHidden/>
          </w:rPr>
        </w:r>
        <w:r>
          <w:rPr>
            <w:noProof/>
            <w:webHidden/>
          </w:rPr>
          <w:fldChar w:fldCharType="separate"/>
        </w:r>
        <w:r>
          <w:rPr>
            <w:noProof/>
            <w:webHidden/>
          </w:rPr>
          <w:t>15</w:t>
        </w:r>
        <w:r>
          <w:rPr>
            <w:noProof/>
            <w:webHidden/>
          </w:rPr>
          <w:fldChar w:fldCharType="end"/>
        </w:r>
      </w:hyperlink>
    </w:p>
    <w:p w14:paraId="5DFDA8F3" w14:textId="359EF8CA"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9" w:history="1">
        <w:r w:rsidRPr="00903A66">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Reprodukció</w:t>
        </w:r>
        <w:r>
          <w:rPr>
            <w:noProof/>
            <w:webHidden/>
          </w:rPr>
          <w:tab/>
        </w:r>
        <w:r>
          <w:rPr>
            <w:noProof/>
            <w:webHidden/>
          </w:rPr>
          <w:fldChar w:fldCharType="begin"/>
        </w:r>
        <w:r>
          <w:rPr>
            <w:noProof/>
            <w:webHidden/>
          </w:rPr>
          <w:instrText xml:space="preserve"> PAGEREF _Toc4848649 \h </w:instrText>
        </w:r>
        <w:r>
          <w:rPr>
            <w:noProof/>
            <w:webHidden/>
          </w:rPr>
        </w:r>
        <w:r>
          <w:rPr>
            <w:noProof/>
            <w:webHidden/>
          </w:rPr>
          <w:fldChar w:fldCharType="separate"/>
        </w:r>
        <w:r>
          <w:rPr>
            <w:noProof/>
            <w:webHidden/>
          </w:rPr>
          <w:t>16</w:t>
        </w:r>
        <w:r>
          <w:rPr>
            <w:noProof/>
            <w:webHidden/>
          </w:rPr>
          <w:fldChar w:fldCharType="end"/>
        </w:r>
      </w:hyperlink>
    </w:p>
    <w:p w14:paraId="67476C7C" w14:textId="63503A4F"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0" w:history="1">
        <w:r w:rsidRPr="00903A66">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Kilépési feltétel</w:t>
        </w:r>
        <w:r>
          <w:rPr>
            <w:noProof/>
            <w:webHidden/>
          </w:rPr>
          <w:tab/>
        </w:r>
        <w:r>
          <w:rPr>
            <w:noProof/>
            <w:webHidden/>
          </w:rPr>
          <w:fldChar w:fldCharType="begin"/>
        </w:r>
        <w:r>
          <w:rPr>
            <w:noProof/>
            <w:webHidden/>
          </w:rPr>
          <w:instrText xml:space="preserve"> PAGEREF _Toc4848650 \h </w:instrText>
        </w:r>
        <w:r>
          <w:rPr>
            <w:noProof/>
            <w:webHidden/>
          </w:rPr>
        </w:r>
        <w:r>
          <w:rPr>
            <w:noProof/>
            <w:webHidden/>
          </w:rPr>
          <w:fldChar w:fldCharType="separate"/>
        </w:r>
        <w:r>
          <w:rPr>
            <w:noProof/>
            <w:webHidden/>
          </w:rPr>
          <w:t>16</w:t>
        </w:r>
        <w:r>
          <w:rPr>
            <w:noProof/>
            <w:webHidden/>
          </w:rPr>
          <w:fldChar w:fldCharType="end"/>
        </w:r>
      </w:hyperlink>
    </w:p>
    <w:p w14:paraId="3A19B4B4" w14:textId="55A9C145" w:rsidR="002C01B4" w:rsidRDefault="002C01B4">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4848651" w:history="1">
        <w:r w:rsidRPr="00903A66">
          <w:rPr>
            <w:rStyle w:val="Hiperhivatkozs"/>
            <w:noProof/>
          </w:rPr>
          <w:t>2. Tervezési dokumentáció</w:t>
        </w:r>
        <w:r>
          <w:rPr>
            <w:noProof/>
            <w:webHidden/>
          </w:rPr>
          <w:tab/>
        </w:r>
        <w:r>
          <w:rPr>
            <w:noProof/>
            <w:webHidden/>
          </w:rPr>
          <w:fldChar w:fldCharType="begin"/>
        </w:r>
        <w:r>
          <w:rPr>
            <w:noProof/>
            <w:webHidden/>
          </w:rPr>
          <w:instrText xml:space="preserve"> PAGEREF _Toc4848651 \h </w:instrText>
        </w:r>
        <w:r>
          <w:rPr>
            <w:noProof/>
            <w:webHidden/>
          </w:rPr>
        </w:r>
        <w:r>
          <w:rPr>
            <w:noProof/>
            <w:webHidden/>
          </w:rPr>
          <w:fldChar w:fldCharType="separate"/>
        </w:r>
        <w:r>
          <w:rPr>
            <w:noProof/>
            <w:webHidden/>
          </w:rPr>
          <w:t>17</w:t>
        </w:r>
        <w:r>
          <w:rPr>
            <w:noProof/>
            <w:webHidden/>
          </w:rPr>
          <w:fldChar w:fldCharType="end"/>
        </w:r>
      </w:hyperlink>
    </w:p>
    <w:p w14:paraId="07362733" w14:textId="2B850D3B"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52" w:history="1">
        <w:r w:rsidRPr="00903A66">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Programmal szemben támasztott követelmények</w:t>
        </w:r>
        <w:r>
          <w:rPr>
            <w:noProof/>
            <w:webHidden/>
          </w:rPr>
          <w:tab/>
        </w:r>
        <w:r>
          <w:rPr>
            <w:noProof/>
            <w:webHidden/>
          </w:rPr>
          <w:fldChar w:fldCharType="begin"/>
        </w:r>
        <w:r>
          <w:rPr>
            <w:noProof/>
            <w:webHidden/>
          </w:rPr>
          <w:instrText xml:space="preserve"> PAGEREF _Toc4848652 \h </w:instrText>
        </w:r>
        <w:r>
          <w:rPr>
            <w:noProof/>
            <w:webHidden/>
          </w:rPr>
        </w:r>
        <w:r>
          <w:rPr>
            <w:noProof/>
            <w:webHidden/>
          </w:rPr>
          <w:fldChar w:fldCharType="separate"/>
        </w:r>
        <w:r>
          <w:rPr>
            <w:noProof/>
            <w:webHidden/>
          </w:rPr>
          <w:t>17</w:t>
        </w:r>
        <w:r>
          <w:rPr>
            <w:noProof/>
            <w:webHidden/>
          </w:rPr>
          <w:fldChar w:fldCharType="end"/>
        </w:r>
      </w:hyperlink>
    </w:p>
    <w:p w14:paraId="438A7FC8" w14:textId="28657072"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53" w:history="1">
        <w:r w:rsidRPr="00903A66">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UML diagrammok</w:t>
        </w:r>
        <w:r>
          <w:rPr>
            <w:noProof/>
            <w:webHidden/>
          </w:rPr>
          <w:tab/>
        </w:r>
        <w:r>
          <w:rPr>
            <w:noProof/>
            <w:webHidden/>
          </w:rPr>
          <w:fldChar w:fldCharType="begin"/>
        </w:r>
        <w:r>
          <w:rPr>
            <w:noProof/>
            <w:webHidden/>
          </w:rPr>
          <w:instrText xml:space="preserve"> PAGEREF _Toc4848653 \h </w:instrText>
        </w:r>
        <w:r>
          <w:rPr>
            <w:noProof/>
            <w:webHidden/>
          </w:rPr>
        </w:r>
        <w:r>
          <w:rPr>
            <w:noProof/>
            <w:webHidden/>
          </w:rPr>
          <w:fldChar w:fldCharType="separate"/>
        </w:r>
        <w:r>
          <w:rPr>
            <w:noProof/>
            <w:webHidden/>
          </w:rPr>
          <w:t>17</w:t>
        </w:r>
        <w:r>
          <w:rPr>
            <w:noProof/>
            <w:webHidden/>
          </w:rPr>
          <w:fldChar w:fldCharType="end"/>
        </w:r>
      </w:hyperlink>
    </w:p>
    <w:p w14:paraId="3354F499" w14:textId="2E967548"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4" w:history="1">
        <w:r w:rsidRPr="00903A66">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Aktorok – funkciók</w:t>
        </w:r>
        <w:r>
          <w:rPr>
            <w:noProof/>
            <w:webHidden/>
          </w:rPr>
          <w:tab/>
        </w:r>
        <w:r>
          <w:rPr>
            <w:noProof/>
            <w:webHidden/>
          </w:rPr>
          <w:fldChar w:fldCharType="begin"/>
        </w:r>
        <w:r>
          <w:rPr>
            <w:noProof/>
            <w:webHidden/>
          </w:rPr>
          <w:instrText xml:space="preserve"> PAGEREF _Toc4848654 \h </w:instrText>
        </w:r>
        <w:r>
          <w:rPr>
            <w:noProof/>
            <w:webHidden/>
          </w:rPr>
        </w:r>
        <w:r>
          <w:rPr>
            <w:noProof/>
            <w:webHidden/>
          </w:rPr>
          <w:fldChar w:fldCharType="separate"/>
        </w:r>
        <w:r>
          <w:rPr>
            <w:noProof/>
            <w:webHidden/>
          </w:rPr>
          <w:t>17</w:t>
        </w:r>
        <w:r>
          <w:rPr>
            <w:noProof/>
            <w:webHidden/>
          </w:rPr>
          <w:fldChar w:fldCharType="end"/>
        </w:r>
      </w:hyperlink>
    </w:p>
    <w:p w14:paraId="5D385C5C" w14:textId="4162388C"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5" w:history="1">
        <w:r w:rsidRPr="00903A66">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ER diagram</w:t>
        </w:r>
        <w:r>
          <w:rPr>
            <w:noProof/>
            <w:webHidden/>
          </w:rPr>
          <w:tab/>
        </w:r>
        <w:r>
          <w:rPr>
            <w:noProof/>
            <w:webHidden/>
          </w:rPr>
          <w:fldChar w:fldCharType="begin"/>
        </w:r>
        <w:r>
          <w:rPr>
            <w:noProof/>
            <w:webHidden/>
          </w:rPr>
          <w:instrText xml:space="preserve"> PAGEREF _Toc4848655 \h </w:instrText>
        </w:r>
        <w:r>
          <w:rPr>
            <w:noProof/>
            <w:webHidden/>
          </w:rPr>
        </w:r>
        <w:r>
          <w:rPr>
            <w:noProof/>
            <w:webHidden/>
          </w:rPr>
          <w:fldChar w:fldCharType="separate"/>
        </w:r>
        <w:r>
          <w:rPr>
            <w:noProof/>
            <w:webHidden/>
          </w:rPr>
          <w:t>18</w:t>
        </w:r>
        <w:r>
          <w:rPr>
            <w:noProof/>
            <w:webHidden/>
          </w:rPr>
          <w:fldChar w:fldCharType="end"/>
        </w:r>
      </w:hyperlink>
    </w:p>
    <w:p w14:paraId="563C19E6" w14:textId="6F5DF1B3"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6" w:history="1">
        <w:r w:rsidRPr="00903A66">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Osztálydiagram</w:t>
        </w:r>
        <w:r>
          <w:rPr>
            <w:noProof/>
            <w:webHidden/>
          </w:rPr>
          <w:tab/>
        </w:r>
        <w:r>
          <w:rPr>
            <w:noProof/>
            <w:webHidden/>
          </w:rPr>
          <w:fldChar w:fldCharType="begin"/>
        </w:r>
        <w:r>
          <w:rPr>
            <w:noProof/>
            <w:webHidden/>
          </w:rPr>
          <w:instrText xml:space="preserve"> PAGEREF _Toc4848656 \h </w:instrText>
        </w:r>
        <w:r>
          <w:rPr>
            <w:noProof/>
            <w:webHidden/>
          </w:rPr>
        </w:r>
        <w:r>
          <w:rPr>
            <w:noProof/>
            <w:webHidden/>
          </w:rPr>
          <w:fldChar w:fldCharType="separate"/>
        </w:r>
        <w:r>
          <w:rPr>
            <w:noProof/>
            <w:webHidden/>
          </w:rPr>
          <w:t>19</w:t>
        </w:r>
        <w:r>
          <w:rPr>
            <w:noProof/>
            <w:webHidden/>
          </w:rPr>
          <w:fldChar w:fldCharType="end"/>
        </w:r>
      </w:hyperlink>
    </w:p>
    <w:p w14:paraId="5ABA7CA5" w14:textId="2992E5C6"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7" w:history="1">
        <w:r w:rsidRPr="00903A66">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Szekvencia diagram</w:t>
        </w:r>
        <w:r>
          <w:rPr>
            <w:noProof/>
            <w:webHidden/>
          </w:rPr>
          <w:tab/>
        </w:r>
        <w:r>
          <w:rPr>
            <w:noProof/>
            <w:webHidden/>
          </w:rPr>
          <w:fldChar w:fldCharType="begin"/>
        </w:r>
        <w:r>
          <w:rPr>
            <w:noProof/>
            <w:webHidden/>
          </w:rPr>
          <w:instrText xml:space="preserve"> PAGEREF _Toc4848657 \h </w:instrText>
        </w:r>
        <w:r>
          <w:rPr>
            <w:noProof/>
            <w:webHidden/>
          </w:rPr>
        </w:r>
        <w:r>
          <w:rPr>
            <w:noProof/>
            <w:webHidden/>
          </w:rPr>
          <w:fldChar w:fldCharType="separate"/>
        </w:r>
        <w:r>
          <w:rPr>
            <w:noProof/>
            <w:webHidden/>
          </w:rPr>
          <w:t>20</w:t>
        </w:r>
        <w:r>
          <w:rPr>
            <w:noProof/>
            <w:webHidden/>
          </w:rPr>
          <w:fldChar w:fldCharType="end"/>
        </w:r>
      </w:hyperlink>
    </w:p>
    <w:p w14:paraId="3F4CBBF4" w14:textId="7B96F526"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8" w:history="1">
        <w:r w:rsidRPr="00903A66">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Folyamatábra</w:t>
        </w:r>
        <w:r>
          <w:rPr>
            <w:noProof/>
            <w:webHidden/>
          </w:rPr>
          <w:tab/>
        </w:r>
        <w:r>
          <w:rPr>
            <w:noProof/>
            <w:webHidden/>
          </w:rPr>
          <w:fldChar w:fldCharType="begin"/>
        </w:r>
        <w:r>
          <w:rPr>
            <w:noProof/>
            <w:webHidden/>
          </w:rPr>
          <w:instrText xml:space="preserve"> PAGEREF _Toc4848658 \h </w:instrText>
        </w:r>
        <w:r>
          <w:rPr>
            <w:noProof/>
            <w:webHidden/>
          </w:rPr>
        </w:r>
        <w:r>
          <w:rPr>
            <w:noProof/>
            <w:webHidden/>
          </w:rPr>
          <w:fldChar w:fldCharType="separate"/>
        </w:r>
        <w:r>
          <w:rPr>
            <w:noProof/>
            <w:webHidden/>
          </w:rPr>
          <w:t>21</w:t>
        </w:r>
        <w:r>
          <w:rPr>
            <w:noProof/>
            <w:webHidden/>
          </w:rPr>
          <w:fldChar w:fldCharType="end"/>
        </w:r>
      </w:hyperlink>
    </w:p>
    <w:p w14:paraId="7DD35CB3" w14:textId="52EB78AC"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59" w:history="1">
        <w:r w:rsidRPr="00903A66">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Felhasznált technológiák ismertetése</w:t>
        </w:r>
        <w:r>
          <w:rPr>
            <w:noProof/>
            <w:webHidden/>
          </w:rPr>
          <w:tab/>
        </w:r>
        <w:r>
          <w:rPr>
            <w:noProof/>
            <w:webHidden/>
          </w:rPr>
          <w:fldChar w:fldCharType="begin"/>
        </w:r>
        <w:r>
          <w:rPr>
            <w:noProof/>
            <w:webHidden/>
          </w:rPr>
          <w:instrText xml:space="preserve"> PAGEREF _Toc4848659 \h </w:instrText>
        </w:r>
        <w:r>
          <w:rPr>
            <w:noProof/>
            <w:webHidden/>
          </w:rPr>
        </w:r>
        <w:r>
          <w:rPr>
            <w:noProof/>
            <w:webHidden/>
          </w:rPr>
          <w:fldChar w:fldCharType="separate"/>
        </w:r>
        <w:r>
          <w:rPr>
            <w:noProof/>
            <w:webHidden/>
          </w:rPr>
          <w:t>22</w:t>
        </w:r>
        <w:r>
          <w:rPr>
            <w:noProof/>
            <w:webHidden/>
          </w:rPr>
          <w:fldChar w:fldCharType="end"/>
        </w:r>
      </w:hyperlink>
    </w:p>
    <w:p w14:paraId="30982FCC" w14:textId="5835EC8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60" w:history="1">
        <w:r w:rsidRPr="00903A66">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Verziókezelő rendszer</w:t>
        </w:r>
        <w:r>
          <w:rPr>
            <w:noProof/>
            <w:webHidden/>
          </w:rPr>
          <w:tab/>
        </w:r>
        <w:r>
          <w:rPr>
            <w:noProof/>
            <w:webHidden/>
          </w:rPr>
          <w:fldChar w:fldCharType="begin"/>
        </w:r>
        <w:r>
          <w:rPr>
            <w:noProof/>
            <w:webHidden/>
          </w:rPr>
          <w:instrText xml:space="preserve"> PAGEREF _Toc4848660 \h </w:instrText>
        </w:r>
        <w:r>
          <w:rPr>
            <w:noProof/>
            <w:webHidden/>
          </w:rPr>
        </w:r>
        <w:r>
          <w:rPr>
            <w:noProof/>
            <w:webHidden/>
          </w:rPr>
          <w:fldChar w:fldCharType="separate"/>
        </w:r>
        <w:r>
          <w:rPr>
            <w:noProof/>
            <w:webHidden/>
          </w:rPr>
          <w:t>22</w:t>
        </w:r>
        <w:r>
          <w:rPr>
            <w:noProof/>
            <w:webHidden/>
          </w:rPr>
          <w:fldChar w:fldCharType="end"/>
        </w:r>
      </w:hyperlink>
    </w:p>
    <w:p w14:paraId="596E66D2" w14:textId="753B1376"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1" w:history="1">
        <w:r w:rsidRPr="00903A66">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Git</w:t>
        </w:r>
        <w:r>
          <w:rPr>
            <w:noProof/>
            <w:webHidden/>
          </w:rPr>
          <w:tab/>
        </w:r>
        <w:r>
          <w:rPr>
            <w:noProof/>
            <w:webHidden/>
          </w:rPr>
          <w:fldChar w:fldCharType="begin"/>
        </w:r>
        <w:r>
          <w:rPr>
            <w:noProof/>
            <w:webHidden/>
          </w:rPr>
          <w:instrText xml:space="preserve"> PAGEREF _Toc4848661 \h </w:instrText>
        </w:r>
        <w:r>
          <w:rPr>
            <w:noProof/>
            <w:webHidden/>
          </w:rPr>
        </w:r>
        <w:r>
          <w:rPr>
            <w:noProof/>
            <w:webHidden/>
          </w:rPr>
          <w:fldChar w:fldCharType="separate"/>
        </w:r>
        <w:r>
          <w:rPr>
            <w:noProof/>
            <w:webHidden/>
          </w:rPr>
          <w:t>23</w:t>
        </w:r>
        <w:r>
          <w:rPr>
            <w:noProof/>
            <w:webHidden/>
          </w:rPr>
          <w:fldChar w:fldCharType="end"/>
        </w:r>
      </w:hyperlink>
    </w:p>
    <w:p w14:paraId="7B6B6B97" w14:textId="0F8C1902"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62" w:history="1">
        <w:r w:rsidRPr="00903A66">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Frontend technológiák</w:t>
        </w:r>
        <w:r>
          <w:rPr>
            <w:noProof/>
            <w:webHidden/>
          </w:rPr>
          <w:tab/>
        </w:r>
        <w:r>
          <w:rPr>
            <w:noProof/>
            <w:webHidden/>
          </w:rPr>
          <w:fldChar w:fldCharType="begin"/>
        </w:r>
        <w:r>
          <w:rPr>
            <w:noProof/>
            <w:webHidden/>
          </w:rPr>
          <w:instrText xml:space="preserve"> PAGEREF _Toc4848662 \h </w:instrText>
        </w:r>
        <w:r>
          <w:rPr>
            <w:noProof/>
            <w:webHidden/>
          </w:rPr>
        </w:r>
        <w:r>
          <w:rPr>
            <w:noProof/>
            <w:webHidden/>
          </w:rPr>
          <w:fldChar w:fldCharType="separate"/>
        </w:r>
        <w:r>
          <w:rPr>
            <w:noProof/>
            <w:webHidden/>
          </w:rPr>
          <w:t>23</w:t>
        </w:r>
        <w:r>
          <w:rPr>
            <w:noProof/>
            <w:webHidden/>
          </w:rPr>
          <w:fldChar w:fldCharType="end"/>
        </w:r>
      </w:hyperlink>
    </w:p>
    <w:p w14:paraId="630B6FDF" w14:textId="01B2C439"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3" w:history="1">
        <w:r w:rsidRPr="00903A66">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HTML</w:t>
        </w:r>
        <w:r>
          <w:rPr>
            <w:noProof/>
            <w:webHidden/>
          </w:rPr>
          <w:tab/>
        </w:r>
        <w:r>
          <w:rPr>
            <w:noProof/>
            <w:webHidden/>
          </w:rPr>
          <w:fldChar w:fldCharType="begin"/>
        </w:r>
        <w:r>
          <w:rPr>
            <w:noProof/>
            <w:webHidden/>
          </w:rPr>
          <w:instrText xml:space="preserve"> PAGEREF _Toc4848663 \h </w:instrText>
        </w:r>
        <w:r>
          <w:rPr>
            <w:noProof/>
            <w:webHidden/>
          </w:rPr>
        </w:r>
        <w:r>
          <w:rPr>
            <w:noProof/>
            <w:webHidden/>
          </w:rPr>
          <w:fldChar w:fldCharType="separate"/>
        </w:r>
        <w:r>
          <w:rPr>
            <w:noProof/>
            <w:webHidden/>
          </w:rPr>
          <w:t>23</w:t>
        </w:r>
        <w:r>
          <w:rPr>
            <w:noProof/>
            <w:webHidden/>
          </w:rPr>
          <w:fldChar w:fldCharType="end"/>
        </w:r>
      </w:hyperlink>
    </w:p>
    <w:p w14:paraId="48CFAD21" w14:textId="74E3F6AC"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4" w:history="1">
        <w:r w:rsidRPr="00903A66">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CSS</w:t>
        </w:r>
        <w:r>
          <w:rPr>
            <w:noProof/>
            <w:webHidden/>
          </w:rPr>
          <w:tab/>
        </w:r>
        <w:r>
          <w:rPr>
            <w:noProof/>
            <w:webHidden/>
          </w:rPr>
          <w:fldChar w:fldCharType="begin"/>
        </w:r>
        <w:r>
          <w:rPr>
            <w:noProof/>
            <w:webHidden/>
          </w:rPr>
          <w:instrText xml:space="preserve"> PAGEREF _Toc4848664 \h </w:instrText>
        </w:r>
        <w:r>
          <w:rPr>
            <w:noProof/>
            <w:webHidden/>
          </w:rPr>
        </w:r>
        <w:r>
          <w:rPr>
            <w:noProof/>
            <w:webHidden/>
          </w:rPr>
          <w:fldChar w:fldCharType="separate"/>
        </w:r>
        <w:r>
          <w:rPr>
            <w:noProof/>
            <w:webHidden/>
          </w:rPr>
          <w:t>23</w:t>
        </w:r>
        <w:r>
          <w:rPr>
            <w:noProof/>
            <w:webHidden/>
          </w:rPr>
          <w:fldChar w:fldCharType="end"/>
        </w:r>
      </w:hyperlink>
    </w:p>
    <w:p w14:paraId="6231B323" w14:textId="221B78CD"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5" w:history="1">
        <w:r w:rsidRPr="00903A66">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JavaScript</w:t>
        </w:r>
        <w:r>
          <w:rPr>
            <w:noProof/>
            <w:webHidden/>
          </w:rPr>
          <w:tab/>
        </w:r>
        <w:r>
          <w:rPr>
            <w:noProof/>
            <w:webHidden/>
          </w:rPr>
          <w:fldChar w:fldCharType="begin"/>
        </w:r>
        <w:r>
          <w:rPr>
            <w:noProof/>
            <w:webHidden/>
          </w:rPr>
          <w:instrText xml:space="preserve"> PAGEREF _Toc4848665 \h </w:instrText>
        </w:r>
        <w:r>
          <w:rPr>
            <w:noProof/>
            <w:webHidden/>
          </w:rPr>
        </w:r>
        <w:r>
          <w:rPr>
            <w:noProof/>
            <w:webHidden/>
          </w:rPr>
          <w:fldChar w:fldCharType="separate"/>
        </w:r>
        <w:r>
          <w:rPr>
            <w:noProof/>
            <w:webHidden/>
          </w:rPr>
          <w:t>24</w:t>
        </w:r>
        <w:r>
          <w:rPr>
            <w:noProof/>
            <w:webHidden/>
          </w:rPr>
          <w:fldChar w:fldCharType="end"/>
        </w:r>
      </w:hyperlink>
    </w:p>
    <w:p w14:paraId="27B231FD" w14:textId="67486204"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66" w:history="1">
        <w:r w:rsidRPr="00903A66">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Backend technológiák</w:t>
        </w:r>
        <w:r>
          <w:rPr>
            <w:noProof/>
            <w:webHidden/>
          </w:rPr>
          <w:tab/>
        </w:r>
        <w:r>
          <w:rPr>
            <w:noProof/>
            <w:webHidden/>
          </w:rPr>
          <w:fldChar w:fldCharType="begin"/>
        </w:r>
        <w:r>
          <w:rPr>
            <w:noProof/>
            <w:webHidden/>
          </w:rPr>
          <w:instrText xml:space="preserve"> PAGEREF _Toc4848666 \h </w:instrText>
        </w:r>
        <w:r>
          <w:rPr>
            <w:noProof/>
            <w:webHidden/>
          </w:rPr>
        </w:r>
        <w:r>
          <w:rPr>
            <w:noProof/>
            <w:webHidden/>
          </w:rPr>
          <w:fldChar w:fldCharType="separate"/>
        </w:r>
        <w:r>
          <w:rPr>
            <w:noProof/>
            <w:webHidden/>
          </w:rPr>
          <w:t>24</w:t>
        </w:r>
        <w:r>
          <w:rPr>
            <w:noProof/>
            <w:webHidden/>
          </w:rPr>
          <w:fldChar w:fldCharType="end"/>
        </w:r>
      </w:hyperlink>
    </w:p>
    <w:p w14:paraId="7A347C71" w14:textId="3D13F0F8"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7" w:history="1">
        <w:r w:rsidRPr="00903A66">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Java</w:t>
        </w:r>
        <w:r>
          <w:rPr>
            <w:noProof/>
            <w:webHidden/>
          </w:rPr>
          <w:tab/>
        </w:r>
        <w:r>
          <w:rPr>
            <w:noProof/>
            <w:webHidden/>
          </w:rPr>
          <w:fldChar w:fldCharType="begin"/>
        </w:r>
        <w:r>
          <w:rPr>
            <w:noProof/>
            <w:webHidden/>
          </w:rPr>
          <w:instrText xml:space="preserve"> PAGEREF _Toc4848667 \h </w:instrText>
        </w:r>
        <w:r>
          <w:rPr>
            <w:noProof/>
            <w:webHidden/>
          </w:rPr>
        </w:r>
        <w:r>
          <w:rPr>
            <w:noProof/>
            <w:webHidden/>
          </w:rPr>
          <w:fldChar w:fldCharType="separate"/>
        </w:r>
        <w:r>
          <w:rPr>
            <w:noProof/>
            <w:webHidden/>
          </w:rPr>
          <w:t>24</w:t>
        </w:r>
        <w:r>
          <w:rPr>
            <w:noProof/>
            <w:webHidden/>
          </w:rPr>
          <w:fldChar w:fldCharType="end"/>
        </w:r>
      </w:hyperlink>
    </w:p>
    <w:p w14:paraId="4A96EA78" w14:textId="2AB3265D"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8" w:history="1">
        <w:r w:rsidRPr="00903A66">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Spring Boot</w:t>
        </w:r>
        <w:r>
          <w:rPr>
            <w:noProof/>
            <w:webHidden/>
          </w:rPr>
          <w:tab/>
        </w:r>
        <w:r>
          <w:rPr>
            <w:noProof/>
            <w:webHidden/>
          </w:rPr>
          <w:fldChar w:fldCharType="begin"/>
        </w:r>
        <w:r>
          <w:rPr>
            <w:noProof/>
            <w:webHidden/>
          </w:rPr>
          <w:instrText xml:space="preserve"> PAGEREF _Toc4848668 \h </w:instrText>
        </w:r>
        <w:r>
          <w:rPr>
            <w:noProof/>
            <w:webHidden/>
          </w:rPr>
        </w:r>
        <w:r>
          <w:rPr>
            <w:noProof/>
            <w:webHidden/>
          </w:rPr>
          <w:fldChar w:fldCharType="separate"/>
        </w:r>
        <w:r>
          <w:rPr>
            <w:noProof/>
            <w:webHidden/>
          </w:rPr>
          <w:t>25</w:t>
        </w:r>
        <w:r>
          <w:rPr>
            <w:noProof/>
            <w:webHidden/>
          </w:rPr>
          <w:fldChar w:fldCharType="end"/>
        </w:r>
      </w:hyperlink>
    </w:p>
    <w:p w14:paraId="1AADDB55" w14:textId="090563A4"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9" w:history="1">
        <w:r w:rsidRPr="00903A66">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Thymeleaf</w:t>
        </w:r>
        <w:r>
          <w:rPr>
            <w:noProof/>
            <w:webHidden/>
          </w:rPr>
          <w:tab/>
        </w:r>
        <w:r>
          <w:rPr>
            <w:noProof/>
            <w:webHidden/>
          </w:rPr>
          <w:fldChar w:fldCharType="begin"/>
        </w:r>
        <w:r>
          <w:rPr>
            <w:noProof/>
            <w:webHidden/>
          </w:rPr>
          <w:instrText xml:space="preserve"> PAGEREF _Toc4848669 \h </w:instrText>
        </w:r>
        <w:r>
          <w:rPr>
            <w:noProof/>
            <w:webHidden/>
          </w:rPr>
        </w:r>
        <w:r>
          <w:rPr>
            <w:noProof/>
            <w:webHidden/>
          </w:rPr>
          <w:fldChar w:fldCharType="separate"/>
        </w:r>
        <w:r>
          <w:rPr>
            <w:noProof/>
            <w:webHidden/>
          </w:rPr>
          <w:t>25</w:t>
        </w:r>
        <w:r>
          <w:rPr>
            <w:noProof/>
            <w:webHidden/>
          </w:rPr>
          <w:fldChar w:fldCharType="end"/>
        </w:r>
      </w:hyperlink>
    </w:p>
    <w:p w14:paraId="1AC40846" w14:textId="5045005A"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0" w:history="1">
        <w:r w:rsidRPr="00903A66">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Hibernate</w:t>
        </w:r>
        <w:r>
          <w:rPr>
            <w:noProof/>
            <w:webHidden/>
          </w:rPr>
          <w:tab/>
        </w:r>
        <w:r>
          <w:rPr>
            <w:noProof/>
            <w:webHidden/>
          </w:rPr>
          <w:fldChar w:fldCharType="begin"/>
        </w:r>
        <w:r>
          <w:rPr>
            <w:noProof/>
            <w:webHidden/>
          </w:rPr>
          <w:instrText xml:space="preserve"> PAGEREF _Toc4848670 \h </w:instrText>
        </w:r>
        <w:r>
          <w:rPr>
            <w:noProof/>
            <w:webHidden/>
          </w:rPr>
        </w:r>
        <w:r>
          <w:rPr>
            <w:noProof/>
            <w:webHidden/>
          </w:rPr>
          <w:fldChar w:fldCharType="separate"/>
        </w:r>
        <w:r>
          <w:rPr>
            <w:noProof/>
            <w:webHidden/>
          </w:rPr>
          <w:t>26</w:t>
        </w:r>
        <w:r>
          <w:rPr>
            <w:noProof/>
            <w:webHidden/>
          </w:rPr>
          <w:fldChar w:fldCharType="end"/>
        </w:r>
      </w:hyperlink>
    </w:p>
    <w:p w14:paraId="6D7E2857" w14:textId="6A3E9013"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1" w:history="1">
        <w:r w:rsidRPr="00903A66">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PostgreSQL</w:t>
        </w:r>
        <w:r>
          <w:rPr>
            <w:noProof/>
            <w:webHidden/>
          </w:rPr>
          <w:tab/>
        </w:r>
        <w:r>
          <w:rPr>
            <w:noProof/>
            <w:webHidden/>
          </w:rPr>
          <w:fldChar w:fldCharType="begin"/>
        </w:r>
        <w:r>
          <w:rPr>
            <w:noProof/>
            <w:webHidden/>
          </w:rPr>
          <w:instrText xml:space="preserve"> PAGEREF _Toc4848671 \h </w:instrText>
        </w:r>
        <w:r>
          <w:rPr>
            <w:noProof/>
            <w:webHidden/>
          </w:rPr>
        </w:r>
        <w:r>
          <w:rPr>
            <w:noProof/>
            <w:webHidden/>
          </w:rPr>
          <w:fldChar w:fldCharType="separate"/>
        </w:r>
        <w:r>
          <w:rPr>
            <w:noProof/>
            <w:webHidden/>
          </w:rPr>
          <w:t>26</w:t>
        </w:r>
        <w:r>
          <w:rPr>
            <w:noProof/>
            <w:webHidden/>
          </w:rPr>
          <w:fldChar w:fldCharType="end"/>
        </w:r>
      </w:hyperlink>
    </w:p>
    <w:p w14:paraId="1BDE7351" w14:textId="5BF5820E"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2" w:history="1">
        <w:r w:rsidRPr="00903A66">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Maven</w:t>
        </w:r>
        <w:r>
          <w:rPr>
            <w:noProof/>
            <w:webHidden/>
          </w:rPr>
          <w:tab/>
        </w:r>
        <w:r>
          <w:rPr>
            <w:noProof/>
            <w:webHidden/>
          </w:rPr>
          <w:fldChar w:fldCharType="begin"/>
        </w:r>
        <w:r>
          <w:rPr>
            <w:noProof/>
            <w:webHidden/>
          </w:rPr>
          <w:instrText xml:space="preserve"> PAGEREF _Toc4848672 \h </w:instrText>
        </w:r>
        <w:r>
          <w:rPr>
            <w:noProof/>
            <w:webHidden/>
          </w:rPr>
        </w:r>
        <w:r>
          <w:rPr>
            <w:noProof/>
            <w:webHidden/>
          </w:rPr>
          <w:fldChar w:fldCharType="separate"/>
        </w:r>
        <w:r>
          <w:rPr>
            <w:noProof/>
            <w:webHidden/>
          </w:rPr>
          <w:t>26</w:t>
        </w:r>
        <w:r>
          <w:rPr>
            <w:noProof/>
            <w:webHidden/>
          </w:rPr>
          <w:fldChar w:fldCharType="end"/>
        </w:r>
      </w:hyperlink>
    </w:p>
    <w:p w14:paraId="3FFA9882" w14:textId="649D8D3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73" w:history="1">
        <w:r w:rsidRPr="00903A66">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Fejlesztői eszközök</w:t>
        </w:r>
        <w:r>
          <w:rPr>
            <w:noProof/>
            <w:webHidden/>
          </w:rPr>
          <w:tab/>
        </w:r>
        <w:r>
          <w:rPr>
            <w:noProof/>
            <w:webHidden/>
          </w:rPr>
          <w:fldChar w:fldCharType="begin"/>
        </w:r>
        <w:r>
          <w:rPr>
            <w:noProof/>
            <w:webHidden/>
          </w:rPr>
          <w:instrText xml:space="preserve"> PAGEREF _Toc4848673 \h </w:instrText>
        </w:r>
        <w:r>
          <w:rPr>
            <w:noProof/>
            <w:webHidden/>
          </w:rPr>
        </w:r>
        <w:r>
          <w:rPr>
            <w:noProof/>
            <w:webHidden/>
          </w:rPr>
          <w:fldChar w:fldCharType="separate"/>
        </w:r>
        <w:r>
          <w:rPr>
            <w:noProof/>
            <w:webHidden/>
          </w:rPr>
          <w:t>28</w:t>
        </w:r>
        <w:r>
          <w:rPr>
            <w:noProof/>
            <w:webHidden/>
          </w:rPr>
          <w:fldChar w:fldCharType="end"/>
        </w:r>
      </w:hyperlink>
    </w:p>
    <w:p w14:paraId="0BB981E8" w14:textId="01D0F2D4"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4" w:history="1">
        <w:r w:rsidRPr="00903A66">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IDE</w:t>
        </w:r>
        <w:r>
          <w:rPr>
            <w:noProof/>
            <w:webHidden/>
          </w:rPr>
          <w:tab/>
        </w:r>
        <w:r>
          <w:rPr>
            <w:noProof/>
            <w:webHidden/>
          </w:rPr>
          <w:fldChar w:fldCharType="begin"/>
        </w:r>
        <w:r>
          <w:rPr>
            <w:noProof/>
            <w:webHidden/>
          </w:rPr>
          <w:instrText xml:space="preserve"> PAGEREF _Toc4848674 \h </w:instrText>
        </w:r>
        <w:r>
          <w:rPr>
            <w:noProof/>
            <w:webHidden/>
          </w:rPr>
        </w:r>
        <w:r>
          <w:rPr>
            <w:noProof/>
            <w:webHidden/>
          </w:rPr>
          <w:fldChar w:fldCharType="separate"/>
        </w:r>
        <w:r>
          <w:rPr>
            <w:noProof/>
            <w:webHidden/>
          </w:rPr>
          <w:t>28</w:t>
        </w:r>
        <w:r>
          <w:rPr>
            <w:noProof/>
            <w:webHidden/>
          </w:rPr>
          <w:fldChar w:fldCharType="end"/>
        </w:r>
      </w:hyperlink>
    </w:p>
    <w:p w14:paraId="66B94A1D" w14:textId="1EE2550F"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5" w:history="1">
        <w:r w:rsidRPr="00903A66">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pgAdmin</w:t>
        </w:r>
        <w:r>
          <w:rPr>
            <w:noProof/>
            <w:webHidden/>
          </w:rPr>
          <w:tab/>
        </w:r>
        <w:r>
          <w:rPr>
            <w:noProof/>
            <w:webHidden/>
          </w:rPr>
          <w:fldChar w:fldCharType="begin"/>
        </w:r>
        <w:r>
          <w:rPr>
            <w:noProof/>
            <w:webHidden/>
          </w:rPr>
          <w:instrText xml:space="preserve"> PAGEREF _Toc4848675 \h </w:instrText>
        </w:r>
        <w:r>
          <w:rPr>
            <w:noProof/>
            <w:webHidden/>
          </w:rPr>
        </w:r>
        <w:r>
          <w:rPr>
            <w:noProof/>
            <w:webHidden/>
          </w:rPr>
          <w:fldChar w:fldCharType="separate"/>
        </w:r>
        <w:r>
          <w:rPr>
            <w:noProof/>
            <w:webHidden/>
          </w:rPr>
          <w:t>28</w:t>
        </w:r>
        <w:r>
          <w:rPr>
            <w:noProof/>
            <w:webHidden/>
          </w:rPr>
          <w:fldChar w:fldCharType="end"/>
        </w:r>
      </w:hyperlink>
    </w:p>
    <w:p w14:paraId="6D5D3A83" w14:textId="1565E7CB" w:rsidR="002C01B4" w:rsidRDefault="002C01B4">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4848676" w:history="1">
        <w:r w:rsidRPr="00903A66">
          <w:rPr>
            <w:rStyle w:val="Hiperhivatkozs"/>
            <w:noProof/>
          </w:rPr>
          <w:t>3. Felhasználói dokumentáció</w:t>
        </w:r>
        <w:r>
          <w:rPr>
            <w:noProof/>
            <w:webHidden/>
          </w:rPr>
          <w:tab/>
        </w:r>
        <w:r>
          <w:rPr>
            <w:noProof/>
            <w:webHidden/>
          </w:rPr>
          <w:fldChar w:fldCharType="begin"/>
        </w:r>
        <w:r>
          <w:rPr>
            <w:noProof/>
            <w:webHidden/>
          </w:rPr>
          <w:instrText xml:space="preserve"> PAGEREF _Toc4848676 \h </w:instrText>
        </w:r>
        <w:r>
          <w:rPr>
            <w:noProof/>
            <w:webHidden/>
          </w:rPr>
        </w:r>
        <w:r>
          <w:rPr>
            <w:noProof/>
            <w:webHidden/>
          </w:rPr>
          <w:fldChar w:fldCharType="separate"/>
        </w:r>
        <w:r>
          <w:rPr>
            <w:noProof/>
            <w:webHidden/>
          </w:rPr>
          <w:t>29</w:t>
        </w:r>
        <w:r>
          <w:rPr>
            <w:noProof/>
            <w:webHidden/>
          </w:rPr>
          <w:fldChar w:fldCharType="end"/>
        </w:r>
      </w:hyperlink>
    </w:p>
    <w:p w14:paraId="2C9A96B9" w14:textId="2DBDC4A7"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77" w:history="1">
        <w:r w:rsidRPr="00903A66">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Telepítési útmutató</w:t>
        </w:r>
        <w:r>
          <w:rPr>
            <w:noProof/>
            <w:webHidden/>
          </w:rPr>
          <w:tab/>
        </w:r>
        <w:r>
          <w:rPr>
            <w:noProof/>
            <w:webHidden/>
          </w:rPr>
          <w:fldChar w:fldCharType="begin"/>
        </w:r>
        <w:r>
          <w:rPr>
            <w:noProof/>
            <w:webHidden/>
          </w:rPr>
          <w:instrText xml:space="preserve"> PAGEREF _Toc4848677 \h </w:instrText>
        </w:r>
        <w:r>
          <w:rPr>
            <w:noProof/>
            <w:webHidden/>
          </w:rPr>
        </w:r>
        <w:r>
          <w:rPr>
            <w:noProof/>
            <w:webHidden/>
          </w:rPr>
          <w:fldChar w:fldCharType="separate"/>
        </w:r>
        <w:r>
          <w:rPr>
            <w:noProof/>
            <w:webHidden/>
          </w:rPr>
          <w:t>29</w:t>
        </w:r>
        <w:r>
          <w:rPr>
            <w:noProof/>
            <w:webHidden/>
          </w:rPr>
          <w:fldChar w:fldCharType="end"/>
        </w:r>
      </w:hyperlink>
    </w:p>
    <w:p w14:paraId="4194F6AC" w14:textId="17C5FCDD"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78" w:history="1">
        <w:r w:rsidRPr="00903A66">
          <w:rPr>
            <w:rStyle w:val="Hiperhivatkozs"/>
            <w:noProof/>
          </w:rPr>
          <w:t>3.1.1.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Követelmények</w:t>
        </w:r>
        <w:r>
          <w:rPr>
            <w:noProof/>
            <w:webHidden/>
          </w:rPr>
          <w:tab/>
        </w:r>
        <w:r>
          <w:rPr>
            <w:noProof/>
            <w:webHidden/>
          </w:rPr>
          <w:fldChar w:fldCharType="begin"/>
        </w:r>
        <w:r>
          <w:rPr>
            <w:noProof/>
            <w:webHidden/>
          </w:rPr>
          <w:instrText xml:space="preserve"> PAGEREF _Toc4848678 \h </w:instrText>
        </w:r>
        <w:r>
          <w:rPr>
            <w:noProof/>
            <w:webHidden/>
          </w:rPr>
        </w:r>
        <w:r>
          <w:rPr>
            <w:noProof/>
            <w:webHidden/>
          </w:rPr>
          <w:fldChar w:fldCharType="separate"/>
        </w:r>
        <w:r>
          <w:rPr>
            <w:noProof/>
            <w:webHidden/>
          </w:rPr>
          <w:t>29</w:t>
        </w:r>
        <w:r>
          <w:rPr>
            <w:noProof/>
            <w:webHidden/>
          </w:rPr>
          <w:fldChar w:fldCharType="end"/>
        </w:r>
      </w:hyperlink>
    </w:p>
    <w:p w14:paraId="0AC7F88F" w14:textId="7443B259"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79" w:history="1">
        <w:r w:rsidRPr="00903A66">
          <w:rPr>
            <w:rStyle w:val="Hiperhivatkozs"/>
            <w:noProof/>
          </w:rPr>
          <w:t>3.1.2.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Postgre</w:t>
        </w:r>
        <w:r w:rsidRPr="00903A66">
          <w:rPr>
            <w:rStyle w:val="Hiperhivatkozs"/>
            <w:noProof/>
          </w:rPr>
          <w:t>S</w:t>
        </w:r>
        <w:r w:rsidRPr="00903A66">
          <w:rPr>
            <w:rStyle w:val="Hiperhivatkozs"/>
            <w:noProof/>
          </w:rPr>
          <w:t>QL telepítése</w:t>
        </w:r>
        <w:r>
          <w:rPr>
            <w:noProof/>
            <w:webHidden/>
          </w:rPr>
          <w:tab/>
        </w:r>
        <w:r>
          <w:rPr>
            <w:noProof/>
            <w:webHidden/>
          </w:rPr>
          <w:fldChar w:fldCharType="begin"/>
        </w:r>
        <w:r>
          <w:rPr>
            <w:noProof/>
            <w:webHidden/>
          </w:rPr>
          <w:instrText xml:space="preserve"> PAGEREF _Toc4848679 \h </w:instrText>
        </w:r>
        <w:r>
          <w:rPr>
            <w:noProof/>
            <w:webHidden/>
          </w:rPr>
        </w:r>
        <w:r>
          <w:rPr>
            <w:noProof/>
            <w:webHidden/>
          </w:rPr>
          <w:fldChar w:fldCharType="separate"/>
        </w:r>
        <w:r>
          <w:rPr>
            <w:noProof/>
            <w:webHidden/>
          </w:rPr>
          <w:t>29</w:t>
        </w:r>
        <w:r>
          <w:rPr>
            <w:noProof/>
            <w:webHidden/>
          </w:rPr>
          <w:fldChar w:fldCharType="end"/>
        </w:r>
      </w:hyperlink>
    </w:p>
    <w:p w14:paraId="349731C9" w14:textId="6CDB81D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80" w:history="1">
        <w:r w:rsidRPr="00903A66">
          <w:rPr>
            <w:rStyle w:val="Hiperhivatkozs"/>
            <w:noProof/>
          </w:rPr>
          <w:t>3.1.3.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Tomcat ko</w:t>
        </w:r>
        <w:r w:rsidRPr="00903A66">
          <w:rPr>
            <w:rStyle w:val="Hiperhivatkozs"/>
            <w:noProof/>
          </w:rPr>
          <w:t>n</w:t>
        </w:r>
        <w:r w:rsidRPr="00903A66">
          <w:rPr>
            <w:rStyle w:val="Hiperhivatkozs"/>
            <w:noProof/>
          </w:rPr>
          <w:t>figurálás</w:t>
        </w:r>
        <w:r>
          <w:rPr>
            <w:noProof/>
            <w:webHidden/>
          </w:rPr>
          <w:tab/>
        </w:r>
        <w:r>
          <w:rPr>
            <w:noProof/>
            <w:webHidden/>
          </w:rPr>
          <w:fldChar w:fldCharType="begin"/>
        </w:r>
        <w:r>
          <w:rPr>
            <w:noProof/>
            <w:webHidden/>
          </w:rPr>
          <w:instrText xml:space="preserve"> PAGEREF _Toc4848680 \h </w:instrText>
        </w:r>
        <w:r>
          <w:rPr>
            <w:noProof/>
            <w:webHidden/>
          </w:rPr>
        </w:r>
        <w:r>
          <w:rPr>
            <w:noProof/>
            <w:webHidden/>
          </w:rPr>
          <w:fldChar w:fldCharType="separate"/>
        </w:r>
        <w:r>
          <w:rPr>
            <w:noProof/>
            <w:webHidden/>
          </w:rPr>
          <w:t>30</w:t>
        </w:r>
        <w:r>
          <w:rPr>
            <w:noProof/>
            <w:webHidden/>
          </w:rPr>
          <w:fldChar w:fldCharType="end"/>
        </w:r>
      </w:hyperlink>
    </w:p>
    <w:p w14:paraId="7DC8F13A" w14:textId="07ADCBC6"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01949CDC" w14:textId="07CBE7CD" w:rsidR="00E745AD"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E745AD">
        <w:rPr>
          <w:noProof/>
        </w:rPr>
        <w:t>1. ábra: Genetikus algoritmus működésének folyamatábrája</w:t>
      </w:r>
      <w:r w:rsidR="00E745AD">
        <w:rPr>
          <w:noProof/>
        </w:rPr>
        <w:tab/>
      </w:r>
      <w:r w:rsidR="00E745AD">
        <w:rPr>
          <w:noProof/>
        </w:rPr>
        <w:fldChar w:fldCharType="begin"/>
      </w:r>
      <w:r w:rsidR="00E745AD">
        <w:rPr>
          <w:noProof/>
        </w:rPr>
        <w:instrText xml:space="preserve"> PAGEREF _Toc4239550 \h </w:instrText>
      </w:r>
      <w:r w:rsidR="00E745AD">
        <w:rPr>
          <w:noProof/>
        </w:rPr>
      </w:r>
      <w:r w:rsidR="00E745AD">
        <w:rPr>
          <w:noProof/>
        </w:rPr>
        <w:fldChar w:fldCharType="separate"/>
      </w:r>
      <w:r w:rsidR="00E745AD">
        <w:rPr>
          <w:noProof/>
        </w:rPr>
        <w:t>4</w:t>
      </w:r>
      <w:r w:rsidR="00E745AD">
        <w:rPr>
          <w:noProof/>
        </w:rPr>
        <w:fldChar w:fldCharType="end"/>
      </w:r>
    </w:p>
    <w:p w14:paraId="3D52670F" w14:textId="37ADD23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_Toc4239551 \h </w:instrText>
      </w:r>
      <w:r>
        <w:rPr>
          <w:noProof/>
        </w:rPr>
      </w:r>
      <w:r>
        <w:rPr>
          <w:noProof/>
        </w:rPr>
        <w:fldChar w:fldCharType="separate"/>
      </w:r>
      <w:r>
        <w:rPr>
          <w:noProof/>
        </w:rPr>
        <w:t>5</w:t>
      </w:r>
      <w:r>
        <w:rPr>
          <w:noProof/>
        </w:rPr>
        <w:fldChar w:fldCharType="end"/>
      </w:r>
    </w:p>
    <w:p w14:paraId="1D487AB3" w14:textId="2E99D183"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_Toc4239552 \h </w:instrText>
      </w:r>
      <w:r>
        <w:rPr>
          <w:noProof/>
        </w:rPr>
      </w:r>
      <w:r>
        <w:rPr>
          <w:noProof/>
        </w:rPr>
        <w:fldChar w:fldCharType="separate"/>
      </w:r>
      <w:r>
        <w:rPr>
          <w:noProof/>
        </w:rPr>
        <w:t>7</w:t>
      </w:r>
      <w:r>
        <w:rPr>
          <w:noProof/>
        </w:rPr>
        <w:fldChar w:fldCharType="end"/>
      </w:r>
    </w:p>
    <w:p w14:paraId="0097F894" w14:textId="00EE3B79"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_Toc4239553 \h </w:instrText>
      </w:r>
      <w:r>
        <w:rPr>
          <w:noProof/>
        </w:rPr>
      </w:r>
      <w:r>
        <w:rPr>
          <w:noProof/>
        </w:rPr>
        <w:fldChar w:fldCharType="separate"/>
      </w:r>
      <w:r>
        <w:rPr>
          <w:noProof/>
        </w:rPr>
        <w:t>9</w:t>
      </w:r>
      <w:r>
        <w:rPr>
          <w:noProof/>
        </w:rPr>
        <w:fldChar w:fldCharType="end"/>
      </w:r>
    </w:p>
    <w:p w14:paraId="6127E72F" w14:textId="71C61C9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_Toc4239554 \h </w:instrText>
      </w:r>
      <w:r>
        <w:rPr>
          <w:noProof/>
        </w:rPr>
      </w:r>
      <w:r>
        <w:rPr>
          <w:noProof/>
        </w:rPr>
        <w:fldChar w:fldCharType="separate"/>
      </w:r>
      <w:r>
        <w:rPr>
          <w:noProof/>
        </w:rPr>
        <w:t>9</w:t>
      </w:r>
      <w:r>
        <w:rPr>
          <w:noProof/>
        </w:rPr>
        <w:fldChar w:fldCharType="end"/>
      </w:r>
    </w:p>
    <w:p w14:paraId="52DCD05D" w14:textId="4E8AFFE6"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_Toc4239555 \h </w:instrText>
      </w:r>
      <w:r>
        <w:rPr>
          <w:noProof/>
        </w:rPr>
      </w:r>
      <w:r>
        <w:rPr>
          <w:noProof/>
        </w:rPr>
        <w:fldChar w:fldCharType="separate"/>
      </w:r>
      <w:r>
        <w:rPr>
          <w:noProof/>
        </w:rPr>
        <w:t>9</w:t>
      </w:r>
      <w:r>
        <w:rPr>
          <w:noProof/>
        </w:rPr>
        <w:fldChar w:fldCharType="end"/>
      </w:r>
    </w:p>
    <w:p w14:paraId="7C32605D" w14:textId="172BE08F"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_Toc4239556 \h </w:instrText>
      </w:r>
      <w:r>
        <w:rPr>
          <w:noProof/>
        </w:rPr>
      </w:r>
      <w:r>
        <w:rPr>
          <w:noProof/>
        </w:rPr>
        <w:fldChar w:fldCharType="separate"/>
      </w:r>
      <w:r>
        <w:rPr>
          <w:noProof/>
        </w:rPr>
        <w:t>10</w:t>
      </w:r>
      <w:r>
        <w:rPr>
          <w:noProof/>
        </w:rPr>
        <w:fldChar w:fldCharType="end"/>
      </w:r>
    </w:p>
    <w:p w14:paraId="33A7D529" w14:textId="52111C49"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_Toc4239557 \h </w:instrText>
      </w:r>
      <w:r>
        <w:rPr>
          <w:noProof/>
        </w:rPr>
      </w:r>
      <w:r>
        <w:rPr>
          <w:noProof/>
        </w:rPr>
        <w:fldChar w:fldCharType="separate"/>
      </w:r>
      <w:r>
        <w:rPr>
          <w:noProof/>
        </w:rPr>
        <w:t>11</w:t>
      </w:r>
      <w:r>
        <w:rPr>
          <w:noProof/>
        </w:rPr>
        <w:fldChar w:fldCharType="end"/>
      </w:r>
    </w:p>
    <w:p w14:paraId="48A945A9" w14:textId="08062138"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_Toc4239558 \h </w:instrText>
      </w:r>
      <w:r>
        <w:rPr>
          <w:noProof/>
        </w:rPr>
      </w:r>
      <w:r>
        <w:rPr>
          <w:noProof/>
        </w:rPr>
        <w:fldChar w:fldCharType="separate"/>
      </w:r>
      <w:r>
        <w:rPr>
          <w:noProof/>
        </w:rPr>
        <w:t>11</w:t>
      </w:r>
      <w:r>
        <w:rPr>
          <w:noProof/>
        </w:rPr>
        <w:fldChar w:fldCharType="end"/>
      </w:r>
    </w:p>
    <w:p w14:paraId="20E22DFA" w14:textId="620D0736"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_Toc4239559 \h </w:instrText>
      </w:r>
      <w:r>
        <w:rPr>
          <w:noProof/>
        </w:rPr>
      </w:r>
      <w:r>
        <w:rPr>
          <w:noProof/>
        </w:rPr>
        <w:fldChar w:fldCharType="separate"/>
      </w:r>
      <w:r>
        <w:rPr>
          <w:noProof/>
        </w:rPr>
        <w:t>12</w:t>
      </w:r>
      <w:r>
        <w:rPr>
          <w:noProof/>
        </w:rPr>
        <w:fldChar w:fldCharType="end"/>
      </w:r>
    </w:p>
    <w:p w14:paraId="200A9189" w14:textId="47327CE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_Toc4239560 \h </w:instrText>
      </w:r>
      <w:r>
        <w:rPr>
          <w:noProof/>
        </w:rPr>
      </w:r>
      <w:r>
        <w:rPr>
          <w:noProof/>
        </w:rPr>
        <w:fldChar w:fldCharType="separate"/>
      </w:r>
      <w:r>
        <w:rPr>
          <w:noProof/>
        </w:rPr>
        <w:t>12</w:t>
      </w:r>
      <w:r>
        <w:rPr>
          <w:noProof/>
        </w:rPr>
        <w:fldChar w:fldCharType="end"/>
      </w:r>
    </w:p>
    <w:p w14:paraId="507DF3B5" w14:textId="555BE142"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_Toc4239561 \h </w:instrText>
      </w:r>
      <w:r>
        <w:rPr>
          <w:noProof/>
        </w:rPr>
      </w:r>
      <w:r>
        <w:rPr>
          <w:noProof/>
        </w:rPr>
        <w:fldChar w:fldCharType="separate"/>
      </w:r>
      <w:r>
        <w:rPr>
          <w:noProof/>
        </w:rPr>
        <w:t>15</w:t>
      </w:r>
      <w:r>
        <w:rPr>
          <w:noProof/>
        </w:rPr>
        <w:fldChar w:fldCharType="end"/>
      </w:r>
    </w:p>
    <w:p w14:paraId="0AFB56C6" w14:textId="378E0CA4"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_Toc4239562 \h </w:instrText>
      </w:r>
      <w:r>
        <w:rPr>
          <w:noProof/>
        </w:rPr>
      </w:r>
      <w:r>
        <w:rPr>
          <w:noProof/>
        </w:rPr>
        <w:fldChar w:fldCharType="separate"/>
      </w:r>
      <w:r>
        <w:rPr>
          <w:noProof/>
        </w:rPr>
        <w:t>18</w:t>
      </w:r>
      <w:r>
        <w:rPr>
          <w:noProof/>
        </w:rPr>
        <w:fldChar w:fldCharType="end"/>
      </w:r>
    </w:p>
    <w:p w14:paraId="673CB29C" w14:textId="5B483333"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_Toc4239563 \h </w:instrText>
      </w:r>
      <w:r>
        <w:rPr>
          <w:noProof/>
        </w:rPr>
      </w:r>
      <w:r>
        <w:rPr>
          <w:noProof/>
        </w:rPr>
        <w:fldChar w:fldCharType="separate"/>
      </w:r>
      <w:r>
        <w:rPr>
          <w:noProof/>
        </w:rPr>
        <w:t>18</w:t>
      </w:r>
      <w:r>
        <w:rPr>
          <w:noProof/>
        </w:rPr>
        <w:fldChar w:fldCharType="end"/>
      </w:r>
    </w:p>
    <w:p w14:paraId="1E9CEBDB" w14:textId="3AC20217"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_Toc4239564 \h </w:instrText>
      </w:r>
      <w:r>
        <w:rPr>
          <w:noProof/>
        </w:rPr>
      </w:r>
      <w:r>
        <w:rPr>
          <w:noProof/>
        </w:rPr>
        <w:fldChar w:fldCharType="separate"/>
      </w:r>
      <w:r>
        <w:rPr>
          <w:noProof/>
        </w:rPr>
        <w:t>19</w:t>
      </w:r>
      <w:r>
        <w:rPr>
          <w:noProof/>
        </w:rPr>
        <w:fldChar w:fldCharType="end"/>
      </w:r>
    </w:p>
    <w:p w14:paraId="0510FA97" w14:textId="4ADAA91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_Toc4239565 \h </w:instrText>
      </w:r>
      <w:r>
        <w:rPr>
          <w:noProof/>
        </w:rPr>
      </w:r>
      <w:r>
        <w:rPr>
          <w:noProof/>
        </w:rPr>
        <w:fldChar w:fldCharType="separate"/>
      </w:r>
      <w:r>
        <w:rPr>
          <w:noProof/>
        </w:rPr>
        <w:t>20</w:t>
      </w:r>
      <w:r>
        <w:rPr>
          <w:noProof/>
        </w:rPr>
        <w:fldChar w:fldCharType="end"/>
      </w:r>
    </w:p>
    <w:p w14:paraId="776A3803" w14:textId="093B9B1D"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_Toc4239566 \h </w:instrText>
      </w:r>
      <w:r>
        <w:rPr>
          <w:noProof/>
        </w:rPr>
      </w:r>
      <w:r>
        <w:rPr>
          <w:noProof/>
        </w:rPr>
        <w:fldChar w:fldCharType="separate"/>
      </w:r>
      <w:r>
        <w:rPr>
          <w:noProof/>
        </w:rPr>
        <w:t>21</w:t>
      </w:r>
      <w:r>
        <w:rPr>
          <w:noProof/>
        </w:rPr>
        <w:fldChar w:fldCharType="end"/>
      </w:r>
    </w:p>
    <w:p w14:paraId="3E605997" w14:textId="33E55FAF" w:rsidR="00E745AD"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1159C249" w14:textId="58B1E58F" w:rsidR="00E745AD" w:rsidRDefault="00E745AD">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_Toc4239541 \h </w:instrText>
      </w:r>
      <w:r>
        <w:rPr>
          <w:noProof/>
        </w:rPr>
      </w:r>
      <w:r>
        <w:rPr>
          <w:noProof/>
        </w:rPr>
        <w:fldChar w:fldCharType="separate"/>
      </w:r>
      <w:r>
        <w:rPr>
          <w:noProof/>
        </w:rPr>
        <w:t>25</w:t>
      </w:r>
      <w:r>
        <w:rPr>
          <w:noProof/>
        </w:rPr>
        <w:fldChar w:fldCharType="end"/>
      </w:r>
    </w:p>
    <w:p w14:paraId="3B7F287C" w14:textId="75BC5249" w:rsidR="00E745AD" w:rsidRDefault="00E745AD">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_Toc4239542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BC22DE">
      <w:pPr>
        <w:pStyle w:val="Cmsor1"/>
        <w:numPr>
          <w:ilvl w:val="0"/>
          <w:numId w:val="0"/>
        </w:numPr>
      </w:pPr>
      <w:r w:rsidRPr="00BC22DE">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2199DD2A"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083B8B3D"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 w:name="_Toc4848632"/>
      <w:r w:rsidRPr="00BC22DE">
        <w:lastRenderedPageBreak/>
        <w:t>Genetikus algoritmusok</w:t>
      </w:r>
      <w:bookmarkEnd w:id="1"/>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2" w:name="_Toc4848633"/>
      <w:r>
        <w:t>Történeti áttekintés</w:t>
      </w:r>
      <w:bookmarkEnd w:id="2"/>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r w:rsidRPr="00BC22DE">
        <w:t>Ingo Rechenberg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1C6ABD6E"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3"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4" w:name="_Toc4848634"/>
      <w:r>
        <w:t>Működése</w:t>
      </w:r>
      <w:bookmarkEnd w:id="4"/>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91328" behindDoc="0" locked="0" layoutInCell="1" allowOverlap="1" wp14:anchorId="42292601" wp14:editId="639AD7E3">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2C01B4" w:rsidRDefault="002C01B4"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2C01B4" w:rsidRDefault="002C01B4"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2C01B4" w:rsidRDefault="002C01B4"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2C01B4" w:rsidRDefault="002C01B4"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2C01B4" w:rsidRDefault="002C01B4"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2C01B4" w:rsidRDefault="002C01B4"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2C01B4" w:rsidRDefault="002C01B4"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2C01B4" w:rsidRDefault="002C01B4"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2C01B4" w:rsidRDefault="002C01B4"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2C01B4" w:rsidRDefault="002C01B4"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2C01B4" w:rsidRDefault="002C01B4"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4BECC055" w:rsidR="002C01B4" w:rsidRPr="00580F03" w:rsidRDefault="002C01B4" w:rsidP="00C50475">
                              <w:pPr>
                                <w:pStyle w:val="SzKpalrs"/>
                              </w:pPr>
                              <w:r>
                                <w:fldChar w:fldCharType="begin"/>
                              </w:r>
                              <w:r>
                                <w:instrText xml:space="preserve"> SEQ ábra \* ARABIC </w:instrText>
                              </w:r>
                              <w:r>
                                <w:fldChar w:fldCharType="separate"/>
                              </w:r>
                              <w:bookmarkStart w:id="5" w:name="_Toc4239550"/>
                              <w:r>
                                <w:t>1</w:t>
                              </w:r>
                              <w:r>
                                <w:fldChar w:fldCharType="end"/>
                              </w:r>
                              <w:r w:rsidRPr="00580F03">
                                <w:t>. ábra: Genetikus algoritmus működésének folyamatábrája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91328"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2C01B4" w:rsidRDefault="002C01B4"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2C01B4" w:rsidRDefault="002C01B4"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2C01B4" w:rsidRDefault="002C01B4"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2C01B4" w:rsidRDefault="002C01B4"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2C01B4" w:rsidRDefault="002C01B4"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2C01B4" w:rsidRDefault="002C01B4"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2C01B4" w:rsidRDefault="002C01B4"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2C01B4" w:rsidRDefault="002C01B4"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2C01B4" w:rsidRDefault="002C01B4"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2C01B4" w:rsidRDefault="002C01B4"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2C01B4" w:rsidRDefault="002C01B4"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4BECC055" w:rsidR="002C01B4" w:rsidRPr="00580F03" w:rsidRDefault="002C01B4" w:rsidP="00C50475">
                        <w:pPr>
                          <w:pStyle w:val="SzKpalrs"/>
                        </w:pPr>
                        <w:r>
                          <w:fldChar w:fldCharType="begin"/>
                        </w:r>
                        <w:r>
                          <w:instrText xml:space="preserve"> SEQ ábra \* ARABIC </w:instrText>
                        </w:r>
                        <w:r>
                          <w:fldChar w:fldCharType="separate"/>
                        </w:r>
                        <w:bookmarkStart w:id="6" w:name="_Toc4239550"/>
                        <w:r>
                          <w:t>1</w:t>
                        </w:r>
                        <w:r>
                          <w:fldChar w:fldCharType="end"/>
                        </w:r>
                        <w:r w:rsidRPr="00580F03">
                          <w:t>. ábra: Genetikus algoritmus működésének folyamatábrája</w:t>
                        </w:r>
                        <w:bookmarkEnd w:id="6"/>
                      </w:p>
                    </w:txbxContent>
                  </v:textbox>
                </v:shape>
                <w10:wrap type="topAndBottom"/>
              </v:group>
            </w:pict>
          </mc:Fallback>
        </mc:AlternateContent>
      </w:r>
    </w:p>
    <w:p w14:paraId="5A8F58C0" w14:textId="77777777" w:rsidR="006D19A9" w:rsidRDefault="006D19A9" w:rsidP="001226F4">
      <w:pPr>
        <w:pStyle w:val="SzDCmsor3"/>
      </w:pPr>
      <w:bookmarkStart w:id="7" w:name="_Toc4848635"/>
      <w:r>
        <w:t>Reprezentáció</w:t>
      </w:r>
      <w:bookmarkEnd w:id="7"/>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19008" behindDoc="0" locked="0" layoutInCell="1" allowOverlap="1" wp14:anchorId="7A982D26" wp14:editId="46590C30">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2C01B4" w:rsidRDefault="002C01B4"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2C01B4" w:rsidRDefault="002C01B4"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2C01B4" w:rsidRDefault="002C01B4"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2C01B4" w:rsidRDefault="002C01B4"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2C01B4" w:rsidRDefault="002C01B4">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2C01B4" w:rsidRDefault="002C01B4"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2C01B4" w:rsidRDefault="002C01B4"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2C01B4" w:rsidRDefault="002C01B4"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2C01B4" w:rsidRDefault="002C01B4"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2C01B4" w:rsidRDefault="002C01B4"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2C01B4" w:rsidRDefault="002C01B4"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2C01B4" w:rsidRDefault="002C01B4" w:rsidP="00871402">
                                    <w:r w:rsidRPr="00871402">
                                      <w:rPr>
                                        <w:u w:val="single"/>
                                      </w:rPr>
                                      <w:t>2</w:t>
                                    </w:r>
                                    <w:r>
                                      <w:t xml:space="preserve"> 3 4 5 6 7 8</w:t>
                                    </w:r>
                                  </w:p>
                                  <w:p w14:paraId="025EF490"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2C01B4" w:rsidRDefault="002C01B4"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2C01B4" w:rsidRDefault="002C01B4" w:rsidP="00871402">
                                      <w:r>
                                        <w:t xml:space="preserve">3 4 </w:t>
                                      </w:r>
                                      <w:r w:rsidRPr="004C26A4">
                                        <w:rPr>
                                          <w:u w:val="single"/>
                                        </w:rPr>
                                        <w:t>5</w:t>
                                      </w:r>
                                      <w:r>
                                        <w:t xml:space="preserve"> 6 7 8</w:t>
                                      </w:r>
                                    </w:p>
                                    <w:p w14:paraId="31BAF254"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2C01B4" w:rsidRDefault="002C01B4" w:rsidP="00871402">
                                    <w:r>
                                      <w:t xml:space="preserve">3 4 </w:t>
                                    </w:r>
                                    <w:r w:rsidRPr="004C26A4">
                                      <w:rPr>
                                        <w:u w:val="single"/>
                                      </w:rPr>
                                      <w:t>6</w:t>
                                    </w:r>
                                    <w:r>
                                      <w:t xml:space="preserve"> 7 8</w:t>
                                    </w:r>
                                  </w:p>
                                  <w:p w14:paraId="560E81E3"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2C01B4" w:rsidRDefault="002C01B4" w:rsidP="00871402">
                                    <w:r>
                                      <w:t xml:space="preserve">3 </w:t>
                                    </w:r>
                                    <w:r w:rsidRPr="004C26A4">
                                      <w:rPr>
                                        <w:u w:val="single"/>
                                      </w:rPr>
                                      <w:t>4</w:t>
                                    </w:r>
                                    <w:r>
                                      <w:t xml:space="preserve"> 7 8</w:t>
                                    </w:r>
                                  </w:p>
                                  <w:p w14:paraId="78D84CCB"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2C01B4" w:rsidRDefault="002C01B4" w:rsidP="00871402">
                                    <w:r>
                                      <w:t xml:space="preserve">7 </w:t>
                                    </w:r>
                                    <w:r w:rsidRPr="004C26A4">
                                      <w:rPr>
                                        <w:u w:val="single"/>
                                      </w:rPr>
                                      <w:t>8</w:t>
                                    </w:r>
                                  </w:p>
                                  <w:p w14:paraId="31448CF9"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2C01B4" w:rsidRDefault="002C01B4" w:rsidP="00871402">
                                      <w:r w:rsidRPr="004C26A4">
                                        <w:rPr>
                                          <w:u w:val="single"/>
                                        </w:rPr>
                                        <w:t>3</w:t>
                                      </w:r>
                                      <w:r>
                                        <w:t xml:space="preserve"> 7 8</w:t>
                                      </w:r>
                                    </w:p>
                                    <w:p w14:paraId="2D5F3BE9"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2C01B4" w:rsidRPr="004C26A4" w:rsidRDefault="002C01B4" w:rsidP="00871402">
                                      <w:pPr>
                                        <w:rPr>
                                          <w:u w:val="single"/>
                                        </w:rPr>
                                      </w:pPr>
                                      <w:r w:rsidRPr="004C26A4">
                                        <w:rPr>
                                          <w:u w:val="single"/>
                                        </w:rPr>
                                        <w:t>7</w:t>
                                      </w:r>
                                    </w:p>
                                    <w:p w14:paraId="051F96A5"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2C01B4" w:rsidRDefault="002C01B4"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2C01B4" w:rsidRDefault="002C01B4"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2C01B4" w:rsidRDefault="002C01B4"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2C01B4" w:rsidRDefault="002C01B4"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2C01B4" w:rsidRDefault="002C01B4"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2C01B4" w:rsidRDefault="002C01B4"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2C01B4" w:rsidRDefault="002C01B4"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2C01B4" w:rsidRDefault="002C01B4"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40F9C17D" w:rsidR="002C01B4" w:rsidRPr="00065B92" w:rsidRDefault="002C01B4" w:rsidP="002913E6">
                              <w:pPr>
                                <w:pStyle w:val="SzKpalrs"/>
                              </w:pPr>
                              <w:r>
                                <w:fldChar w:fldCharType="begin"/>
                              </w:r>
                              <w:r>
                                <w:instrText xml:space="preserve"> SEQ ábra \* ARABIC </w:instrText>
                              </w:r>
                              <w:r>
                                <w:fldChar w:fldCharType="separate"/>
                              </w:r>
                              <w:bookmarkStart w:id="8" w:name="_Toc4239551"/>
                              <w:r>
                                <w:t>2</w:t>
                              </w:r>
                              <w:r>
                                <w:fldChar w:fldCharType="end"/>
                              </w:r>
                              <w:r>
                                <w:t>. ábra: Sorrendi reprezentáció bemutatása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19008"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2C01B4" w:rsidRDefault="002C01B4"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2C01B4" w:rsidRDefault="002C01B4"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2C01B4" w:rsidRDefault="002C01B4"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2C01B4" w:rsidRDefault="002C01B4"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2C01B4" w:rsidRDefault="002C01B4">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2C01B4" w:rsidRDefault="002C01B4"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2C01B4" w:rsidRDefault="002C01B4"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2C01B4" w:rsidRDefault="002C01B4"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2C01B4" w:rsidRDefault="002C01B4"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2C01B4" w:rsidRDefault="002C01B4"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2C01B4" w:rsidRDefault="002C01B4"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2C01B4" w:rsidRDefault="002C01B4" w:rsidP="00871402">
                              <w:r w:rsidRPr="00871402">
                                <w:rPr>
                                  <w:u w:val="single"/>
                                </w:rPr>
                                <w:t>2</w:t>
                              </w:r>
                              <w:r>
                                <w:t xml:space="preserve"> 3 4 5 6 7 8</w:t>
                              </w:r>
                            </w:p>
                            <w:p w14:paraId="025EF490" w14:textId="77777777" w:rsidR="002C01B4" w:rsidRDefault="002C01B4"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2C01B4" w:rsidRDefault="002C01B4"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2C01B4" w:rsidRDefault="002C01B4" w:rsidP="00871402">
                                <w:r>
                                  <w:t xml:space="preserve">3 4 </w:t>
                                </w:r>
                                <w:r w:rsidRPr="004C26A4">
                                  <w:rPr>
                                    <w:u w:val="single"/>
                                  </w:rPr>
                                  <w:t>5</w:t>
                                </w:r>
                                <w:r>
                                  <w:t xml:space="preserve"> 6 7 8</w:t>
                                </w:r>
                              </w:p>
                              <w:p w14:paraId="31BAF254" w14:textId="77777777" w:rsidR="002C01B4" w:rsidRDefault="002C01B4"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2C01B4" w:rsidRDefault="002C01B4" w:rsidP="00871402">
                              <w:r>
                                <w:t xml:space="preserve">3 4 </w:t>
                              </w:r>
                              <w:r w:rsidRPr="004C26A4">
                                <w:rPr>
                                  <w:u w:val="single"/>
                                </w:rPr>
                                <w:t>6</w:t>
                              </w:r>
                              <w:r>
                                <w:t xml:space="preserve"> 7 8</w:t>
                              </w:r>
                            </w:p>
                            <w:p w14:paraId="560E81E3" w14:textId="77777777" w:rsidR="002C01B4" w:rsidRDefault="002C01B4"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2C01B4" w:rsidRDefault="002C01B4" w:rsidP="00871402">
                              <w:r>
                                <w:t xml:space="preserve">3 </w:t>
                              </w:r>
                              <w:r w:rsidRPr="004C26A4">
                                <w:rPr>
                                  <w:u w:val="single"/>
                                </w:rPr>
                                <w:t>4</w:t>
                              </w:r>
                              <w:r>
                                <w:t xml:space="preserve"> 7 8</w:t>
                              </w:r>
                            </w:p>
                            <w:p w14:paraId="78D84CCB" w14:textId="77777777" w:rsidR="002C01B4" w:rsidRDefault="002C01B4"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2C01B4" w:rsidRDefault="002C01B4" w:rsidP="00871402">
                              <w:r>
                                <w:t xml:space="preserve">7 </w:t>
                              </w:r>
                              <w:r w:rsidRPr="004C26A4">
                                <w:rPr>
                                  <w:u w:val="single"/>
                                </w:rPr>
                                <w:t>8</w:t>
                              </w:r>
                            </w:p>
                            <w:p w14:paraId="31448CF9" w14:textId="77777777" w:rsidR="002C01B4" w:rsidRDefault="002C01B4"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2C01B4" w:rsidRDefault="002C01B4" w:rsidP="00871402">
                                <w:r w:rsidRPr="004C26A4">
                                  <w:rPr>
                                    <w:u w:val="single"/>
                                  </w:rPr>
                                  <w:t>3</w:t>
                                </w:r>
                                <w:r>
                                  <w:t xml:space="preserve"> 7 8</w:t>
                                </w:r>
                              </w:p>
                              <w:p w14:paraId="2D5F3BE9" w14:textId="77777777" w:rsidR="002C01B4" w:rsidRDefault="002C01B4"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2C01B4" w:rsidRPr="004C26A4" w:rsidRDefault="002C01B4" w:rsidP="00871402">
                                <w:pPr>
                                  <w:rPr>
                                    <w:u w:val="single"/>
                                  </w:rPr>
                                </w:pPr>
                                <w:r w:rsidRPr="004C26A4">
                                  <w:rPr>
                                    <w:u w:val="single"/>
                                  </w:rPr>
                                  <w:t>7</w:t>
                                </w:r>
                              </w:p>
                              <w:p w14:paraId="051F96A5" w14:textId="77777777" w:rsidR="002C01B4" w:rsidRDefault="002C01B4"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2C01B4" w:rsidRDefault="002C01B4"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2C01B4" w:rsidRDefault="002C01B4"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2C01B4" w:rsidRDefault="002C01B4"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2C01B4" w:rsidRDefault="002C01B4"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2C01B4" w:rsidRDefault="002C01B4"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2C01B4" w:rsidRDefault="002C01B4"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2C01B4" w:rsidRDefault="002C01B4"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2C01B4" w:rsidRDefault="002C01B4"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40F9C17D" w:rsidR="002C01B4" w:rsidRPr="00065B92" w:rsidRDefault="002C01B4" w:rsidP="002913E6">
                        <w:pPr>
                          <w:pStyle w:val="SzKpalrs"/>
                        </w:pPr>
                        <w:r>
                          <w:fldChar w:fldCharType="begin"/>
                        </w:r>
                        <w:r>
                          <w:instrText xml:space="preserve"> SEQ ábra \* ARABIC </w:instrText>
                        </w:r>
                        <w:r>
                          <w:fldChar w:fldCharType="separate"/>
                        </w:r>
                        <w:bookmarkStart w:id="9" w:name="_Toc4239551"/>
                        <w:r>
                          <w:t>2</w:t>
                        </w:r>
                        <w:r>
                          <w:fldChar w:fldCharType="end"/>
                        </w:r>
                        <w:r>
                          <w:t>. ábra: Sorrendi reprezentáció bemutatása</w:t>
                        </w:r>
                        <w:bookmarkEnd w:id="9"/>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0" w:name="_Toc4848636"/>
      <w:r>
        <w:t>Inicializálás</w:t>
      </w:r>
      <w:bookmarkEnd w:id="10"/>
    </w:p>
    <w:p w14:paraId="5BB2E5D7" w14:textId="1D6FBBA5"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1" w:name="_Toc4848637"/>
      <w:r>
        <w:t>Kiértékelési</w:t>
      </w:r>
      <w:r w:rsidR="00593A14">
        <w:t>-, cél-</w:t>
      </w:r>
      <w:r>
        <w:t xml:space="preserve"> és jósági függvény</w:t>
      </w:r>
      <w:bookmarkEnd w:id="11"/>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2" w:name="_Ref1295997"/>
      <w:bookmarkStart w:id="13" w:name="_Ref1296000"/>
      <w:bookmarkStart w:id="14" w:name="_Ref1296008"/>
      <w:bookmarkStart w:id="15" w:name="_Toc4848638"/>
      <w:r>
        <w:t>Szelekció</w:t>
      </w:r>
      <w:bookmarkEnd w:id="12"/>
      <w:bookmarkEnd w:id="13"/>
      <w:bookmarkEnd w:id="14"/>
      <w:bookmarkEnd w:id="15"/>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7440" behindDoc="0" locked="0" layoutInCell="1" allowOverlap="1" wp14:anchorId="7B68B76A" wp14:editId="6135566A">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2C01B4" w:rsidRDefault="002C01B4"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2C01B4" w:rsidRDefault="002C01B4"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2C01B4" w:rsidRDefault="002C01B4"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2C01B4" w:rsidRDefault="002C01B4"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2C01B4" w:rsidRDefault="002C01B4"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2C01B4" w:rsidRDefault="002C01B4">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2C01B4" w:rsidRDefault="002C01B4"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6" w:name="_Ref3119135"/>
                              <w:p w14:paraId="3A62B27F" w14:textId="0A66FBBD" w:rsidR="002C01B4" w:rsidRPr="00A95FF8" w:rsidRDefault="002C01B4" w:rsidP="002913E6">
                                <w:pPr>
                                  <w:pStyle w:val="SzKpalrs"/>
                                </w:pPr>
                                <w:r>
                                  <w:fldChar w:fldCharType="begin"/>
                                </w:r>
                                <w:r>
                                  <w:instrText xml:space="preserve"> SEQ ábra \* ARABIC </w:instrText>
                                </w:r>
                                <w:r>
                                  <w:fldChar w:fldCharType="separate"/>
                                </w:r>
                                <w:bookmarkStart w:id="17" w:name="_Toc4239552"/>
                                <w:r>
                                  <w:t>3</w:t>
                                </w:r>
                                <w:r>
                                  <w:fldChar w:fldCharType="end"/>
                                </w:r>
                                <w:r>
                                  <w:t>. ábra: A rulett</w:t>
                                </w:r>
                                <w:r w:rsidRPr="00BF386E">
                                  <w:t>kerék kiválasztás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2C01B4" w:rsidRDefault="002C01B4"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2C01B4" w:rsidRDefault="002C01B4"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2C01B4" w:rsidRDefault="002C01B4"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2C01B4" w:rsidRDefault="002C01B4"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2C01B4" w:rsidRDefault="002C01B4"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2C01B4" w:rsidRDefault="002C01B4"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2C01B4" w:rsidRDefault="002C01B4"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2C01B4" w:rsidRDefault="002C01B4"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2C01B4" w:rsidRDefault="002C01B4"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2C01B4" w:rsidRDefault="002C01B4"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2C01B4" w:rsidRDefault="002C01B4"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2C01B4" w:rsidRDefault="002C01B4"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7440;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2C01B4" w:rsidRDefault="002C01B4"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2C01B4" w:rsidRDefault="002C01B4"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2C01B4" w:rsidRDefault="002C01B4"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2C01B4" w:rsidRDefault="002C01B4"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2C01B4" w:rsidRDefault="002C01B4"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2C01B4" w:rsidRDefault="002C01B4">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2C01B4" w:rsidRDefault="002C01B4"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8" w:name="_Ref3119135"/>
                        <w:p w14:paraId="3A62B27F" w14:textId="0A66FBBD" w:rsidR="002C01B4" w:rsidRPr="00A95FF8" w:rsidRDefault="002C01B4" w:rsidP="002913E6">
                          <w:pPr>
                            <w:pStyle w:val="SzKpalrs"/>
                          </w:pPr>
                          <w:r>
                            <w:fldChar w:fldCharType="begin"/>
                          </w:r>
                          <w:r>
                            <w:instrText xml:space="preserve"> SEQ ábra \* ARABIC </w:instrText>
                          </w:r>
                          <w:r>
                            <w:fldChar w:fldCharType="separate"/>
                          </w:r>
                          <w:bookmarkStart w:id="19" w:name="_Toc4239552"/>
                          <w:r>
                            <w:t>3</w:t>
                          </w:r>
                          <w:r>
                            <w:fldChar w:fldCharType="end"/>
                          </w:r>
                          <w:r>
                            <w:t>. ábra: A rulett</w:t>
                          </w:r>
                          <w:r w:rsidRPr="00BF386E">
                            <w:t>kerék kiválasztás</w:t>
                          </w:r>
                          <w:bookmarkEnd w:id="18"/>
                          <w:bookmarkEnd w:id="19"/>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2C01B4" w:rsidRDefault="002C01B4"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2C01B4" w:rsidRDefault="002C01B4"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2C01B4" w:rsidRDefault="002C01B4"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2C01B4" w:rsidRDefault="002C01B4"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2C01B4" w:rsidRDefault="002C01B4"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2C01B4" w:rsidRDefault="002C01B4"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2C01B4" w:rsidRDefault="002C01B4"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2C01B4" w:rsidRDefault="002C01B4"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2C01B4" w:rsidRDefault="002C01B4"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2C01B4" w:rsidRDefault="002C01B4"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2C01B4" w:rsidRDefault="002C01B4"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2C01B4" w:rsidRDefault="002C01B4"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0" w:name="_Toc4848639"/>
      <w:r>
        <w:t>Keresztezés</w:t>
      </w:r>
      <w:bookmarkEnd w:id="20"/>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49728" behindDoc="0" locked="0" layoutInCell="1" allowOverlap="1" wp14:anchorId="275D74EE" wp14:editId="56411D90">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49728"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2C01B4" w:rsidRDefault="002C01B4"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2C01B4" w:rsidRDefault="002C01B4"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2C01B4" w:rsidRDefault="002C01B4"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2C01B4" w:rsidRDefault="002C01B4"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2C01B4" w:rsidRDefault="002C01B4"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2C01B4" w:rsidRDefault="002C01B4"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2C01B4" w:rsidRDefault="002C01B4"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2C01B4" w:rsidRDefault="002C01B4"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2C01B4" w:rsidRDefault="002C01B4"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2C01B4" w:rsidRDefault="002C01B4"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2C01B4" w:rsidRDefault="002C01B4"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2C01B4" w:rsidRDefault="002C01B4"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2C01B4" w:rsidRDefault="002C01B4"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2C01B4" w:rsidRDefault="002C01B4"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2C01B4" w:rsidRDefault="002C01B4"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2C01B4" w:rsidRDefault="002C01B4"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2C01B4" w:rsidRDefault="002C01B4"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2C01B4" w:rsidRDefault="002C01B4"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2C01B4" w:rsidRDefault="002C01B4"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2C01B4" w:rsidRDefault="002C01B4"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2C01B4" w:rsidRDefault="002C01B4"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2C01B4" w:rsidRDefault="002C01B4"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2C01B4" w:rsidRDefault="002C01B4"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2C01B4" w:rsidRDefault="002C01B4"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2C01B4" w:rsidRDefault="002C01B4"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2C01B4" w:rsidRDefault="002C01B4"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2C01B4" w:rsidRDefault="002C01B4"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2C01B4" w:rsidRDefault="002C01B4"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2C01B4" w:rsidRDefault="002C01B4"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2C01B4" w:rsidRDefault="002C01B4"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2C01B4" w:rsidRDefault="002C01B4"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2C01B4" w:rsidRDefault="002C01B4"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2C01B4" w:rsidRDefault="002C01B4"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2C01B4" w:rsidRDefault="002C01B4"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2C01B4" w:rsidRDefault="002C01B4"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2C01B4" w:rsidRDefault="002C01B4"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2C01B4" w:rsidRDefault="002C01B4"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2C01B4" w:rsidRDefault="002C01B4"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2C01B4" w:rsidRDefault="002C01B4"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2C01B4" w:rsidRDefault="002C01B4"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50752" behindDoc="0" locked="0" layoutInCell="1" allowOverlap="1" wp14:anchorId="4108BFD5" wp14:editId="1B17FD39">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16CF1FBD" w:rsidR="002C01B4" w:rsidRPr="00E8144C" w:rsidRDefault="002C01B4" w:rsidP="002356CA">
                            <w:pPr>
                              <w:pStyle w:val="SzKpalrs"/>
                            </w:pPr>
                            <w:r>
                              <w:fldChar w:fldCharType="begin"/>
                            </w:r>
                            <w:r>
                              <w:instrText xml:space="preserve"> SEQ ábra \* ARABIC </w:instrText>
                            </w:r>
                            <w:r>
                              <w:fldChar w:fldCharType="separate"/>
                            </w:r>
                            <w:bookmarkStart w:id="21" w:name="_Toc4239553"/>
                            <w:r>
                              <w:t>4</w:t>
                            </w:r>
                            <w:r>
                              <w:fldChar w:fldCharType="end"/>
                            </w:r>
                            <w:r>
                              <w:t xml:space="preserve">. ábra: </w:t>
                            </w:r>
                            <w:r w:rsidRPr="00A10221">
                              <w:t>Egy pontos keresztezés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16CF1FBD" w:rsidR="002C01B4" w:rsidRPr="00E8144C" w:rsidRDefault="002C01B4" w:rsidP="002356CA">
                      <w:pPr>
                        <w:pStyle w:val="SzKpalrs"/>
                      </w:pPr>
                      <w:r>
                        <w:fldChar w:fldCharType="begin"/>
                      </w:r>
                      <w:r>
                        <w:instrText xml:space="preserve"> SEQ ábra \* ARABIC </w:instrText>
                      </w:r>
                      <w:r>
                        <w:fldChar w:fldCharType="separate"/>
                      </w:r>
                      <w:bookmarkStart w:id="22" w:name="_Toc4239553"/>
                      <w:r>
                        <w:t>4</w:t>
                      </w:r>
                      <w:r>
                        <w:fldChar w:fldCharType="end"/>
                      </w:r>
                      <w:r>
                        <w:t xml:space="preserve">. ábra: </w:t>
                      </w:r>
                      <w:r w:rsidRPr="00A10221">
                        <w:t>Egy pontos keresztezés</w:t>
                      </w:r>
                      <w:bookmarkEnd w:id="22"/>
                    </w:p>
                  </w:txbxContent>
                </v:textbox>
                <w10:wrap type="topAndBottom"/>
              </v:shape>
            </w:pict>
          </mc:Fallback>
        </mc:AlternateContent>
      </w:r>
      <w:r>
        <w:rPr>
          <w:noProof/>
          <w:lang w:eastAsia="hu-HU" w:bidi="ar-SA"/>
        </w:rPr>
        <mc:AlternateContent>
          <mc:Choice Requires="wpg">
            <w:drawing>
              <wp:anchor distT="0" distB="0" distL="114300" distR="114300" simplePos="0" relativeHeight="251854848" behindDoc="0" locked="0" layoutInCell="1" allowOverlap="1" wp14:anchorId="3FAE78DF" wp14:editId="025A3A5E">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54848"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2C01B4" w:rsidRDefault="002C01B4"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2C01B4" w:rsidRDefault="002C01B4"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2C01B4" w:rsidRDefault="002C01B4"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2C01B4" w:rsidRDefault="002C01B4"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2C01B4" w:rsidRDefault="002C01B4"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2C01B4" w:rsidRDefault="002C01B4"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2C01B4" w:rsidRDefault="002C01B4"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2C01B4" w:rsidRDefault="002C01B4"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2C01B4" w:rsidRDefault="002C01B4"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2C01B4" w:rsidRDefault="002C01B4"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2C01B4" w:rsidRDefault="002C01B4"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2C01B4" w:rsidRDefault="002C01B4"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2C01B4" w:rsidRDefault="002C01B4"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2C01B4" w:rsidRDefault="002C01B4"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2C01B4" w:rsidRDefault="002C01B4"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2C01B4" w:rsidRDefault="002C01B4"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2C01B4" w:rsidRDefault="002C01B4"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2C01B4" w:rsidRDefault="002C01B4"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2C01B4" w:rsidRDefault="002C01B4"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2C01B4" w:rsidRDefault="002C01B4"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2C01B4" w:rsidRDefault="002C01B4"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2C01B4" w:rsidRDefault="002C01B4"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2C01B4" w:rsidRDefault="002C01B4"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2C01B4" w:rsidRDefault="002C01B4"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2C01B4" w:rsidRDefault="002C01B4"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2C01B4" w:rsidRDefault="002C01B4"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2C01B4" w:rsidRDefault="002C01B4"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2C01B4" w:rsidRDefault="002C01B4"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2C01B4" w:rsidRDefault="002C01B4"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2C01B4" w:rsidRDefault="002C01B4"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2C01B4" w:rsidRDefault="002C01B4"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2C01B4" w:rsidRDefault="002C01B4"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2C01B4" w:rsidRDefault="002C01B4"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2C01B4" w:rsidRDefault="002C01B4"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2C01B4" w:rsidRDefault="002C01B4"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2C01B4" w:rsidRDefault="002C01B4"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2C01B4" w:rsidRDefault="002C01B4"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2C01B4" w:rsidRDefault="002C01B4"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2C01B4" w:rsidRDefault="002C01B4"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2C01B4" w:rsidRDefault="002C01B4"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55872" behindDoc="0" locked="0" layoutInCell="1" allowOverlap="1" wp14:anchorId="2D34D763" wp14:editId="5A7DE6A3">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4D1D1E7B" w:rsidR="002C01B4" w:rsidRPr="00B91B2A" w:rsidRDefault="002C01B4" w:rsidP="002356CA">
                            <w:pPr>
                              <w:pStyle w:val="SzKpalrs"/>
                            </w:pPr>
                            <w:r>
                              <w:fldChar w:fldCharType="begin"/>
                            </w:r>
                            <w:r>
                              <w:instrText xml:space="preserve"> SEQ ábra \* ARABIC </w:instrText>
                            </w:r>
                            <w:r>
                              <w:fldChar w:fldCharType="separate"/>
                            </w:r>
                            <w:bookmarkStart w:id="23" w:name="_Toc4239554"/>
                            <w:r>
                              <w:t>5</w:t>
                            </w:r>
                            <w:r>
                              <w:fldChar w:fldCharType="end"/>
                            </w:r>
                            <w:r>
                              <w:t xml:space="preserve">. ábra: </w:t>
                            </w:r>
                            <w:r w:rsidRPr="008A4093">
                              <w:t>Több (4) pontos keresztezés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4D1D1E7B" w:rsidR="002C01B4" w:rsidRPr="00B91B2A" w:rsidRDefault="002C01B4" w:rsidP="002356CA">
                      <w:pPr>
                        <w:pStyle w:val="SzKpalrs"/>
                      </w:pPr>
                      <w:r>
                        <w:fldChar w:fldCharType="begin"/>
                      </w:r>
                      <w:r>
                        <w:instrText xml:space="preserve"> SEQ ábra \* ARABIC </w:instrText>
                      </w:r>
                      <w:r>
                        <w:fldChar w:fldCharType="separate"/>
                      </w:r>
                      <w:bookmarkStart w:id="24" w:name="_Toc4239554"/>
                      <w:r>
                        <w:t>5</w:t>
                      </w:r>
                      <w:r>
                        <w:fldChar w:fldCharType="end"/>
                      </w:r>
                      <w:r>
                        <w:t xml:space="preserve">. ábra: </w:t>
                      </w:r>
                      <w:r w:rsidRPr="008A4093">
                        <w:t>Több (4) pontos keresztezés</w:t>
                      </w:r>
                      <w:bookmarkEnd w:id="24"/>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85536" behindDoc="0" locked="0" layoutInCell="1" allowOverlap="1" wp14:anchorId="1BFFEB8C" wp14:editId="2B05E7CA">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2C01B4" w:rsidRDefault="002C01B4"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2C01B4" w:rsidRDefault="002C01B4"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1C9A026F">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2C01B4" w:rsidRDefault="002C01B4"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2C01B4" w:rsidRDefault="002C01B4"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2C01B4" w:rsidRDefault="002C01B4"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2C01B4" w:rsidRDefault="002C01B4"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2C01B4" w:rsidRDefault="002C01B4"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2C01B4" w:rsidRDefault="002C01B4"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2C01B4" w:rsidRDefault="002C01B4"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2C01B4" w:rsidRDefault="002C01B4"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2C01B4" w:rsidRDefault="002C01B4"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2C01B4" w:rsidRDefault="002C01B4"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2C01B4" w:rsidRDefault="002C01B4"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2C01B4" w:rsidRDefault="002C01B4"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2C01B4" w:rsidRDefault="002C01B4"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2C01B4" w:rsidRDefault="002C01B4"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2C01B4" w:rsidRDefault="002C01B4"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2C01B4" w:rsidRDefault="002C01B4"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2C01B4" w:rsidRDefault="002C01B4"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2C01B4" w:rsidRDefault="002C01B4"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2C01B4" w:rsidRDefault="002C01B4"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2C01B4" w:rsidRDefault="002C01B4"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2C01B4" w:rsidRDefault="002C01B4"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2C01B4" w:rsidRDefault="002C01B4"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2C01B4" w:rsidRDefault="002C01B4"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2C01B4" w:rsidRDefault="002C01B4"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2C01B4" w:rsidRDefault="002C01B4"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2C01B4" w:rsidRDefault="002C01B4"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2C01B4" w:rsidRDefault="002C01B4"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2C01B4" w:rsidRDefault="002C01B4"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2C01B4" w:rsidRDefault="002C01B4" w:rsidP="00D22843">
                            <w:pPr>
                              <w:jc w:val="center"/>
                            </w:pPr>
                            <w:r>
                              <w:t>1</w:t>
                            </w:r>
                          </w:p>
                        </w:txbxContent>
                      </v:textbox>
                    </v:rect>
                  </v:group>
                </v:group>
                <w10:anchorlock/>
              </v:group>
            </w:pict>
          </mc:Fallback>
        </mc:AlternateContent>
      </w:r>
    </w:p>
    <w:p w14:paraId="46B74040" w14:textId="03F3FEF3" w:rsidR="00D22843" w:rsidRDefault="002356CA" w:rsidP="002356CA">
      <w:pPr>
        <w:pStyle w:val="SzKpalrs"/>
      </w:pPr>
      <w:r>
        <w:fldChar w:fldCharType="begin"/>
      </w:r>
      <w:r>
        <w:instrText xml:space="preserve"> SEQ ábra \* ARABIC </w:instrText>
      </w:r>
      <w:r>
        <w:fldChar w:fldCharType="separate"/>
      </w:r>
      <w:bookmarkStart w:id="25" w:name="_Toc4239555"/>
      <w:r w:rsidR="00C54E5F">
        <w:t>6</w:t>
      </w:r>
      <w:r>
        <w:fldChar w:fldCharType="end"/>
      </w:r>
      <w:r>
        <w:t xml:space="preserve">. ábra: </w:t>
      </w:r>
      <w:r w:rsidRPr="004A320C">
        <w:t>Egyenletes keresztezés egy utóddal</w:t>
      </w:r>
      <w:bookmarkEnd w:id="25"/>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8944" behindDoc="0" locked="0" layoutInCell="1" allowOverlap="1" wp14:anchorId="3960A9B7" wp14:editId="5B5C0BD4">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2C01B4" w:rsidRDefault="002C01B4"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2C01B4" w:rsidRDefault="002C01B4"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2C01B4" w:rsidRDefault="002C01B4"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2C01B4" w:rsidRDefault="002C01B4"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2C01B4" w:rsidRDefault="002C01B4"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2C01B4" w:rsidRDefault="002C01B4"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2C01B4" w:rsidRDefault="002C01B4"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2C01B4" w:rsidRDefault="002C01B4"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2C01B4" w:rsidRDefault="002C01B4"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2C01B4" w:rsidRDefault="002C01B4"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2C01B4" w:rsidRDefault="002C01B4"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2C01B4" w:rsidRDefault="002C01B4"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2C01B4" w:rsidRDefault="002C01B4"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2C01B4" w:rsidRDefault="002C01B4"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2C01B4" w:rsidRDefault="002C01B4"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2C01B4" w:rsidRDefault="002C01B4"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2C01B4" w:rsidRDefault="002C01B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2C01B4" w:rsidRDefault="002C01B4"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2C01B4" w:rsidRDefault="002C01B4"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2C01B4" w:rsidRDefault="002C01B4"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2C01B4" w:rsidRDefault="002C01B4"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2C01B4" w:rsidRDefault="002C01B4"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2C01B4" w:rsidRDefault="002C01B4"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2C01B4" w:rsidRDefault="002C01B4"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2C01B4" w:rsidRDefault="002C01B4"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2C01B4" w:rsidRDefault="002C01B4"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2C01B4" w:rsidRDefault="002C01B4"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2C01B4" w:rsidRDefault="002C01B4"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2C01B4" w:rsidRDefault="002C01B4"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2C01B4" w:rsidRDefault="002C01B4"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2C01B4" w:rsidRDefault="002C01B4"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2C01B4" w:rsidRDefault="002C01B4"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2C01B4" w:rsidRDefault="002C01B4"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2C01B4" w:rsidRDefault="002C01B4"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2C01B4" w:rsidRDefault="002C01B4"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2C01B4" w:rsidRDefault="002C01B4"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2C01B4" w:rsidRDefault="002C01B4"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2C01B4" w:rsidRDefault="002C01B4"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6" w:name="_Ref3119845"/>
                            <w:p w14:paraId="794EE6E3" w14:textId="2C4A11E9" w:rsidR="002C01B4" w:rsidRPr="00407D35" w:rsidRDefault="002C01B4" w:rsidP="002356CA">
                              <w:pPr>
                                <w:pStyle w:val="SzKpalrs"/>
                              </w:pPr>
                              <w:r>
                                <w:fldChar w:fldCharType="begin"/>
                              </w:r>
                              <w:r>
                                <w:instrText xml:space="preserve"> SEQ ábra \* ARABIC </w:instrText>
                              </w:r>
                              <w:r>
                                <w:fldChar w:fldCharType="separate"/>
                              </w:r>
                              <w:bookmarkStart w:id="27" w:name="_Toc4239556"/>
                              <w:r>
                                <w:t>7</w:t>
                              </w:r>
                              <w:r>
                                <w:fldChar w:fldCharType="end"/>
                              </w:r>
                              <w:r>
                                <w:t xml:space="preserve">. ábra: </w:t>
                              </w:r>
                              <w:r w:rsidRPr="00A95906">
                                <w:t>PMX működése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8944;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2C01B4" w:rsidRDefault="002C01B4"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2C01B4" w:rsidRDefault="002C01B4"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2C01B4" w:rsidRDefault="002C01B4"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2C01B4" w:rsidRDefault="002C01B4"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2C01B4" w:rsidRDefault="002C01B4"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2C01B4" w:rsidRDefault="002C01B4"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2C01B4" w:rsidRDefault="002C01B4"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2C01B4" w:rsidRDefault="002C01B4"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2C01B4" w:rsidRDefault="002C01B4"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2C01B4" w:rsidRDefault="002C01B4"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2C01B4" w:rsidRDefault="002C01B4"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2C01B4" w:rsidRDefault="002C01B4"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2C01B4" w:rsidRDefault="002C01B4"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2C01B4" w:rsidRDefault="002C01B4"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2C01B4" w:rsidRDefault="002C01B4"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2C01B4" w:rsidRDefault="002C01B4"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2C01B4" w:rsidRDefault="002C01B4">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2C01B4" w:rsidRDefault="002C01B4"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2C01B4" w:rsidRDefault="002C01B4"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2C01B4" w:rsidRDefault="002C01B4"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2C01B4" w:rsidRDefault="002C01B4"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2C01B4" w:rsidRDefault="002C01B4"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2C01B4" w:rsidRDefault="002C01B4"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2C01B4" w:rsidRDefault="002C01B4"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2C01B4" w:rsidRDefault="002C01B4"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2C01B4" w:rsidRDefault="002C01B4"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2C01B4" w:rsidRDefault="002C01B4"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2C01B4" w:rsidRDefault="002C01B4"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2C01B4" w:rsidRDefault="002C01B4"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2C01B4" w:rsidRDefault="002C01B4"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2C01B4" w:rsidRDefault="002C01B4"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2C01B4" w:rsidRDefault="002C01B4"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2C01B4" w:rsidRDefault="002C01B4"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2C01B4" w:rsidRDefault="002C01B4"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2C01B4" w:rsidRDefault="002C01B4"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2C01B4" w:rsidRDefault="002C01B4"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2C01B4" w:rsidRDefault="002C01B4"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2C01B4" w:rsidRDefault="002C01B4"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8" w:name="_Ref3119845"/>
                      <w:p w14:paraId="794EE6E3" w14:textId="2C4A11E9" w:rsidR="002C01B4" w:rsidRPr="00407D35" w:rsidRDefault="002C01B4" w:rsidP="002356CA">
                        <w:pPr>
                          <w:pStyle w:val="SzKpalrs"/>
                        </w:pPr>
                        <w:r>
                          <w:fldChar w:fldCharType="begin"/>
                        </w:r>
                        <w:r>
                          <w:instrText xml:space="preserve"> SEQ ábra \* ARABIC </w:instrText>
                        </w:r>
                        <w:r>
                          <w:fldChar w:fldCharType="separate"/>
                        </w:r>
                        <w:bookmarkStart w:id="29" w:name="_Toc4239556"/>
                        <w:r>
                          <w:t>7</w:t>
                        </w:r>
                        <w:r>
                          <w:fldChar w:fldCharType="end"/>
                        </w:r>
                        <w:r>
                          <w:t xml:space="preserve">. ábra: </w:t>
                        </w:r>
                        <w:r w:rsidRPr="00A95906">
                          <w:t>PMX működése</w:t>
                        </w:r>
                        <w:bookmarkEnd w:id="28"/>
                        <w:bookmarkEnd w:id="29"/>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63040" behindDoc="0" locked="0" layoutInCell="1" allowOverlap="1" wp14:anchorId="1FA1CCB9" wp14:editId="753EA3FF">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2C01B4" w:rsidRDefault="002C01B4"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2C01B4" w:rsidRDefault="002C01B4"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2C01B4" w:rsidRDefault="002C01B4"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2C01B4" w:rsidRDefault="002C01B4"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2C01B4" w:rsidRDefault="002C01B4"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2C01B4" w:rsidRDefault="002C01B4"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2C01B4" w:rsidRDefault="002C01B4">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2C01B4" w:rsidRDefault="002C01B4"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2C01B4" w:rsidRDefault="002C01B4"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2C01B4" w:rsidRDefault="002C01B4"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2C01B4" w:rsidRDefault="002C01B4"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2C01B4" w:rsidRDefault="002C01B4"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63040;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2C01B4" w:rsidRDefault="002C01B4"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2C01B4" w:rsidRDefault="002C01B4"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2C01B4" w:rsidRDefault="002C01B4"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2C01B4" w:rsidRDefault="002C01B4"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2C01B4" w:rsidRDefault="002C01B4"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2C01B4" w:rsidRDefault="002C01B4"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2C01B4" w:rsidRDefault="002C01B4"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2C01B4" w:rsidRDefault="002C01B4"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2C01B4" w:rsidRDefault="002C01B4"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2C01B4" w:rsidRDefault="002C01B4"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2C01B4" w:rsidRDefault="002C01B4"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2C01B4" w:rsidRDefault="002C01B4"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2C01B4" w:rsidRDefault="002C01B4"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2C01B4" w:rsidRDefault="002C01B4"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2C01B4" w:rsidRDefault="002C01B4"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2C01B4" w:rsidRDefault="002C01B4"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2C01B4" w:rsidRDefault="002C01B4"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2C01B4" w:rsidRDefault="002C01B4"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2C01B4" w:rsidRDefault="002C01B4"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2C01B4" w:rsidRDefault="002C01B4"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2C01B4" w:rsidRDefault="002C01B4"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2C01B4" w:rsidRDefault="002C01B4"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2C01B4" w:rsidRDefault="002C01B4"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2C01B4" w:rsidRDefault="002C01B4"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2C01B4" w:rsidRDefault="002C01B4">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2C01B4" w:rsidRDefault="002C01B4"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2C01B4" w:rsidRDefault="002C01B4"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2C01B4" w:rsidRDefault="002C01B4"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2C01B4" w:rsidRDefault="002C01B4"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2C01B4" w:rsidRDefault="002C01B4"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2C01B4" w:rsidRDefault="002C01B4"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2C01B4" w:rsidRDefault="002C01B4"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2C01B4" w:rsidRDefault="002C01B4"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2C01B4" w:rsidRDefault="002C01B4" w:rsidP="005122D2">
                            <w:r>
                              <w:t>2.Addig toljuk balra az elemeket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2C01B4" w:rsidRDefault="002C01B4"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2C01B4" w:rsidRDefault="002C01B4"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2C01B4" w:rsidRDefault="002C01B4"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2C01B4" w:rsidRDefault="002C01B4"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2C01B4" w:rsidRDefault="002C01B4"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2C01B4" w:rsidRDefault="002C01B4"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2C01B4" w:rsidRDefault="002C01B4"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2C01B4" w:rsidRDefault="002C01B4"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2C01B4" w:rsidRDefault="002C01B4"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64064" behindDoc="0" locked="0" layoutInCell="1" allowOverlap="1" wp14:anchorId="14B0B3BF" wp14:editId="7F26619F">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0" w:name="_Ref3119928"/>
                          <w:p w14:paraId="2F473D3D" w14:textId="42A8AF56" w:rsidR="002C01B4" w:rsidRPr="00E4016C" w:rsidRDefault="002C01B4" w:rsidP="00141757">
                            <w:pPr>
                              <w:pStyle w:val="SzKpalrs"/>
                            </w:pPr>
                            <w:r>
                              <w:fldChar w:fldCharType="begin"/>
                            </w:r>
                            <w:r>
                              <w:instrText xml:space="preserve"> SEQ ábra \* ARABIC </w:instrText>
                            </w:r>
                            <w:r>
                              <w:fldChar w:fldCharType="separate"/>
                            </w:r>
                            <w:bookmarkStart w:id="31" w:name="_Toc4239557"/>
                            <w:r>
                              <w:t>8</w:t>
                            </w:r>
                            <w:r>
                              <w:fldChar w:fldCharType="end"/>
                            </w:r>
                            <w:r>
                              <w:t xml:space="preserve">. ábra: </w:t>
                            </w:r>
                            <w:r w:rsidRPr="003B2C93">
                              <w:t>Az OX működése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2" w:name="_Ref3119928"/>
                    <w:p w14:paraId="2F473D3D" w14:textId="42A8AF56" w:rsidR="002C01B4" w:rsidRPr="00E4016C" w:rsidRDefault="002C01B4" w:rsidP="00141757">
                      <w:pPr>
                        <w:pStyle w:val="SzKpalrs"/>
                      </w:pPr>
                      <w:r>
                        <w:fldChar w:fldCharType="begin"/>
                      </w:r>
                      <w:r>
                        <w:instrText xml:space="preserve"> SEQ ábra \* ARABIC </w:instrText>
                      </w:r>
                      <w:r>
                        <w:fldChar w:fldCharType="separate"/>
                      </w:r>
                      <w:bookmarkStart w:id="33" w:name="_Toc4239557"/>
                      <w:r>
                        <w:t>8</w:t>
                      </w:r>
                      <w:r>
                        <w:fldChar w:fldCharType="end"/>
                      </w:r>
                      <w:r>
                        <w:t xml:space="preserve">. ábra: </w:t>
                      </w:r>
                      <w:r w:rsidRPr="003B2C93">
                        <w:t>Az OX működése</w:t>
                      </w:r>
                      <w:bookmarkEnd w:id="32"/>
                      <w:bookmarkEnd w:id="33"/>
                    </w:p>
                  </w:txbxContent>
                </v:textbox>
                <w10:wrap type="topAndBottom"/>
              </v:shape>
            </w:pict>
          </mc:Fallback>
        </mc:AlternateContent>
      </w:r>
      <w:r>
        <w:rPr>
          <w:noProof/>
          <w:lang w:eastAsia="hu-HU" w:bidi="ar-SA"/>
        </w:rPr>
        <mc:AlternateContent>
          <mc:Choice Requires="wps">
            <w:drawing>
              <wp:anchor distT="0" distB="0" distL="114300" distR="114300" simplePos="0" relativeHeight="251866112" behindDoc="0" locked="0" layoutInCell="1" allowOverlap="1" wp14:anchorId="4AA17D01" wp14:editId="7E7C17DB">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4" w:name="_Ref3120132"/>
                          <w:p w14:paraId="1686D3ED" w14:textId="13A35E1D" w:rsidR="002C01B4" w:rsidRPr="00641507" w:rsidRDefault="002C01B4" w:rsidP="00141757">
                            <w:pPr>
                              <w:pStyle w:val="SzKpalrs"/>
                            </w:pPr>
                            <w:r>
                              <w:fldChar w:fldCharType="begin"/>
                            </w:r>
                            <w:r>
                              <w:instrText xml:space="preserve"> SEQ ábra \* ARABIC </w:instrText>
                            </w:r>
                            <w:r>
                              <w:fldChar w:fldCharType="separate"/>
                            </w:r>
                            <w:bookmarkStart w:id="35" w:name="_Toc4239558"/>
                            <w:r>
                              <w:t>9</w:t>
                            </w:r>
                            <w:r>
                              <w:fldChar w:fldCharType="end"/>
                            </w:r>
                            <w:r>
                              <w:t>. ábra: A</w:t>
                            </w:r>
                            <w:r w:rsidRPr="00C47163">
                              <w:t xml:space="preserve"> CX működése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6" w:name="_Ref3120132"/>
                    <w:p w14:paraId="1686D3ED" w14:textId="13A35E1D" w:rsidR="002C01B4" w:rsidRPr="00641507" w:rsidRDefault="002C01B4" w:rsidP="00141757">
                      <w:pPr>
                        <w:pStyle w:val="SzKpalrs"/>
                      </w:pPr>
                      <w:r>
                        <w:fldChar w:fldCharType="begin"/>
                      </w:r>
                      <w:r>
                        <w:instrText xml:space="preserve"> SEQ ábra \* ARABIC </w:instrText>
                      </w:r>
                      <w:r>
                        <w:fldChar w:fldCharType="separate"/>
                      </w:r>
                      <w:bookmarkStart w:id="37" w:name="_Toc4239558"/>
                      <w:r>
                        <w:t>9</w:t>
                      </w:r>
                      <w:r>
                        <w:fldChar w:fldCharType="end"/>
                      </w:r>
                      <w:r>
                        <w:t>. ábra: A</w:t>
                      </w:r>
                      <w:r w:rsidRPr="00C47163">
                        <w:t xml:space="preserve"> CX működése</w:t>
                      </w:r>
                      <w:bookmarkEnd w:id="36"/>
                      <w:bookmarkEnd w:id="37"/>
                    </w:p>
                  </w:txbxContent>
                </v:textbox>
                <w10:wrap type="topAndBottom"/>
              </v:shape>
            </w:pict>
          </mc:Fallback>
        </mc:AlternateContent>
      </w:r>
      <w:r>
        <w:rPr>
          <w:noProof/>
          <w:lang w:eastAsia="hu-HU" w:bidi="ar-SA"/>
        </w:rPr>
        <mc:AlternateContent>
          <mc:Choice Requires="wpg">
            <w:drawing>
              <wp:anchor distT="0" distB="0" distL="114300" distR="114300" simplePos="0" relativeHeight="251631616" behindDoc="0" locked="0" layoutInCell="1" allowOverlap="1" wp14:anchorId="365304AA" wp14:editId="79AC1993">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2C01B4" w:rsidRDefault="002C01B4"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2C01B4" w:rsidRDefault="002C01B4"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2C01B4" w:rsidRDefault="002C01B4"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2C01B4" w:rsidRDefault="002C01B4"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2C01B4" w:rsidRDefault="002C01B4"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2C01B4" w:rsidRDefault="002C01B4"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2C01B4" w:rsidRDefault="002C01B4"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2C01B4" w:rsidRDefault="002C01B4"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2C01B4" w:rsidRDefault="002C01B4"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2C01B4" w:rsidRDefault="002C01B4"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2C01B4" w:rsidRDefault="002C01B4"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2C01B4" w:rsidRDefault="002C01B4"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2C01B4" w:rsidRDefault="002C01B4"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2C01B4" w:rsidRDefault="002C01B4"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2C01B4" w:rsidRDefault="002C01B4"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2C01B4" w:rsidRDefault="002C01B4"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2C01B4" w:rsidRDefault="002C01B4"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2C01B4" w:rsidRDefault="002C01B4"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2C01B4" w:rsidRDefault="002C01B4"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2C01B4" w:rsidRDefault="002C01B4"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2C01B4" w:rsidRDefault="002C01B4"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2C01B4" w:rsidRDefault="002C01B4"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2C01B4" w:rsidRDefault="002C01B4"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2C01B4" w:rsidRDefault="002C01B4"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2C01B4" w:rsidRDefault="002C01B4"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2C01B4" w:rsidRDefault="002C01B4"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2C01B4" w:rsidRDefault="002C01B4"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31616;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2C01B4" w:rsidRDefault="002C01B4"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2C01B4" w:rsidRDefault="002C01B4"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2C01B4" w:rsidRDefault="002C01B4"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2C01B4" w:rsidRDefault="002C01B4"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2C01B4" w:rsidRDefault="002C01B4"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2C01B4" w:rsidRDefault="002C01B4"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2C01B4" w:rsidRDefault="002C01B4"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2C01B4" w:rsidRDefault="002C01B4"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2C01B4" w:rsidRDefault="002C01B4"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2C01B4" w:rsidRDefault="002C01B4"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2C01B4" w:rsidRDefault="002C01B4"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2C01B4" w:rsidRDefault="002C01B4"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2C01B4" w:rsidRDefault="002C01B4"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2C01B4" w:rsidRDefault="002C01B4"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2C01B4" w:rsidRDefault="002C01B4"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2C01B4" w:rsidRDefault="002C01B4"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2C01B4" w:rsidRDefault="002C01B4"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2C01B4" w:rsidRDefault="002C01B4"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2C01B4" w:rsidRDefault="002C01B4"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2C01B4" w:rsidRDefault="002C01B4"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2C01B4" w:rsidRDefault="002C01B4"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2C01B4" w:rsidRDefault="002C01B4"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2C01B4" w:rsidRDefault="002C01B4"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2C01B4" w:rsidRDefault="002C01B4"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2C01B4" w:rsidRDefault="002C01B4" w:rsidP="00F05408">
                            <w:r>
                              <w:t>3. …és ezt addig folytatjuk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2C01B4" w:rsidRDefault="002C01B4"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2C01B4" w:rsidRDefault="002C01B4"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2C01B4" w:rsidRDefault="002C01B4"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2C01B4" w:rsidRDefault="002C01B4"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2C01B4" w:rsidRDefault="002C01B4"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2C01B4" w:rsidRDefault="002C01B4"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2C01B4" w:rsidRDefault="002C01B4"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2C01B4" w:rsidRDefault="002C01B4"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2C01B4" w:rsidRDefault="002C01B4"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2C01B4" w:rsidRDefault="002C01B4"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2C01B4" w:rsidRDefault="002C01B4"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2C01B4" w:rsidRDefault="002C01B4"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2C01B4" w:rsidRDefault="002C01B4"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2C01B4" w:rsidRDefault="002C01B4"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2C01B4" w:rsidRDefault="002C01B4"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2C01B4" w:rsidRDefault="002C01B4"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2C01B4" w:rsidRDefault="002C01B4"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2C01B4" w:rsidRDefault="002C01B4"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2C01B4" w:rsidRDefault="002C01B4"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2C01B4" w:rsidRDefault="002C01B4"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2C01B4" w:rsidRDefault="002C01B4"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2C01B4" w:rsidRDefault="002C01B4"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2C01B4" w:rsidRDefault="002C01B4"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2C01B4" w:rsidRDefault="002C01B4"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2C01B4" w:rsidRDefault="002C01B4"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2C01B4" w:rsidRDefault="002C01B4"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2C01B4" w:rsidRDefault="002C01B4"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38" w:name="_Toc4848640"/>
      <w:r>
        <w:t>Mutáció</w:t>
      </w:r>
      <w:bookmarkEnd w:id="38"/>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8160" behindDoc="0" locked="0" layoutInCell="1" allowOverlap="1" wp14:anchorId="4A0A2D12" wp14:editId="5A5E27B1">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580D062C" w:rsidR="002C01B4" w:rsidRPr="00E50764" w:rsidRDefault="002C01B4" w:rsidP="00620F6F">
                            <w:pPr>
                              <w:pStyle w:val="SzKpalrs"/>
                            </w:pPr>
                            <w:r>
                              <w:fldChar w:fldCharType="begin"/>
                            </w:r>
                            <w:r>
                              <w:instrText xml:space="preserve"> SEQ ábra \* ARABIC </w:instrText>
                            </w:r>
                            <w:r>
                              <w:fldChar w:fldCharType="separate"/>
                            </w:r>
                            <w:bookmarkStart w:id="39" w:name="_Toc4239559"/>
                            <w:r>
                              <w:t>10</w:t>
                            </w:r>
                            <w:r>
                              <w:fldChar w:fldCharType="end"/>
                            </w:r>
                            <w:r>
                              <w:t xml:space="preserve">. ábra: </w:t>
                            </w:r>
                            <w:r w:rsidRPr="009C4B10">
                              <w:t>Gén értékének vátozása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580D062C" w:rsidR="002C01B4" w:rsidRPr="00E50764" w:rsidRDefault="002C01B4" w:rsidP="00620F6F">
                      <w:pPr>
                        <w:pStyle w:val="SzKpalrs"/>
                      </w:pPr>
                      <w:r>
                        <w:fldChar w:fldCharType="begin"/>
                      </w:r>
                      <w:r>
                        <w:instrText xml:space="preserve"> SEQ ábra \* ARABIC </w:instrText>
                      </w:r>
                      <w:r>
                        <w:fldChar w:fldCharType="separate"/>
                      </w:r>
                      <w:bookmarkStart w:id="40" w:name="_Toc4239559"/>
                      <w:r>
                        <w:t>10</w:t>
                      </w:r>
                      <w:r>
                        <w:fldChar w:fldCharType="end"/>
                      </w:r>
                      <w:r>
                        <w:t xml:space="preserve">. ábra: </w:t>
                      </w:r>
                      <w:r w:rsidRPr="009C4B10">
                        <w:t>Gén értékének vátozása</w:t>
                      </w:r>
                      <w:bookmarkEnd w:id="40"/>
                    </w:p>
                  </w:txbxContent>
                </v:textbox>
                <w10:wrap type="topAndBottom"/>
              </v:shape>
            </w:pict>
          </mc:Fallback>
        </mc:AlternateContent>
      </w:r>
      <w:r>
        <w:rPr>
          <w:noProof/>
          <w:lang w:eastAsia="hu-HU" w:bidi="ar-SA"/>
        </w:rPr>
        <mc:AlternateContent>
          <mc:Choice Requires="wpg">
            <w:drawing>
              <wp:anchor distT="0" distB="0" distL="114300" distR="114300" simplePos="0" relativeHeight="251649024" behindDoc="0" locked="0" layoutInCell="1" allowOverlap="1" wp14:anchorId="392EF5DE" wp14:editId="6925A4EA">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49024;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2C01B4" w:rsidRDefault="002C01B4"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2C01B4" w:rsidRDefault="002C01B4"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2C01B4" w:rsidRDefault="002C01B4"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2C01B4" w:rsidRDefault="002C01B4"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2C01B4" w:rsidRDefault="002C01B4"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2C01B4" w:rsidRDefault="002C01B4"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2C01B4" w:rsidRDefault="002C01B4"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2C01B4" w:rsidRDefault="002C01B4"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2C01B4" w:rsidRDefault="002C01B4"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2C01B4" w:rsidRDefault="002C01B4"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2C01B4" w:rsidRDefault="002C01B4"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2C01B4" w:rsidRDefault="002C01B4"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2C01B4" w:rsidRDefault="002C01B4"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2C01B4" w:rsidRDefault="002C01B4"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2C01B4" w:rsidRDefault="002C01B4"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2C01B4" w:rsidRDefault="002C01B4"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2C01B4" w:rsidRDefault="002C01B4"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2C01B4" w:rsidRDefault="002C01B4"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2C01B4" w:rsidRDefault="002C01B4"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2C01B4" w:rsidRDefault="002C01B4"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70208" behindDoc="0" locked="0" layoutInCell="1" allowOverlap="1" wp14:anchorId="600B4BF6" wp14:editId="64348943">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5A8ADCEF" w:rsidR="002C01B4" w:rsidRPr="00BF2C98" w:rsidRDefault="002C01B4" w:rsidP="00620F6F">
                            <w:pPr>
                              <w:pStyle w:val="SzKpalrs"/>
                            </w:pPr>
                            <w:r>
                              <w:fldChar w:fldCharType="begin"/>
                            </w:r>
                            <w:r>
                              <w:instrText xml:space="preserve"> SEQ ábra \* ARABIC </w:instrText>
                            </w:r>
                            <w:r>
                              <w:fldChar w:fldCharType="separate"/>
                            </w:r>
                            <w:bookmarkStart w:id="41" w:name="_Toc4239560"/>
                            <w:r>
                              <w:t>11</w:t>
                            </w:r>
                            <w:r>
                              <w:fldChar w:fldCharType="end"/>
                            </w:r>
                            <w:r>
                              <w:t xml:space="preserve">. ábra: </w:t>
                            </w:r>
                            <w:r w:rsidRPr="00525C07">
                              <w:t>Gén értékek cseréje és az inverzió</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5A8ADCEF" w:rsidR="002C01B4" w:rsidRPr="00BF2C98" w:rsidRDefault="002C01B4" w:rsidP="00620F6F">
                      <w:pPr>
                        <w:pStyle w:val="SzKpalrs"/>
                      </w:pPr>
                      <w:r>
                        <w:fldChar w:fldCharType="begin"/>
                      </w:r>
                      <w:r>
                        <w:instrText xml:space="preserve"> SEQ ábra \* ARABIC </w:instrText>
                      </w:r>
                      <w:r>
                        <w:fldChar w:fldCharType="separate"/>
                      </w:r>
                      <w:bookmarkStart w:id="42" w:name="_Toc4239560"/>
                      <w:r>
                        <w:t>11</w:t>
                      </w:r>
                      <w:r>
                        <w:fldChar w:fldCharType="end"/>
                      </w:r>
                      <w:r>
                        <w:t xml:space="preserve">. ábra: </w:t>
                      </w:r>
                      <w:r w:rsidRPr="00525C07">
                        <w:t>Gén értékek cseréje és az inverzió</w:t>
                      </w:r>
                      <w:bookmarkEnd w:id="42"/>
                    </w:p>
                  </w:txbxContent>
                </v:textbox>
                <w10:wrap type="topAndBottom"/>
              </v:shape>
            </w:pict>
          </mc:Fallback>
        </mc:AlternateContent>
      </w:r>
      <w:r>
        <w:rPr>
          <w:noProof/>
          <w:lang w:eastAsia="hu-HU" w:bidi="ar-SA"/>
        </w:rPr>
        <mc:AlternateContent>
          <mc:Choice Requires="wpg">
            <w:drawing>
              <wp:anchor distT="0" distB="0" distL="114300" distR="114300" simplePos="0" relativeHeight="251662336" behindDoc="0" locked="0" layoutInCell="1" allowOverlap="1" wp14:anchorId="08C5C9E7" wp14:editId="4E82AA87">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62336;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2C01B4" w:rsidRDefault="002C01B4"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2C01B4" w:rsidRDefault="002C01B4"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2C01B4" w:rsidRDefault="002C01B4"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2C01B4" w:rsidRDefault="002C01B4"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2C01B4" w:rsidRDefault="002C01B4"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2C01B4" w:rsidRDefault="002C01B4"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2C01B4" w:rsidRDefault="002C01B4"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2C01B4" w:rsidRDefault="002C01B4"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2C01B4" w:rsidRDefault="002C01B4"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2C01B4" w:rsidRDefault="002C01B4"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2C01B4" w:rsidRDefault="002C01B4"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2C01B4" w:rsidRDefault="002C01B4"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2C01B4" w:rsidRDefault="002C01B4"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2C01B4" w:rsidRDefault="002C01B4"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2C01B4" w:rsidRDefault="002C01B4"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2C01B4" w:rsidRDefault="002C01B4"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2C01B4" w:rsidRDefault="002C01B4"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2C01B4" w:rsidRDefault="002C01B4"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2C01B4" w:rsidRDefault="002C01B4"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2C01B4" w:rsidRDefault="002C01B4"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2C01B4" w:rsidRDefault="002C01B4"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2C01B4" w:rsidRDefault="002C01B4"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2C01B4" w:rsidRDefault="002C01B4"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2C01B4" w:rsidRDefault="002C01B4"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2C01B4" w:rsidRDefault="002C01B4"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2C01B4" w:rsidRDefault="002C01B4"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2C01B4" w:rsidRDefault="002C01B4"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2C01B4" w:rsidRDefault="002C01B4"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2C01B4" w:rsidRDefault="002C01B4"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2C01B4" w:rsidRDefault="002C01B4"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2C01B4" w:rsidRDefault="002C01B4"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2C01B4" w:rsidRDefault="002C01B4"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2C01B4" w:rsidRDefault="002C01B4"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2C01B4" w:rsidRDefault="002C01B4"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2C01B4" w:rsidRDefault="002C01B4"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2C01B4" w:rsidRDefault="002C01B4"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2C01B4" w:rsidRDefault="002C01B4"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2C01B4" w:rsidRDefault="002C01B4"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2C01B4" w:rsidRDefault="002C01B4"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2C01B4" w:rsidRDefault="002C01B4"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3" w:name="_Toc4848641"/>
      <w:r>
        <w:lastRenderedPageBreak/>
        <w:t>Reprodukció</w:t>
      </w:r>
      <w:bookmarkEnd w:id="43"/>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4" w:name="_Toc4848642"/>
      <w:r>
        <w:t>Kilépési feltétel</w:t>
      </w:r>
      <w:bookmarkEnd w:id="44"/>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45" w:name="_Toc4848643"/>
      <w:r>
        <w:t>A dolgozatban használt módszer</w:t>
      </w:r>
      <w:bookmarkEnd w:id="45"/>
    </w:p>
    <w:p w14:paraId="684C90A4" w14:textId="77777777" w:rsidR="0017294F" w:rsidRDefault="0017294F" w:rsidP="0017294F">
      <w:pPr>
        <w:pStyle w:val="SzDCmsor3"/>
      </w:pPr>
      <w:bookmarkStart w:id="46" w:name="_Toc4848644"/>
      <w:r w:rsidRPr="0017294F">
        <w:t>Reprezentáció</w:t>
      </w:r>
      <w:bookmarkEnd w:id="46"/>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w:t>
      </w:r>
      <w:r w:rsidR="00655AE3">
        <w:lastRenderedPageBreak/>
        <w:t xml:space="preserve">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47" w:name="_Toc4848645"/>
      <w:r>
        <w:t>Kiértékelési</w:t>
      </w:r>
      <w:r w:rsidR="0027617B">
        <w:t xml:space="preserve">- </w:t>
      </w:r>
      <w:r>
        <w:t>és jósági függvény</w:t>
      </w:r>
      <w:bookmarkEnd w:id="47"/>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48" w:name="_Toc4848646"/>
      <w:r>
        <w:t>Szelekció</w:t>
      </w:r>
      <w:bookmarkEnd w:id="48"/>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49" w:name="_Toc4848647"/>
      <w:r>
        <w:t>Keresztezés</w:t>
      </w:r>
      <w:bookmarkEnd w:id="49"/>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lastRenderedPageBreak/>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mc:AlternateContent>
          <mc:Choice Requires="wps">
            <w:drawing>
              <wp:anchor distT="0" distB="0" distL="114300" distR="114300" simplePos="0" relativeHeight="251872256" behindDoc="0" locked="0" layoutInCell="1" allowOverlap="1" wp14:anchorId="39EE9484" wp14:editId="05D4D90F">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116B410E" w:rsidR="002C01B4" w:rsidRPr="00FE7A59" w:rsidRDefault="002C01B4" w:rsidP="003F0768">
                            <w:pPr>
                              <w:pStyle w:val="SzKpalrs"/>
                            </w:pPr>
                            <w:r>
                              <w:fldChar w:fldCharType="begin"/>
                            </w:r>
                            <w:r>
                              <w:instrText xml:space="preserve"> SEQ ábra \* ARABIC </w:instrText>
                            </w:r>
                            <w:r>
                              <w:fldChar w:fldCharType="separate"/>
                            </w:r>
                            <w:bookmarkStart w:id="50" w:name="_Toc4239561"/>
                            <w:r>
                              <w:t>12</w:t>
                            </w:r>
                            <w:r>
                              <w:fldChar w:fldCharType="end"/>
                            </w:r>
                            <w:r>
                              <w:t>. ábra: HGrex működése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116B410E" w:rsidR="002C01B4" w:rsidRPr="00FE7A59" w:rsidRDefault="002C01B4" w:rsidP="003F0768">
                      <w:pPr>
                        <w:pStyle w:val="SzKpalrs"/>
                      </w:pPr>
                      <w:r>
                        <w:fldChar w:fldCharType="begin"/>
                      </w:r>
                      <w:r>
                        <w:instrText xml:space="preserve"> SEQ ábra \* ARABIC </w:instrText>
                      </w:r>
                      <w:r>
                        <w:fldChar w:fldCharType="separate"/>
                      </w:r>
                      <w:bookmarkStart w:id="51" w:name="_Toc4239561"/>
                      <w:r>
                        <w:t>12</w:t>
                      </w:r>
                      <w:r>
                        <w:fldChar w:fldCharType="end"/>
                      </w:r>
                      <w:r>
                        <w:t>. ábra: HGrex működése</w:t>
                      </w:r>
                      <w:bookmarkEnd w:id="51"/>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15936" behindDoc="0" locked="0" layoutInCell="1" allowOverlap="1" wp14:anchorId="541EFF11" wp14:editId="5197CA06">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2C01B4" w:rsidRDefault="002C01B4"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2C01B4" w:rsidRDefault="002C01B4"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2C01B4" w:rsidRDefault="002C01B4"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2C01B4" w:rsidRDefault="002C01B4"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2C01B4" w:rsidRDefault="002C01B4"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2C01B4" w:rsidRDefault="002C01B4"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2C01B4" w:rsidRDefault="002C01B4"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2C01B4" w:rsidRDefault="002C01B4"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2C01B4" w:rsidRDefault="002C01B4"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2C01B4" w:rsidRDefault="002C01B4"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2C01B4" w:rsidRDefault="002C01B4"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2C01B4" w:rsidRDefault="002C01B4"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2C01B4" w:rsidRDefault="002C01B4"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2C01B4" w:rsidRDefault="002C01B4"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2C01B4" w:rsidRDefault="002C01B4"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2C01B4" w:rsidRDefault="002C01B4"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2C01B4" w:rsidRDefault="002C01B4"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2C01B4" w:rsidRDefault="002C01B4"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2C01B4" w:rsidRDefault="002C01B4"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2C01B4" w:rsidRDefault="002C01B4"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2C01B4" w:rsidRDefault="002C01B4"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2C01B4" w:rsidRDefault="002C01B4"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2C01B4" w:rsidRDefault="002C01B4"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2C01B4" w:rsidRDefault="002C01B4"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2C01B4" w:rsidRDefault="002C01B4"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2C01B4" w:rsidRDefault="002C01B4"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2C01B4" w:rsidRDefault="002C01B4"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2C01B4" w:rsidRDefault="002C01B4"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2C01B4" w:rsidRDefault="002C01B4"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2C01B4" w:rsidRDefault="002C01B4"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2C01B4" w:rsidRDefault="002C01B4"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2C01B4" w:rsidRDefault="002C01B4"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2C01B4" w:rsidRDefault="002C01B4"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2C01B4" w:rsidRDefault="002C01B4"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2C01B4" w:rsidRDefault="002C01B4"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2C01B4" w:rsidRDefault="002C01B4"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2C01B4" w:rsidRDefault="002C01B4"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2C01B4" w:rsidRDefault="002C01B4"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2C01B4" w:rsidRDefault="002C01B4"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2C01B4" w:rsidRDefault="002C01B4"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2C01B4" w:rsidRDefault="002C01B4"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2C01B4" w:rsidRDefault="002C01B4"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2C01B4" w:rsidRDefault="002C01B4"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2C01B4" w:rsidRDefault="002C01B4"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2C01B4" w:rsidRDefault="002C01B4"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2C01B4" w:rsidRDefault="002C01B4"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2C01B4" w:rsidRDefault="002C01B4"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2C01B4" w:rsidRDefault="002C01B4"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2C01B4" w:rsidRDefault="002C01B4"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2C01B4" w:rsidRDefault="002C01B4"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2C01B4" w:rsidRDefault="002C01B4"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2C01B4" w:rsidRDefault="002C01B4"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2C01B4" w:rsidRDefault="002C01B4"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2C01B4" w:rsidRDefault="002C01B4"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2C01B4" w:rsidRDefault="002C01B4"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2C01B4" w:rsidRDefault="002C01B4"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2C01B4" w:rsidRDefault="002C01B4"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2C01B4" w:rsidRDefault="002C01B4"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2C01B4" w:rsidRDefault="002C01B4"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2C01B4" w:rsidRDefault="002C01B4"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2C01B4" w:rsidRDefault="002C01B4"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2C01B4" w:rsidRDefault="002C01B4"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2C01B4" w:rsidRDefault="002C01B4"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2C01B4" w:rsidRDefault="002C01B4"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2C01B4" w:rsidRDefault="002C01B4"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2C01B4" w:rsidRDefault="002C01B4"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2C01B4" w:rsidRDefault="002C01B4"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2C01B4" w:rsidRDefault="002C01B4"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2C01B4" w:rsidRDefault="002C01B4"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2C01B4" w:rsidRDefault="002C01B4"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2C01B4" w:rsidRDefault="002C01B4"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2C01B4" w:rsidRDefault="002C01B4"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2C01B4" w:rsidRDefault="002C01B4"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2C01B4" w:rsidRDefault="002C01B4"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2C01B4" w:rsidRDefault="002C01B4"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2C01B4" w:rsidRDefault="002C01B4"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2C01B4" w:rsidRDefault="002C01B4"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2C01B4" w:rsidRDefault="002C01B4"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2C01B4" w:rsidRDefault="002C01B4"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2C01B4" w:rsidRDefault="002C01B4"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2C01B4" w:rsidRDefault="002C01B4"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2C01B4" w:rsidRDefault="002C01B4"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2C01B4" w:rsidRDefault="002C01B4"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2C01B4" w:rsidRDefault="002C01B4"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2C01B4" w:rsidRDefault="002C01B4"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2C01B4" w:rsidRDefault="002C01B4"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2C01B4" w:rsidRDefault="002C01B4"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2C01B4" w:rsidRDefault="002C01B4"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2C01B4" w:rsidRDefault="002C01B4"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2C01B4" w:rsidRDefault="002C01B4"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2C01B4" w:rsidRDefault="002C01B4"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2C01B4" w:rsidRDefault="002C01B4"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2C01B4" w:rsidRDefault="002C01B4"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2C01B4" w:rsidRDefault="002C01B4"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2C01B4" w:rsidRDefault="002C01B4"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2C01B4" w:rsidRDefault="002C01B4"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2C01B4" w:rsidRDefault="002C01B4"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2C01B4" w:rsidRDefault="002C01B4"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2C01B4" w:rsidRDefault="002C01B4"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2C01B4" w:rsidRDefault="002C01B4"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2C01B4" w:rsidRDefault="002C01B4"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2C01B4" w:rsidRDefault="002C01B4"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2C01B4" w:rsidRDefault="002C01B4"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15936;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2C01B4" w:rsidRDefault="002C01B4"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2C01B4" w:rsidRDefault="002C01B4"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2C01B4" w:rsidRDefault="002C01B4"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2C01B4" w:rsidRDefault="002C01B4"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2C01B4" w:rsidRDefault="002C01B4"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2C01B4" w:rsidRDefault="002C01B4"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2C01B4" w:rsidRDefault="002C01B4"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2C01B4" w:rsidRDefault="002C01B4"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2C01B4" w:rsidRDefault="002C01B4"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2C01B4" w:rsidRDefault="002C01B4"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2C01B4" w:rsidRDefault="002C01B4"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2C01B4" w:rsidRDefault="002C01B4"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2C01B4" w:rsidRDefault="002C01B4"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2C01B4" w:rsidRDefault="002C01B4"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2C01B4" w:rsidRDefault="002C01B4"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2C01B4" w:rsidRDefault="002C01B4"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2C01B4" w:rsidRDefault="002C01B4"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2C01B4" w:rsidRDefault="002C01B4"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2C01B4" w:rsidRDefault="002C01B4"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2C01B4" w:rsidRDefault="002C01B4"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2C01B4" w:rsidRDefault="002C01B4"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2C01B4" w:rsidRDefault="002C01B4"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2C01B4" w:rsidRDefault="002C01B4"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2C01B4" w:rsidRDefault="002C01B4"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2C01B4" w:rsidRDefault="002C01B4"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2C01B4" w:rsidRDefault="002C01B4"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2C01B4" w:rsidRDefault="002C01B4"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2C01B4" w:rsidRDefault="002C01B4"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2C01B4" w:rsidRDefault="002C01B4"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2C01B4" w:rsidRDefault="002C01B4"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2C01B4" w:rsidRDefault="002C01B4"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2C01B4" w:rsidRDefault="002C01B4"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2C01B4" w:rsidRDefault="002C01B4"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2C01B4" w:rsidRDefault="002C01B4"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2C01B4" w:rsidRDefault="002C01B4"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2C01B4" w:rsidRDefault="002C01B4"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2C01B4" w:rsidRDefault="002C01B4"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2C01B4" w:rsidRDefault="002C01B4"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2C01B4" w:rsidRDefault="002C01B4"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2C01B4" w:rsidRDefault="002C01B4"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2C01B4" w:rsidRDefault="002C01B4"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2C01B4" w:rsidRDefault="002C01B4"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2C01B4" w:rsidRDefault="002C01B4"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2C01B4" w:rsidRDefault="002C01B4"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2C01B4" w:rsidRDefault="002C01B4"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2C01B4" w:rsidRDefault="002C01B4"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2C01B4" w:rsidRDefault="002C01B4"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2C01B4" w:rsidRDefault="002C01B4"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2C01B4" w:rsidRDefault="002C01B4"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2C01B4" w:rsidRDefault="002C01B4"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2C01B4" w:rsidRDefault="002C01B4"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2C01B4" w:rsidRDefault="002C01B4"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2C01B4" w:rsidRDefault="002C01B4"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2C01B4" w:rsidRDefault="002C01B4"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2C01B4" w:rsidRDefault="002C01B4"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2C01B4" w:rsidRDefault="002C01B4"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2C01B4" w:rsidRDefault="002C01B4"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2C01B4" w:rsidRDefault="002C01B4"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2C01B4" w:rsidRDefault="002C01B4"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2C01B4" w:rsidRDefault="002C01B4"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2C01B4" w:rsidRDefault="002C01B4"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2C01B4" w:rsidRDefault="002C01B4"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2C01B4" w:rsidRDefault="002C01B4"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2C01B4" w:rsidRDefault="002C01B4"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2C01B4" w:rsidRDefault="002C01B4"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2C01B4" w:rsidRDefault="002C01B4"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2C01B4" w:rsidRDefault="002C01B4"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2C01B4" w:rsidRDefault="002C01B4"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2C01B4" w:rsidRDefault="002C01B4"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2C01B4" w:rsidRDefault="002C01B4"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2C01B4" w:rsidRDefault="002C01B4"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2C01B4" w:rsidRDefault="002C01B4"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2C01B4" w:rsidRDefault="002C01B4"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2C01B4" w:rsidRDefault="002C01B4"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2C01B4" w:rsidRDefault="002C01B4"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2C01B4" w:rsidRDefault="002C01B4"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2C01B4" w:rsidRDefault="002C01B4"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2C01B4" w:rsidRDefault="002C01B4"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2C01B4" w:rsidRDefault="002C01B4"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2C01B4" w:rsidRDefault="002C01B4"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2C01B4" w:rsidRDefault="002C01B4"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2C01B4" w:rsidRDefault="002C01B4"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2C01B4" w:rsidRDefault="002C01B4"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2C01B4" w:rsidRDefault="002C01B4"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2C01B4" w:rsidRDefault="002C01B4"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2C01B4" w:rsidRDefault="002C01B4"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2C01B4" w:rsidRDefault="002C01B4"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2C01B4" w:rsidRDefault="002C01B4"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2C01B4" w:rsidRDefault="002C01B4"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2C01B4" w:rsidRDefault="002C01B4"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2C01B4" w:rsidRDefault="002C01B4"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2C01B4" w:rsidRDefault="002C01B4"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2C01B4" w:rsidRDefault="002C01B4"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2C01B4" w:rsidRDefault="002C01B4"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2C01B4" w:rsidRDefault="002C01B4"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2C01B4" w:rsidRDefault="002C01B4"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2C01B4" w:rsidRDefault="002C01B4"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2C01B4" w:rsidRDefault="002C01B4"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2C01B4" w:rsidRDefault="002C01B4"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2C01B4" w:rsidRDefault="002C01B4"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2C01B4" w:rsidRDefault="002C01B4"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2C01B4" w:rsidRDefault="002C01B4"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2C01B4" w:rsidRDefault="002C01B4"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2C01B4" w:rsidRDefault="002C01B4"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2C01B4" w:rsidRDefault="002C01B4"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2C01B4" w:rsidRDefault="002C01B4"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2C01B4" w:rsidRDefault="002C01B4"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2C01B4" w:rsidRDefault="002C01B4"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2C01B4" w:rsidRDefault="002C01B4"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2C01B4" w:rsidRDefault="002C01B4"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2C01B4" w:rsidRDefault="002C01B4"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2C01B4" w:rsidRDefault="002C01B4"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2C01B4" w:rsidRDefault="002C01B4"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2C01B4" w:rsidRDefault="002C01B4"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2C01B4" w:rsidRDefault="002C01B4"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2C01B4" w:rsidRDefault="002C01B4"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2C01B4" w:rsidRDefault="002C01B4"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2C01B4" w:rsidRDefault="002C01B4"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2C01B4" w:rsidRDefault="002C01B4"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2C01B4" w:rsidRDefault="002C01B4"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2C01B4" w:rsidRDefault="002C01B4"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2C01B4" w:rsidRDefault="002C01B4"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2C01B4" w:rsidRDefault="002C01B4"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2C01B4" w:rsidRDefault="002C01B4"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2C01B4" w:rsidRDefault="002C01B4"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2C01B4" w:rsidRDefault="002C01B4"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2C01B4" w:rsidRDefault="002C01B4"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2C01B4" w:rsidRDefault="002C01B4"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2C01B4" w:rsidRDefault="002C01B4"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2C01B4" w:rsidRDefault="002C01B4"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2C01B4" w:rsidRDefault="002C01B4"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2C01B4" w:rsidRDefault="002C01B4"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2C01B4" w:rsidRDefault="002C01B4"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2C01B4" w:rsidRDefault="002C01B4"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2C01B4" w:rsidRDefault="002C01B4"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2C01B4" w:rsidRDefault="002C01B4"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2C01B4" w:rsidRDefault="002C01B4"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2C01B4" w:rsidRDefault="002C01B4"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2C01B4" w:rsidRDefault="002C01B4"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2C01B4" w:rsidRDefault="002C01B4"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2C01B4" w:rsidRDefault="002C01B4"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2C01B4" w:rsidRDefault="002C01B4"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2C01B4" w:rsidRDefault="002C01B4"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2C01B4" w:rsidRDefault="002C01B4"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52" w:name="_Toc4848648"/>
      <w:r>
        <w:t>Mutáció</w:t>
      </w:r>
      <w:bookmarkEnd w:id="52"/>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w:t>
      </w:r>
      <w:r>
        <w:lastRenderedPageBreak/>
        <w:t>fuvarozó gépjármű rakodó tere se végtelen. Így a célpontok száma nem lesz annyira 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3" w:name="_Toc4848649"/>
      <w:r>
        <w:t>Reprodukció</w:t>
      </w:r>
      <w:bookmarkEnd w:id="53"/>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4" w:name="_Toc4848650"/>
      <w:r>
        <w:t>Kilépési feltétel</w:t>
      </w:r>
      <w:bookmarkEnd w:id="54"/>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5" w:name="_Toc4848651"/>
      <w:r>
        <w:lastRenderedPageBreak/>
        <w:t>Tervezési dokumentáció</w:t>
      </w:r>
      <w:bookmarkEnd w:id="55"/>
    </w:p>
    <w:p w14:paraId="3D19D17F" w14:textId="64672C22" w:rsidR="000F5C69" w:rsidRDefault="000F5C69" w:rsidP="000F5C69">
      <w:pPr>
        <w:pStyle w:val="SzDCmsor2"/>
      </w:pPr>
      <w:bookmarkStart w:id="56" w:name="_Toc4848652"/>
      <w:r>
        <w:t>Programmal szemben támasztott követelmények</w:t>
      </w:r>
      <w:bookmarkEnd w:id="56"/>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57" w:name="_Toc4848653"/>
      <w:r>
        <w:t>UML diagrammok</w:t>
      </w:r>
      <w:bookmarkEnd w:id="57"/>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58" w:name="_Toc4848654"/>
      <w:r>
        <w:t>Aktorok – funkciók</w:t>
      </w:r>
      <w:bookmarkEnd w:id="58"/>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75328" behindDoc="0" locked="0" layoutInCell="1" allowOverlap="1" wp14:anchorId="00BBEF11" wp14:editId="472E1D26">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26B3A976" w:rsidR="002C01B4" w:rsidRPr="002620D8" w:rsidRDefault="002C01B4" w:rsidP="00185503">
                            <w:pPr>
                              <w:pStyle w:val="SzKpalrs"/>
                            </w:pPr>
                            <w:r>
                              <w:fldChar w:fldCharType="begin"/>
                            </w:r>
                            <w:r>
                              <w:instrText xml:space="preserve"> SEQ ábra \* ARABIC </w:instrText>
                            </w:r>
                            <w:r>
                              <w:fldChar w:fldCharType="separate"/>
                            </w:r>
                            <w:bookmarkStart w:id="59" w:name="_Toc4239562"/>
                            <w:r>
                              <w:t>13</w:t>
                            </w:r>
                            <w:r>
                              <w:fldChar w:fldCharType="end"/>
                            </w:r>
                            <w:r>
                              <w:t>. ábra: Aktorok és funkciók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26B3A976" w:rsidR="002C01B4" w:rsidRPr="002620D8" w:rsidRDefault="002C01B4" w:rsidP="00185503">
                      <w:pPr>
                        <w:pStyle w:val="SzKpalrs"/>
                      </w:pPr>
                      <w:r>
                        <w:fldChar w:fldCharType="begin"/>
                      </w:r>
                      <w:r>
                        <w:instrText xml:space="preserve"> SEQ ábra \* ARABIC </w:instrText>
                      </w:r>
                      <w:r>
                        <w:fldChar w:fldCharType="separate"/>
                      </w:r>
                      <w:bookmarkStart w:id="60" w:name="_Toc4239562"/>
                      <w:r>
                        <w:t>13</w:t>
                      </w:r>
                      <w:r>
                        <w:fldChar w:fldCharType="end"/>
                      </w:r>
                      <w:r>
                        <w:t>. ábra: Aktorok és funkciók</w:t>
                      </w:r>
                      <w:bookmarkEnd w:id="60"/>
                    </w:p>
                  </w:txbxContent>
                </v:textbox>
                <w10:wrap type="topAndBottom"/>
              </v:shape>
            </w:pict>
          </mc:Fallback>
        </mc:AlternateContent>
      </w:r>
      <w:r w:rsidR="0017638D">
        <w:rPr>
          <w:noProof/>
          <w:lang w:eastAsia="hu-HU" w:bidi="ar-SA"/>
        </w:rPr>
        <w:drawing>
          <wp:anchor distT="0" distB="0" distL="114300" distR="114300" simplePos="0" relativeHeight="251873280" behindDoc="0" locked="0" layoutInCell="1" allowOverlap="1" wp14:anchorId="56FD97CA" wp14:editId="4F2113E5">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1" w:name="_Toc4848655"/>
      <w:r>
        <w:t>ER diagram</w:t>
      </w:r>
      <w:bookmarkEnd w:id="61"/>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430510E8">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1F975C5C" w:rsidR="00185503" w:rsidRDefault="00185503" w:rsidP="00185503">
      <w:pPr>
        <w:pStyle w:val="SzKpalrs"/>
      </w:pPr>
      <w:r>
        <w:fldChar w:fldCharType="begin"/>
      </w:r>
      <w:r>
        <w:instrText xml:space="preserve"> SEQ ábra \* ARABIC </w:instrText>
      </w:r>
      <w:r>
        <w:fldChar w:fldCharType="separate"/>
      </w:r>
      <w:bookmarkStart w:id="62" w:name="_Toc4239563"/>
      <w:r w:rsidR="00C54E5F">
        <w:t>14</w:t>
      </w:r>
      <w:r>
        <w:fldChar w:fldCharType="end"/>
      </w:r>
      <w:r>
        <w:t>. ábra: ER diagram</w:t>
      </w:r>
      <w:bookmarkEnd w:id="62"/>
    </w:p>
    <w:p w14:paraId="2774AFC9" w14:textId="7C776F01"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3" w:name="_Toc4848656"/>
      <w:r>
        <w:t>Osztálydiagram</w:t>
      </w:r>
      <w:bookmarkEnd w:id="6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34667085">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4"/>
      <w:commentRangeEnd w:id="64"/>
      <w:r w:rsidR="008836A0">
        <w:rPr>
          <w:rStyle w:val="Jegyzethivatkozs"/>
          <w:rFonts w:cs="Mangal"/>
        </w:rPr>
        <w:commentReference w:id="64"/>
      </w:r>
    </w:p>
    <w:bookmarkStart w:id="65" w:name="_Ref3228406"/>
    <w:p w14:paraId="6BFF6138" w14:textId="5A52FDC9" w:rsidR="001E2CB3" w:rsidRPr="001B4BDC" w:rsidRDefault="002C38B2" w:rsidP="002C38B2">
      <w:pPr>
        <w:pStyle w:val="SzKpalrs"/>
      </w:pPr>
      <w:r>
        <w:fldChar w:fldCharType="begin"/>
      </w:r>
      <w:r>
        <w:instrText xml:space="preserve"> SEQ ábra \* ARABIC </w:instrText>
      </w:r>
      <w:r>
        <w:fldChar w:fldCharType="separate"/>
      </w:r>
      <w:bookmarkStart w:id="66" w:name="_Toc4239564"/>
      <w:r w:rsidR="00C54E5F">
        <w:t>15</w:t>
      </w:r>
      <w:r>
        <w:fldChar w:fldCharType="end"/>
      </w:r>
      <w:r>
        <w:t>. ábra: Controller-Service-Repository Osztálydiagram</w:t>
      </w:r>
      <w:bookmarkEnd w:id="65"/>
      <w:bookmarkEnd w:id="66"/>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osztályok segítségével szerzik meg.</w:t>
      </w:r>
    </w:p>
    <w:p w14:paraId="24E5CF2E" w14:textId="1A5B3726" w:rsidR="001228BA" w:rsidRDefault="001228BA" w:rsidP="001228BA">
      <w:pPr>
        <w:pStyle w:val="SzDCmsor3"/>
      </w:pPr>
      <w:bookmarkStart w:id="67" w:name="_Toc4848657"/>
      <w:r>
        <w:t>Szekvencia diagram</w:t>
      </w:r>
      <w:bookmarkEnd w:id="67"/>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83520" behindDoc="0" locked="0" layoutInCell="1" allowOverlap="1" wp14:anchorId="227FB67E" wp14:editId="58F768CB">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68" w:name="_Ref4238904"/>
                            <w:p w14:paraId="3AA85D1B" w14:textId="7805890B" w:rsidR="002C01B4" w:rsidRPr="007822AA" w:rsidRDefault="002C01B4" w:rsidP="001228BA">
                              <w:pPr>
                                <w:pStyle w:val="SzKpalrs"/>
                              </w:pPr>
                              <w:r>
                                <w:fldChar w:fldCharType="begin"/>
                              </w:r>
                              <w:r>
                                <w:instrText xml:space="preserve"> SEQ ábra \* ARABIC </w:instrText>
                              </w:r>
                              <w:r>
                                <w:fldChar w:fldCharType="separate"/>
                              </w:r>
                              <w:bookmarkStart w:id="69" w:name="_Toc4239565"/>
                              <w:r>
                                <w:t>16</w:t>
                              </w:r>
                              <w:r>
                                <w:fldChar w:fldCharType="end"/>
                              </w:r>
                              <w:r>
                                <w:t>. ábra: Szekvencia diagram - Rendelés leadása</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83520;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0" w:name="_Ref4238904"/>
                      <w:p w14:paraId="3AA85D1B" w14:textId="7805890B" w:rsidR="002C01B4" w:rsidRPr="007822AA" w:rsidRDefault="002C01B4" w:rsidP="001228BA">
                        <w:pPr>
                          <w:pStyle w:val="SzKpalrs"/>
                        </w:pPr>
                        <w:r>
                          <w:fldChar w:fldCharType="begin"/>
                        </w:r>
                        <w:r>
                          <w:instrText xml:space="preserve"> SEQ ábra \* ARABIC </w:instrText>
                        </w:r>
                        <w:r>
                          <w:fldChar w:fldCharType="separate"/>
                        </w:r>
                        <w:bookmarkStart w:id="71" w:name="_Toc4239565"/>
                        <w:r>
                          <w:t>16</w:t>
                        </w:r>
                        <w:r>
                          <w:fldChar w:fldCharType="end"/>
                        </w:r>
                        <w:r>
                          <w:t>. ábra: Szekvencia diagram - Rendelés leadása</w:t>
                        </w:r>
                        <w:bookmarkEnd w:id="70"/>
                        <w:bookmarkEnd w:id="71"/>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2" w:name="_Toc4848658"/>
      <w:r>
        <w:rPr>
          <w:noProof/>
          <w:lang w:eastAsia="hu-HU" w:bidi="ar-SA"/>
        </w:rPr>
        <w:lastRenderedPageBreak/>
        <mc:AlternateContent>
          <mc:Choice Requires="wpg">
            <w:drawing>
              <wp:anchor distT="0" distB="0" distL="114300" distR="114300" simplePos="0" relativeHeight="251879424" behindDoc="0" locked="0" layoutInCell="1" allowOverlap="1" wp14:anchorId="1480B094" wp14:editId="267C22B7">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3" w:name="_Ref4005932"/>
                            <w:p w14:paraId="6DCA1605" w14:textId="54E1BF52" w:rsidR="002C01B4" w:rsidRPr="00547E33" w:rsidRDefault="002C01B4" w:rsidP="008A6B26">
                              <w:pPr>
                                <w:pStyle w:val="SzKpalrs"/>
                              </w:pPr>
                              <w:r>
                                <w:fldChar w:fldCharType="begin"/>
                              </w:r>
                              <w:r>
                                <w:instrText xml:space="preserve"> SEQ ábra \* ARABIC </w:instrText>
                              </w:r>
                              <w:r>
                                <w:fldChar w:fldCharType="separate"/>
                              </w:r>
                              <w:bookmarkStart w:id="74" w:name="_Toc4239566"/>
                              <w:r>
                                <w:t>17</w:t>
                              </w:r>
                              <w:r>
                                <w:fldChar w:fldCharType="end"/>
                              </w:r>
                              <w:r>
                                <w:t>. ábra: Folyamatábra - Kiszállítás készítése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79424;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5" w:name="_Ref4005932"/>
                      <w:p w14:paraId="6DCA1605" w14:textId="54E1BF52" w:rsidR="002C01B4" w:rsidRPr="00547E33" w:rsidRDefault="002C01B4" w:rsidP="008A6B26">
                        <w:pPr>
                          <w:pStyle w:val="SzKpalrs"/>
                        </w:pPr>
                        <w:r>
                          <w:fldChar w:fldCharType="begin"/>
                        </w:r>
                        <w:r>
                          <w:instrText xml:space="preserve"> SEQ ábra \* ARABIC </w:instrText>
                        </w:r>
                        <w:r>
                          <w:fldChar w:fldCharType="separate"/>
                        </w:r>
                        <w:bookmarkStart w:id="76" w:name="_Toc4239566"/>
                        <w:r>
                          <w:t>17</w:t>
                        </w:r>
                        <w:r>
                          <w:fldChar w:fldCharType="end"/>
                        </w:r>
                        <w:r>
                          <w:t>. ábra: Folyamatábra - Kiszállítás készítése</w:t>
                        </w:r>
                        <w:bookmarkEnd w:id="75"/>
                        <w:bookmarkEnd w:id="76"/>
                      </w:p>
                    </w:txbxContent>
                  </v:textbox>
                </v:shape>
                <w10:wrap type="topAndBottom" anchorx="margin"/>
              </v:group>
            </w:pict>
          </mc:Fallback>
        </mc:AlternateContent>
      </w:r>
      <w:r w:rsidR="008A6B26">
        <w:t>Folyamatábra</w:t>
      </w:r>
      <w:bookmarkEnd w:id="72"/>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a kocsi rakodóterében lévő csomagok száma eléri a limitet,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77" w:name="_Toc4848659"/>
      <w:r>
        <w:t>Felhasznált technológiák ismertetése</w:t>
      </w:r>
      <w:bookmarkEnd w:id="77"/>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78" w:name="_Toc4848660"/>
      <w:r>
        <w:t>Verziókezelő rendszer</w:t>
      </w:r>
      <w:bookmarkEnd w:id="78"/>
    </w:p>
    <w:p w14:paraId="5ECC5896" w14:textId="1FCC0EE6" w:rsidR="001F08F3" w:rsidRDefault="00ED4E6E" w:rsidP="004B409C">
      <w:pPr>
        <w:pStyle w:val="SzDSzvegTrzs"/>
      </w:pPr>
      <w:r>
        <w:t>Az adatvesztés elkerülése és egy esetleges hiba egyszerű kijavítása érdekében verziókezelő</w:t>
      </w:r>
      <w:ins w:id="79"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0" w:name="_Toc4848661"/>
      <w:r>
        <w:t>Git</w:t>
      </w:r>
      <w:bookmarkEnd w:id="80"/>
    </w:p>
    <w:p w14:paraId="0D628D79" w14:textId="71473157"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1" w:name="_Toc4848662"/>
      <w:r>
        <w:t>Frontend</w:t>
      </w:r>
      <w:r w:rsidR="00342F4A">
        <w:t xml:space="preserve"> technológiák</w:t>
      </w:r>
      <w:bookmarkEnd w:id="81"/>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82" w:name="_Toc4848663"/>
      <w:r>
        <w:t>HTML</w:t>
      </w:r>
      <w:bookmarkEnd w:id="82"/>
    </w:p>
    <w:p w14:paraId="7A251602" w14:textId="3DE73B4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83" w:name="_Toc4848664"/>
      <w:r>
        <w:t>CSS</w:t>
      </w:r>
      <w:bookmarkEnd w:id="83"/>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4" w:name="_Toc4848665"/>
      <w:r>
        <w:t>JavaScript</w:t>
      </w:r>
      <w:bookmarkEnd w:id="84"/>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85" w:name="_Toc4848666"/>
      <w:r>
        <w:t>Backend technológiák</w:t>
      </w:r>
      <w:bookmarkEnd w:id="85"/>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86" w:name="_Toc4848667"/>
      <w:r>
        <w:t>Java</w:t>
      </w:r>
      <w:bookmarkEnd w:id="86"/>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87" w:name="_Toc4848668"/>
      <w:r>
        <w:t>Spring</w:t>
      </w:r>
      <w:r w:rsidR="002F0110">
        <w:t xml:space="preserve"> B</w:t>
      </w:r>
      <w:r>
        <w:t>oot</w:t>
      </w:r>
      <w:bookmarkEnd w:id="8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88" w:name="_Toc4848669"/>
      <w:r>
        <w:t>T</w:t>
      </w:r>
      <w:r w:rsidR="00BC46D3" w:rsidRPr="00BC46D3">
        <w:t>hymeleaf</w:t>
      </w:r>
      <w:bookmarkEnd w:id="88"/>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034CA0B3">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89"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0" w:name="_Toc4239541"/>
      <w:r w:rsidR="000A3F03">
        <w:t>1</w:t>
      </w:r>
      <w:r>
        <w:fldChar w:fldCharType="end"/>
      </w:r>
      <w:r>
        <w:t>. Forráskód</w:t>
      </w:r>
      <w:r w:rsidR="00AF052F">
        <w:t>: Thymeleaf</w:t>
      </w:r>
      <w:bookmarkEnd w:id="89"/>
      <w:bookmarkEnd w:id="90"/>
    </w:p>
    <w:p w14:paraId="2546C9DF" w14:textId="7FC1B223"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1" w:name="_Ref3123463"/>
      <w:bookmarkStart w:id="92" w:name="_Toc4848670"/>
      <w:r>
        <w:t>Hibernate</w:t>
      </w:r>
      <w:bookmarkEnd w:id="91"/>
      <w:bookmarkEnd w:id="92"/>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A Hibernate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3" w:name="_Toc4848671"/>
      <w:r>
        <w:t>PostgreSQL</w:t>
      </w:r>
      <w:bookmarkEnd w:id="93"/>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4" w:name="_Toc4848672"/>
      <w:r>
        <w:t>Maven</w:t>
      </w:r>
      <w:bookmarkEnd w:id="94"/>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5CB45761"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2DBD9AD1">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5"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96" w:name="_Toc4239542"/>
      <w:r>
        <w:t>2</w:t>
      </w:r>
      <w:r>
        <w:fldChar w:fldCharType="end"/>
      </w:r>
      <w:r>
        <w:t>. Forráskód: pom.xml</w:t>
      </w:r>
      <w:bookmarkEnd w:id="95"/>
      <w:bookmarkEnd w:id="96"/>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r w:rsidRPr="000A3F03">
        <w:t>modelVersion</w:t>
      </w:r>
      <w:r>
        <w:t>: a POM verziója</w:t>
      </w:r>
    </w:p>
    <w:p w14:paraId="0B90702B" w14:textId="577F9F35" w:rsidR="000A3F03" w:rsidRDefault="000A3F03" w:rsidP="000A3F03">
      <w:pPr>
        <w:pStyle w:val="SzDSzvegTrzs"/>
        <w:numPr>
          <w:ilvl w:val="0"/>
          <w:numId w:val="24"/>
        </w:numPr>
      </w:pPr>
      <w:r>
        <w:t>groupId: csoport vagy szervezet, amihez a projekt tartozik</w:t>
      </w:r>
    </w:p>
    <w:p w14:paraId="49A82A29" w14:textId="529D6113" w:rsidR="000A3F03" w:rsidRDefault="000A3F03" w:rsidP="000A3F03">
      <w:pPr>
        <w:pStyle w:val="SzDSzvegTrzs"/>
        <w:numPr>
          <w:ilvl w:val="0"/>
          <w:numId w:val="24"/>
        </w:numPr>
      </w:pPr>
      <w:r>
        <w:t xml:space="preserve">artifactId: </w:t>
      </w:r>
      <w:r w:rsidR="00A43FC2">
        <w:t>a projekt neve</w:t>
      </w:r>
    </w:p>
    <w:p w14:paraId="7AA2059E" w14:textId="1BF6D5E4" w:rsidR="00A43FC2" w:rsidRDefault="00A43FC2" w:rsidP="000A3F03">
      <w:pPr>
        <w:pStyle w:val="SzDSzvegTrzs"/>
        <w:numPr>
          <w:ilvl w:val="0"/>
          <w:numId w:val="24"/>
        </w:numPr>
      </w:pPr>
      <w:r>
        <w:t>version: a build-elt alkalmazás verziószáma</w:t>
      </w:r>
    </w:p>
    <w:p w14:paraId="4AFEBFBD" w14:textId="661DA635" w:rsidR="00A43FC2" w:rsidRDefault="00A43FC2" w:rsidP="000A3F03">
      <w:pPr>
        <w:pStyle w:val="SzDSzvegTrzs"/>
        <w:numPr>
          <w:ilvl w:val="0"/>
          <w:numId w:val="24"/>
        </w:numPr>
      </w:pPr>
      <w:r>
        <w:t xml:space="preserve">packaging: hogyan legyen a projekt csomagolva (ha nincs megadva, akkor </w:t>
      </w:r>
      <w:r w:rsidRPr="00A43FC2">
        <w:t>jar</w:t>
      </w:r>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97" w:name="_Toc4848673"/>
      <w:r>
        <w:lastRenderedPageBreak/>
        <w:t>Fejlesztő</w:t>
      </w:r>
      <w:r w:rsidR="002875DF">
        <w:t>i eszközök</w:t>
      </w:r>
      <w:bookmarkEnd w:id="97"/>
    </w:p>
    <w:p w14:paraId="3276C17E" w14:textId="5D03F75D" w:rsidR="002875DF" w:rsidRDefault="002875DF" w:rsidP="00353203">
      <w:pPr>
        <w:pStyle w:val="SzDCmsor4"/>
      </w:pPr>
      <w:bookmarkStart w:id="98" w:name="_Toc4848674"/>
      <w:r>
        <w:t>IDE</w:t>
      </w:r>
      <w:bookmarkEnd w:id="9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99" w:name="_Toc4848675"/>
      <w:r>
        <w:t>pgAdmin</w:t>
      </w:r>
      <w:bookmarkEnd w:id="99"/>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0" w:name="_Toc4848676"/>
      <w:r>
        <w:lastRenderedPageBreak/>
        <w:t>Felhasználói dokumentáció</w:t>
      </w:r>
      <w:bookmarkEnd w:id="100"/>
    </w:p>
    <w:p w14:paraId="03A805AE" w14:textId="34126721" w:rsidR="00547699" w:rsidRDefault="00547699" w:rsidP="00547699">
      <w:pPr>
        <w:pStyle w:val="SzDCmsor2"/>
      </w:pPr>
      <w:bookmarkStart w:id="101" w:name="_Toc4848677"/>
      <w:r>
        <w:t>Telepítési útmutató</w:t>
      </w:r>
      <w:bookmarkEnd w:id="101"/>
    </w:p>
    <w:p w14:paraId="410B36AD" w14:textId="3603F1FB" w:rsidR="00400651" w:rsidRPr="00400651" w:rsidRDefault="00400651" w:rsidP="00400651">
      <w:pPr>
        <w:pStyle w:val="SzDSzvegTrzs"/>
      </w:pPr>
      <w:r>
        <w:t xml:space="preserve">Ebben a fejezetben ismertetem a webapplikáció használatához szükséges </w:t>
      </w:r>
      <w:r w:rsidR="00F3264A">
        <w:t>követelmények</w:t>
      </w:r>
      <w:r>
        <w:t xml:space="preserve"> beszerzését, telepítését, konfigurálását, illetve a szoftver telepítését</w:t>
      </w:r>
      <w:r w:rsidR="003B0636">
        <w:t xml:space="preserve"> Windows operációsrendszeren</w:t>
      </w:r>
      <w:r>
        <w:t>. Azonban ha ki szeretnék próbálni a telepítési folyamat végig csinálása nélkül, látogassák meg a …</w:t>
      </w:r>
      <w:r w:rsidR="00F3264A">
        <w:t xml:space="preserve"> oldalt.</w:t>
      </w:r>
    </w:p>
    <w:p w14:paraId="549B7091" w14:textId="28458101" w:rsidR="00547699" w:rsidRDefault="00235C38" w:rsidP="00235C38">
      <w:pPr>
        <w:pStyle w:val="SzDCmsor3"/>
      </w:pPr>
      <w:bookmarkStart w:id="102" w:name="_Toc4848678"/>
      <w:r>
        <w:t>Követelmények</w:t>
      </w:r>
      <w:bookmarkEnd w:id="102"/>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Java Runtime Environment</w:t>
      </w:r>
      <w:r>
        <w:t xml:space="preserve">. Ez a legtöbb környezetben már eleve telepítve van, maximum frissíteni kell a verziót.  </w:t>
      </w:r>
    </w:p>
    <w:p w14:paraId="2A6D2AE2" w14:textId="19CECF68" w:rsidR="00235C38" w:rsidRDefault="00235C38" w:rsidP="00235C38">
      <w:pPr>
        <w:pStyle w:val="SzDSzvegTrzs"/>
        <w:numPr>
          <w:ilvl w:val="0"/>
          <w:numId w:val="33"/>
        </w:numPr>
      </w:pPr>
      <w:r>
        <w:t xml:space="preserve">Apache </w:t>
      </w:r>
      <w:r w:rsidR="00F22B30">
        <w:t xml:space="preserve">Tomcat 9: </w:t>
      </w:r>
      <w:r w:rsidR="00F21165">
        <w:t>szintén elengedhetetlen kellék, hiszen a webalkalmazásnak szüksége van egy webszerverre.</w:t>
      </w:r>
    </w:p>
    <w:p w14:paraId="5458C0DD" w14:textId="2DDC8BD1" w:rsidR="00C273A7" w:rsidRDefault="00C273A7" w:rsidP="003A09F4">
      <w:pPr>
        <w:pStyle w:val="SzDSzvegTrzs"/>
        <w:numPr>
          <w:ilvl w:val="0"/>
          <w:numId w:val="33"/>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B79FF35" w14:textId="741DE69A" w:rsidR="003A09F4" w:rsidRDefault="003A09F4" w:rsidP="00400651">
      <w:pPr>
        <w:pStyle w:val="SzDCmsor3"/>
      </w:pPr>
      <w:bookmarkStart w:id="103" w:name="_Toc4848679"/>
      <w:r>
        <w:t>PostgreSQL telepítése</w:t>
      </w:r>
      <w:bookmarkEnd w:id="103"/>
    </w:p>
    <w:p w14:paraId="3A24A991" w14:textId="47850A73" w:rsidR="003A09F4" w:rsidRDefault="003A09F4" w:rsidP="003A09F4">
      <w:pPr>
        <w:pStyle w:val="SzDSzvegTrzs"/>
      </w:pPr>
      <w:r>
        <w:t xml:space="preserve">Letölteni az alábbi linken lehet: </w:t>
      </w:r>
      <w:hyperlink r:id="rId27" w:history="1">
        <w:r w:rsidRPr="003D086A">
          <w:rPr>
            <w:rStyle w:val="Hiperhivatkozs"/>
          </w:rPr>
          <w:t>https://www.postgre</w:t>
        </w:r>
        <w:r w:rsidRPr="003D086A">
          <w:rPr>
            <w:rStyle w:val="Hiperhivatkozs"/>
          </w:rPr>
          <w:t>s</w:t>
        </w:r>
        <w:r w:rsidRPr="003D086A">
          <w:rPr>
            <w:rStyle w:val="Hiperhivatkozs"/>
          </w:rPr>
          <w:t>ql.org/download</w:t>
        </w:r>
      </w:hyperlink>
      <w:r>
        <w:t xml:space="preserve">. </w:t>
      </w:r>
      <w:r w:rsidR="003B0636">
        <w:t>Miután ki lett választva a célzott operációs rendszer és letöltés befejeződött kövesse a telepítés varázsló lépéseit.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változtatás esetén a Tomcat konfigurálása során az </w:t>
      </w:r>
      <w:r w:rsidR="0085203A">
        <w:rPr>
          <w:i/>
        </w:rPr>
        <w:t xml:space="preserve">application.properties </w:t>
      </w:r>
      <w:r w:rsidR="0085203A">
        <w:t xml:space="preserve">fájlban a </w:t>
      </w:r>
      <w:r w:rsidR="0085203A" w:rsidRPr="0085203A">
        <w:rPr>
          <w:i/>
        </w:rPr>
        <w:t>spring.datasource.password</w:t>
      </w:r>
      <w:r w:rsidR="0085203A">
        <w:rPr>
          <w:i/>
        </w:rPr>
        <w:t xml:space="preserve"> </w:t>
      </w:r>
      <w:r w:rsidR="0085203A">
        <w:t>értékét</w:t>
      </w:r>
      <w:r w:rsidR="003B0636">
        <w:t xml:space="preserve">, illetve a </w:t>
      </w:r>
      <w:r w:rsidR="003B0636" w:rsidRPr="003B0636">
        <w:rPr>
          <w:i/>
        </w:rPr>
        <w:t>spring.datasource.url</w:t>
      </w:r>
      <w:r w:rsidR="003B0636">
        <w:t xml:space="preserve"> értékében a port számát is meg kell változtatni</w:t>
      </w:r>
      <w:r w:rsidR="0085203A">
        <w:t>.</w:t>
      </w:r>
    </w:p>
    <w:p w14:paraId="61F030FF" w14:textId="77777777" w:rsidR="00697167" w:rsidRDefault="00697167" w:rsidP="003A09F4">
      <w:pPr>
        <w:pStyle w:val="SzDSzvegTrzs"/>
      </w:pPr>
      <w:r>
        <w:lastRenderedPageBreak/>
        <w:t xml:space="preserve">Telepítés után az adatbázisszerver már el is érhető. Indítsa el a pgAdmin adminisztrációs felületet, melyet (ha nem lett változtatva telepítés alatt a könyvtár helye) </w:t>
      </w:r>
      <w:r w:rsidRPr="00697167">
        <w:t>C:\Program Files\PostgreSQL\10\pgAdmin 4\bin</w:t>
      </w:r>
      <w:r>
        <w:t xml:space="preserve"> mappában található. </w:t>
      </w:r>
    </w:p>
    <w:p w14:paraId="55EEC614" w14:textId="1B571541" w:rsidR="007B4DA3" w:rsidRDefault="00697167" w:rsidP="003A09F4">
      <w:pPr>
        <w:pStyle w:val="SzDSzvegTrzs"/>
      </w:pPr>
      <w:r>
        <w:t xml:space="preserve">A felület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re állítva a Can login? és a Create databases az alap beállítások mellett. Mentse el a role-t.</w:t>
      </w:r>
    </w:p>
    <w:p w14:paraId="1861A748" w14:textId="52E04547"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xml:space="preserve"> legyen, az Owner pedig az előző lépésben létrehozott role legyen.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p>
    <w:p w14:paraId="00CEA87D" w14:textId="0231ED9C"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p>
    <w:p w14:paraId="50752D4C" w14:textId="5A516363" w:rsidR="00C95EB0" w:rsidRPr="00C95EB0" w:rsidRDefault="00C95EB0" w:rsidP="003A09F4">
      <w:pPr>
        <w:pStyle w:val="SzDSzvegTrzs"/>
      </w:pPr>
      <w:r>
        <w:t xml:space="preserve">A séma helyi menüjéből válassza ki a </w:t>
      </w:r>
      <w:r w:rsidRPr="00C95EB0">
        <w:rPr>
          <w:i/>
        </w:rPr>
        <w:t>Query Tools</w:t>
      </w:r>
      <w:r>
        <w:t>-t, aminek segítségével létre lesznek ho</w:t>
      </w:r>
      <w:bookmarkStart w:id="104" w:name="_GoBack"/>
      <w:bookmarkEnd w:id="104"/>
      <w:r>
        <w:t xml:space="preserve">zva a szükséges táblák, megszorítások. Nyissa meg, majd futtassa le a mellékletben megtalálható </w:t>
      </w:r>
      <w:r>
        <w:rPr>
          <w:i/>
        </w:rPr>
        <w:t>Create.sql-</w:t>
      </w:r>
      <w:r>
        <w:t xml:space="preserve">t a táblák és megszorítások hozzáadásáért. A program megfelelő működéséhez szükséges adatok beviteléhez futtassa le a (szintén mellékletben lévő) </w:t>
      </w:r>
      <w:r w:rsidRPr="00A86185">
        <w:rPr>
          <w:i/>
        </w:rPr>
        <w:t>Insert_data.sql</w:t>
      </w:r>
      <w:r>
        <w:t xml:space="preserve"> fájlt.</w:t>
      </w:r>
    </w:p>
    <w:p w14:paraId="5BE962D0" w14:textId="13DF35B0" w:rsidR="00F21165" w:rsidRDefault="00F21165" w:rsidP="00400651">
      <w:pPr>
        <w:pStyle w:val="SzDCmsor3"/>
      </w:pPr>
      <w:bookmarkStart w:id="105" w:name="_Toc4848680"/>
      <w:r>
        <w:t>Tomcat konfigurálás</w:t>
      </w:r>
      <w:bookmarkEnd w:id="105"/>
    </w:p>
    <w:p w14:paraId="5F924483" w14:textId="77777777" w:rsidR="00872964" w:rsidRDefault="00F21165" w:rsidP="00503FB5">
      <w:pPr>
        <w:pStyle w:val="SzDSzvegTrzs"/>
      </w:pPr>
      <w:r>
        <w:t xml:space="preserve">A </w:t>
      </w:r>
      <w:hyperlink r:id="rId28"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15610DCF" w:rsidR="00872964" w:rsidRDefault="00872964" w:rsidP="00503FB5">
      <w:pPr>
        <w:pStyle w:val="SzDSzvegTrzs"/>
        <w:numPr>
          <w:ilvl w:val="0"/>
          <w:numId w:val="35"/>
        </w:numPr>
      </w:pPr>
      <w:r>
        <w:t>A TOMCAT_HOME-ban lévő webapps mappában lévő fájlokat, mappákat le kell törölni. Ezek csak az alap menedzseléshez szükséges, melyre nekünk nem lesz szükségünk a webalkalmazás futtatásához.</w:t>
      </w:r>
    </w:p>
    <w:p w14:paraId="475B6C8B" w14:textId="58485E47" w:rsidR="00872964" w:rsidRDefault="00872964" w:rsidP="00503FB5">
      <w:pPr>
        <w:pStyle w:val="SzDSzvegTrzs"/>
        <w:numPr>
          <w:ilvl w:val="0"/>
          <w:numId w:val="3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82E2599" w:rsidR="006A2556" w:rsidRDefault="006A2556" w:rsidP="00503FB5">
      <w:pPr>
        <w:pStyle w:val="SzDSzvegTrzs"/>
        <w:numPr>
          <w:ilvl w:val="0"/>
          <w:numId w:val="35"/>
        </w:numPr>
      </w:pPr>
      <w:r>
        <w:t xml:space="preserve">A TOMCAT_HOME/conf mappában létre kell hozni egy új mappát, melynek neve szkdg_conf legyen. </w:t>
      </w:r>
    </w:p>
    <w:p w14:paraId="1D6557BE" w14:textId="3D23591A" w:rsidR="006A2556" w:rsidRDefault="006A2556" w:rsidP="00503FB5">
      <w:pPr>
        <w:pStyle w:val="SzDSzvegTrzs"/>
        <w:numPr>
          <w:ilvl w:val="0"/>
          <w:numId w:val="35"/>
        </w:numPr>
      </w:pPr>
      <w:r>
        <w:lastRenderedPageBreak/>
        <w:t xml:space="preserve">Az előzőnek létrehozott szkdg_conf-ba másolja be a mellékletben lévő </w:t>
      </w:r>
      <w:r>
        <w:rPr>
          <w:b/>
        </w:rPr>
        <w:t xml:space="preserve">application.properties </w:t>
      </w:r>
      <w:r>
        <w:t>fájlt.</w:t>
      </w:r>
    </w:p>
    <w:p w14:paraId="74771218" w14:textId="17F92B4F" w:rsidR="006A2556" w:rsidRDefault="006A2556" w:rsidP="00503FB5">
      <w:pPr>
        <w:pStyle w:val="SzDSzvegTrzs"/>
        <w:numPr>
          <w:ilvl w:val="0"/>
          <w:numId w:val="35"/>
        </w:numPr>
      </w:pPr>
      <w:r>
        <w:t xml:space="preserve">Ezután a TOMCAT_HOME/conf/Catalina/localhost mappába másolja be a mellékletben lévő ROOT.xml-t. </w:t>
      </w:r>
    </w:p>
    <w:p w14:paraId="4CFF396F" w14:textId="3D450EA2" w:rsidR="006A2556" w:rsidRDefault="00422478" w:rsidP="00503FB5">
      <w:pPr>
        <w:pStyle w:val="SzDSzvegTrzs"/>
        <w:numPr>
          <w:ilvl w:val="0"/>
          <w:numId w:val="3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EF00B8" w:rsidRPr="00EF00B8">
        <w:t>file:/c:/</w:t>
      </w:r>
      <w:r w:rsidR="00EF00B8">
        <w:t>users/User/Desktop</w:t>
      </w:r>
      <w:r w:rsidR="00EF00B8" w:rsidRPr="00EF00B8">
        <w:t>/apache-tomcat-9.0.17/conf/szkdg_conf/</w:t>
      </w:r>
      <w:r w:rsidR="00EF00B8">
        <w:t>”)</w:t>
      </w:r>
    </w:p>
    <w:p w14:paraId="600C3309" w14:textId="292F58E4" w:rsidR="00EF00B8" w:rsidRDefault="0054711A" w:rsidP="00503FB5">
      <w:pPr>
        <w:pStyle w:val="SzDSzvegTrzs"/>
      </w:pPr>
      <w:r>
        <w:rPr>
          <w:noProof/>
          <w:lang w:eastAsia="hu-HU" w:bidi="ar-SA"/>
        </w:rPr>
        <mc:AlternateContent>
          <mc:Choice Requires="wpg">
            <w:drawing>
              <wp:anchor distT="0" distB="0" distL="114300" distR="114300" simplePos="0" relativeHeight="251887616" behindDoc="0" locked="0" layoutInCell="1" allowOverlap="1" wp14:anchorId="74ACAE66" wp14:editId="27D1E46B">
                <wp:simplePos x="0" y="0"/>
                <wp:positionH relativeFrom="margin">
                  <wp:posOffset>1565910</wp:posOffset>
                </wp:positionH>
                <wp:positionV relativeFrom="paragraph">
                  <wp:posOffset>354965</wp:posOffset>
                </wp:positionV>
                <wp:extent cx="2659380" cy="3099435"/>
                <wp:effectExtent l="0" t="0" r="7620" b="5715"/>
                <wp:wrapTopAndBottom/>
                <wp:docPr id="246" name="Csoportba foglalás 246"/>
                <wp:cNvGraphicFramePr/>
                <a:graphic xmlns:a="http://schemas.openxmlformats.org/drawingml/2006/main">
                  <a:graphicData uri="http://schemas.microsoft.com/office/word/2010/wordprocessingGroup">
                    <wpg:wgp>
                      <wpg:cNvGrpSpPr/>
                      <wpg:grpSpPr>
                        <a:xfrm>
                          <a:off x="0" y="0"/>
                          <a:ext cx="2659380" cy="3099435"/>
                          <a:chOff x="-1905" y="0"/>
                          <a:chExt cx="2659380" cy="3099435"/>
                        </a:xfrm>
                      </wpg:grpSpPr>
                      <pic:pic xmlns:pic="http://schemas.openxmlformats.org/drawingml/2006/picture">
                        <pic:nvPicPr>
                          <pic:cNvPr id="167" name="Kép 16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905" y="0"/>
                            <a:ext cx="2371725" cy="2562225"/>
                          </a:xfrm>
                          <a:prstGeom prst="rect">
                            <a:avLst/>
                          </a:prstGeom>
                        </pic:spPr>
                      </pic:pic>
                      <wps:wsp>
                        <wps:cNvPr id="168" name="Szövegdoboz 168"/>
                        <wps:cNvSpPr txBox="1"/>
                        <wps:spPr>
                          <a:xfrm>
                            <a:off x="0" y="2619375"/>
                            <a:ext cx="2657475" cy="480060"/>
                          </a:xfrm>
                          <a:prstGeom prst="rect">
                            <a:avLst/>
                          </a:prstGeom>
                          <a:solidFill>
                            <a:prstClr val="white"/>
                          </a:solidFill>
                          <a:ln>
                            <a:noFill/>
                          </a:ln>
                        </wps:spPr>
                        <wps:txbx>
                          <w:txbxContent>
                            <w:p w14:paraId="4D9240BB" w14:textId="1CA9FEFF" w:rsidR="002C01B4" w:rsidRPr="00A8023B" w:rsidRDefault="002C01B4" w:rsidP="00C54E5F">
                              <w:pPr>
                                <w:pStyle w:val="SzKpalrs"/>
                                <w:rPr>
                                  <w:rFonts w:ascii="Arial" w:hAnsi="Arial" w:cs="Arial"/>
                                </w:rPr>
                              </w:pPr>
                              <w:r>
                                <w:fldChar w:fldCharType="begin"/>
                              </w:r>
                              <w:r>
                                <w:instrText xml:space="preserve"> SEQ ábra \* ARABIC </w:instrText>
                              </w:r>
                              <w:r>
                                <w:fldChar w:fldCharType="separate"/>
                              </w:r>
                              <w:r>
                                <w:t>18</w:t>
                              </w:r>
                              <w:r>
                                <w:fldChar w:fldCharType="end"/>
                              </w:r>
                              <w:r>
                                <w:t>. ábra: Tomcat könyvtár struktúra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CAE66" id="Csoportba foglalás 246" o:spid="_x0000_s1840" style="position:absolute;left:0;text-align:left;margin-left:123.3pt;margin-top:27.95pt;width:209.4pt;height:244.05pt;z-index:251887616;mso-position-horizontal-relative:margin;mso-position-vertical-relative:text" coordorigin="-19" coordsize="2659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">
                <v:shape id="Kép 167" o:spid="_x0000_s1841" type="#_x0000_t75" style="position:absolute;left:-19;width:2371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">
                  <v:imagedata r:id="rId30" o:title=""/>
                  <v:path arrowok="t"/>
                </v:shape>
                <v:shape id="Szövegdoboz 168" o:spid="_x0000_s1842" type="#_x0000_t202" style="position:absolute;top:26193;width:2657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DQ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tPCMT6NUvAAAA//8DAFBLAQItABQABgAIAAAAIQDb4fbL7gAAAIUBAAATAAAAAAAA&#10;AAAAAAAAAAAAAABbQ29udGVudF9UeXBlc10ueG1sUEsBAi0AFAAGAAgAAAAhAFr0LFu/AAAAFQEA&#10;AAsAAAAAAAAAAAAAAAAAHwEAAF9yZWxzLy5yZWxzUEsBAi0AFAAGAAgAAAAhALAfwNDHAAAA3AAA&#10;AA8AAAAAAAAAAAAAAAAABwIAAGRycy9kb3ducmV2LnhtbFBLBQYAAAAAAwADALcAAAD7AgAAAAA=&#10;" stroked="f">
                  <v:textbox style="mso-fit-shape-to-text:t" inset="0,0,0,0">
                    <w:txbxContent>
                      <w:p w14:paraId="4D9240BB" w14:textId="1CA9FEFF" w:rsidR="002C01B4" w:rsidRPr="00A8023B" w:rsidRDefault="002C01B4" w:rsidP="00C54E5F">
                        <w:pPr>
                          <w:pStyle w:val="SzKpalrs"/>
                          <w:rPr>
                            <w:rFonts w:ascii="Arial" w:hAnsi="Arial" w:cs="Arial"/>
                          </w:rPr>
                        </w:pPr>
                        <w:r>
                          <w:fldChar w:fldCharType="begin"/>
                        </w:r>
                        <w:r>
                          <w:instrText xml:space="preserve"> SEQ ábra \* ARABIC </w:instrText>
                        </w:r>
                        <w:r>
                          <w:fldChar w:fldCharType="separate"/>
                        </w:r>
                        <w:r>
                          <w:t>18</w:t>
                        </w:r>
                        <w:r>
                          <w:fldChar w:fldCharType="end"/>
                        </w:r>
                        <w:r>
                          <w:t>. ábra: Tomcat könyvtár struktúra</w:t>
                        </w:r>
                      </w:p>
                    </w:txbxContent>
                  </v:textbox>
                </v:shape>
                <w10:wrap type="topAndBottom" anchorx="margin"/>
              </v:group>
            </w:pict>
          </mc:Fallback>
        </mc:AlternateContent>
      </w:r>
      <w:r w:rsidR="00695C54">
        <w:t>Ha m</w:t>
      </w:r>
      <w:r w:rsidR="00C54E5F">
        <w:t>indent sikerült végrehajtani, a végeredmény a következőképp néz ki:</w:t>
      </w:r>
    </w:p>
    <w:p w14:paraId="4A7D1FF5" w14:textId="0E7E9539" w:rsidR="00C54E5F" w:rsidRPr="00977AAF" w:rsidRDefault="00AB0E5E" w:rsidP="00EF00B8">
      <w:pPr>
        <w:pStyle w:val="Alapszvegtrzs"/>
      </w:pPr>
      <w:r>
        <w:t xml:space="preserve">Parancssorból a TOMCAT_HOME/bin mappából a </w:t>
      </w:r>
      <w:r w:rsidR="00977AAF">
        <w:rPr>
          <w:i/>
        </w:rPr>
        <w:t>startup.bat-</w:t>
      </w:r>
      <w:r w:rsidR="00977AAF">
        <w:t xml:space="preserve">tel </w:t>
      </w:r>
      <w:r>
        <w:t>indítható el Windows rendszer esetén</w:t>
      </w:r>
      <w:r w:rsidR="00977AAF">
        <w:t xml:space="preserve">. Leállítani pedig a </w:t>
      </w:r>
      <w:r w:rsidR="00977AAF" w:rsidRPr="00977AAF">
        <w:rPr>
          <w:i/>
        </w:rPr>
        <w:t>shutdown.bat</w:t>
      </w:r>
      <w:r w:rsidR="00977AAF">
        <w:rPr>
          <w:i/>
        </w:rPr>
        <w:t>-</w:t>
      </w:r>
      <w:r w:rsidR="00977AAF">
        <w:t>tel lehet.</w:t>
      </w:r>
    </w:p>
    <w:p w14:paraId="670FA7BA" w14:textId="628F9686" w:rsidR="007C5DF4" w:rsidRDefault="007C5DF4" w:rsidP="00AC3D3B">
      <w:pPr>
        <w:pStyle w:val="Cmsor1"/>
        <w:numPr>
          <w:ilvl w:val="0"/>
          <w:numId w:val="3"/>
        </w:numPr>
        <w:jc w:val="center"/>
        <w:rPr>
          <w:rFonts w:eastAsia="Arial" w:cs="Times New Roman"/>
        </w:rPr>
      </w:pPr>
      <w:r w:rsidRPr="00BC22DE">
        <w:rPr>
          <w:rFonts w:eastAsia="Arial" w:cs="Times New Roman"/>
        </w:rPr>
        <w:lastRenderedPageBreak/>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Petrowski, Sana Ben-Hamida: </w:t>
      </w:r>
      <w:r w:rsidRPr="00CF7C46">
        <w:rPr>
          <w:rFonts w:ascii="TimesNewRomanPSMT" w:eastAsia="Times New Roman" w:hAnsi="TimesNewRomanPSMT" w:cs="TimesNewRomanPSMT"/>
          <w:i/>
          <w:color w:val="auto"/>
          <w:kern w:val="0"/>
          <w:lang w:eastAsia="hu-HU" w:bidi="ar-SA"/>
        </w:rPr>
        <w:t>Evolutionary Algorithms</w:t>
      </w:r>
      <w:r w:rsidRPr="00CF7C46">
        <w:rPr>
          <w:rFonts w:ascii="TimesNewRomanPSMT" w:eastAsia="Times New Roman" w:hAnsi="TimesNewRomanPSMT" w:cs="TimesNewRomanPSMT"/>
          <w:color w:val="auto"/>
          <w:kern w:val="0"/>
          <w:lang w:eastAsia="hu-HU" w:bidi="ar-SA"/>
        </w:rPr>
        <w:t>, John Wiley and Sons, Inc., Hoboken,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Kahng, Sherief Reda: </w:t>
      </w:r>
      <w:r w:rsidRPr="00CF7C46">
        <w:rPr>
          <w:rFonts w:ascii="TimesNewRomanPSMT" w:eastAsia="Times New Roman" w:hAnsi="TimesNewRomanPSMT" w:cs="TimesNewRomanPSMT"/>
          <w:i/>
          <w:color w:val="auto"/>
          <w:kern w:val="0"/>
          <w:lang w:eastAsia="hu-HU" w:bidi="ar-SA"/>
        </w:rPr>
        <w:t>Match twice and stitch: a new TSP tour construction heuristic</w:t>
      </w:r>
      <w:r w:rsidRPr="00CF7C46">
        <w:rPr>
          <w:rFonts w:ascii="TimesNewRomanPSMT" w:eastAsia="Times New Roman" w:hAnsi="TimesNewRomanPSMT" w:cs="TimesNewRomanPSMT"/>
          <w:color w:val="auto"/>
          <w:kern w:val="0"/>
          <w:lang w:eastAsia="hu-HU" w:bidi="ar-SA"/>
        </w:rPr>
        <w:t>, Operations Research Letters.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Applegate, Robert E. Bixby, Vašek Chvátal, William Cook, Daniel G. Espinoza, Marcos Goycoolea, Keld Helsgaun: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[0b]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The Origin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r w:rsidRPr="00F246D5">
        <w:rPr>
          <w:rFonts w:ascii="TimesNewRomanPSMT" w:eastAsia="Times New Roman" w:hAnsi="TimesNewRomanPSMT" w:cs="TimesNewRomanPSMT"/>
          <w:color w:val="auto"/>
          <w:kern w:val="0"/>
          <w:lang w:eastAsia="hu-HU" w:bidi="ar-SA"/>
        </w:rPr>
        <w:t>Esra'a Alkafaween, Ahmad B. A. Hassanat</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Pr="00CF7C46">
        <w:rPr>
          <w:rFonts w:ascii="TimesNewRomanPSMT" w:eastAsia="Times New Roman" w:hAnsi="TimesNewRomanPSMT" w:cs="TimesNewRomanPSMT"/>
          <w:color w:val="auto"/>
          <w:kern w:val="0"/>
          <w:lang w:eastAsia="hu-HU" w:bidi="ar-SA"/>
        </w:rPr>
        <w:t xml:space="preserve">, </w:t>
      </w:r>
      <w:r w:rsidR="006B6D0A" w:rsidRPr="00CF7C46">
        <w:rPr>
          <w:rFonts w:ascii="TimesNewRomanPSMT" w:eastAsia="Times New Roman" w:hAnsi="TimesNewRomanPSMT" w:cs="TimesNewRomanPSMT"/>
          <w:color w:val="auto"/>
          <w:kern w:val="0"/>
          <w:lang w:eastAsia="hu-HU" w:bidi="ar-SA"/>
        </w:rPr>
        <w:t>ArXiv,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Fogel, L. J., Owens, A. J., Whals, M. J.: </w:t>
      </w:r>
      <w:r w:rsidRPr="00CF7C46">
        <w:rPr>
          <w:rFonts w:ascii="TimesNewRomanPSMT" w:eastAsia="Times New Roman" w:hAnsi="TimesNewRomanPSMT" w:cs="TimesNewRomanPSMT"/>
          <w:i/>
          <w:color w:val="auto"/>
          <w:kern w:val="0"/>
          <w:lang w:eastAsia="hu-HU" w:bidi="ar-SA"/>
        </w:rPr>
        <w:t>Artificial Intelligence through Simulated</w:t>
      </w:r>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Wiley,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Jean-Yves Potvin</w:t>
      </w:r>
      <w:r>
        <w:rPr>
          <w:rFonts w:ascii="TimesNewRomanPSMT" w:eastAsia="Times New Roman" w:hAnsi="TimesNewRomanPSMT" w:cs="TimesNewRomanPSMT"/>
          <w:color w:val="auto"/>
          <w:kern w:val="0"/>
          <w:lang w:eastAsia="hu-HU" w:bidi="ar-SA"/>
        </w:rPr>
        <w:t xml:space="preserve">, </w:t>
      </w:r>
      <w:r w:rsidRPr="00603117">
        <w:rPr>
          <w:rFonts w:ascii="TimesNewRomanPSMT" w:eastAsia="Times New Roman" w:hAnsi="TimesNewRomanPSMT" w:cs="TimesNewRomanPSMT"/>
          <w:i/>
          <w:color w:val="auto"/>
          <w:kern w:val="0"/>
          <w:lang w:eastAsia="hu-HU" w:bidi="ar-SA"/>
        </w:rPr>
        <w:t>Genetic algorithms for the traveling salesman problem</w:t>
      </w:r>
      <w:r>
        <w:rPr>
          <w:rFonts w:ascii="TimesNewRomanPSMT" w:eastAsia="Times New Roman" w:hAnsi="TimesNewRomanPSMT" w:cs="TimesNewRomanPSMT"/>
          <w:i/>
          <w:color w:val="auto"/>
          <w:kern w:val="0"/>
          <w:lang w:eastAsia="hu-HU" w:bidi="ar-SA"/>
        </w:rPr>
        <w:t xml:space="preserve">, </w:t>
      </w:r>
      <w:r w:rsidR="001A49A6" w:rsidRPr="001A49A6">
        <w:rPr>
          <w:rFonts w:ascii="TimesNewRomanPSMT" w:eastAsia="Times New Roman" w:hAnsi="TimesNewRomanPSMT" w:cs="TimesNewRomanPSMT"/>
          <w:color w:val="auto"/>
          <w:kern w:val="0"/>
          <w:lang w:eastAsia="hu-HU" w:bidi="ar-SA"/>
        </w:rPr>
        <w:t>Annals of Operations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J. J. Grefenstette, R. Gopa</w:t>
      </w:r>
      <w:r>
        <w:rPr>
          <w:rFonts w:ascii="TimesNewRomanPSMT" w:eastAsia="Times New Roman" w:hAnsi="TimesNewRomanPSMT" w:cs="TimesNewRomanPSMT"/>
          <w:color w:val="auto"/>
          <w:kern w:val="0"/>
          <w:lang w:eastAsia="hu-HU" w:bidi="ar-SA"/>
        </w:rPr>
        <w:t>l, B. J. Rosmaita, D. Van Gucht:</w:t>
      </w:r>
      <w:r w:rsidRPr="0051122F">
        <w:rPr>
          <w:rFonts w:ascii="TimesNewRomanPSMT" w:eastAsia="Times New Roman" w:hAnsi="TimesNewRomanPSMT" w:cs="TimesNewRomanPSMT"/>
          <w:color w:val="auto"/>
          <w:kern w:val="0"/>
          <w:lang w:eastAsia="hu-HU" w:bidi="ar-SA"/>
        </w:rPr>
        <w:t xml:space="preserve"> </w:t>
      </w:r>
      <w:r w:rsidRPr="0051122F">
        <w:rPr>
          <w:rFonts w:ascii="TimesNewRomanPSMT" w:eastAsia="Times New Roman" w:hAnsi="TimesNewRomanPSMT" w:cs="TimesNewRomanPSMT"/>
          <w:i/>
          <w:color w:val="auto"/>
          <w:kern w:val="0"/>
          <w:lang w:eastAsia="hu-HU" w:bidi="ar-SA"/>
        </w:rPr>
        <w:t>Genetic algorithms</w:t>
      </w:r>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Proceedings of the 1st International Conference on Genetic Algorithms, Mahwah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Hatwágner,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[3b] Hibernate</w:t>
      </w:r>
    </w:p>
    <w:p w14:paraId="474F0B41" w14:textId="65663421" w:rsidR="007D1475" w:rsidRPr="00CF7C46" w:rsidRDefault="002C01B4" w:rsidP="00CF7C46">
      <w:pPr>
        <w:pStyle w:val="SzDSzvegTrzs"/>
        <w:rPr>
          <w:rFonts w:ascii="TimesNewRomanPSMT" w:eastAsia="Times New Roman" w:hAnsi="TimesNewRomanPSMT" w:cs="TimesNewRomanPSMT"/>
          <w:color w:val="auto"/>
          <w:kern w:val="0"/>
          <w:lang w:eastAsia="hu-HU" w:bidi="ar-SA"/>
        </w:rPr>
      </w:pPr>
      <w:hyperlink r:id="rId31"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Adaptation in Natural and Artificial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Press, Ann Arbor,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r w:rsidRPr="00D942FD">
        <w:rPr>
          <w:rFonts w:ascii="TimesNewRomanPSMT" w:eastAsia="Times New Roman" w:hAnsi="TimesNewRomanPSMT" w:cs="TimesNewRomanPSMT"/>
          <w:color w:val="auto"/>
          <w:kern w:val="0"/>
          <w:lang w:eastAsia="hu-HU" w:bidi="ar-SA"/>
        </w:rPr>
        <w:t>Krunoslav Puljic´ and Robert Manger</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Comparison of eight evolutionary crossover operators for the vehicle routing problem, Mathematical Communications</w:t>
      </w:r>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2C01B4" w:rsidP="005A595B">
      <w:pPr>
        <w:pStyle w:val="SzDSzvegTrzs"/>
      </w:pPr>
      <w:hyperlink r:id="rId32"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2C01B4" w:rsidP="005A595B">
      <w:pPr>
        <w:pStyle w:val="SzDSzvegTrzs"/>
      </w:pPr>
      <w:hyperlink r:id="rId33"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[4e] Maven</w:t>
      </w:r>
    </w:p>
    <w:p w14:paraId="3EB403C2" w14:textId="7DEDF2CB" w:rsidR="00724C40" w:rsidRDefault="002C01B4" w:rsidP="005A595B">
      <w:pPr>
        <w:pStyle w:val="SzDSzvegTrzs"/>
        <w:rPr>
          <w:rFonts w:ascii="TimesNewRomanPSMT" w:eastAsia="Times New Roman" w:hAnsi="TimesNewRomanPSMT" w:cs="TimesNewRomanPSMT"/>
          <w:color w:val="auto"/>
          <w:kern w:val="0"/>
          <w:lang w:eastAsia="hu-HU" w:bidi="ar-SA"/>
        </w:rPr>
      </w:pPr>
      <w:hyperlink r:id="rId34"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An introduction to Genetic Alogrithms</w:t>
      </w:r>
      <w:r w:rsidRPr="006420F7">
        <w:rPr>
          <w:rFonts w:ascii="TimesNewRomanPSMT" w:eastAsia="Times New Roman" w:hAnsi="TimesNewRomanPSMT" w:cs="TimesNewRomanPSMT"/>
          <w:color w:val="auto"/>
          <w:kern w:val="0"/>
          <w:lang w:eastAsia="hu-HU" w:bidi="ar-SA"/>
        </w:rPr>
        <w:t>, A Bradford Book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r w:rsidRPr="00DB2916">
        <w:rPr>
          <w:rFonts w:ascii="TimesNewRomanPSMT" w:eastAsia="Times New Roman" w:hAnsi="TimesNewRomanPSMT" w:cs="TimesNewRomanPSMT"/>
          <w:color w:val="auto"/>
          <w:kern w:val="0"/>
          <w:lang w:eastAsia="hu-HU" w:bidi="ar-SA"/>
        </w:rPr>
        <w:t>Nicos Christofides</w:t>
      </w:r>
      <w:r>
        <w:rPr>
          <w:rFonts w:ascii="TimesNewRomanPSMT" w:eastAsia="Times New Roman" w:hAnsi="TimesNewRomanPSMT" w:cs="TimesNewRomanPSMT"/>
          <w:color w:val="auto"/>
          <w:kern w:val="0"/>
          <w:lang w:eastAsia="hu-HU" w:bidi="ar-SA"/>
        </w:rPr>
        <w:t xml:space="preserve">: </w:t>
      </w:r>
      <w:r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395CFD">
        <w:rPr>
          <w:rFonts w:ascii="TimesNewRomanPSMT" w:eastAsia="Times New Roman" w:hAnsi="TimesNewRomanPSMT" w:cs="TimesNewRomanPSMT"/>
          <w:i/>
          <w:color w:val="auto"/>
          <w:kern w:val="0"/>
          <w:lang w:eastAsia="hu-HU" w:bidi="ar-SA"/>
        </w:rPr>
        <w:t xml:space="preserve">, </w:t>
      </w:r>
      <w:r w:rsidR="00395CFD" w:rsidRPr="00395CFD">
        <w:rPr>
          <w:rFonts w:ascii="TimesNewRomanPSMT" w:eastAsia="Times New Roman" w:hAnsi="TimesNewRomanPSMT" w:cs="TimesNewRomanPSMT"/>
          <w:i/>
          <w:color w:val="auto"/>
          <w:kern w:val="0"/>
          <w:lang w:eastAsia="hu-HU" w:bidi="ar-SA"/>
        </w:rPr>
        <w:t>Report 388,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Rechenberg</w:t>
      </w:r>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i/>
          <w:color w:val="auto"/>
          <w:kern w:val="0"/>
          <w:lang w:eastAsia="hu-HU" w:bidi="ar-SA"/>
        </w:rPr>
        <w:t>Cybernetic solution path of an experimental problem</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Royal Aircraft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Rechenberg, I.: </w:t>
      </w:r>
      <w:r>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Pr>
          <w:rFonts w:ascii="TimesNewRomanPSMT" w:eastAsia="Times New Roman" w:hAnsi="TimesNewRomanPSMT" w:cs="TimesNewRomanPSMT"/>
          <w:color w:val="auto"/>
          <w:kern w:val="0"/>
          <w:lang w:eastAsia="hu-HU" w:bidi="ar-SA"/>
        </w:rPr>
        <w:t>, Fromman-Holzboog,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Scott Chacon,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Pro Git</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Sivanandam, S.N., Deepa, S. N.: </w:t>
      </w:r>
      <w:r w:rsidRPr="00FB32D9">
        <w:rPr>
          <w:i/>
          <w:lang w:eastAsia="hu-HU" w:bidi="ar-SA"/>
        </w:rPr>
        <w:t>Introduction to Genetic Algorithms</w:t>
      </w:r>
      <w:r>
        <w:rPr>
          <w:i/>
          <w:lang w:eastAsia="hu-HU" w:bidi="ar-SA"/>
        </w:rPr>
        <w:t xml:space="preserve">, </w:t>
      </w:r>
      <w:r w:rsidRPr="00FB32D9">
        <w:rPr>
          <w:lang w:eastAsia="hu-HU" w:bidi="ar-SA"/>
        </w:rPr>
        <w:t>Springer-Verlag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r w:rsidR="000E6345" w:rsidRPr="000E6345">
        <w:rPr>
          <w:i/>
        </w:rPr>
        <w:t>Genetikus algoritmusok</w:t>
      </w:r>
      <w:r w:rsidR="000E6345">
        <w:rPr>
          <w:lang w:eastAsia="hu-HU" w:bidi="ar-SA"/>
        </w:rPr>
        <w:t>, Typotex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2C01B4" w:rsidP="00416A6F">
      <w:pPr>
        <w:pStyle w:val="SzDSzvegTrzs"/>
        <w:rPr>
          <w:rFonts w:ascii="TimesNewRomanPSMT" w:eastAsia="Times New Roman" w:hAnsi="TimesNewRomanPSMT" w:cs="TimesNewRomanPSMT"/>
          <w:color w:val="auto"/>
          <w:kern w:val="0"/>
          <w:lang w:eastAsia="hu-HU" w:bidi="ar-SA"/>
        </w:rPr>
      </w:pPr>
      <w:hyperlink r:id="rId35"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Konferencia-kiadvány-beli</w:t>
      </w:r>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36"/>
      <w:footerReference w:type="default" r:id="rId37"/>
      <w:headerReference w:type="first" r:id="rId38"/>
      <w:footerReference w:type="first" r:id="rId39"/>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iklós Hatwagner" w:date="2019-03-13T10:35:00Z" w:initials="MH">
    <w:p w14:paraId="01E1FFD6" w14:textId="77777777" w:rsidR="002C01B4" w:rsidRDefault="002C01B4">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2C01B4" w:rsidRDefault="002C01B4"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2C01B4" w:rsidRDefault="002C01B4"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2C01B4" w:rsidRDefault="002C01B4"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A7A72" w14:textId="77777777" w:rsidR="00381944" w:rsidRDefault="00381944">
      <w:r>
        <w:separator/>
      </w:r>
    </w:p>
  </w:endnote>
  <w:endnote w:type="continuationSeparator" w:id="0">
    <w:p w14:paraId="2EC5F02B" w14:textId="77777777" w:rsidR="00381944" w:rsidRDefault="00381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2C01B4" w:rsidRDefault="002C01B4" w:rsidP="0073275F">
    <w:pPr>
      <w:pStyle w:val="llb"/>
    </w:pPr>
  </w:p>
  <w:p w14:paraId="27D67B4F" w14:textId="77777777" w:rsidR="002C01B4" w:rsidRDefault="002C01B4"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0C5EA83A" w:rsidR="002C01B4" w:rsidRDefault="002C01B4" w:rsidP="00D029CD">
        <w:pPr>
          <w:pStyle w:val="llb"/>
          <w:spacing w:before="240"/>
          <w:jc w:val="center"/>
        </w:pPr>
        <w:r>
          <w:fldChar w:fldCharType="begin"/>
        </w:r>
        <w:r>
          <w:instrText>PAGE   \* MERGEFORMAT</w:instrText>
        </w:r>
        <w:r>
          <w:fldChar w:fldCharType="separate"/>
        </w:r>
        <w:r w:rsidR="00C76B49">
          <w:rPr>
            <w:noProof/>
          </w:rPr>
          <w:t>30</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2990FA26" w:rsidR="002C01B4" w:rsidRDefault="002C01B4">
        <w:pPr>
          <w:pStyle w:val="llb"/>
          <w:jc w:val="center"/>
        </w:pPr>
        <w:r>
          <w:fldChar w:fldCharType="begin"/>
        </w:r>
        <w:r>
          <w:instrText>PAGE   \* MERGEFORMAT</w:instrText>
        </w:r>
        <w:r>
          <w:fldChar w:fldCharType="separate"/>
        </w:r>
        <w:r w:rsidR="00697167">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CEC1C" w14:textId="77777777" w:rsidR="00381944" w:rsidRDefault="00381944">
      <w:r>
        <w:separator/>
      </w:r>
    </w:p>
  </w:footnote>
  <w:footnote w:type="continuationSeparator" w:id="0">
    <w:p w14:paraId="29EC6748" w14:textId="77777777" w:rsidR="00381944" w:rsidRDefault="00381944">
      <w:r>
        <w:continuationSeparator/>
      </w:r>
    </w:p>
  </w:footnote>
  <w:footnote w:id="1">
    <w:p w14:paraId="76CEA140" w14:textId="56DECED1" w:rsidR="002C01B4" w:rsidRDefault="002C01B4"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2C01B4" w:rsidRPr="00AE5E95" w:rsidRDefault="002C01B4"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2C01B4" w:rsidRPr="0073275F" w:rsidRDefault="002C01B4"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7"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8"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2"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5"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8"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C625FBA"/>
    <w:multiLevelType w:val="hybridMultilevel"/>
    <w:tmpl w:val="6192A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25"/>
  </w:num>
  <w:num w:numId="6">
    <w:abstractNumId w:val="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num>
  <w:num w:numId="13">
    <w:abstractNumId w:val="14"/>
  </w:num>
  <w:num w:numId="14">
    <w:abstractNumId w:val="10"/>
  </w:num>
  <w:num w:numId="15">
    <w:abstractNumId w:val="16"/>
  </w:num>
  <w:num w:numId="16">
    <w:abstractNumId w:val="24"/>
  </w:num>
  <w:num w:numId="17">
    <w:abstractNumId w:val="7"/>
  </w:num>
  <w:num w:numId="18">
    <w:abstractNumId w:val="11"/>
  </w:num>
  <w:num w:numId="19">
    <w:abstractNumId w:val="8"/>
  </w:num>
  <w:num w:numId="20">
    <w:abstractNumId w:val="17"/>
  </w:num>
  <w:num w:numId="21">
    <w:abstractNumId w:val="6"/>
  </w:num>
  <w:num w:numId="22">
    <w:abstractNumId w:val="27"/>
  </w:num>
  <w:num w:numId="23">
    <w:abstractNumId w:val="5"/>
  </w:num>
  <w:num w:numId="24">
    <w:abstractNumId w:val="9"/>
  </w:num>
  <w:num w:numId="25">
    <w:abstractNumId w:val="4"/>
  </w:num>
  <w:num w:numId="26">
    <w:abstractNumId w:val="1"/>
  </w:num>
  <w:num w:numId="27">
    <w:abstractNumId w:val="1"/>
  </w:num>
  <w:num w:numId="28">
    <w:abstractNumId w:val="20"/>
  </w:num>
  <w:num w:numId="29">
    <w:abstractNumId w:val="26"/>
  </w:num>
  <w:num w:numId="30">
    <w:abstractNumId w:val="15"/>
  </w:num>
  <w:num w:numId="31">
    <w:abstractNumId w:val="12"/>
  </w:num>
  <w:num w:numId="32">
    <w:abstractNumId w:val="18"/>
  </w:num>
  <w:num w:numId="33">
    <w:abstractNumId w:val="19"/>
  </w:num>
  <w:num w:numId="34">
    <w:abstractNumId w:val="22"/>
  </w:num>
  <w:num w:numId="3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5157C"/>
    <w:rsid w:val="00056C68"/>
    <w:rsid w:val="00064C46"/>
    <w:rsid w:val="00066212"/>
    <w:rsid w:val="00067EE1"/>
    <w:rsid w:val="000758F6"/>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638D"/>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A597F"/>
    <w:rsid w:val="002C01B4"/>
    <w:rsid w:val="002C38B2"/>
    <w:rsid w:val="002D13C9"/>
    <w:rsid w:val="002D1CC6"/>
    <w:rsid w:val="002D5A64"/>
    <w:rsid w:val="002D65A8"/>
    <w:rsid w:val="002D797A"/>
    <w:rsid w:val="002F0110"/>
    <w:rsid w:val="003106A9"/>
    <w:rsid w:val="00316512"/>
    <w:rsid w:val="003214A9"/>
    <w:rsid w:val="00322A29"/>
    <w:rsid w:val="00330C3F"/>
    <w:rsid w:val="00334B28"/>
    <w:rsid w:val="00342F4A"/>
    <w:rsid w:val="00344AA1"/>
    <w:rsid w:val="003451D1"/>
    <w:rsid w:val="00353203"/>
    <w:rsid w:val="00361CE9"/>
    <w:rsid w:val="00362722"/>
    <w:rsid w:val="0036420E"/>
    <w:rsid w:val="0036456D"/>
    <w:rsid w:val="00365E77"/>
    <w:rsid w:val="003709BE"/>
    <w:rsid w:val="00372662"/>
    <w:rsid w:val="00375E2A"/>
    <w:rsid w:val="00377123"/>
    <w:rsid w:val="0037779B"/>
    <w:rsid w:val="00381944"/>
    <w:rsid w:val="00382CE3"/>
    <w:rsid w:val="00394327"/>
    <w:rsid w:val="00395CFD"/>
    <w:rsid w:val="003A09F4"/>
    <w:rsid w:val="003A2419"/>
    <w:rsid w:val="003A2593"/>
    <w:rsid w:val="003A3A53"/>
    <w:rsid w:val="003B0636"/>
    <w:rsid w:val="003C063B"/>
    <w:rsid w:val="003C5913"/>
    <w:rsid w:val="003C63A1"/>
    <w:rsid w:val="003E0223"/>
    <w:rsid w:val="003E2220"/>
    <w:rsid w:val="003E337F"/>
    <w:rsid w:val="003E524D"/>
    <w:rsid w:val="003E6D50"/>
    <w:rsid w:val="003F0768"/>
    <w:rsid w:val="003F4B1D"/>
    <w:rsid w:val="003F703B"/>
    <w:rsid w:val="00400651"/>
    <w:rsid w:val="00403FF2"/>
    <w:rsid w:val="00416A6F"/>
    <w:rsid w:val="004208E9"/>
    <w:rsid w:val="00420E9F"/>
    <w:rsid w:val="00422478"/>
    <w:rsid w:val="00423A1A"/>
    <w:rsid w:val="004309A1"/>
    <w:rsid w:val="0043136B"/>
    <w:rsid w:val="004344FB"/>
    <w:rsid w:val="00434D12"/>
    <w:rsid w:val="0043667A"/>
    <w:rsid w:val="00442D72"/>
    <w:rsid w:val="004443D2"/>
    <w:rsid w:val="004602EE"/>
    <w:rsid w:val="00461DD8"/>
    <w:rsid w:val="00464F27"/>
    <w:rsid w:val="0046616B"/>
    <w:rsid w:val="0047031B"/>
    <w:rsid w:val="00471433"/>
    <w:rsid w:val="00472C12"/>
    <w:rsid w:val="00476A5B"/>
    <w:rsid w:val="00477FA4"/>
    <w:rsid w:val="00482D24"/>
    <w:rsid w:val="004831FB"/>
    <w:rsid w:val="0048392F"/>
    <w:rsid w:val="004948A8"/>
    <w:rsid w:val="004A0DE1"/>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C22"/>
    <w:rsid w:val="004F3504"/>
    <w:rsid w:val="00500CC1"/>
    <w:rsid w:val="00502368"/>
    <w:rsid w:val="00503FB5"/>
    <w:rsid w:val="0050667F"/>
    <w:rsid w:val="0051122F"/>
    <w:rsid w:val="005122D2"/>
    <w:rsid w:val="005165D1"/>
    <w:rsid w:val="00522DDB"/>
    <w:rsid w:val="00525FDC"/>
    <w:rsid w:val="005348A9"/>
    <w:rsid w:val="0053741F"/>
    <w:rsid w:val="00542021"/>
    <w:rsid w:val="005429AD"/>
    <w:rsid w:val="0054711A"/>
    <w:rsid w:val="00547699"/>
    <w:rsid w:val="005508C4"/>
    <w:rsid w:val="00557DAC"/>
    <w:rsid w:val="0056418B"/>
    <w:rsid w:val="00566975"/>
    <w:rsid w:val="00575008"/>
    <w:rsid w:val="00580F03"/>
    <w:rsid w:val="00593A14"/>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F061A"/>
    <w:rsid w:val="0060285D"/>
    <w:rsid w:val="00603117"/>
    <w:rsid w:val="00607D1F"/>
    <w:rsid w:val="00617CE9"/>
    <w:rsid w:val="0062083B"/>
    <w:rsid w:val="00620F6F"/>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5C54"/>
    <w:rsid w:val="00697167"/>
    <w:rsid w:val="00697E8B"/>
    <w:rsid w:val="006A2556"/>
    <w:rsid w:val="006B0009"/>
    <w:rsid w:val="006B1391"/>
    <w:rsid w:val="006B57C3"/>
    <w:rsid w:val="006B5EC4"/>
    <w:rsid w:val="006B5F1E"/>
    <w:rsid w:val="006B6D0A"/>
    <w:rsid w:val="006B7B62"/>
    <w:rsid w:val="006C45AE"/>
    <w:rsid w:val="006D19A9"/>
    <w:rsid w:val="006D3FEB"/>
    <w:rsid w:val="006D3FF4"/>
    <w:rsid w:val="006E0108"/>
    <w:rsid w:val="006E17B1"/>
    <w:rsid w:val="006E1BFF"/>
    <w:rsid w:val="006F2696"/>
    <w:rsid w:val="006F4F41"/>
    <w:rsid w:val="006F6DD8"/>
    <w:rsid w:val="00704C78"/>
    <w:rsid w:val="0071110C"/>
    <w:rsid w:val="007135EA"/>
    <w:rsid w:val="007204E8"/>
    <w:rsid w:val="00724C40"/>
    <w:rsid w:val="00727B48"/>
    <w:rsid w:val="0073275F"/>
    <w:rsid w:val="00740B83"/>
    <w:rsid w:val="00762EBD"/>
    <w:rsid w:val="00771BB6"/>
    <w:rsid w:val="007768C8"/>
    <w:rsid w:val="00780792"/>
    <w:rsid w:val="007825CC"/>
    <w:rsid w:val="0079060F"/>
    <w:rsid w:val="00792D1E"/>
    <w:rsid w:val="0079417C"/>
    <w:rsid w:val="00795C3F"/>
    <w:rsid w:val="0079649A"/>
    <w:rsid w:val="00797A7E"/>
    <w:rsid w:val="007A29A2"/>
    <w:rsid w:val="007B090B"/>
    <w:rsid w:val="007B15C9"/>
    <w:rsid w:val="007B4DA3"/>
    <w:rsid w:val="007B6BF6"/>
    <w:rsid w:val="007B7C7E"/>
    <w:rsid w:val="007C5DF4"/>
    <w:rsid w:val="007D0197"/>
    <w:rsid w:val="007D1475"/>
    <w:rsid w:val="007D1CA6"/>
    <w:rsid w:val="007E2480"/>
    <w:rsid w:val="007E2A02"/>
    <w:rsid w:val="007E5755"/>
    <w:rsid w:val="007F0190"/>
    <w:rsid w:val="007F07FC"/>
    <w:rsid w:val="007F30FD"/>
    <w:rsid w:val="007F6D1F"/>
    <w:rsid w:val="007F7567"/>
    <w:rsid w:val="0080451B"/>
    <w:rsid w:val="008049B6"/>
    <w:rsid w:val="00806924"/>
    <w:rsid w:val="00811A84"/>
    <w:rsid w:val="00813A4C"/>
    <w:rsid w:val="008161EF"/>
    <w:rsid w:val="00823189"/>
    <w:rsid w:val="008272CE"/>
    <w:rsid w:val="008356ED"/>
    <w:rsid w:val="00836B56"/>
    <w:rsid w:val="0083723F"/>
    <w:rsid w:val="008377C7"/>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A296C"/>
    <w:rsid w:val="008A35BA"/>
    <w:rsid w:val="008A6B26"/>
    <w:rsid w:val="008A6E82"/>
    <w:rsid w:val="008B1986"/>
    <w:rsid w:val="008B26A4"/>
    <w:rsid w:val="008C6A02"/>
    <w:rsid w:val="008D4EEE"/>
    <w:rsid w:val="008D4FFC"/>
    <w:rsid w:val="008E1C54"/>
    <w:rsid w:val="008E3319"/>
    <w:rsid w:val="008F3D72"/>
    <w:rsid w:val="00901EC7"/>
    <w:rsid w:val="00916C73"/>
    <w:rsid w:val="009214F7"/>
    <w:rsid w:val="00935BA9"/>
    <w:rsid w:val="009360BB"/>
    <w:rsid w:val="00947C48"/>
    <w:rsid w:val="009529FD"/>
    <w:rsid w:val="00957123"/>
    <w:rsid w:val="00961A26"/>
    <w:rsid w:val="00974A5B"/>
    <w:rsid w:val="00975BB4"/>
    <w:rsid w:val="00977AAF"/>
    <w:rsid w:val="009849D3"/>
    <w:rsid w:val="0098571B"/>
    <w:rsid w:val="00986E78"/>
    <w:rsid w:val="009912BA"/>
    <w:rsid w:val="00993E37"/>
    <w:rsid w:val="009A77B2"/>
    <w:rsid w:val="009B26C3"/>
    <w:rsid w:val="009B33CF"/>
    <w:rsid w:val="009B5C83"/>
    <w:rsid w:val="009B6237"/>
    <w:rsid w:val="009B6CFF"/>
    <w:rsid w:val="009C1B84"/>
    <w:rsid w:val="009C24C1"/>
    <w:rsid w:val="009D197D"/>
    <w:rsid w:val="009D299B"/>
    <w:rsid w:val="009D68A5"/>
    <w:rsid w:val="009D6D9B"/>
    <w:rsid w:val="009E0501"/>
    <w:rsid w:val="009E36E1"/>
    <w:rsid w:val="009E68ED"/>
    <w:rsid w:val="009E7D4A"/>
    <w:rsid w:val="009F22DC"/>
    <w:rsid w:val="009F7AF5"/>
    <w:rsid w:val="00A02C6C"/>
    <w:rsid w:val="00A0656E"/>
    <w:rsid w:val="00A12152"/>
    <w:rsid w:val="00A13306"/>
    <w:rsid w:val="00A14B1C"/>
    <w:rsid w:val="00A15012"/>
    <w:rsid w:val="00A212FF"/>
    <w:rsid w:val="00A22369"/>
    <w:rsid w:val="00A42589"/>
    <w:rsid w:val="00A43CAE"/>
    <w:rsid w:val="00A43FC2"/>
    <w:rsid w:val="00A46F10"/>
    <w:rsid w:val="00A60224"/>
    <w:rsid w:val="00A65ABF"/>
    <w:rsid w:val="00A808E6"/>
    <w:rsid w:val="00A86103"/>
    <w:rsid w:val="00A86185"/>
    <w:rsid w:val="00A86939"/>
    <w:rsid w:val="00A9008E"/>
    <w:rsid w:val="00A902D9"/>
    <w:rsid w:val="00A91CBB"/>
    <w:rsid w:val="00A9281C"/>
    <w:rsid w:val="00A92DA9"/>
    <w:rsid w:val="00AA03C2"/>
    <w:rsid w:val="00AA3925"/>
    <w:rsid w:val="00AA6989"/>
    <w:rsid w:val="00AB0E5E"/>
    <w:rsid w:val="00AB605E"/>
    <w:rsid w:val="00AC0884"/>
    <w:rsid w:val="00AC3D3B"/>
    <w:rsid w:val="00AD04A2"/>
    <w:rsid w:val="00AD7584"/>
    <w:rsid w:val="00AE194A"/>
    <w:rsid w:val="00AE5E95"/>
    <w:rsid w:val="00AE72AD"/>
    <w:rsid w:val="00AF052F"/>
    <w:rsid w:val="00AF1BFC"/>
    <w:rsid w:val="00B040CB"/>
    <w:rsid w:val="00B06F15"/>
    <w:rsid w:val="00B1123A"/>
    <w:rsid w:val="00B13F2B"/>
    <w:rsid w:val="00B16D4F"/>
    <w:rsid w:val="00B25AA7"/>
    <w:rsid w:val="00B265D8"/>
    <w:rsid w:val="00B31BB3"/>
    <w:rsid w:val="00B606F7"/>
    <w:rsid w:val="00B64B46"/>
    <w:rsid w:val="00B65BD3"/>
    <w:rsid w:val="00B73372"/>
    <w:rsid w:val="00B77F87"/>
    <w:rsid w:val="00B800E5"/>
    <w:rsid w:val="00B80CC3"/>
    <w:rsid w:val="00B82100"/>
    <w:rsid w:val="00B849A7"/>
    <w:rsid w:val="00B90777"/>
    <w:rsid w:val="00B91952"/>
    <w:rsid w:val="00B92F48"/>
    <w:rsid w:val="00BA7DB8"/>
    <w:rsid w:val="00BB1A17"/>
    <w:rsid w:val="00BB56A2"/>
    <w:rsid w:val="00BC0A6A"/>
    <w:rsid w:val="00BC22DE"/>
    <w:rsid w:val="00BC46D3"/>
    <w:rsid w:val="00BD516A"/>
    <w:rsid w:val="00BD5D0F"/>
    <w:rsid w:val="00BD7633"/>
    <w:rsid w:val="00BE20BF"/>
    <w:rsid w:val="00BF0E4A"/>
    <w:rsid w:val="00BF6D54"/>
    <w:rsid w:val="00C008B9"/>
    <w:rsid w:val="00C24A56"/>
    <w:rsid w:val="00C273A7"/>
    <w:rsid w:val="00C44965"/>
    <w:rsid w:val="00C50475"/>
    <w:rsid w:val="00C54E5F"/>
    <w:rsid w:val="00C64E0A"/>
    <w:rsid w:val="00C674C7"/>
    <w:rsid w:val="00C7035A"/>
    <w:rsid w:val="00C7087E"/>
    <w:rsid w:val="00C719B7"/>
    <w:rsid w:val="00C73E44"/>
    <w:rsid w:val="00C75B4D"/>
    <w:rsid w:val="00C75C7F"/>
    <w:rsid w:val="00C76B49"/>
    <w:rsid w:val="00C833E2"/>
    <w:rsid w:val="00C92D3F"/>
    <w:rsid w:val="00C935DF"/>
    <w:rsid w:val="00C95EB0"/>
    <w:rsid w:val="00CA4205"/>
    <w:rsid w:val="00CB56CB"/>
    <w:rsid w:val="00CB7A9A"/>
    <w:rsid w:val="00CE6F15"/>
    <w:rsid w:val="00CF26BC"/>
    <w:rsid w:val="00CF2EBC"/>
    <w:rsid w:val="00CF467B"/>
    <w:rsid w:val="00CF6C7C"/>
    <w:rsid w:val="00CF7C46"/>
    <w:rsid w:val="00D029CD"/>
    <w:rsid w:val="00D04A28"/>
    <w:rsid w:val="00D05D67"/>
    <w:rsid w:val="00D15BA0"/>
    <w:rsid w:val="00D17110"/>
    <w:rsid w:val="00D21024"/>
    <w:rsid w:val="00D217CF"/>
    <w:rsid w:val="00D22843"/>
    <w:rsid w:val="00D34853"/>
    <w:rsid w:val="00D4780C"/>
    <w:rsid w:val="00D55B12"/>
    <w:rsid w:val="00D55B55"/>
    <w:rsid w:val="00D56C48"/>
    <w:rsid w:val="00D5727D"/>
    <w:rsid w:val="00D60E6C"/>
    <w:rsid w:val="00D618FA"/>
    <w:rsid w:val="00D6251E"/>
    <w:rsid w:val="00D768F0"/>
    <w:rsid w:val="00D82F52"/>
    <w:rsid w:val="00D9066A"/>
    <w:rsid w:val="00D92BE3"/>
    <w:rsid w:val="00D942FD"/>
    <w:rsid w:val="00DA1AAF"/>
    <w:rsid w:val="00DA20FD"/>
    <w:rsid w:val="00DA2992"/>
    <w:rsid w:val="00DB2916"/>
    <w:rsid w:val="00DB400D"/>
    <w:rsid w:val="00DB7FD1"/>
    <w:rsid w:val="00DC0B2A"/>
    <w:rsid w:val="00DD15FD"/>
    <w:rsid w:val="00DD3948"/>
    <w:rsid w:val="00DD7401"/>
    <w:rsid w:val="00DE35C6"/>
    <w:rsid w:val="00DE3942"/>
    <w:rsid w:val="00DF1035"/>
    <w:rsid w:val="00DF1AE1"/>
    <w:rsid w:val="00DF1BD5"/>
    <w:rsid w:val="00DF3B86"/>
    <w:rsid w:val="00DF651E"/>
    <w:rsid w:val="00E024C5"/>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A1090"/>
    <w:rsid w:val="00EA4D4E"/>
    <w:rsid w:val="00EC05D0"/>
    <w:rsid w:val="00EC3C9F"/>
    <w:rsid w:val="00ED184A"/>
    <w:rsid w:val="00ED2750"/>
    <w:rsid w:val="00ED4E6E"/>
    <w:rsid w:val="00ED72A5"/>
    <w:rsid w:val="00EE195D"/>
    <w:rsid w:val="00EE3CF3"/>
    <w:rsid w:val="00EF00B8"/>
    <w:rsid w:val="00EF35C0"/>
    <w:rsid w:val="00EF5D62"/>
    <w:rsid w:val="00EF6835"/>
    <w:rsid w:val="00F01AA5"/>
    <w:rsid w:val="00F04E21"/>
    <w:rsid w:val="00F05408"/>
    <w:rsid w:val="00F066DB"/>
    <w:rsid w:val="00F100F4"/>
    <w:rsid w:val="00F11F42"/>
    <w:rsid w:val="00F21165"/>
    <w:rsid w:val="00F22B30"/>
    <w:rsid w:val="00F246D5"/>
    <w:rsid w:val="00F2499F"/>
    <w:rsid w:val="00F3264A"/>
    <w:rsid w:val="00F35146"/>
    <w:rsid w:val="00F37A97"/>
    <w:rsid w:val="00F434EE"/>
    <w:rsid w:val="00F447DE"/>
    <w:rsid w:val="00F45192"/>
    <w:rsid w:val="00F468EB"/>
    <w:rsid w:val="00F631F2"/>
    <w:rsid w:val="00F756DB"/>
    <w:rsid w:val="00F77343"/>
    <w:rsid w:val="00F81E7E"/>
    <w:rsid w:val="00F8398A"/>
    <w:rsid w:val="00F921B6"/>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s://maven.apache.org/pom.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hyperlink" Target="https://developer.mozilla.org/hu/docs/Web/HTML"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w3.org/" TargetMode="External"/><Relationship Id="rId28" Type="http://schemas.openxmlformats.org/officeDocument/2006/relationships/hyperlink" Target="https://tomcat.apache.org/download-90.cgi"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s://docs.jboss.org/hibernate/orm/5.2/userguide/html_single/Hibernate_User_Guid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HerenkovicsA/szkdga" TargetMode="External"/><Relationship Id="rId27" Type="http://schemas.openxmlformats.org/officeDocument/2006/relationships/hyperlink" Target="https://www.postgresql.org/download" TargetMode="External"/><Relationship Id="rId30" Type="http://schemas.openxmlformats.org/officeDocument/2006/relationships/image" Target="media/image15.png"/><Relationship Id="rId35" Type="http://schemas.openxmlformats.org/officeDocument/2006/relationships/hyperlink" Target="https://hu.wikipedia.org/wiki/Verzi%C3%B3kezel%C3%A9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hyperlink" Target="https://developer.mozilla.org/hu/docs/Web/JavaScript" TargetMode="External"/><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69390937-3E40-410D-AE5D-5D0AFE385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1</TotalTime>
  <Pages>44</Pages>
  <Words>7101</Words>
  <Characters>49002</Characters>
  <Application>Microsoft Office Word</Application>
  <DocSecurity>0</DocSecurity>
  <Lines>408</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2019-02-09T12:08:00Z</cp:lastPrinted>
  <dcterms:created xsi:type="dcterms:W3CDTF">2019-03-30T16:54:00Z</dcterms:created>
  <dcterms:modified xsi:type="dcterms:W3CDTF">2019-03-30T16:54:00Z</dcterms:modified>
</cp:coreProperties>
</file>