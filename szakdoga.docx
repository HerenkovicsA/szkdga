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2A44F92" w14:textId="77777777" w:rsidR="007C5DF4" w:rsidRPr="00BC22DE" w:rsidRDefault="007C5DF4">
      <w:pPr>
        <w:jc w:val="center"/>
        <w:rPr>
          <w:rFonts w:cs="Times New Roman"/>
        </w:rPr>
      </w:pPr>
      <w:r w:rsidRPr="00BC22DE">
        <w:rPr>
          <w:rFonts w:cs="Times New Roman"/>
          <w:color w:val="800000"/>
        </w:rPr>
        <w:t>[Külső fekete borítólap</w:t>
      </w:r>
      <w:r w:rsidRPr="00BC22DE">
        <w:rPr>
          <w:rFonts w:eastAsia="Times New Roman" w:cs="Times New Roman"/>
          <w:color w:val="800000"/>
        </w:rPr>
        <w:t xml:space="preserve"> </w:t>
      </w:r>
      <w:r w:rsidRPr="00BC22DE">
        <w:rPr>
          <w:rFonts w:cs="Times New Roman"/>
          <w:color w:val="800000"/>
        </w:rPr>
        <w:t>formátuma]</w:t>
      </w:r>
    </w:p>
    <w:p w14:paraId="048D717B" w14:textId="77777777" w:rsidR="007C5DF4" w:rsidRPr="00BC22DE" w:rsidRDefault="007C5DF4">
      <w:pPr>
        <w:rPr>
          <w:rFonts w:cs="Times New Roman"/>
        </w:rPr>
      </w:pPr>
    </w:p>
    <w:p w14:paraId="41471C34" w14:textId="77777777" w:rsidR="007C5DF4" w:rsidRPr="00BC22DE" w:rsidRDefault="007C5DF4">
      <w:pPr>
        <w:jc w:val="center"/>
        <w:rPr>
          <w:rFonts w:cs="Times New Roman"/>
          <w:sz w:val="36"/>
          <w:szCs w:val="36"/>
        </w:rPr>
      </w:pPr>
      <w:r w:rsidRPr="00BC22DE">
        <w:rPr>
          <w:rFonts w:cs="Times New Roman"/>
          <w:sz w:val="36"/>
          <w:szCs w:val="36"/>
        </w:rPr>
        <w:t>Széchenyi</w:t>
      </w:r>
      <w:r w:rsidRPr="00BC22DE">
        <w:rPr>
          <w:rFonts w:eastAsia="Arial" w:cs="Times New Roman"/>
          <w:sz w:val="36"/>
          <w:szCs w:val="36"/>
        </w:rPr>
        <w:t xml:space="preserve"> </w:t>
      </w:r>
      <w:r w:rsidRPr="00BC22DE">
        <w:rPr>
          <w:rFonts w:cs="Times New Roman"/>
          <w:sz w:val="36"/>
          <w:szCs w:val="36"/>
        </w:rPr>
        <w:t>István</w:t>
      </w:r>
      <w:r w:rsidRPr="00BC22DE">
        <w:rPr>
          <w:rFonts w:eastAsia="Arial" w:cs="Times New Roman"/>
          <w:sz w:val="36"/>
          <w:szCs w:val="36"/>
        </w:rPr>
        <w:t xml:space="preserve"> </w:t>
      </w:r>
      <w:r w:rsidRPr="00BC22DE">
        <w:rPr>
          <w:rFonts w:cs="Times New Roman"/>
          <w:sz w:val="36"/>
          <w:szCs w:val="36"/>
        </w:rPr>
        <w:t>Egyetem</w:t>
      </w:r>
    </w:p>
    <w:p w14:paraId="6011CA49" w14:textId="77777777" w:rsidR="007C5DF4" w:rsidRPr="00BC22DE" w:rsidRDefault="00DF651E">
      <w:pPr>
        <w:jc w:val="center"/>
        <w:rPr>
          <w:rFonts w:cs="Times New Roman"/>
          <w:sz w:val="36"/>
          <w:szCs w:val="36"/>
        </w:rPr>
      </w:pPr>
      <w:r w:rsidRPr="00BC22DE">
        <w:rPr>
          <w:rFonts w:cs="Times New Roman"/>
          <w:sz w:val="36"/>
          <w:szCs w:val="36"/>
        </w:rPr>
        <w:t>Gépészmérnöki, Informatikai és Villamosmérnöki Kar</w:t>
      </w:r>
    </w:p>
    <w:p w14:paraId="258A32BB" w14:textId="77777777" w:rsidR="00C44965" w:rsidRPr="00BC22DE" w:rsidRDefault="00C44965">
      <w:pPr>
        <w:jc w:val="center"/>
        <w:rPr>
          <w:rFonts w:cs="Times New Roman"/>
          <w:b/>
          <w:bCs/>
          <w:sz w:val="52"/>
          <w:szCs w:val="52"/>
        </w:rPr>
      </w:pPr>
      <w:r w:rsidRPr="00BC22DE">
        <w:rPr>
          <w:rFonts w:cs="Times New Roman"/>
          <w:sz w:val="36"/>
          <w:szCs w:val="36"/>
        </w:rPr>
        <w:t>Informatika Tanszék</w:t>
      </w:r>
    </w:p>
    <w:p w14:paraId="41C8EC1A" w14:textId="77777777" w:rsidR="007C5DF4" w:rsidRPr="00BC22DE" w:rsidRDefault="007C5DF4">
      <w:pPr>
        <w:spacing w:before="2268"/>
        <w:jc w:val="center"/>
        <w:rPr>
          <w:rFonts w:cs="Times New Roman"/>
          <w:b/>
          <w:bCs/>
          <w:color w:val="800000"/>
          <w:sz w:val="44"/>
          <w:szCs w:val="44"/>
        </w:rPr>
      </w:pPr>
      <w:r w:rsidRPr="00BC22DE">
        <w:rPr>
          <w:rFonts w:cs="Times New Roman"/>
          <w:b/>
          <w:bCs/>
          <w:sz w:val="52"/>
          <w:szCs w:val="52"/>
        </w:rPr>
        <w:t>SZAKDOLGOZAT</w:t>
      </w:r>
    </w:p>
    <w:p w14:paraId="541675D0" w14:textId="77777777" w:rsidR="007C5DF4" w:rsidRPr="00BC22DE" w:rsidRDefault="00224A9C">
      <w:pPr>
        <w:spacing w:before="2835"/>
        <w:jc w:val="center"/>
        <w:rPr>
          <w:rFonts w:cs="Times New Roman"/>
          <w:b/>
          <w:color w:val="auto"/>
          <w:sz w:val="32"/>
          <w:szCs w:val="32"/>
        </w:rPr>
      </w:pPr>
      <w:r w:rsidRPr="00BC22DE">
        <w:rPr>
          <w:rFonts w:cs="Times New Roman"/>
          <w:b/>
          <w:bCs/>
          <w:color w:val="auto"/>
          <w:sz w:val="44"/>
          <w:szCs w:val="44"/>
        </w:rPr>
        <w:t>Herenkovics András</w:t>
      </w:r>
    </w:p>
    <w:p w14:paraId="7CB29AA1" w14:textId="77777777" w:rsidR="007C5DF4" w:rsidRPr="00BC22DE" w:rsidRDefault="00C44965">
      <w:pPr>
        <w:spacing w:line="252" w:lineRule="auto"/>
        <w:jc w:val="center"/>
        <w:rPr>
          <w:rFonts w:cs="Times New Roman"/>
          <w:color w:val="auto"/>
          <w:sz w:val="36"/>
          <w:szCs w:val="36"/>
        </w:rPr>
      </w:pPr>
      <w:r w:rsidRPr="00BC22DE">
        <w:rPr>
          <w:rFonts w:eastAsia="Times New Roman" w:cs="Times New Roman"/>
          <w:b/>
          <w:color w:val="auto"/>
          <w:sz w:val="32"/>
          <w:szCs w:val="32"/>
        </w:rPr>
        <w:t>Mérnök Informatikus</w:t>
      </w:r>
      <w:r w:rsidR="007C5DF4" w:rsidRPr="00BC22DE">
        <w:rPr>
          <w:rFonts w:eastAsia="Times New Roman" w:cs="Times New Roman"/>
          <w:b/>
          <w:color w:val="auto"/>
          <w:sz w:val="32"/>
          <w:szCs w:val="32"/>
        </w:rPr>
        <w:t xml:space="preserve"> B</w:t>
      </w:r>
      <w:r w:rsidR="007C5DF4" w:rsidRPr="00BC22DE">
        <w:rPr>
          <w:rFonts w:cs="Times New Roman"/>
          <w:b/>
          <w:color w:val="auto"/>
          <w:sz w:val="32"/>
          <w:szCs w:val="32"/>
        </w:rPr>
        <w:t>Sc</w:t>
      </w:r>
      <w:r w:rsidR="007C5DF4" w:rsidRPr="00BC22DE">
        <w:rPr>
          <w:rFonts w:eastAsia="Times New Roman" w:cs="Times New Roman"/>
          <w:b/>
          <w:color w:val="auto"/>
          <w:sz w:val="32"/>
          <w:szCs w:val="32"/>
        </w:rPr>
        <w:t xml:space="preserve"> </w:t>
      </w:r>
      <w:r w:rsidR="00224A9C" w:rsidRPr="00BC22DE">
        <w:rPr>
          <w:rFonts w:cs="Times New Roman"/>
          <w:b/>
          <w:color w:val="auto"/>
          <w:sz w:val="32"/>
          <w:szCs w:val="32"/>
        </w:rPr>
        <w:t>szak</w:t>
      </w:r>
    </w:p>
    <w:p w14:paraId="6AE30C2B" w14:textId="77777777" w:rsidR="007C5DF4" w:rsidRPr="00BC22DE" w:rsidRDefault="007C5DF4">
      <w:pPr>
        <w:spacing w:before="3402"/>
        <w:jc w:val="center"/>
        <w:rPr>
          <w:rFonts w:cs="Times New Roman"/>
          <w:color w:val="800000"/>
          <w:sz w:val="36"/>
          <w:szCs w:val="36"/>
        </w:rPr>
      </w:pPr>
      <w:r w:rsidRPr="00BC22DE">
        <w:rPr>
          <w:rFonts w:cs="Times New Roman"/>
          <w:color w:val="800000"/>
          <w:sz w:val="36"/>
          <w:szCs w:val="36"/>
        </w:rPr>
        <w:t>[</w:t>
      </w:r>
      <w:r w:rsidR="00F35146">
        <w:rPr>
          <w:rFonts w:cs="Times New Roman"/>
          <w:color w:val="800000"/>
          <w:sz w:val="36"/>
          <w:szCs w:val="36"/>
        </w:rPr>
        <w:t>2018</w:t>
      </w:r>
      <w:r w:rsidRPr="00BC22DE">
        <w:rPr>
          <w:rFonts w:cs="Times New Roman"/>
          <w:color w:val="800000"/>
          <w:sz w:val="36"/>
          <w:szCs w:val="36"/>
        </w:rPr>
        <w:t>]</w:t>
      </w:r>
    </w:p>
    <w:p w14:paraId="2356CD3A" w14:textId="77777777" w:rsidR="007C5DF4" w:rsidRPr="00BC22DE" w:rsidRDefault="007C5DF4">
      <w:pPr>
        <w:jc w:val="center"/>
        <w:rPr>
          <w:rFonts w:cs="Times New Roman"/>
          <w:color w:val="800000"/>
          <w:sz w:val="36"/>
          <w:szCs w:val="36"/>
        </w:rPr>
      </w:pPr>
    </w:p>
    <w:tbl>
      <w:tblPr>
        <w:tblW w:w="0" w:type="auto"/>
        <w:tblInd w:w="39" w:type="dxa"/>
        <w:tblLayout w:type="fixed"/>
        <w:tblCellMar>
          <w:top w:w="55" w:type="dxa"/>
          <w:left w:w="42" w:type="dxa"/>
          <w:bottom w:w="55" w:type="dxa"/>
          <w:right w:w="55" w:type="dxa"/>
        </w:tblCellMar>
        <w:tblLook w:val="0000" w:firstRow="0" w:lastRow="0" w:firstColumn="0" w:lastColumn="0" w:noHBand="0" w:noVBand="0"/>
      </w:tblPr>
      <w:tblGrid>
        <w:gridCol w:w="9674"/>
      </w:tblGrid>
      <w:tr w:rsidR="007C5DF4" w:rsidRPr="00BC22DE" w14:paraId="682D7F49" w14:textId="77777777">
        <w:tc>
          <w:tcPr>
            <w:tcW w:w="9674" w:type="dxa"/>
            <w:tcBorders>
              <w:top w:val="single" w:sz="2" w:space="0" w:color="000000"/>
              <w:left w:val="single" w:sz="2" w:space="0" w:color="000000"/>
              <w:bottom w:val="single" w:sz="2" w:space="0" w:color="000000"/>
              <w:right w:val="single" w:sz="2" w:space="0" w:color="000000"/>
            </w:tcBorders>
            <w:shd w:val="clear" w:color="auto" w:fill="FFFFFF"/>
          </w:tcPr>
          <w:p w14:paraId="540BEA6F" w14:textId="77777777" w:rsidR="007C5DF4" w:rsidRPr="00BC22DE" w:rsidRDefault="007C5DF4" w:rsidP="00F35146">
            <w:pPr>
              <w:rPr>
                <w:rFonts w:cs="Times New Roman"/>
              </w:rPr>
            </w:pPr>
            <w:r w:rsidRPr="00BC22DE">
              <w:rPr>
                <w:rFonts w:cs="Times New Roman"/>
                <w:color w:val="800000"/>
                <w:sz w:val="36"/>
                <w:szCs w:val="36"/>
              </w:rPr>
              <w:t>[Gerincen:]</w:t>
            </w:r>
            <w:r w:rsidRPr="00BC22DE">
              <w:rPr>
                <w:rFonts w:eastAsia="Arial" w:cs="Times New Roman"/>
                <w:color w:val="800000"/>
                <w:sz w:val="36"/>
                <w:szCs w:val="36"/>
              </w:rPr>
              <w:t xml:space="preserve"> </w:t>
            </w:r>
            <w:r w:rsidR="00F35146">
              <w:rPr>
                <w:rFonts w:cs="Times New Roman"/>
                <w:color w:val="800000"/>
                <w:sz w:val="36"/>
                <w:szCs w:val="36"/>
              </w:rPr>
              <w:t>Herenkovics András</w:t>
            </w:r>
            <w:r w:rsidRPr="00BC22DE">
              <w:rPr>
                <w:rFonts w:cs="Times New Roman"/>
                <w:color w:val="800000"/>
                <w:sz w:val="36"/>
                <w:szCs w:val="36"/>
              </w:rPr>
              <w:t>,</w:t>
            </w:r>
            <w:r w:rsidRPr="00BC22DE">
              <w:rPr>
                <w:rFonts w:eastAsia="Arial" w:cs="Times New Roman"/>
                <w:color w:val="800000"/>
                <w:sz w:val="36"/>
                <w:szCs w:val="36"/>
              </w:rPr>
              <w:t xml:space="preserve"> </w:t>
            </w:r>
            <w:r w:rsidR="00F35146">
              <w:rPr>
                <w:rFonts w:cs="Times New Roman"/>
                <w:color w:val="800000"/>
                <w:sz w:val="36"/>
                <w:szCs w:val="36"/>
              </w:rPr>
              <w:t>2018</w:t>
            </w:r>
          </w:p>
        </w:tc>
      </w:tr>
    </w:tbl>
    <w:p w14:paraId="347900FE" w14:textId="77777777" w:rsidR="007C5DF4" w:rsidRPr="00BC22DE" w:rsidRDefault="00224A9C" w:rsidP="00C44965">
      <w:pPr>
        <w:pageBreakBefore/>
        <w:tabs>
          <w:tab w:val="right" w:pos="9645"/>
        </w:tabs>
        <w:jc w:val="right"/>
        <w:rPr>
          <w:rFonts w:eastAsia="Times New Roman" w:cs="Times New Roman"/>
          <w:color w:val="800000"/>
        </w:rPr>
      </w:pPr>
      <w:r w:rsidRPr="00BC22DE">
        <w:rPr>
          <w:rFonts w:cs="Times New Roman"/>
          <w:noProof/>
          <w:lang w:eastAsia="hu-HU" w:bidi="ar-SA"/>
        </w:rPr>
        <w:lastRenderedPageBreak/>
        <mc:AlternateContent>
          <mc:Choice Requires="wpg">
            <w:drawing>
              <wp:anchor distT="0" distB="0" distL="114300" distR="114300" simplePos="0" relativeHeight="251474432" behindDoc="1" locked="0" layoutInCell="1" allowOverlap="1" wp14:anchorId="500E2875" wp14:editId="7B32B034">
                <wp:simplePos x="0" y="0"/>
                <wp:positionH relativeFrom="column">
                  <wp:posOffset>10160</wp:posOffset>
                </wp:positionH>
                <wp:positionV relativeFrom="paragraph">
                  <wp:posOffset>86360</wp:posOffset>
                </wp:positionV>
                <wp:extent cx="5561330" cy="885190"/>
                <wp:effectExtent l="4445" t="635" r="0" b="0"/>
                <wp:wrapNone/>
                <wp:docPr id="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885190"/>
                          <a:chOff x="1717" y="1654"/>
                          <a:chExt cx="8758" cy="1394"/>
                        </a:xfrm>
                      </wpg:grpSpPr>
                      <pic:pic xmlns:pic="http://schemas.openxmlformats.org/drawingml/2006/picture">
                        <pic:nvPicPr>
                          <pic:cNvPr id="2" name="Picture 2" descr="Macintosh HD:Users:janoskovacs:Documents:TANSZÉK:Arculat:logo6_1_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15" y="1654"/>
                            <a:ext cx="1260" cy="1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7" descr="SZE_logo"/>
                          <pic:cNvPicPr>
                            <a:picLocks noChangeAspect="1" noChangeArrowheads="1"/>
                          </pic:cNvPicPr>
                        </pic:nvPicPr>
                        <pic:blipFill>
                          <a:blip r:embed="rId9" cstate="print">
                            <a:extLst>
                              <a:ext uri="{28A0092B-C50C-407E-A947-70E740481C1C}">
                                <a14:useLocalDpi xmlns:a14="http://schemas.microsoft.com/office/drawing/2010/main" val="0"/>
                              </a:ext>
                            </a:extLst>
                          </a:blip>
                          <a:srcRect l="1740" t="7764" r="114" b="4869"/>
                          <a:stretch>
                            <a:fillRect/>
                          </a:stretch>
                        </pic:blipFill>
                        <pic:spPr bwMode="auto">
                          <a:xfrm>
                            <a:off x="1717" y="1654"/>
                            <a:ext cx="4797" cy="1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1AFE505" id="Group 9" o:spid="_x0000_s1026" style="position:absolute;margin-left:.8pt;margin-top:6.8pt;width:437.9pt;height:69.7pt;z-index:-251842048" coordorigin="1717,1654" coordsize="8758,13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noskovacs:Documents:TANSZÉK:Arculat:logo6_1_k.jpg" style="position:absolute;left:9215;top:1654;width:1260;height: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">
                  <v:imagedata r:id="rId10" o:title="logo6_1_k"/>
                </v:shape>
                <v:shape id="Picture 7" o:spid="_x0000_s1028" type="#_x0000_t75" alt="SZE_logo" style="position:absolute;left:1717;top:1654;width:4797;height:1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">
                  <v:imagedata r:id="rId11" o:title="SZE_logo" croptop="5088f" cropbottom="3191f" cropleft="1140f" cropright="75f"/>
                </v:shape>
              </v:group>
            </w:pict>
          </mc:Fallback>
        </mc:AlternateContent>
      </w:r>
    </w:p>
    <w:p w14:paraId="2127D236" w14:textId="77777777" w:rsidR="007C5DF4" w:rsidRPr="00BC22DE" w:rsidRDefault="007C5DF4">
      <w:pPr>
        <w:tabs>
          <w:tab w:val="right" w:pos="9645"/>
        </w:tabs>
        <w:jc w:val="both"/>
        <w:rPr>
          <w:rFonts w:cs="Times New Roman"/>
          <w:color w:val="800000"/>
        </w:rPr>
      </w:pPr>
      <w:r w:rsidRPr="00BC22DE">
        <w:rPr>
          <w:rFonts w:eastAsia="Times New Roman" w:cs="Times New Roman"/>
          <w:color w:val="800000"/>
        </w:rPr>
        <w:tab/>
      </w:r>
    </w:p>
    <w:p w14:paraId="0FB83577" w14:textId="77777777" w:rsidR="007C5DF4" w:rsidRPr="00BC22DE" w:rsidRDefault="007C5DF4">
      <w:pPr>
        <w:tabs>
          <w:tab w:val="right" w:pos="9645"/>
        </w:tabs>
        <w:jc w:val="both"/>
        <w:rPr>
          <w:rFonts w:cs="Times New Roman"/>
        </w:rPr>
      </w:pPr>
    </w:p>
    <w:p w14:paraId="28E7D386" w14:textId="77777777" w:rsidR="00740B83" w:rsidRPr="00BC22DE" w:rsidRDefault="00740B83" w:rsidP="00246093">
      <w:pPr>
        <w:spacing w:before="215"/>
        <w:jc w:val="center"/>
        <w:rPr>
          <w:rFonts w:eastAsia="Arial" w:cs="Times New Roman"/>
          <w:b/>
          <w:bCs/>
          <w:color w:val="000000"/>
          <w:sz w:val="52"/>
          <w:szCs w:val="52"/>
        </w:rPr>
      </w:pPr>
    </w:p>
    <w:p w14:paraId="60AA857B" w14:textId="77777777" w:rsidR="007C5DF4" w:rsidRPr="00BC22DE" w:rsidRDefault="007C5DF4">
      <w:pPr>
        <w:spacing w:before="2835"/>
        <w:jc w:val="center"/>
        <w:rPr>
          <w:rFonts w:cs="Times New Roman"/>
          <w:b/>
          <w:sz w:val="52"/>
          <w:szCs w:val="52"/>
        </w:rPr>
      </w:pPr>
      <w:r w:rsidRPr="00BC22DE">
        <w:rPr>
          <w:rFonts w:eastAsia="Arial" w:cs="Times New Roman"/>
          <w:b/>
          <w:bCs/>
          <w:color w:val="000000"/>
          <w:sz w:val="52"/>
          <w:szCs w:val="52"/>
        </w:rPr>
        <w:t>SZAKDOLGOZ</w:t>
      </w:r>
      <w:bookmarkStart w:id="0" w:name="__DdeLink__791_2003406677"/>
      <w:bookmarkEnd w:id="0"/>
      <w:r w:rsidRPr="00BC22DE">
        <w:rPr>
          <w:rFonts w:eastAsia="Arial" w:cs="Times New Roman"/>
          <w:b/>
          <w:bCs/>
          <w:color w:val="000000"/>
          <w:sz w:val="52"/>
          <w:szCs w:val="52"/>
        </w:rPr>
        <w:t>AT</w:t>
      </w:r>
    </w:p>
    <w:p w14:paraId="08CFBCAB" w14:textId="77777777" w:rsidR="007C5DF4" w:rsidRPr="00BC22DE" w:rsidRDefault="008B1986">
      <w:pPr>
        <w:spacing w:before="1080" w:line="252" w:lineRule="auto"/>
        <w:jc w:val="center"/>
        <w:rPr>
          <w:rFonts w:cs="Times New Roman"/>
          <w:b/>
          <w:sz w:val="52"/>
          <w:szCs w:val="52"/>
        </w:rPr>
      </w:pPr>
      <w:r w:rsidRPr="00BC22DE">
        <w:rPr>
          <w:rFonts w:cs="Times New Roman"/>
          <w:b/>
          <w:sz w:val="52"/>
          <w:szCs w:val="52"/>
        </w:rPr>
        <w:t>Csomagok kiszállításának optimalizálása</w:t>
      </w:r>
    </w:p>
    <w:p w14:paraId="24859EB3" w14:textId="77777777" w:rsidR="007C5DF4" w:rsidRPr="00BC22DE" w:rsidRDefault="008B1986">
      <w:pPr>
        <w:spacing w:before="1080" w:line="252" w:lineRule="auto"/>
        <w:jc w:val="center"/>
        <w:rPr>
          <w:rFonts w:cs="Times New Roman"/>
          <w:b/>
          <w:sz w:val="44"/>
          <w:szCs w:val="44"/>
        </w:rPr>
      </w:pPr>
      <w:r w:rsidRPr="00BC22DE">
        <w:rPr>
          <w:rFonts w:cs="Times New Roman"/>
          <w:b/>
          <w:sz w:val="44"/>
          <w:szCs w:val="44"/>
        </w:rPr>
        <w:t>Herenkovics András</w:t>
      </w:r>
    </w:p>
    <w:p w14:paraId="352603CF" w14:textId="77777777" w:rsidR="007C5DF4" w:rsidRPr="00BC22DE" w:rsidRDefault="007C5DF4">
      <w:pPr>
        <w:spacing w:before="1080" w:line="252" w:lineRule="auto"/>
        <w:jc w:val="center"/>
        <w:rPr>
          <w:rFonts w:cs="Times New Roman"/>
          <w:b/>
          <w:sz w:val="44"/>
          <w:szCs w:val="44"/>
        </w:rPr>
      </w:pPr>
    </w:p>
    <w:p w14:paraId="0E6CDA51" w14:textId="77777777" w:rsidR="007C5DF4" w:rsidRPr="00BC22DE" w:rsidRDefault="00C44965">
      <w:pPr>
        <w:spacing w:line="252" w:lineRule="auto"/>
        <w:jc w:val="center"/>
        <w:rPr>
          <w:rFonts w:cs="Times New Roman"/>
          <w:b/>
          <w:color w:val="auto"/>
          <w:sz w:val="32"/>
          <w:szCs w:val="32"/>
        </w:rPr>
      </w:pPr>
      <w:r w:rsidRPr="00BC22DE">
        <w:rPr>
          <w:rFonts w:eastAsia="Times New Roman" w:cs="Times New Roman"/>
          <w:b/>
          <w:color w:val="auto"/>
          <w:sz w:val="32"/>
          <w:szCs w:val="32"/>
        </w:rPr>
        <w:t>Mérnök Informatikus</w:t>
      </w:r>
      <w:r w:rsidR="007C5DF4" w:rsidRPr="00BC22DE">
        <w:rPr>
          <w:rFonts w:eastAsia="Times New Roman" w:cs="Times New Roman"/>
          <w:b/>
          <w:color w:val="auto"/>
          <w:sz w:val="32"/>
          <w:szCs w:val="32"/>
        </w:rPr>
        <w:t xml:space="preserve"> B</w:t>
      </w:r>
      <w:r w:rsidR="007C5DF4" w:rsidRPr="00BC22DE">
        <w:rPr>
          <w:rFonts w:cs="Times New Roman"/>
          <w:b/>
          <w:color w:val="auto"/>
          <w:sz w:val="32"/>
          <w:szCs w:val="32"/>
        </w:rPr>
        <w:t>Sc</w:t>
      </w:r>
      <w:r w:rsidR="007C5DF4" w:rsidRPr="00BC22DE">
        <w:rPr>
          <w:rFonts w:eastAsia="Times New Roman" w:cs="Times New Roman"/>
          <w:b/>
          <w:color w:val="auto"/>
          <w:sz w:val="32"/>
          <w:szCs w:val="32"/>
        </w:rPr>
        <w:t xml:space="preserve"> </w:t>
      </w:r>
      <w:r w:rsidR="008B1986" w:rsidRPr="00BC22DE">
        <w:rPr>
          <w:rFonts w:cs="Times New Roman"/>
          <w:b/>
          <w:color w:val="auto"/>
          <w:sz w:val="32"/>
          <w:szCs w:val="32"/>
        </w:rPr>
        <w:t>szak</w:t>
      </w:r>
    </w:p>
    <w:p w14:paraId="01001F29" w14:textId="77777777" w:rsidR="007C5DF4" w:rsidRPr="00BC22DE" w:rsidRDefault="00DA20FD">
      <w:pPr>
        <w:spacing w:before="1701" w:line="252" w:lineRule="auto"/>
        <w:jc w:val="center"/>
        <w:rPr>
          <w:rFonts w:cs="Times New Roman"/>
        </w:rPr>
      </w:pPr>
      <w:r w:rsidRPr="00091B77">
        <w:rPr>
          <w:rFonts w:cs="Times New Roman"/>
          <w:b/>
          <w:color w:val="auto"/>
          <w:sz w:val="32"/>
          <w:szCs w:val="44"/>
        </w:rPr>
        <w:t>2019</w:t>
      </w:r>
    </w:p>
    <w:p w14:paraId="7CB8112D" w14:textId="77777777" w:rsidR="007C5DF4" w:rsidRPr="00BC22DE" w:rsidRDefault="007C5DF4">
      <w:pPr>
        <w:pStyle w:val="Cmsor1"/>
        <w:numPr>
          <w:ilvl w:val="0"/>
          <w:numId w:val="3"/>
        </w:numPr>
        <w:jc w:val="center"/>
        <w:rPr>
          <w:rFonts w:cs="Times New Roman"/>
          <w:color w:val="000000"/>
        </w:rPr>
      </w:pPr>
      <w:r w:rsidRPr="00BC22DE">
        <w:rPr>
          <w:rFonts w:cs="Times New Roman"/>
        </w:rPr>
        <w:lastRenderedPageBreak/>
        <w:t>Nyilatkozat</w:t>
      </w:r>
    </w:p>
    <w:p w14:paraId="3C77EEC6" w14:textId="77777777" w:rsidR="007C5DF4" w:rsidRPr="00BC22DE" w:rsidRDefault="007C5DF4">
      <w:pPr>
        <w:pStyle w:val="Nyilatkozat"/>
        <w:rPr>
          <w:rFonts w:cs="Times New Roman"/>
          <w:color w:val="000000"/>
        </w:rPr>
      </w:pPr>
      <w:r w:rsidRPr="00BC22DE">
        <w:rPr>
          <w:rFonts w:cs="Times New Roman"/>
          <w:color w:val="000000"/>
        </w:rPr>
        <w:t>Alulírott,</w:t>
      </w:r>
      <w:r w:rsidRPr="00BC22DE">
        <w:rPr>
          <w:rFonts w:eastAsia="Times New Roman" w:cs="Times New Roman"/>
          <w:color w:val="000000"/>
        </w:rPr>
        <w:t xml:space="preserve"> </w:t>
      </w:r>
      <w:r w:rsidR="008B1986" w:rsidRPr="00BC22DE">
        <w:rPr>
          <w:rFonts w:eastAsia="Times New Roman" w:cs="Times New Roman"/>
          <w:color w:val="000000"/>
        </w:rPr>
        <w:t>Herenkovics</w:t>
      </w:r>
      <w:r w:rsidR="00DF1AE1">
        <w:rPr>
          <w:rFonts w:eastAsia="Times New Roman" w:cs="Times New Roman"/>
          <w:color w:val="000000"/>
        </w:rPr>
        <w:t xml:space="preserve"> Andrá</w:t>
      </w:r>
      <w:r w:rsidR="008B1986" w:rsidRPr="00BC22DE">
        <w:rPr>
          <w:rFonts w:eastAsia="Times New Roman" w:cs="Times New Roman"/>
          <w:color w:val="000000"/>
        </w:rPr>
        <w:t xml:space="preserve">s </w:t>
      </w:r>
      <w:r w:rsidR="00DF1AE1">
        <w:rPr>
          <w:rFonts w:eastAsia="Times New Roman" w:cs="Times New Roman"/>
          <w:color w:val="000000"/>
        </w:rPr>
        <w:t>(AQLRX3), Mérnökinformatika, BSc</w:t>
      </w:r>
      <w:r w:rsidRPr="00BC22DE">
        <w:rPr>
          <w:rFonts w:eastAsia="Times New Roman" w:cs="Times New Roman"/>
          <w:color w:val="000000"/>
        </w:rPr>
        <w:t xml:space="preserve"> </w:t>
      </w:r>
      <w:r w:rsidRPr="00BC22DE">
        <w:rPr>
          <w:rFonts w:cs="Times New Roman"/>
          <w:color w:val="000000"/>
        </w:rPr>
        <w:t>szakos</w:t>
      </w:r>
      <w:r w:rsidRPr="00BC22DE">
        <w:rPr>
          <w:rFonts w:eastAsia="Times New Roman" w:cs="Times New Roman"/>
          <w:color w:val="000000"/>
        </w:rPr>
        <w:t xml:space="preserve"> </w:t>
      </w:r>
      <w:r w:rsidRPr="00BC22DE">
        <w:rPr>
          <w:rFonts w:cs="Times New Roman"/>
          <w:color w:val="000000"/>
        </w:rPr>
        <w:t>hallgató</w:t>
      </w:r>
      <w:r w:rsidRPr="00BC22DE">
        <w:rPr>
          <w:rFonts w:eastAsia="Times New Roman" w:cs="Times New Roman"/>
          <w:color w:val="000000"/>
        </w:rPr>
        <w:t xml:space="preserve"> </w:t>
      </w:r>
      <w:r w:rsidRPr="00BC22DE">
        <w:rPr>
          <w:rFonts w:cs="Times New Roman"/>
          <w:color w:val="000000"/>
        </w:rPr>
        <w:t>kijelentem,</w:t>
      </w:r>
      <w:r w:rsidRPr="00BC22DE">
        <w:rPr>
          <w:rFonts w:eastAsia="Times New Roman" w:cs="Times New Roman"/>
          <w:color w:val="000000"/>
        </w:rPr>
        <w:t xml:space="preserve"> </w:t>
      </w:r>
      <w:r w:rsidRPr="00BC22DE">
        <w:rPr>
          <w:rFonts w:cs="Times New Roman"/>
          <w:color w:val="000000"/>
        </w:rPr>
        <w:t>hogy</w:t>
      </w:r>
      <w:r w:rsidRPr="00BC22DE">
        <w:rPr>
          <w:rFonts w:eastAsia="Times New Roman" w:cs="Times New Roman"/>
          <w:color w:val="000000"/>
        </w:rPr>
        <w:t xml:space="preserve"> </w:t>
      </w:r>
      <w:r w:rsidRPr="00BC22DE">
        <w:rPr>
          <w:rFonts w:cs="Times New Roman"/>
          <w:color w:val="000000"/>
        </w:rPr>
        <w:t>a</w:t>
      </w:r>
      <w:r w:rsidRPr="00BC22DE">
        <w:rPr>
          <w:rFonts w:eastAsia="Times New Roman" w:cs="Times New Roman"/>
          <w:color w:val="000000"/>
        </w:rPr>
        <w:t xml:space="preserve"> </w:t>
      </w:r>
      <w:r w:rsidR="008B1986" w:rsidRPr="00BC22DE">
        <w:rPr>
          <w:rFonts w:cs="Times New Roman"/>
          <w:color w:val="000000"/>
        </w:rPr>
        <w:t>Csomagok kiszállításának optimalizálása</w:t>
      </w:r>
      <w:r w:rsidRPr="00BC22DE">
        <w:rPr>
          <w:rFonts w:cs="Times New Roman"/>
          <w:color w:val="000000"/>
        </w:rPr>
        <w:t xml:space="preserve"> című szakdolgozat feladat kidolgozása a saját munkám, abban csak a megjelölt forrásokat, és a megjelölt</w:t>
      </w:r>
      <w:r w:rsidRPr="00BC22DE">
        <w:rPr>
          <w:rFonts w:eastAsia="Times New Roman" w:cs="Times New Roman"/>
          <w:color w:val="000000"/>
        </w:rPr>
        <w:t xml:space="preserve"> </w:t>
      </w:r>
      <w:r w:rsidRPr="00BC22DE">
        <w:rPr>
          <w:rFonts w:cs="Times New Roman"/>
          <w:color w:val="000000"/>
        </w:rPr>
        <w:t>mértékben</w:t>
      </w:r>
      <w:r w:rsidRPr="00BC22DE">
        <w:rPr>
          <w:rFonts w:eastAsia="Times New Roman" w:cs="Times New Roman"/>
          <w:color w:val="000000"/>
        </w:rPr>
        <w:t xml:space="preserve"> </w:t>
      </w:r>
      <w:r w:rsidRPr="00BC22DE">
        <w:rPr>
          <w:rFonts w:cs="Times New Roman"/>
          <w:color w:val="000000"/>
        </w:rPr>
        <w:t>használtam</w:t>
      </w:r>
      <w:r w:rsidRPr="00BC22DE">
        <w:rPr>
          <w:rFonts w:eastAsia="Times New Roman" w:cs="Times New Roman"/>
          <w:color w:val="000000"/>
        </w:rPr>
        <w:t xml:space="preserve"> </w:t>
      </w:r>
      <w:r w:rsidRPr="00BC22DE">
        <w:rPr>
          <w:rFonts w:cs="Times New Roman"/>
          <w:color w:val="000000"/>
        </w:rPr>
        <w:t>fel,</w:t>
      </w:r>
      <w:r w:rsidRPr="00BC22DE">
        <w:rPr>
          <w:rFonts w:eastAsia="Times New Roman" w:cs="Times New Roman"/>
          <w:color w:val="000000"/>
        </w:rPr>
        <w:t xml:space="preserve"> </w:t>
      </w:r>
      <w:r w:rsidRPr="00BC22DE">
        <w:rPr>
          <w:rFonts w:cs="Times New Roman"/>
          <w:color w:val="000000"/>
        </w:rPr>
        <w:t>az</w:t>
      </w:r>
      <w:r w:rsidRPr="00BC22DE">
        <w:rPr>
          <w:rFonts w:eastAsia="Times New Roman" w:cs="Times New Roman"/>
          <w:color w:val="000000"/>
        </w:rPr>
        <w:t xml:space="preserve"> </w:t>
      </w:r>
      <w:r w:rsidRPr="00BC22DE">
        <w:rPr>
          <w:rFonts w:cs="Times New Roman"/>
          <w:color w:val="000000"/>
        </w:rPr>
        <w:t>idézés</w:t>
      </w:r>
      <w:r w:rsidRPr="00BC22DE">
        <w:rPr>
          <w:rFonts w:eastAsia="Times New Roman" w:cs="Times New Roman"/>
          <w:color w:val="000000"/>
        </w:rPr>
        <w:t xml:space="preserve"> </w:t>
      </w:r>
      <w:r w:rsidRPr="00BC22DE">
        <w:rPr>
          <w:rFonts w:cs="Times New Roman"/>
          <w:color w:val="000000"/>
        </w:rPr>
        <w:t>szabályainak</w:t>
      </w:r>
      <w:r w:rsidRPr="00BC22DE">
        <w:rPr>
          <w:rFonts w:eastAsia="Times New Roman" w:cs="Times New Roman"/>
          <w:color w:val="000000"/>
        </w:rPr>
        <w:t xml:space="preserve"> </w:t>
      </w:r>
      <w:r w:rsidRPr="00BC22DE">
        <w:rPr>
          <w:rFonts w:cs="Times New Roman"/>
          <w:color w:val="000000"/>
        </w:rPr>
        <w:t>megfelelően,</w:t>
      </w:r>
      <w:r w:rsidRPr="00BC22DE">
        <w:rPr>
          <w:rFonts w:eastAsia="Times New Roman" w:cs="Times New Roman"/>
          <w:color w:val="000000"/>
        </w:rPr>
        <w:t xml:space="preserve"> </w:t>
      </w:r>
      <w:r w:rsidRPr="00BC22DE">
        <w:rPr>
          <w:rFonts w:cs="Times New Roman"/>
          <w:color w:val="000000"/>
        </w:rPr>
        <w:t>a</w:t>
      </w:r>
      <w:r w:rsidRPr="00BC22DE">
        <w:rPr>
          <w:rFonts w:eastAsia="Times New Roman" w:cs="Times New Roman"/>
          <w:color w:val="000000"/>
        </w:rPr>
        <w:t xml:space="preserve"> </w:t>
      </w:r>
      <w:r w:rsidRPr="00BC22DE">
        <w:rPr>
          <w:rFonts w:cs="Times New Roman"/>
          <w:color w:val="000000"/>
        </w:rPr>
        <w:t>hivatkozások</w:t>
      </w:r>
      <w:r w:rsidRPr="00BC22DE">
        <w:rPr>
          <w:rFonts w:eastAsia="Times New Roman" w:cs="Times New Roman"/>
          <w:color w:val="000000"/>
        </w:rPr>
        <w:t xml:space="preserve"> </w:t>
      </w:r>
      <w:r w:rsidRPr="00BC22DE">
        <w:rPr>
          <w:rFonts w:cs="Times New Roman"/>
          <w:color w:val="000000"/>
        </w:rPr>
        <w:t>pontos</w:t>
      </w:r>
      <w:r w:rsidRPr="00BC22DE">
        <w:rPr>
          <w:rFonts w:eastAsia="Times New Roman" w:cs="Times New Roman"/>
          <w:color w:val="000000"/>
        </w:rPr>
        <w:t xml:space="preserve"> </w:t>
      </w:r>
      <w:r w:rsidRPr="00BC22DE">
        <w:rPr>
          <w:rFonts w:cs="Times New Roman"/>
          <w:color w:val="000000"/>
        </w:rPr>
        <w:t>megjelölésével.</w:t>
      </w:r>
      <w:r w:rsidRPr="00BC22DE">
        <w:rPr>
          <w:rFonts w:eastAsia="Times New Roman" w:cs="Times New Roman"/>
          <w:color w:val="000000"/>
        </w:rPr>
        <w:t xml:space="preserve"> </w:t>
      </w:r>
    </w:p>
    <w:p w14:paraId="600FF7DF" w14:textId="77777777" w:rsidR="007C5DF4" w:rsidRPr="00BC22DE" w:rsidRDefault="007C5DF4">
      <w:pPr>
        <w:pStyle w:val="Nyilatkozat"/>
        <w:rPr>
          <w:rFonts w:cs="Times New Roman"/>
        </w:rPr>
      </w:pPr>
      <w:r w:rsidRPr="00BC22DE">
        <w:rPr>
          <w:rFonts w:cs="Times New Roman"/>
          <w:color w:val="000000"/>
        </w:rPr>
        <w:t>Eredményeim</w:t>
      </w:r>
      <w:r w:rsidRPr="00BC22DE">
        <w:rPr>
          <w:rFonts w:eastAsia="Times New Roman" w:cs="Times New Roman"/>
          <w:color w:val="000000"/>
        </w:rPr>
        <w:t xml:space="preserve"> </w:t>
      </w:r>
      <w:r w:rsidRPr="00BC22DE">
        <w:rPr>
          <w:rFonts w:cs="Times New Roman"/>
          <w:color w:val="000000"/>
        </w:rPr>
        <w:t>saját</w:t>
      </w:r>
      <w:r w:rsidRPr="00BC22DE">
        <w:rPr>
          <w:rFonts w:eastAsia="Times New Roman" w:cs="Times New Roman"/>
          <w:color w:val="000000"/>
        </w:rPr>
        <w:t xml:space="preserve"> </w:t>
      </w:r>
      <w:r w:rsidRPr="00BC22DE">
        <w:rPr>
          <w:rFonts w:cs="Times New Roman"/>
          <w:color w:val="000000"/>
        </w:rPr>
        <w:t>munkán,</w:t>
      </w:r>
      <w:r w:rsidRPr="00BC22DE">
        <w:rPr>
          <w:rFonts w:eastAsia="Times New Roman" w:cs="Times New Roman"/>
          <w:color w:val="000000"/>
        </w:rPr>
        <w:t xml:space="preserve"> </w:t>
      </w:r>
      <w:r w:rsidRPr="00BC22DE">
        <w:rPr>
          <w:rFonts w:cs="Times New Roman"/>
          <w:color w:val="000000"/>
        </w:rPr>
        <w:t>számításokon,</w:t>
      </w:r>
      <w:r w:rsidRPr="00BC22DE">
        <w:rPr>
          <w:rFonts w:eastAsia="Times New Roman" w:cs="Times New Roman"/>
          <w:color w:val="000000"/>
        </w:rPr>
        <w:t xml:space="preserve"> </w:t>
      </w:r>
      <w:r w:rsidRPr="00BC22DE">
        <w:rPr>
          <w:rFonts w:cs="Times New Roman"/>
          <w:color w:val="000000"/>
        </w:rPr>
        <w:t>kutatáson,</w:t>
      </w:r>
      <w:r w:rsidRPr="00BC22DE">
        <w:rPr>
          <w:rFonts w:eastAsia="Times New Roman" w:cs="Times New Roman"/>
          <w:color w:val="000000"/>
        </w:rPr>
        <w:t xml:space="preserve"> </w:t>
      </w:r>
      <w:r w:rsidRPr="00BC22DE">
        <w:rPr>
          <w:rFonts w:cs="Times New Roman"/>
          <w:color w:val="000000"/>
        </w:rPr>
        <w:t>valós</w:t>
      </w:r>
      <w:r w:rsidRPr="00BC22DE">
        <w:rPr>
          <w:rFonts w:eastAsia="Times New Roman" w:cs="Times New Roman"/>
          <w:color w:val="000000"/>
        </w:rPr>
        <w:t xml:space="preserve"> </w:t>
      </w:r>
      <w:r w:rsidRPr="00BC22DE">
        <w:rPr>
          <w:rFonts w:cs="Times New Roman"/>
          <w:color w:val="000000"/>
        </w:rPr>
        <w:t>méréseken</w:t>
      </w:r>
      <w:r w:rsidRPr="00BC22DE">
        <w:rPr>
          <w:rFonts w:eastAsia="Times New Roman" w:cs="Times New Roman"/>
          <w:color w:val="000000"/>
        </w:rPr>
        <w:t xml:space="preserve"> </w:t>
      </w:r>
      <w:r w:rsidRPr="00BC22DE">
        <w:rPr>
          <w:rFonts w:cs="Times New Roman"/>
          <w:color w:val="000000"/>
        </w:rPr>
        <w:t>alapulnak,</w:t>
      </w:r>
      <w:r w:rsidRPr="00BC22DE">
        <w:rPr>
          <w:rFonts w:eastAsia="Times New Roman" w:cs="Times New Roman"/>
          <w:color w:val="000000"/>
        </w:rPr>
        <w:t xml:space="preserve"> </w:t>
      </w:r>
      <w:r w:rsidRPr="00BC22DE">
        <w:rPr>
          <w:rFonts w:cs="Times New Roman"/>
          <w:color w:val="000000"/>
        </w:rPr>
        <w:t>és</w:t>
      </w:r>
      <w:r w:rsidRPr="00BC22DE">
        <w:rPr>
          <w:rFonts w:eastAsia="Times New Roman" w:cs="Times New Roman"/>
          <w:color w:val="000000"/>
        </w:rPr>
        <w:t xml:space="preserve"> </w:t>
      </w:r>
      <w:r w:rsidRPr="00BC22DE">
        <w:rPr>
          <w:rFonts w:cs="Times New Roman"/>
          <w:color w:val="000000"/>
        </w:rPr>
        <w:t>a</w:t>
      </w:r>
      <w:r w:rsidRPr="00BC22DE">
        <w:rPr>
          <w:rFonts w:eastAsia="Times New Roman" w:cs="Times New Roman"/>
          <w:color w:val="000000"/>
        </w:rPr>
        <w:t xml:space="preserve"> </w:t>
      </w:r>
      <w:r w:rsidRPr="00BC22DE">
        <w:rPr>
          <w:rFonts w:cs="Times New Roman"/>
          <w:color w:val="000000"/>
        </w:rPr>
        <w:t>legjobb</w:t>
      </w:r>
      <w:r w:rsidRPr="00BC22DE">
        <w:rPr>
          <w:rFonts w:eastAsia="Times New Roman" w:cs="Times New Roman"/>
          <w:color w:val="000000"/>
        </w:rPr>
        <w:t xml:space="preserve"> </w:t>
      </w:r>
      <w:r w:rsidRPr="00BC22DE">
        <w:rPr>
          <w:rFonts w:cs="Times New Roman"/>
          <w:color w:val="000000"/>
        </w:rPr>
        <w:t>tudásom</w:t>
      </w:r>
      <w:r w:rsidRPr="00BC22DE">
        <w:rPr>
          <w:rFonts w:eastAsia="Times New Roman" w:cs="Times New Roman"/>
          <w:color w:val="000000"/>
        </w:rPr>
        <w:t xml:space="preserve"> </w:t>
      </w:r>
      <w:r w:rsidRPr="00BC22DE">
        <w:rPr>
          <w:rFonts w:cs="Times New Roman"/>
          <w:color w:val="000000"/>
        </w:rPr>
        <w:t>szerint</w:t>
      </w:r>
      <w:r w:rsidRPr="00BC22DE">
        <w:rPr>
          <w:rFonts w:eastAsia="Times New Roman" w:cs="Times New Roman"/>
          <w:color w:val="000000"/>
        </w:rPr>
        <w:t xml:space="preserve"> </w:t>
      </w:r>
      <w:r w:rsidRPr="00BC22DE">
        <w:rPr>
          <w:rFonts w:cs="Times New Roman"/>
          <w:color w:val="000000"/>
        </w:rPr>
        <w:t>hitelesek.</w:t>
      </w:r>
    </w:p>
    <w:p w14:paraId="5FA50CF6" w14:textId="77777777" w:rsidR="007C5DF4" w:rsidRPr="00BC22DE" w:rsidRDefault="007C5DF4">
      <w:pPr>
        <w:pStyle w:val="Nyilatkozat"/>
        <w:rPr>
          <w:rFonts w:cs="Times New Roman"/>
        </w:rPr>
      </w:pPr>
    </w:p>
    <w:p w14:paraId="59EF293C" w14:textId="4FCFEE0B" w:rsidR="007C5DF4" w:rsidRPr="00BC22DE" w:rsidRDefault="007C5DF4">
      <w:pPr>
        <w:pStyle w:val="Nyilatkozat"/>
        <w:tabs>
          <w:tab w:val="left" w:pos="5100"/>
          <w:tab w:val="left" w:leader="underscore" w:pos="7935"/>
        </w:tabs>
        <w:rPr>
          <w:rFonts w:cs="Times New Roman"/>
        </w:rPr>
      </w:pPr>
      <w:r w:rsidRPr="00BC22DE">
        <w:rPr>
          <w:rFonts w:cs="Times New Roman"/>
        </w:rPr>
        <w:t>Győr, [</w:t>
      </w:r>
      <w:r w:rsidR="0088023C">
        <w:rPr>
          <w:rFonts w:cs="Times New Roman"/>
          <w:color w:val="800000"/>
          <w:shd w:val="clear" w:color="auto" w:fill="FFFFFF"/>
        </w:rPr>
        <w:fldChar w:fldCharType="begin"/>
      </w:r>
      <w:r w:rsidR="0088023C">
        <w:rPr>
          <w:rFonts w:cs="Times New Roman"/>
          <w:color w:val="800000"/>
          <w:shd w:val="clear" w:color="auto" w:fill="FFFFFF"/>
        </w:rPr>
        <w:instrText xml:space="preserve"> TIME \@ "yyyy. MMMM d." </w:instrText>
      </w:r>
      <w:r w:rsidR="0088023C">
        <w:rPr>
          <w:rFonts w:cs="Times New Roman"/>
          <w:color w:val="800000"/>
          <w:shd w:val="clear" w:color="auto" w:fill="FFFFFF"/>
        </w:rPr>
        <w:fldChar w:fldCharType="separate"/>
      </w:r>
      <w:r w:rsidR="00322C8B">
        <w:rPr>
          <w:rFonts w:cs="Times New Roman"/>
          <w:noProof/>
          <w:color w:val="800000"/>
          <w:shd w:val="clear" w:color="auto" w:fill="FFFFFF"/>
        </w:rPr>
        <w:t>2019. április 17.</w:t>
      </w:r>
      <w:r w:rsidR="0088023C">
        <w:rPr>
          <w:rFonts w:cs="Times New Roman"/>
          <w:color w:val="800000"/>
          <w:shd w:val="clear" w:color="auto" w:fill="FFFFFF"/>
        </w:rPr>
        <w:fldChar w:fldCharType="end"/>
      </w:r>
      <w:r w:rsidRPr="00BC22DE">
        <w:rPr>
          <w:rFonts w:cs="Times New Roman"/>
        </w:rPr>
        <w:t>]</w:t>
      </w:r>
      <w:r w:rsidRPr="00BC22DE">
        <w:rPr>
          <w:rFonts w:cs="Times New Roman"/>
        </w:rPr>
        <w:tab/>
      </w:r>
      <w:r w:rsidRPr="00BC22DE">
        <w:rPr>
          <w:rFonts w:cs="Times New Roman"/>
        </w:rPr>
        <w:tab/>
      </w:r>
    </w:p>
    <w:p w14:paraId="470DC3E7" w14:textId="77777777" w:rsidR="007C5DF4" w:rsidRPr="00BC22DE" w:rsidRDefault="007C5DF4">
      <w:pPr>
        <w:pStyle w:val="Nyilatkozat"/>
        <w:tabs>
          <w:tab w:val="left" w:pos="4245"/>
          <w:tab w:val="left" w:pos="6060"/>
          <w:tab w:val="left" w:pos="7425"/>
        </w:tabs>
        <w:rPr>
          <w:rFonts w:cs="Times New Roman"/>
        </w:rPr>
      </w:pPr>
      <w:r w:rsidRPr="00BC22DE">
        <w:rPr>
          <w:rFonts w:cs="Times New Roman"/>
        </w:rPr>
        <w:tab/>
      </w:r>
      <w:r w:rsidRPr="00BC22DE">
        <w:rPr>
          <w:rFonts w:cs="Times New Roman"/>
        </w:rPr>
        <w:tab/>
        <w:t>hallgató</w:t>
      </w:r>
    </w:p>
    <w:p w14:paraId="76215E57" w14:textId="77777777" w:rsidR="007C5DF4" w:rsidRPr="00BC22DE" w:rsidRDefault="007C5DF4">
      <w:pPr>
        <w:rPr>
          <w:rFonts w:cs="Times New Roman"/>
        </w:rPr>
      </w:pPr>
    </w:p>
    <w:p w14:paraId="792D1F3F" w14:textId="77777777" w:rsidR="007C5DF4" w:rsidRPr="00BC22DE" w:rsidRDefault="007C5DF4">
      <w:pPr>
        <w:rPr>
          <w:rFonts w:cs="Times New Roman"/>
        </w:rPr>
      </w:pPr>
    </w:p>
    <w:p w14:paraId="5314A69A" w14:textId="77777777" w:rsidR="007C5DF4" w:rsidRPr="00BC22DE" w:rsidRDefault="007C5DF4">
      <w:pPr>
        <w:pStyle w:val="Cmsor1"/>
        <w:numPr>
          <w:ilvl w:val="0"/>
          <w:numId w:val="3"/>
        </w:numPr>
        <w:jc w:val="center"/>
        <w:rPr>
          <w:rFonts w:cs="Times New Roman"/>
          <w:color w:val="800000"/>
          <w:sz w:val="28"/>
          <w:szCs w:val="28"/>
        </w:rPr>
      </w:pPr>
      <w:r w:rsidRPr="00BC22DE">
        <w:rPr>
          <w:rFonts w:eastAsia="Arial" w:cs="Times New Roman"/>
        </w:rPr>
        <w:lastRenderedPageBreak/>
        <w:t xml:space="preserve">Kivonat </w:t>
      </w:r>
    </w:p>
    <w:p w14:paraId="5A483F61" w14:textId="77777777" w:rsidR="007C5DF4" w:rsidRPr="00BC22DE" w:rsidRDefault="00224A9C">
      <w:pPr>
        <w:jc w:val="center"/>
        <w:rPr>
          <w:rFonts w:cs="Times New Roman"/>
        </w:rPr>
      </w:pPr>
      <w:r w:rsidRPr="00BC22DE">
        <w:rPr>
          <w:rFonts w:cs="Times New Roman"/>
          <w:color w:val="auto"/>
          <w:sz w:val="28"/>
          <w:szCs w:val="28"/>
        </w:rPr>
        <w:t>Csomagok kiszállításának optimalizálása</w:t>
      </w:r>
    </w:p>
    <w:p w14:paraId="20B4597C" w14:textId="77777777" w:rsidR="007C5DF4" w:rsidRPr="00BC22DE" w:rsidRDefault="007C5DF4">
      <w:pPr>
        <w:jc w:val="center"/>
        <w:rPr>
          <w:rFonts w:cs="Times New Roman"/>
        </w:rPr>
      </w:pPr>
    </w:p>
    <w:p w14:paraId="41D9BD71" w14:textId="77777777" w:rsidR="007C5DF4" w:rsidRPr="00BC22DE" w:rsidRDefault="007C5DF4">
      <w:pPr>
        <w:jc w:val="center"/>
        <w:rPr>
          <w:rFonts w:cs="Times New Roman"/>
          <w:sz w:val="28"/>
          <w:szCs w:val="28"/>
        </w:rPr>
      </w:pPr>
      <w:r w:rsidRPr="00BC22DE">
        <w:rPr>
          <w:rFonts w:cs="Times New Roman"/>
          <w:color w:val="800000"/>
        </w:rPr>
        <w:t>[1</w:t>
      </w:r>
      <w:r w:rsidRPr="00BC22DE">
        <w:rPr>
          <w:rFonts w:eastAsia="Times New Roman" w:cs="Times New Roman"/>
          <w:color w:val="800000"/>
        </w:rPr>
        <w:t xml:space="preserve"> </w:t>
      </w:r>
      <w:r w:rsidRPr="00BC22DE">
        <w:rPr>
          <w:rFonts w:cs="Times New Roman"/>
          <w:color w:val="800000"/>
        </w:rPr>
        <w:t>oldalas,</w:t>
      </w:r>
      <w:r w:rsidRPr="00BC22DE">
        <w:rPr>
          <w:rFonts w:eastAsia="Times New Roman" w:cs="Times New Roman"/>
          <w:color w:val="800000"/>
        </w:rPr>
        <w:t xml:space="preserve"> </w:t>
      </w:r>
      <w:r w:rsidRPr="00BC22DE">
        <w:rPr>
          <w:rFonts w:cs="Times New Roman"/>
          <w:color w:val="800000"/>
        </w:rPr>
        <w:t>magyar</w:t>
      </w:r>
      <w:r w:rsidRPr="00BC22DE">
        <w:rPr>
          <w:rFonts w:eastAsia="Times New Roman" w:cs="Times New Roman"/>
          <w:color w:val="800000"/>
        </w:rPr>
        <w:t xml:space="preserve"> </w:t>
      </w:r>
      <w:r w:rsidRPr="00BC22DE">
        <w:rPr>
          <w:rFonts w:cs="Times New Roman"/>
          <w:color w:val="800000"/>
        </w:rPr>
        <w:t>nyelvű tartalmi kivonat]</w:t>
      </w:r>
    </w:p>
    <w:p w14:paraId="59457842" w14:textId="77777777" w:rsidR="007C5DF4" w:rsidRPr="00BC22DE" w:rsidRDefault="007C5DF4">
      <w:pPr>
        <w:jc w:val="center"/>
        <w:rPr>
          <w:rFonts w:cs="Times New Roman"/>
          <w:sz w:val="28"/>
          <w:szCs w:val="28"/>
        </w:rPr>
      </w:pPr>
    </w:p>
    <w:p w14:paraId="59235E82" w14:textId="77777777" w:rsidR="007C5DF4" w:rsidRPr="00BC22DE" w:rsidRDefault="007C5DF4">
      <w:pPr>
        <w:jc w:val="center"/>
        <w:rPr>
          <w:rFonts w:cs="Times New Roman"/>
          <w:sz w:val="28"/>
          <w:szCs w:val="28"/>
        </w:rPr>
      </w:pPr>
    </w:p>
    <w:p w14:paraId="3CED7599" w14:textId="77777777" w:rsidR="007C5DF4" w:rsidRPr="0036456D" w:rsidRDefault="007C5DF4">
      <w:pPr>
        <w:pStyle w:val="Cmsor1"/>
        <w:numPr>
          <w:ilvl w:val="0"/>
          <w:numId w:val="3"/>
        </w:numPr>
        <w:jc w:val="center"/>
        <w:rPr>
          <w:rFonts w:cs="Times New Roman"/>
          <w:color w:val="800000"/>
          <w:sz w:val="28"/>
          <w:szCs w:val="28"/>
          <w:lang w:val="en-US"/>
        </w:rPr>
      </w:pPr>
      <w:r w:rsidRPr="0036456D">
        <w:rPr>
          <w:rFonts w:eastAsia="Arial" w:cs="Times New Roman"/>
          <w:lang w:val="en-US"/>
        </w:rPr>
        <w:lastRenderedPageBreak/>
        <w:t>Abstract</w:t>
      </w:r>
    </w:p>
    <w:p w14:paraId="7CC53649" w14:textId="498AED34" w:rsidR="007C5DF4" w:rsidRPr="0036456D" w:rsidRDefault="0036456D">
      <w:pPr>
        <w:jc w:val="center"/>
        <w:rPr>
          <w:rFonts w:cs="Times New Roman"/>
          <w:color w:val="auto"/>
          <w:sz w:val="28"/>
          <w:szCs w:val="28"/>
          <w:lang w:val="en-US"/>
        </w:rPr>
      </w:pPr>
      <w:r w:rsidRPr="0036456D">
        <w:rPr>
          <w:rFonts w:cs="Times New Roman"/>
          <w:color w:val="auto"/>
          <w:sz w:val="28"/>
          <w:szCs w:val="28"/>
          <w:lang w:val="en-US"/>
        </w:rPr>
        <w:t>Optimization</w:t>
      </w:r>
      <w:r w:rsidR="00067EE1" w:rsidRPr="0036456D">
        <w:rPr>
          <w:rFonts w:cs="Times New Roman"/>
          <w:color w:val="800000"/>
          <w:sz w:val="28"/>
          <w:szCs w:val="28"/>
          <w:lang w:val="en-US"/>
        </w:rPr>
        <w:t xml:space="preserve"> </w:t>
      </w:r>
      <w:r w:rsidR="00067EE1" w:rsidRPr="0036456D">
        <w:rPr>
          <w:rFonts w:cs="Times New Roman"/>
          <w:color w:val="auto"/>
          <w:sz w:val="28"/>
          <w:szCs w:val="28"/>
          <w:lang w:val="en-US"/>
        </w:rPr>
        <w:t>of package delivering</w:t>
      </w:r>
    </w:p>
    <w:p w14:paraId="34C08834" w14:textId="77777777" w:rsidR="007C5DF4" w:rsidRPr="0036456D" w:rsidRDefault="007C5DF4">
      <w:pPr>
        <w:jc w:val="center"/>
        <w:rPr>
          <w:rFonts w:cs="Times New Roman"/>
          <w:color w:val="800000"/>
          <w:sz w:val="28"/>
          <w:szCs w:val="28"/>
          <w:lang w:val="en-US"/>
        </w:rPr>
      </w:pPr>
    </w:p>
    <w:p w14:paraId="59360C21" w14:textId="77777777" w:rsidR="007C5DF4" w:rsidRPr="00BC22DE" w:rsidRDefault="007C5DF4">
      <w:pPr>
        <w:jc w:val="center"/>
        <w:rPr>
          <w:rFonts w:cs="Times New Roman"/>
        </w:rPr>
      </w:pPr>
      <w:r w:rsidRPr="00BC22DE">
        <w:rPr>
          <w:rFonts w:cs="Times New Roman"/>
          <w:color w:val="800000"/>
        </w:rPr>
        <w:t>[1</w:t>
      </w:r>
      <w:r w:rsidRPr="00BC22DE">
        <w:rPr>
          <w:rFonts w:eastAsia="Times New Roman" w:cs="Times New Roman"/>
          <w:color w:val="800000"/>
        </w:rPr>
        <w:t xml:space="preserve"> </w:t>
      </w:r>
      <w:r w:rsidRPr="00BC22DE">
        <w:rPr>
          <w:rFonts w:cs="Times New Roman"/>
          <w:color w:val="800000"/>
        </w:rPr>
        <w:t>oldalas,</w:t>
      </w:r>
      <w:r w:rsidRPr="00BC22DE">
        <w:rPr>
          <w:rFonts w:eastAsia="Times New Roman" w:cs="Times New Roman"/>
          <w:color w:val="800000"/>
        </w:rPr>
        <w:t xml:space="preserve"> </w:t>
      </w:r>
      <w:r w:rsidRPr="00BC22DE">
        <w:rPr>
          <w:rFonts w:cs="Times New Roman"/>
          <w:color w:val="800000"/>
        </w:rPr>
        <w:t>angol</w:t>
      </w:r>
      <w:r w:rsidRPr="00BC22DE">
        <w:rPr>
          <w:rFonts w:eastAsia="Times New Roman" w:cs="Times New Roman"/>
          <w:color w:val="800000"/>
        </w:rPr>
        <w:t xml:space="preserve"> </w:t>
      </w:r>
      <w:r w:rsidRPr="00BC22DE">
        <w:rPr>
          <w:rFonts w:cs="Times New Roman"/>
          <w:color w:val="800000"/>
        </w:rPr>
        <w:t>nyelvű kivonat]</w:t>
      </w:r>
    </w:p>
    <w:p w14:paraId="097C34A5" w14:textId="77777777" w:rsidR="007C5DF4" w:rsidRPr="00BC22DE" w:rsidRDefault="007C5DF4">
      <w:pPr>
        <w:jc w:val="center"/>
        <w:rPr>
          <w:rFonts w:cs="Times New Roman"/>
        </w:rPr>
      </w:pPr>
    </w:p>
    <w:p w14:paraId="7CFC4B92" w14:textId="77777777" w:rsidR="007C5DF4" w:rsidRPr="00BC22DE" w:rsidRDefault="007C5DF4">
      <w:pPr>
        <w:jc w:val="center"/>
        <w:rPr>
          <w:rFonts w:cs="Times New Roman"/>
        </w:rPr>
      </w:pPr>
    </w:p>
    <w:p w14:paraId="75EC11A1" w14:textId="77777777" w:rsidR="007C5DF4" w:rsidRPr="00BC22DE" w:rsidRDefault="007C5DF4">
      <w:pPr>
        <w:pStyle w:val="Cmsor1"/>
        <w:numPr>
          <w:ilvl w:val="0"/>
          <w:numId w:val="3"/>
        </w:numPr>
        <w:jc w:val="center"/>
        <w:rPr>
          <w:rFonts w:cs="Times New Roman"/>
        </w:rPr>
      </w:pPr>
      <w:r w:rsidRPr="00BC22DE">
        <w:rPr>
          <w:rFonts w:cs="Times New Roman"/>
        </w:rPr>
        <w:lastRenderedPageBreak/>
        <w:t>Tartalomjegyzék</w:t>
      </w:r>
    </w:p>
    <w:p w14:paraId="26E5F6F1" w14:textId="312CF3B0" w:rsidR="002E7F52" w:rsidRDefault="000E6892">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rFonts w:cs="Times New Roman"/>
        </w:rPr>
        <w:fldChar w:fldCharType="begin"/>
      </w:r>
      <w:r>
        <w:rPr>
          <w:rFonts w:cs="Times New Roman"/>
        </w:rPr>
        <w:instrText xml:space="preserve"> TOC \h \z \t "SzD_Címsor 3;3;SzD_Címsor 1;1;SzD_Címsor 2;2;SzD_Címsor 4;4" </w:instrText>
      </w:r>
      <w:r>
        <w:rPr>
          <w:rFonts w:cs="Times New Roman"/>
        </w:rPr>
        <w:fldChar w:fldCharType="separate"/>
      </w:r>
      <w:hyperlink w:anchor="_Toc6346840" w:history="1">
        <w:r w:rsidR="002E7F52" w:rsidRPr="00EB6EBB">
          <w:rPr>
            <w:rStyle w:val="Hiperhivatkozs"/>
            <w:noProof/>
          </w:rPr>
          <w:t>1. Genetikus algoritmusok</w:t>
        </w:r>
        <w:r w:rsidR="002E7F52">
          <w:rPr>
            <w:noProof/>
            <w:webHidden/>
          </w:rPr>
          <w:tab/>
        </w:r>
        <w:r w:rsidR="002E7F52">
          <w:rPr>
            <w:noProof/>
            <w:webHidden/>
          </w:rPr>
          <w:fldChar w:fldCharType="begin"/>
        </w:r>
        <w:r w:rsidR="002E7F52">
          <w:rPr>
            <w:noProof/>
            <w:webHidden/>
          </w:rPr>
          <w:instrText xml:space="preserve"> PAGEREF _Toc6346840 \h </w:instrText>
        </w:r>
        <w:r w:rsidR="002E7F52">
          <w:rPr>
            <w:noProof/>
            <w:webHidden/>
          </w:rPr>
        </w:r>
        <w:r w:rsidR="002E7F52">
          <w:rPr>
            <w:noProof/>
            <w:webHidden/>
          </w:rPr>
          <w:fldChar w:fldCharType="separate"/>
        </w:r>
        <w:r w:rsidR="002E7F52">
          <w:rPr>
            <w:noProof/>
            <w:webHidden/>
          </w:rPr>
          <w:t>2</w:t>
        </w:r>
        <w:r w:rsidR="002E7F52">
          <w:rPr>
            <w:noProof/>
            <w:webHidden/>
          </w:rPr>
          <w:fldChar w:fldCharType="end"/>
        </w:r>
      </w:hyperlink>
    </w:p>
    <w:p w14:paraId="5F3F3638" w14:textId="3FA071DD" w:rsidR="002E7F52" w:rsidRDefault="00B92C93">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6346841" w:history="1">
        <w:r w:rsidR="002E7F52" w:rsidRPr="00EB6EBB">
          <w:rPr>
            <w:rStyle w:val="Hiperhivatkozs"/>
            <w:noProof/>
          </w:rPr>
          <w:t>1.1.</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Történeti áttekintés</w:t>
        </w:r>
        <w:r w:rsidR="002E7F52">
          <w:rPr>
            <w:noProof/>
            <w:webHidden/>
          </w:rPr>
          <w:tab/>
        </w:r>
        <w:r w:rsidR="002E7F52">
          <w:rPr>
            <w:noProof/>
            <w:webHidden/>
          </w:rPr>
          <w:fldChar w:fldCharType="begin"/>
        </w:r>
        <w:r w:rsidR="002E7F52">
          <w:rPr>
            <w:noProof/>
            <w:webHidden/>
          </w:rPr>
          <w:instrText xml:space="preserve"> PAGEREF _Toc6346841 \h </w:instrText>
        </w:r>
        <w:r w:rsidR="002E7F52">
          <w:rPr>
            <w:noProof/>
            <w:webHidden/>
          </w:rPr>
        </w:r>
        <w:r w:rsidR="002E7F52">
          <w:rPr>
            <w:noProof/>
            <w:webHidden/>
          </w:rPr>
          <w:fldChar w:fldCharType="separate"/>
        </w:r>
        <w:r w:rsidR="002E7F52">
          <w:rPr>
            <w:noProof/>
            <w:webHidden/>
          </w:rPr>
          <w:t>2</w:t>
        </w:r>
        <w:r w:rsidR="002E7F52">
          <w:rPr>
            <w:noProof/>
            <w:webHidden/>
          </w:rPr>
          <w:fldChar w:fldCharType="end"/>
        </w:r>
      </w:hyperlink>
    </w:p>
    <w:p w14:paraId="170FE4CD" w14:textId="0EF8CB42" w:rsidR="002E7F52" w:rsidRDefault="00B92C93">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6346842" w:history="1">
        <w:r w:rsidR="002E7F52" w:rsidRPr="00EB6EBB">
          <w:rPr>
            <w:rStyle w:val="Hiperhivatkozs"/>
            <w:noProof/>
          </w:rPr>
          <w:t>1.2.</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Működése</w:t>
        </w:r>
        <w:r w:rsidR="002E7F52">
          <w:rPr>
            <w:noProof/>
            <w:webHidden/>
          </w:rPr>
          <w:tab/>
        </w:r>
        <w:r w:rsidR="002E7F52">
          <w:rPr>
            <w:noProof/>
            <w:webHidden/>
          </w:rPr>
          <w:fldChar w:fldCharType="begin"/>
        </w:r>
        <w:r w:rsidR="002E7F52">
          <w:rPr>
            <w:noProof/>
            <w:webHidden/>
          </w:rPr>
          <w:instrText xml:space="preserve"> PAGEREF _Toc6346842 \h </w:instrText>
        </w:r>
        <w:r w:rsidR="002E7F52">
          <w:rPr>
            <w:noProof/>
            <w:webHidden/>
          </w:rPr>
        </w:r>
        <w:r w:rsidR="002E7F52">
          <w:rPr>
            <w:noProof/>
            <w:webHidden/>
          </w:rPr>
          <w:fldChar w:fldCharType="separate"/>
        </w:r>
        <w:r w:rsidR="002E7F52">
          <w:rPr>
            <w:noProof/>
            <w:webHidden/>
          </w:rPr>
          <w:t>3</w:t>
        </w:r>
        <w:r w:rsidR="002E7F52">
          <w:rPr>
            <w:noProof/>
            <w:webHidden/>
          </w:rPr>
          <w:fldChar w:fldCharType="end"/>
        </w:r>
      </w:hyperlink>
    </w:p>
    <w:p w14:paraId="57C959DF" w14:textId="69B0FE5F" w:rsidR="002E7F52" w:rsidRDefault="00B92C93">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43" w:history="1">
        <w:r w:rsidR="002E7F52" w:rsidRPr="00EB6EBB">
          <w:rPr>
            <w:rStyle w:val="Hiperhivatkozs"/>
            <w:noProof/>
          </w:rPr>
          <w:t>1.2.1.</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Reprezentáció</w:t>
        </w:r>
        <w:r w:rsidR="002E7F52">
          <w:rPr>
            <w:noProof/>
            <w:webHidden/>
          </w:rPr>
          <w:tab/>
        </w:r>
        <w:r w:rsidR="002E7F52">
          <w:rPr>
            <w:noProof/>
            <w:webHidden/>
          </w:rPr>
          <w:fldChar w:fldCharType="begin"/>
        </w:r>
        <w:r w:rsidR="002E7F52">
          <w:rPr>
            <w:noProof/>
            <w:webHidden/>
          </w:rPr>
          <w:instrText xml:space="preserve"> PAGEREF _Toc6346843 \h </w:instrText>
        </w:r>
        <w:r w:rsidR="002E7F52">
          <w:rPr>
            <w:noProof/>
            <w:webHidden/>
          </w:rPr>
        </w:r>
        <w:r w:rsidR="002E7F52">
          <w:rPr>
            <w:noProof/>
            <w:webHidden/>
          </w:rPr>
          <w:fldChar w:fldCharType="separate"/>
        </w:r>
        <w:r w:rsidR="002E7F52">
          <w:rPr>
            <w:noProof/>
            <w:webHidden/>
          </w:rPr>
          <w:t>4</w:t>
        </w:r>
        <w:r w:rsidR="002E7F52">
          <w:rPr>
            <w:noProof/>
            <w:webHidden/>
          </w:rPr>
          <w:fldChar w:fldCharType="end"/>
        </w:r>
      </w:hyperlink>
    </w:p>
    <w:p w14:paraId="6289B233" w14:textId="2417170B" w:rsidR="002E7F52" w:rsidRDefault="00B92C93">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44" w:history="1">
        <w:r w:rsidR="002E7F52" w:rsidRPr="00EB6EBB">
          <w:rPr>
            <w:rStyle w:val="Hiperhivatkozs"/>
            <w:noProof/>
          </w:rPr>
          <w:t>1.2.2.</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Inicializálás</w:t>
        </w:r>
        <w:r w:rsidR="002E7F52">
          <w:rPr>
            <w:noProof/>
            <w:webHidden/>
          </w:rPr>
          <w:tab/>
        </w:r>
        <w:r w:rsidR="002E7F52">
          <w:rPr>
            <w:noProof/>
            <w:webHidden/>
          </w:rPr>
          <w:fldChar w:fldCharType="begin"/>
        </w:r>
        <w:r w:rsidR="002E7F52">
          <w:rPr>
            <w:noProof/>
            <w:webHidden/>
          </w:rPr>
          <w:instrText xml:space="preserve"> PAGEREF _Toc6346844 \h </w:instrText>
        </w:r>
        <w:r w:rsidR="002E7F52">
          <w:rPr>
            <w:noProof/>
            <w:webHidden/>
          </w:rPr>
        </w:r>
        <w:r w:rsidR="002E7F52">
          <w:rPr>
            <w:noProof/>
            <w:webHidden/>
          </w:rPr>
          <w:fldChar w:fldCharType="separate"/>
        </w:r>
        <w:r w:rsidR="002E7F52">
          <w:rPr>
            <w:noProof/>
            <w:webHidden/>
          </w:rPr>
          <w:t>6</w:t>
        </w:r>
        <w:r w:rsidR="002E7F52">
          <w:rPr>
            <w:noProof/>
            <w:webHidden/>
          </w:rPr>
          <w:fldChar w:fldCharType="end"/>
        </w:r>
      </w:hyperlink>
    </w:p>
    <w:p w14:paraId="578647D6" w14:textId="00DAE3CE" w:rsidR="002E7F52" w:rsidRDefault="00B92C93">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45" w:history="1">
        <w:r w:rsidR="002E7F52" w:rsidRPr="00EB6EBB">
          <w:rPr>
            <w:rStyle w:val="Hiperhivatkozs"/>
            <w:noProof/>
          </w:rPr>
          <w:t>1.2.3.</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Kiértékelési-, cél- és jósági függvény</w:t>
        </w:r>
        <w:r w:rsidR="002E7F52">
          <w:rPr>
            <w:noProof/>
            <w:webHidden/>
          </w:rPr>
          <w:tab/>
        </w:r>
        <w:r w:rsidR="002E7F52">
          <w:rPr>
            <w:noProof/>
            <w:webHidden/>
          </w:rPr>
          <w:fldChar w:fldCharType="begin"/>
        </w:r>
        <w:r w:rsidR="002E7F52">
          <w:rPr>
            <w:noProof/>
            <w:webHidden/>
          </w:rPr>
          <w:instrText xml:space="preserve"> PAGEREF _Toc6346845 \h </w:instrText>
        </w:r>
        <w:r w:rsidR="002E7F52">
          <w:rPr>
            <w:noProof/>
            <w:webHidden/>
          </w:rPr>
        </w:r>
        <w:r w:rsidR="002E7F52">
          <w:rPr>
            <w:noProof/>
            <w:webHidden/>
          </w:rPr>
          <w:fldChar w:fldCharType="separate"/>
        </w:r>
        <w:r w:rsidR="002E7F52">
          <w:rPr>
            <w:noProof/>
            <w:webHidden/>
          </w:rPr>
          <w:t>6</w:t>
        </w:r>
        <w:r w:rsidR="002E7F52">
          <w:rPr>
            <w:noProof/>
            <w:webHidden/>
          </w:rPr>
          <w:fldChar w:fldCharType="end"/>
        </w:r>
      </w:hyperlink>
    </w:p>
    <w:p w14:paraId="557EB981" w14:textId="4DFD3A25" w:rsidR="002E7F52" w:rsidRDefault="00B92C93">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46" w:history="1">
        <w:r w:rsidR="002E7F52" w:rsidRPr="00EB6EBB">
          <w:rPr>
            <w:rStyle w:val="Hiperhivatkozs"/>
            <w:noProof/>
          </w:rPr>
          <w:t>1.2.4.</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Szelekció</w:t>
        </w:r>
        <w:r w:rsidR="002E7F52">
          <w:rPr>
            <w:noProof/>
            <w:webHidden/>
          </w:rPr>
          <w:tab/>
        </w:r>
        <w:r w:rsidR="002E7F52">
          <w:rPr>
            <w:noProof/>
            <w:webHidden/>
          </w:rPr>
          <w:fldChar w:fldCharType="begin"/>
        </w:r>
        <w:r w:rsidR="002E7F52">
          <w:rPr>
            <w:noProof/>
            <w:webHidden/>
          </w:rPr>
          <w:instrText xml:space="preserve"> PAGEREF _Toc6346846 \h </w:instrText>
        </w:r>
        <w:r w:rsidR="002E7F52">
          <w:rPr>
            <w:noProof/>
            <w:webHidden/>
          </w:rPr>
        </w:r>
        <w:r w:rsidR="002E7F52">
          <w:rPr>
            <w:noProof/>
            <w:webHidden/>
          </w:rPr>
          <w:fldChar w:fldCharType="separate"/>
        </w:r>
        <w:r w:rsidR="002E7F52">
          <w:rPr>
            <w:noProof/>
            <w:webHidden/>
          </w:rPr>
          <w:t>7</w:t>
        </w:r>
        <w:r w:rsidR="002E7F52">
          <w:rPr>
            <w:noProof/>
            <w:webHidden/>
          </w:rPr>
          <w:fldChar w:fldCharType="end"/>
        </w:r>
      </w:hyperlink>
    </w:p>
    <w:p w14:paraId="799F5EC1" w14:textId="345D2A5A" w:rsidR="002E7F52" w:rsidRDefault="00B92C93">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47" w:history="1">
        <w:r w:rsidR="002E7F52" w:rsidRPr="00EB6EBB">
          <w:rPr>
            <w:rStyle w:val="Hiperhivatkozs"/>
            <w:noProof/>
          </w:rPr>
          <w:t>1.2.5.</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Keresztezés</w:t>
        </w:r>
        <w:r w:rsidR="002E7F52">
          <w:rPr>
            <w:noProof/>
            <w:webHidden/>
          </w:rPr>
          <w:tab/>
        </w:r>
        <w:r w:rsidR="002E7F52">
          <w:rPr>
            <w:noProof/>
            <w:webHidden/>
          </w:rPr>
          <w:fldChar w:fldCharType="begin"/>
        </w:r>
        <w:r w:rsidR="002E7F52">
          <w:rPr>
            <w:noProof/>
            <w:webHidden/>
          </w:rPr>
          <w:instrText xml:space="preserve"> PAGEREF _Toc6346847 \h </w:instrText>
        </w:r>
        <w:r w:rsidR="002E7F52">
          <w:rPr>
            <w:noProof/>
            <w:webHidden/>
          </w:rPr>
        </w:r>
        <w:r w:rsidR="002E7F52">
          <w:rPr>
            <w:noProof/>
            <w:webHidden/>
          </w:rPr>
          <w:fldChar w:fldCharType="separate"/>
        </w:r>
        <w:r w:rsidR="002E7F52">
          <w:rPr>
            <w:noProof/>
            <w:webHidden/>
          </w:rPr>
          <w:t>8</w:t>
        </w:r>
        <w:r w:rsidR="002E7F52">
          <w:rPr>
            <w:noProof/>
            <w:webHidden/>
          </w:rPr>
          <w:fldChar w:fldCharType="end"/>
        </w:r>
      </w:hyperlink>
    </w:p>
    <w:p w14:paraId="72030A98" w14:textId="370B9357" w:rsidR="002E7F52" w:rsidRDefault="00B92C93">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48" w:history="1">
        <w:r w:rsidR="002E7F52" w:rsidRPr="00EB6EBB">
          <w:rPr>
            <w:rStyle w:val="Hiperhivatkozs"/>
            <w:noProof/>
          </w:rPr>
          <w:t>1.2.6.</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Mutáció</w:t>
        </w:r>
        <w:r w:rsidR="002E7F52">
          <w:rPr>
            <w:noProof/>
            <w:webHidden/>
          </w:rPr>
          <w:tab/>
        </w:r>
        <w:r w:rsidR="002E7F52">
          <w:rPr>
            <w:noProof/>
            <w:webHidden/>
          </w:rPr>
          <w:fldChar w:fldCharType="begin"/>
        </w:r>
        <w:r w:rsidR="002E7F52">
          <w:rPr>
            <w:noProof/>
            <w:webHidden/>
          </w:rPr>
          <w:instrText xml:space="preserve"> PAGEREF _Toc6346848 \h </w:instrText>
        </w:r>
        <w:r w:rsidR="002E7F52">
          <w:rPr>
            <w:noProof/>
            <w:webHidden/>
          </w:rPr>
        </w:r>
        <w:r w:rsidR="002E7F52">
          <w:rPr>
            <w:noProof/>
            <w:webHidden/>
          </w:rPr>
          <w:fldChar w:fldCharType="separate"/>
        </w:r>
        <w:r w:rsidR="002E7F52">
          <w:rPr>
            <w:noProof/>
            <w:webHidden/>
          </w:rPr>
          <w:t>12</w:t>
        </w:r>
        <w:r w:rsidR="002E7F52">
          <w:rPr>
            <w:noProof/>
            <w:webHidden/>
          </w:rPr>
          <w:fldChar w:fldCharType="end"/>
        </w:r>
      </w:hyperlink>
    </w:p>
    <w:p w14:paraId="79BA6C6A" w14:textId="2D4F045F" w:rsidR="002E7F52" w:rsidRDefault="00B92C93">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49" w:history="1">
        <w:r w:rsidR="002E7F52" w:rsidRPr="00EB6EBB">
          <w:rPr>
            <w:rStyle w:val="Hiperhivatkozs"/>
            <w:noProof/>
          </w:rPr>
          <w:t>1.2.7.</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Reprodukció</w:t>
        </w:r>
        <w:r w:rsidR="002E7F52">
          <w:rPr>
            <w:noProof/>
            <w:webHidden/>
          </w:rPr>
          <w:tab/>
        </w:r>
        <w:r w:rsidR="002E7F52">
          <w:rPr>
            <w:noProof/>
            <w:webHidden/>
          </w:rPr>
          <w:fldChar w:fldCharType="begin"/>
        </w:r>
        <w:r w:rsidR="002E7F52">
          <w:rPr>
            <w:noProof/>
            <w:webHidden/>
          </w:rPr>
          <w:instrText xml:space="preserve"> PAGEREF _Toc6346849 \h </w:instrText>
        </w:r>
        <w:r w:rsidR="002E7F52">
          <w:rPr>
            <w:noProof/>
            <w:webHidden/>
          </w:rPr>
        </w:r>
        <w:r w:rsidR="002E7F52">
          <w:rPr>
            <w:noProof/>
            <w:webHidden/>
          </w:rPr>
          <w:fldChar w:fldCharType="separate"/>
        </w:r>
        <w:r w:rsidR="002E7F52">
          <w:rPr>
            <w:noProof/>
            <w:webHidden/>
          </w:rPr>
          <w:t>13</w:t>
        </w:r>
        <w:r w:rsidR="002E7F52">
          <w:rPr>
            <w:noProof/>
            <w:webHidden/>
          </w:rPr>
          <w:fldChar w:fldCharType="end"/>
        </w:r>
      </w:hyperlink>
    </w:p>
    <w:p w14:paraId="7FDE20CE" w14:textId="7036D3EC" w:rsidR="002E7F52" w:rsidRDefault="00B92C93">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50" w:history="1">
        <w:r w:rsidR="002E7F52" w:rsidRPr="00EB6EBB">
          <w:rPr>
            <w:rStyle w:val="Hiperhivatkozs"/>
            <w:noProof/>
          </w:rPr>
          <w:t>1.2.8.</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Kilépési feltétel</w:t>
        </w:r>
        <w:r w:rsidR="002E7F52">
          <w:rPr>
            <w:noProof/>
            <w:webHidden/>
          </w:rPr>
          <w:tab/>
        </w:r>
        <w:r w:rsidR="002E7F52">
          <w:rPr>
            <w:noProof/>
            <w:webHidden/>
          </w:rPr>
          <w:fldChar w:fldCharType="begin"/>
        </w:r>
        <w:r w:rsidR="002E7F52">
          <w:rPr>
            <w:noProof/>
            <w:webHidden/>
          </w:rPr>
          <w:instrText xml:space="preserve"> PAGEREF _Toc6346850 \h </w:instrText>
        </w:r>
        <w:r w:rsidR="002E7F52">
          <w:rPr>
            <w:noProof/>
            <w:webHidden/>
          </w:rPr>
        </w:r>
        <w:r w:rsidR="002E7F52">
          <w:rPr>
            <w:noProof/>
            <w:webHidden/>
          </w:rPr>
          <w:fldChar w:fldCharType="separate"/>
        </w:r>
        <w:r w:rsidR="002E7F52">
          <w:rPr>
            <w:noProof/>
            <w:webHidden/>
          </w:rPr>
          <w:t>13</w:t>
        </w:r>
        <w:r w:rsidR="002E7F52">
          <w:rPr>
            <w:noProof/>
            <w:webHidden/>
          </w:rPr>
          <w:fldChar w:fldCharType="end"/>
        </w:r>
      </w:hyperlink>
    </w:p>
    <w:p w14:paraId="079D7A3F" w14:textId="09BB0F85" w:rsidR="002E7F52" w:rsidRDefault="00B92C93">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6346851" w:history="1">
        <w:r w:rsidR="002E7F52" w:rsidRPr="00EB6EBB">
          <w:rPr>
            <w:rStyle w:val="Hiperhivatkozs"/>
            <w:noProof/>
          </w:rPr>
          <w:t>1.3.</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A dolgozatban használt módszer</w:t>
        </w:r>
        <w:r w:rsidR="002E7F52">
          <w:rPr>
            <w:noProof/>
            <w:webHidden/>
          </w:rPr>
          <w:tab/>
        </w:r>
        <w:r w:rsidR="002E7F52">
          <w:rPr>
            <w:noProof/>
            <w:webHidden/>
          </w:rPr>
          <w:fldChar w:fldCharType="begin"/>
        </w:r>
        <w:r w:rsidR="002E7F52">
          <w:rPr>
            <w:noProof/>
            <w:webHidden/>
          </w:rPr>
          <w:instrText xml:space="preserve"> PAGEREF _Toc6346851 \h </w:instrText>
        </w:r>
        <w:r w:rsidR="002E7F52">
          <w:rPr>
            <w:noProof/>
            <w:webHidden/>
          </w:rPr>
        </w:r>
        <w:r w:rsidR="002E7F52">
          <w:rPr>
            <w:noProof/>
            <w:webHidden/>
          </w:rPr>
          <w:fldChar w:fldCharType="separate"/>
        </w:r>
        <w:r w:rsidR="002E7F52">
          <w:rPr>
            <w:noProof/>
            <w:webHidden/>
          </w:rPr>
          <w:t>13</w:t>
        </w:r>
        <w:r w:rsidR="002E7F52">
          <w:rPr>
            <w:noProof/>
            <w:webHidden/>
          </w:rPr>
          <w:fldChar w:fldCharType="end"/>
        </w:r>
      </w:hyperlink>
    </w:p>
    <w:p w14:paraId="3F677CA8" w14:textId="7C4E8401" w:rsidR="002E7F52" w:rsidRDefault="00B92C93">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52" w:history="1">
        <w:r w:rsidR="002E7F52" w:rsidRPr="00EB6EBB">
          <w:rPr>
            <w:rStyle w:val="Hiperhivatkozs"/>
            <w:noProof/>
          </w:rPr>
          <w:t>1.3.1.</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Reprezentáció</w:t>
        </w:r>
        <w:r w:rsidR="002E7F52">
          <w:rPr>
            <w:noProof/>
            <w:webHidden/>
          </w:rPr>
          <w:tab/>
        </w:r>
        <w:r w:rsidR="002E7F52">
          <w:rPr>
            <w:noProof/>
            <w:webHidden/>
          </w:rPr>
          <w:fldChar w:fldCharType="begin"/>
        </w:r>
        <w:r w:rsidR="002E7F52">
          <w:rPr>
            <w:noProof/>
            <w:webHidden/>
          </w:rPr>
          <w:instrText xml:space="preserve"> PAGEREF _Toc6346852 \h </w:instrText>
        </w:r>
        <w:r w:rsidR="002E7F52">
          <w:rPr>
            <w:noProof/>
            <w:webHidden/>
          </w:rPr>
        </w:r>
        <w:r w:rsidR="002E7F52">
          <w:rPr>
            <w:noProof/>
            <w:webHidden/>
          </w:rPr>
          <w:fldChar w:fldCharType="separate"/>
        </w:r>
        <w:r w:rsidR="002E7F52">
          <w:rPr>
            <w:noProof/>
            <w:webHidden/>
          </w:rPr>
          <w:t>13</w:t>
        </w:r>
        <w:r w:rsidR="002E7F52">
          <w:rPr>
            <w:noProof/>
            <w:webHidden/>
          </w:rPr>
          <w:fldChar w:fldCharType="end"/>
        </w:r>
      </w:hyperlink>
    </w:p>
    <w:p w14:paraId="00261499" w14:textId="7F05FBC2" w:rsidR="002E7F52" w:rsidRDefault="00B92C93">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53" w:history="1">
        <w:r w:rsidR="002E7F52" w:rsidRPr="00EB6EBB">
          <w:rPr>
            <w:rStyle w:val="Hiperhivatkozs"/>
            <w:noProof/>
          </w:rPr>
          <w:t>1.3.2.</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Kiértékelési- és jósági függvény</w:t>
        </w:r>
        <w:r w:rsidR="002E7F52">
          <w:rPr>
            <w:noProof/>
            <w:webHidden/>
          </w:rPr>
          <w:tab/>
        </w:r>
        <w:r w:rsidR="002E7F52">
          <w:rPr>
            <w:noProof/>
            <w:webHidden/>
          </w:rPr>
          <w:fldChar w:fldCharType="begin"/>
        </w:r>
        <w:r w:rsidR="002E7F52">
          <w:rPr>
            <w:noProof/>
            <w:webHidden/>
          </w:rPr>
          <w:instrText xml:space="preserve"> PAGEREF _Toc6346853 \h </w:instrText>
        </w:r>
        <w:r w:rsidR="002E7F52">
          <w:rPr>
            <w:noProof/>
            <w:webHidden/>
          </w:rPr>
        </w:r>
        <w:r w:rsidR="002E7F52">
          <w:rPr>
            <w:noProof/>
            <w:webHidden/>
          </w:rPr>
          <w:fldChar w:fldCharType="separate"/>
        </w:r>
        <w:r w:rsidR="002E7F52">
          <w:rPr>
            <w:noProof/>
            <w:webHidden/>
          </w:rPr>
          <w:t>14</w:t>
        </w:r>
        <w:r w:rsidR="002E7F52">
          <w:rPr>
            <w:noProof/>
            <w:webHidden/>
          </w:rPr>
          <w:fldChar w:fldCharType="end"/>
        </w:r>
      </w:hyperlink>
    </w:p>
    <w:p w14:paraId="4FF0E3B5" w14:textId="06B12F82" w:rsidR="002E7F52" w:rsidRDefault="00B92C93">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54" w:history="1">
        <w:r w:rsidR="002E7F52" w:rsidRPr="00EB6EBB">
          <w:rPr>
            <w:rStyle w:val="Hiperhivatkozs"/>
            <w:noProof/>
          </w:rPr>
          <w:t>1.3.3.</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Szelekció</w:t>
        </w:r>
        <w:r w:rsidR="002E7F52">
          <w:rPr>
            <w:noProof/>
            <w:webHidden/>
          </w:rPr>
          <w:tab/>
        </w:r>
        <w:r w:rsidR="002E7F52">
          <w:rPr>
            <w:noProof/>
            <w:webHidden/>
          </w:rPr>
          <w:fldChar w:fldCharType="begin"/>
        </w:r>
        <w:r w:rsidR="002E7F52">
          <w:rPr>
            <w:noProof/>
            <w:webHidden/>
          </w:rPr>
          <w:instrText xml:space="preserve"> PAGEREF _Toc6346854 \h </w:instrText>
        </w:r>
        <w:r w:rsidR="002E7F52">
          <w:rPr>
            <w:noProof/>
            <w:webHidden/>
          </w:rPr>
        </w:r>
        <w:r w:rsidR="002E7F52">
          <w:rPr>
            <w:noProof/>
            <w:webHidden/>
          </w:rPr>
          <w:fldChar w:fldCharType="separate"/>
        </w:r>
        <w:r w:rsidR="002E7F52">
          <w:rPr>
            <w:noProof/>
            <w:webHidden/>
          </w:rPr>
          <w:t>14</w:t>
        </w:r>
        <w:r w:rsidR="002E7F52">
          <w:rPr>
            <w:noProof/>
            <w:webHidden/>
          </w:rPr>
          <w:fldChar w:fldCharType="end"/>
        </w:r>
      </w:hyperlink>
    </w:p>
    <w:p w14:paraId="675C8473" w14:textId="60DEACAA" w:rsidR="002E7F52" w:rsidRDefault="00B92C93">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55" w:history="1">
        <w:r w:rsidR="002E7F52" w:rsidRPr="00EB6EBB">
          <w:rPr>
            <w:rStyle w:val="Hiperhivatkozs"/>
            <w:noProof/>
          </w:rPr>
          <w:t>1.3.4.</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Keresztezés</w:t>
        </w:r>
        <w:r w:rsidR="002E7F52">
          <w:rPr>
            <w:noProof/>
            <w:webHidden/>
          </w:rPr>
          <w:tab/>
        </w:r>
        <w:r w:rsidR="002E7F52">
          <w:rPr>
            <w:noProof/>
            <w:webHidden/>
          </w:rPr>
          <w:fldChar w:fldCharType="begin"/>
        </w:r>
        <w:r w:rsidR="002E7F52">
          <w:rPr>
            <w:noProof/>
            <w:webHidden/>
          </w:rPr>
          <w:instrText xml:space="preserve"> PAGEREF _Toc6346855 \h </w:instrText>
        </w:r>
        <w:r w:rsidR="002E7F52">
          <w:rPr>
            <w:noProof/>
            <w:webHidden/>
          </w:rPr>
        </w:r>
        <w:r w:rsidR="002E7F52">
          <w:rPr>
            <w:noProof/>
            <w:webHidden/>
          </w:rPr>
          <w:fldChar w:fldCharType="separate"/>
        </w:r>
        <w:r w:rsidR="002E7F52">
          <w:rPr>
            <w:noProof/>
            <w:webHidden/>
          </w:rPr>
          <w:t>14</w:t>
        </w:r>
        <w:r w:rsidR="002E7F52">
          <w:rPr>
            <w:noProof/>
            <w:webHidden/>
          </w:rPr>
          <w:fldChar w:fldCharType="end"/>
        </w:r>
      </w:hyperlink>
    </w:p>
    <w:p w14:paraId="63521501" w14:textId="5679933E" w:rsidR="002E7F52" w:rsidRDefault="00B92C93">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56" w:history="1">
        <w:r w:rsidR="002E7F52" w:rsidRPr="00EB6EBB">
          <w:rPr>
            <w:rStyle w:val="Hiperhivatkozs"/>
            <w:noProof/>
          </w:rPr>
          <w:t>1.3.5.</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Mutáció</w:t>
        </w:r>
        <w:r w:rsidR="002E7F52">
          <w:rPr>
            <w:noProof/>
            <w:webHidden/>
          </w:rPr>
          <w:tab/>
        </w:r>
        <w:r w:rsidR="002E7F52">
          <w:rPr>
            <w:noProof/>
            <w:webHidden/>
          </w:rPr>
          <w:fldChar w:fldCharType="begin"/>
        </w:r>
        <w:r w:rsidR="002E7F52">
          <w:rPr>
            <w:noProof/>
            <w:webHidden/>
          </w:rPr>
          <w:instrText xml:space="preserve"> PAGEREF _Toc6346856 \h </w:instrText>
        </w:r>
        <w:r w:rsidR="002E7F52">
          <w:rPr>
            <w:noProof/>
            <w:webHidden/>
          </w:rPr>
        </w:r>
        <w:r w:rsidR="002E7F52">
          <w:rPr>
            <w:noProof/>
            <w:webHidden/>
          </w:rPr>
          <w:fldChar w:fldCharType="separate"/>
        </w:r>
        <w:r w:rsidR="002E7F52">
          <w:rPr>
            <w:noProof/>
            <w:webHidden/>
          </w:rPr>
          <w:t>15</w:t>
        </w:r>
        <w:r w:rsidR="002E7F52">
          <w:rPr>
            <w:noProof/>
            <w:webHidden/>
          </w:rPr>
          <w:fldChar w:fldCharType="end"/>
        </w:r>
      </w:hyperlink>
    </w:p>
    <w:p w14:paraId="5EFCB069" w14:textId="4FF9A56A" w:rsidR="002E7F52" w:rsidRDefault="00B92C93">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57" w:history="1">
        <w:r w:rsidR="002E7F52" w:rsidRPr="00EB6EBB">
          <w:rPr>
            <w:rStyle w:val="Hiperhivatkozs"/>
            <w:noProof/>
          </w:rPr>
          <w:t>1.3.6.</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Reprodukció</w:t>
        </w:r>
        <w:r w:rsidR="002E7F52">
          <w:rPr>
            <w:noProof/>
            <w:webHidden/>
          </w:rPr>
          <w:tab/>
        </w:r>
        <w:r w:rsidR="002E7F52">
          <w:rPr>
            <w:noProof/>
            <w:webHidden/>
          </w:rPr>
          <w:fldChar w:fldCharType="begin"/>
        </w:r>
        <w:r w:rsidR="002E7F52">
          <w:rPr>
            <w:noProof/>
            <w:webHidden/>
          </w:rPr>
          <w:instrText xml:space="preserve"> PAGEREF _Toc6346857 \h </w:instrText>
        </w:r>
        <w:r w:rsidR="002E7F52">
          <w:rPr>
            <w:noProof/>
            <w:webHidden/>
          </w:rPr>
        </w:r>
        <w:r w:rsidR="002E7F52">
          <w:rPr>
            <w:noProof/>
            <w:webHidden/>
          </w:rPr>
          <w:fldChar w:fldCharType="separate"/>
        </w:r>
        <w:r w:rsidR="002E7F52">
          <w:rPr>
            <w:noProof/>
            <w:webHidden/>
          </w:rPr>
          <w:t>16</w:t>
        </w:r>
        <w:r w:rsidR="002E7F52">
          <w:rPr>
            <w:noProof/>
            <w:webHidden/>
          </w:rPr>
          <w:fldChar w:fldCharType="end"/>
        </w:r>
      </w:hyperlink>
    </w:p>
    <w:p w14:paraId="1F089F50" w14:textId="54EB7F75" w:rsidR="002E7F52" w:rsidRDefault="00B92C93">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58" w:history="1">
        <w:r w:rsidR="002E7F52" w:rsidRPr="00EB6EBB">
          <w:rPr>
            <w:rStyle w:val="Hiperhivatkozs"/>
            <w:noProof/>
          </w:rPr>
          <w:t>1.3.7.</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Kilépési feltétel</w:t>
        </w:r>
        <w:r w:rsidR="002E7F52">
          <w:rPr>
            <w:noProof/>
            <w:webHidden/>
          </w:rPr>
          <w:tab/>
        </w:r>
        <w:r w:rsidR="002E7F52">
          <w:rPr>
            <w:noProof/>
            <w:webHidden/>
          </w:rPr>
          <w:fldChar w:fldCharType="begin"/>
        </w:r>
        <w:r w:rsidR="002E7F52">
          <w:rPr>
            <w:noProof/>
            <w:webHidden/>
          </w:rPr>
          <w:instrText xml:space="preserve"> PAGEREF _Toc6346858 \h </w:instrText>
        </w:r>
        <w:r w:rsidR="002E7F52">
          <w:rPr>
            <w:noProof/>
            <w:webHidden/>
          </w:rPr>
        </w:r>
        <w:r w:rsidR="002E7F52">
          <w:rPr>
            <w:noProof/>
            <w:webHidden/>
          </w:rPr>
          <w:fldChar w:fldCharType="separate"/>
        </w:r>
        <w:r w:rsidR="002E7F52">
          <w:rPr>
            <w:noProof/>
            <w:webHidden/>
          </w:rPr>
          <w:t>16</w:t>
        </w:r>
        <w:r w:rsidR="002E7F52">
          <w:rPr>
            <w:noProof/>
            <w:webHidden/>
          </w:rPr>
          <w:fldChar w:fldCharType="end"/>
        </w:r>
      </w:hyperlink>
    </w:p>
    <w:p w14:paraId="28D47A82" w14:textId="5763666D" w:rsidR="002E7F52" w:rsidRDefault="00B92C93">
      <w:pPr>
        <w:pStyle w:val="TJ1"/>
        <w:tabs>
          <w:tab w:val="right" w:leader="dot" w:pos="8755"/>
        </w:tabs>
        <w:rPr>
          <w:rFonts w:asciiTheme="minorHAnsi" w:eastAsiaTheme="minorEastAsia" w:hAnsiTheme="minorHAnsi" w:cstheme="minorBidi"/>
          <w:noProof/>
          <w:color w:val="auto"/>
          <w:kern w:val="0"/>
          <w:sz w:val="22"/>
          <w:szCs w:val="22"/>
          <w:lang w:eastAsia="hu-HU" w:bidi="ar-SA"/>
        </w:rPr>
      </w:pPr>
      <w:hyperlink w:anchor="_Toc6346859" w:history="1">
        <w:r w:rsidR="002E7F52" w:rsidRPr="00EB6EBB">
          <w:rPr>
            <w:rStyle w:val="Hiperhivatkozs"/>
            <w:noProof/>
          </w:rPr>
          <w:t>2. Tervezési dokumentáció</w:t>
        </w:r>
        <w:r w:rsidR="002E7F52">
          <w:rPr>
            <w:noProof/>
            <w:webHidden/>
          </w:rPr>
          <w:tab/>
        </w:r>
        <w:r w:rsidR="002E7F52">
          <w:rPr>
            <w:noProof/>
            <w:webHidden/>
          </w:rPr>
          <w:fldChar w:fldCharType="begin"/>
        </w:r>
        <w:r w:rsidR="002E7F52">
          <w:rPr>
            <w:noProof/>
            <w:webHidden/>
          </w:rPr>
          <w:instrText xml:space="preserve"> PAGEREF _Toc6346859 \h </w:instrText>
        </w:r>
        <w:r w:rsidR="002E7F52">
          <w:rPr>
            <w:noProof/>
            <w:webHidden/>
          </w:rPr>
        </w:r>
        <w:r w:rsidR="002E7F52">
          <w:rPr>
            <w:noProof/>
            <w:webHidden/>
          </w:rPr>
          <w:fldChar w:fldCharType="separate"/>
        </w:r>
        <w:r w:rsidR="002E7F52">
          <w:rPr>
            <w:noProof/>
            <w:webHidden/>
          </w:rPr>
          <w:t>17</w:t>
        </w:r>
        <w:r w:rsidR="002E7F52">
          <w:rPr>
            <w:noProof/>
            <w:webHidden/>
          </w:rPr>
          <w:fldChar w:fldCharType="end"/>
        </w:r>
      </w:hyperlink>
    </w:p>
    <w:p w14:paraId="7A6C9AC6" w14:textId="7742063F" w:rsidR="002E7F52" w:rsidRDefault="00B92C93">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6346860" w:history="1">
        <w:r w:rsidR="002E7F52" w:rsidRPr="00EB6EBB">
          <w:rPr>
            <w:rStyle w:val="Hiperhivatkozs"/>
            <w:noProof/>
          </w:rPr>
          <w:t>2.1.</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Programmal szemben támasztott követelmények</w:t>
        </w:r>
        <w:r w:rsidR="002E7F52">
          <w:rPr>
            <w:noProof/>
            <w:webHidden/>
          </w:rPr>
          <w:tab/>
        </w:r>
        <w:r w:rsidR="002E7F52">
          <w:rPr>
            <w:noProof/>
            <w:webHidden/>
          </w:rPr>
          <w:fldChar w:fldCharType="begin"/>
        </w:r>
        <w:r w:rsidR="002E7F52">
          <w:rPr>
            <w:noProof/>
            <w:webHidden/>
          </w:rPr>
          <w:instrText xml:space="preserve"> PAGEREF _Toc6346860 \h </w:instrText>
        </w:r>
        <w:r w:rsidR="002E7F52">
          <w:rPr>
            <w:noProof/>
            <w:webHidden/>
          </w:rPr>
        </w:r>
        <w:r w:rsidR="002E7F52">
          <w:rPr>
            <w:noProof/>
            <w:webHidden/>
          </w:rPr>
          <w:fldChar w:fldCharType="separate"/>
        </w:r>
        <w:r w:rsidR="002E7F52">
          <w:rPr>
            <w:noProof/>
            <w:webHidden/>
          </w:rPr>
          <w:t>17</w:t>
        </w:r>
        <w:r w:rsidR="002E7F52">
          <w:rPr>
            <w:noProof/>
            <w:webHidden/>
          </w:rPr>
          <w:fldChar w:fldCharType="end"/>
        </w:r>
      </w:hyperlink>
    </w:p>
    <w:p w14:paraId="337A9E0F" w14:textId="1CCD2BF0" w:rsidR="002E7F52" w:rsidRDefault="00B92C93">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6346861" w:history="1">
        <w:r w:rsidR="002E7F52" w:rsidRPr="00EB6EBB">
          <w:rPr>
            <w:rStyle w:val="Hiperhivatkozs"/>
            <w:noProof/>
          </w:rPr>
          <w:t>2.2.</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UML diagrammok</w:t>
        </w:r>
        <w:r w:rsidR="002E7F52">
          <w:rPr>
            <w:noProof/>
            <w:webHidden/>
          </w:rPr>
          <w:tab/>
        </w:r>
        <w:r w:rsidR="002E7F52">
          <w:rPr>
            <w:noProof/>
            <w:webHidden/>
          </w:rPr>
          <w:fldChar w:fldCharType="begin"/>
        </w:r>
        <w:r w:rsidR="002E7F52">
          <w:rPr>
            <w:noProof/>
            <w:webHidden/>
          </w:rPr>
          <w:instrText xml:space="preserve"> PAGEREF _Toc6346861 \h </w:instrText>
        </w:r>
        <w:r w:rsidR="002E7F52">
          <w:rPr>
            <w:noProof/>
            <w:webHidden/>
          </w:rPr>
        </w:r>
        <w:r w:rsidR="002E7F52">
          <w:rPr>
            <w:noProof/>
            <w:webHidden/>
          </w:rPr>
          <w:fldChar w:fldCharType="separate"/>
        </w:r>
        <w:r w:rsidR="002E7F52">
          <w:rPr>
            <w:noProof/>
            <w:webHidden/>
          </w:rPr>
          <w:t>17</w:t>
        </w:r>
        <w:r w:rsidR="002E7F52">
          <w:rPr>
            <w:noProof/>
            <w:webHidden/>
          </w:rPr>
          <w:fldChar w:fldCharType="end"/>
        </w:r>
      </w:hyperlink>
    </w:p>
    <w:p w14:paraId="020E704F" w14:textId="1AC47445" w:rsidR="002E7F52" w:rsidRDefault="00B92C93">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62" w:history="1">
        <w:r w:rsidR="002E7F52" w:rsidRPr="00EB6EBB">
          <w:rPr>
            <w:rStyle w:val="Hiperhivatkozs"/>
            <w:noProof/>
          </w:rPr>
          <w:t>2.2.1.</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Aktorok – funkciók</w:t>
        </w:r>
        <w:r w:rsidR="002E7F52">
          <w:rPr>
            <w:noProof/>
            <w:webHidden/>
          </w:rPr>
          <w:tab/>
        </w:r>
        <w:r w:rsidR="002E7F52">
          <w:rPr>
            <w:noProof/>
            <w:webHidden/>
          </w:rPr>
          <w:fldChar w:fldCharType="begin"/>
        </w:r>
        <w:r w:rsidR="002E7F52">
          <w:rPr>
            <w:noProof/>
            <w:webHidden/>
          </w:rPr>
          <w:instrText xml:space="preserve"> PAGEREF _Toc6346862 \h </w:instrText>
        </w:r>
        <w:r w:rsidR="002E7F52">
          <w:rPr>
            <w:noProof/>
            <w:webHidden/>
          </w:rPr>
        </w:r>
        <w:r w:rsidR="002E7F52">
          <w:rPr>
            <w:noProof/>
            <w:webHidden/>
          </w:rPr>
          <w:fldChar w:fldCharType="separate"/>
        </w:r>
        <w:r w:rsidR="002E7F52">
          <w:rPr>
            <w:noProof/>
            <w:webHidden/>
          </w:rPr>
          <w:t>17</w:t>
        </w:r>
        <w:r w:rsidR="002E7F52">
          <w:rPr>
            <w:noProof/>
            <w:webHidden/>
          </w:rPr>
          <w:fldChar w:fldCharType="end"/>
        </w:r>
      </w:hyperlink>
    </w:p>
    <w:p w14:paraId="7EF7256B" w14:textId="6031B241" w:rsidR="002E7F52" w:rsidRDefault="00B92C93">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63" w:history="1">
        <w:r w:rsidR="002E7F52" w:rsidRPr="00EB6EBB">
          <w:rPr>
            <w:rStyle w:val="Hiperhivatkozs"/>
            <w:noProof/>
          </w:rPr>
          <w:t>2.2.2.</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ER diagram</w:t>
        </w:r>
        <w:r w:rsidR="002E7F52">
          <w:rPr>
            <w:noProof/>
            <w:webHidden/>
          </w:rPr>
          <w:tab/>
        </w:r>
        <w:r w:rsidR="002E7F52">
          <w:rPr>
            <w:noProof/>
            <w:webHidden/>
          </w:rPr>
          <w:fldChar w:fldCharType="begin"/>
        </w:r>
        <w:r w:rsidR="002E7F52">
          <w:rPr>
            <w:noProof/>
            <w:webHidden/>
          </w:rPr>
          <w:instrText xml:space="preserve"> PAGEREF _Toc6346863 \h </w:instrText>
        </w:r>
        <w:r w:rsidR="002E7F52">
          <w:rPr>
            <w:noProof/>
            <w:webHidden/>
          </w:rPr>
        </w:r>
        <w:r w:rsidR="002E7F52">
          <w:rPr>
            <w:noProof/>
            <w:webHidden/>
          </w:rPr>
          <w:fldChar w:fldCharType="separate"/>
        </w:r>
        <w:r w:rsidR="002E7F52">
          <w:rPr>
            <w:noProof/>
            <w:webHidden/>
          </w:rPr>
          <w:t>18</w:t>
        </w:r>
        <w:r w:rsidR="002E7F52">
          <w:rPr>
            <w:noProof/>
            <w:webHidden/>
          </w:rPr>
          <w:fldChar w:fldCharType="end"/>
        </w:r>
      </w:hyperlink>
    </w:p>
    <w:p w14:paraId="6A6365D8" w14:textId="3E2A5E30" w:rsidR="002E7F52" w:rsidRDefault="00B92C93">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64" w:history="1">
        <w:r w:rsidR="002E7F52" w:rsidRPr="00EB6EBB">
          <w:rPr>
            <w:rStyle w:val="Hiperhivatkozs"/>
            <w:noProof/>
          </w:rPr>
          <w:t>2.2.3.</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Osztálydiagram</w:t>
        </w:r>
        <w:r w:rsidR="002E7F52">
          <w:rPr>
            <w:noProof/>
            <w:webHidden/>
          </w:rPr>
          <w:tab/>
        </w:r>
        <w:r w:rsidR="002E7F52">
          <w:rPr>
            <w:noProof/>
            <w:webHidden/>
          </w:rPr>
          <w:fldChar w:fldCharType="begin"/>
        </w:r>
        <w:r w:rsidR="002E7F52">
          <w:rPr>
            <w:noProof/>
            <w:webHidden/>
          </w:rPr>
          <w:instrText xml:space="preserve"> PAGEREF _Toc6346864 \h </w:instrText>
        </w:r>
        <w:r w:rsidR="002E7F52">
          <w:rPr>
            <w:noProof/>
            <w:webHidden/>
          </w:rPr>
        </w:r>
        <w:r w:rsidR="002E7F52">
          <w:rPr>
            <w:noProof/>
            <w:webHidden/>
          </w:rPr>
          <w:fldChar w:fldCharType="separate"/>
        </w:r>
        <w:r w:rsidR="002E7F52">
          <w:rPr>
            <w:noProof/>
            <w:webHidden/>
          </w:rPr>
          <w:t>19</w:t>
        </w:r>
        <w:r w:rsidR="002E7F52">
          <w:rPr>
            <w:noProof/>
            <w:webHidden/>
          </w:rPr>
          <w:fldChar w:fldCharType="end"/>
        </w:r>
      </w:hyperlink>
    </w:p>
    <w:p w14:paraId="0246F680" w14:textId="3EE136D5" w:rsidR="002E7F52" w:rsidRDefault="00B92C93">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65" w:history="1">
        <w:r w:rsidR="002E7F52" w:rsidRPr="00EB6EBB">
          <w:rPr>
            <w:rStyle w:val="Hiperhivatkozs"/>
            <w:noProof/>
          </w:rPr>
          <w:t>2.2.4.</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Szekvencia diagram</w:t>
        </w:r>
        <w:r w:rsidR="002E7F52">
          <w:rPr>
            <w:noProof/>
            <w:webHidden/>
          </w:rPr>
          <w:tab/>
        </w:r>
        <w:r w:rsidR="002E7F52">
          <w:rPr>
            <w:noProof/>
            <w:webHidden/>
          </w:rPr>
          <w:fldChar w:fldCharType="begin"/>
        </w:r>
        <w:r w:rsidR="002E7F52">
          <w:rPr>
            <w:noProof/>
            <w:webHidden/>
          </w:rPr>
          <w:instrText xml:space="preserve"> PAGEREF _Toc6346865 \h </w:instrText>
        </w:r>
        <w:r w:rsidR="002E7F52">
          <w:rPr>
            <w:noProof/>
            <w:webHidden/>
          </w:rPr>
        </w:r>
        <w:r w:rsidR="002E7F52">
          <w:rPr>
            <w:noProof/>
            <w:webHidden/>
          </w:rPr>
          <w:fldChar w:fldCharType="separate"/>
        </w:r>
        <w:r w:rsidR="002E7F52">
          <w:rPr>
            <w:noProof/>
            <w:webHidden/>
          </w:rPr>
          <w:t>20</w:t>
        </w:r>
        <w:r w:rsidR="002E7F52">
          <w:rPr>
            <w:noProof/>
            <w:webHidden/>
          </w:rPr>
          <w:fldChar w:fldCharType="end"/>
        </w:r>
      </w:hyperlink>
    </w:p>
    <w:p w14:paraId="776B369B" w14:textId="4667A311" w:rsidR="002E7F52" w:rsidRDefault="00B92C93">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66" w:history="1">
        <w:r w:rsidR="002E7F52" w:rsidRPr="00EB6EBB">
          <w:rPr>
            <w:rStyle w:val="Hiperhivatkozs"/>
            <w:noProof/>
          </w:rPr>
          <w:t>2.2.5.</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Folyamatábra</w:t>
        </w:r>
        <w:r w:rsidR="002E7F52">
          <w:rPr>
            <w:noProof/>
            <w:webHidden/>
          </w:rPr>
          <w:tab/>
        </w:r>
        <w:r w:rsidR="002E7F52">
          <w:rPr>
            <w:noProof/>
            <w:webHidden/>
          </w:rPr>
          <w:fldChar w:fldCharType="begin"/>
        </w:r>
        <w:r w:rsidR="002E7F52">
          <w:rPr>
            <w:noProof/>
            <w:webHidden/>
          </w:rPr>
          <w:instrText xml:space="preserve"> PAGEREF _Toc6346866 \h </w:instrText>
        </w:r>
        <w:r w:rsidR="002E7F52">
          <w:rPr>
            <w:noProof/>
            <w:webHidden/>
          </w:rPr>
        </w:r>
        <w:r w:rsidR="002E7F52">
          <w:rPr>
            <w:noProof/>
            <w:webHidden/>
          </w:rPr>
          <w:fldChar w:fldCharType="separate"/>
        </w:r>
        <w:r w:rsidR="002E7F52">
          <w:rPr>
            <w:noProof/>
            <w:webHidden/>
          </w:rPr>
          <w:t>21</w:t>
        </w:r>
        <w:r w:rsidR="002E7F52">
          <w:rPr>
            <w:noProof/>
            <w:webHidden/>
          </w:rPr>
          <w:fldChar w:fldCharType="end"/>
        </w:r>
      </w:hyperlink>
    </w:p>
    <w:p w14:paraId="671ADBA8" w14:textId="7700AC8B" w:rsidR="002E7F52" w:rsidRDefault="00B92C93">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6346867" w:history="1">
        <w:r w:rsidR="002E7F52" w:rsidRPr="00EB6EBB">
          <w:rPr>
            <w:rStyle w:val="Hiperhivatkozs"/>
            <w:noProof/>
          </w:rPr>
          <w:t>2.3.</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Felhasznált technológiák ismertetése</w:t>
        </w:r>
        <w:r w:rsidR="002E7F52">
          <w:rPr>
            <w:noProof/>
            <w:webHidden/>
          </w:rPr>
          <w:tab/>
        </w:r>
        <w:r w:rsidR="002E7F52">
          <w:rPr>
            <w:noProof/>
            <w:webHidden/>
          </w:rPr>
          <w:fldChar w:fldCharType="begin"/>
        </w:r>
        <w:r w:rsidR="002E7F52">
          <w:rPr>
            <w:noProof/>
            <w:webHidden/>
          </w:rPr>
          <w:instrText xml:space="preserve"> PAGEREF _Toc6346867 \h </w:instrText>
        </w:r>
        <w:r w:rsidR="002E7F52">
          <w:rPr>
            <w:noProof/>
            <w:webHidden/>
          </w:rPr>
        </w:r>
        <w:r w:rsidR="002E7F52">
          <w:rPr>
            <w:noProof/>
            <w:webHidden/>
          </w:rPr>
          <w:fldChar w:fldCharType="separate"/>
        </w:r>
        <w:r w:rsidR="002E7F52">
          <w:rPr>
            <w:noProof/>
            <w:webHidden/>
          </w:rPr>
          <w:t>22</w:t>
        </w:r>
        <w:r w:rsidR="002E7F52">
          <w:rPr>
            <w:noProof/>
            <w:webHidden/>
          </w:rPr>
          <w:fldChar w:fldCharType="end"/>
        </w:r>
      </w:hyperlink>
    </w:p>
    <w:p w14:paraId="0C69BCD6" w14:textId="18EFA45B" w:rsidR="002E7F52" w:rsidRDefault="00B92C93">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68" w:history="1">
        <w:r w:rsidR="002E7F52" w:rsidRPr="00EB6EBB">
          <w:rPr>
            <w:rStyle w:val="Hiperhivatkozs"/>
            <w:noProof/>
          </w:rPr>
          <w:t>2.3.1.</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Verziókezelő rendszer</w:t>
        </w:r>
        <w:r w:rsidR="002E7F52">
          <w:rPr>
            <w:noProof/>
            <w:webHidden/>
          </w:rPr>
          <w:tab/>
        </w:r>
        <w:r w:rsidR="002E7F52">
          <w:rPr>
            <w:noProof/>
            <w:webHidden/>
          </w:rPr>
          <w:fldChar w:fldCharType="begin"/>
        </w:r>
        <w:r w:rsidR="002E7F52">
          <w:rPr>
            <w:noProof/>
            <w:webHidden/>
          </w:rPr>
          <w:instrText xml:space="preserve"> PAGEREF _Toc6346868 \h </w:instrText>
        </w:r>
        <w:r w:rsidR="002E7F52">
          <w:rPr>
            <w:noProof/>
            <w:webHidden/>
          </w:rPr>
        </w:r>
        <w:r w:rsidR="002E7F52">
          <w:rPr>
            <w:noProof/>
            <w:webHidden/>
          </w:rPr>
          <w:fldChar w:fldCharType="separate"/>
        </w:r>
        <w:r w:rsidR="002E7F52">
          <w:rPr>
            <w:noProof/>
            <w:webHidden/>
          </w:rPr>
          <w:t>22</w:t>
        </w:r>
        <w:r w:rsidR="002E7F52">
          <w:rPr>
            <w:noProof/>
            <w:webHidden/>
          </w:rPr>
          <w:fldChar w:fldCharType="end"/>
        </w:r>
      </w:hyperlink>
    </w:p>
    <w:p w14:paraId="4F7E1A6F" w14:textId="348CBAAE" w:rsidR="002E7F52" w:rsidRDefault="00B92C93">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6346869" w:history="1">
        <w:r w:rsidR="002E7F52" w:rsidRPr="00EB6EBB">
          <w:rPr>
            <w:rStyle w:val="Hiperhivatkozs"/>
            <w:noProof/>
          </w:rPr>
          <w:t>2.3.1.1.</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Git</w:t>
        </w:r>
        <w:r w:rsidR="002E7F52">
          <w:rPr>
            <w:noProof/>
            <w:webHidden/>
          </w:rPr>
          <w:tab/>
        </w:r>
        <w:r w:rsidR="002E7F52">
          <w:rPr>
            <w:noProof/>
            <w:webHidden/>
          </w:rPr>
          <w:fldChar w:fldCharType="begin"/>
        </w:r>
        <w:r w:rsidR="002E7F52">
          <w:rPr>
            <w:noProof/>
            <w:webHidden/>
          </w:rPr>
          <w:instrText xml:space="preserve"> PAGEREF _Toc6346869 \h </w:instrText>
        </w:r>
        <w:r w:rsidR="002E7F52">
          <w:rPr>
            <w:noProof/>
            <w:webHidden/>
          </w:rPr>
        </w:r>
        <w:r w:rsidR="002E7F52">
          <w:rPr>
            <w:noProof/>
            <w:webHidden/>
          </w:rPr>
          <w:fldChar w:fldCharType="separate"/>
        </w:r>
        <w:r w:rsidR="002E7F52">
          <w:rPr>
            <w:noProof/>
            <w:webHidden/>
          </w:rPr>
          <w:t>23</w:t>
        </w:r>
        <w:r w:rsidR="002E7F52">
          <w:rPr>
            <w:noProof/>
            <w:webHidden/>
          </w:rPr>
          <w:fldChar w:fldCharType="end"/>
        </w:r>
      </w:hyperlink>
    </w:p>
    <w:p w14:paraId="33C8F31C" w14:textId="3A09D921" w:rsidR="002E7F52" w:rsidRDefault="00B92C93">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70" w:history="1">
        <w:r w:rsidR="002E7F52" w:rsidRPr="00EB6EBB">
          <w:rPr>
            <w:rStyle w:val="Hiperhivatkozs"/>
            <w:noProof/>
          </w:rPr>
          <w:t>2.3.2.</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Frontend technológiák</w:t>
        </w:r>
        <w:r w:rsidR="002E7F52">
          <w:rPr>
            <w:noProof/>
            <w:webHidden/>
          </w:rPr>
          <w:tab/>
        </w:r>
        <w:r w:rsidR="002E7F52">
          <w:rPr>
            <w:noProof/>
            <w:webHidden/>
          </w:rPr>
          <w:fldChar w:fldCharType="begin"/>
        </w:r>
        <w:r w:rsidR="002E7F52">
          <w:rPr>
            <w:noProof/>
            <w:webHidden/>
          </w:rPr>
          <w:instrText xml:space="preserve"> PAGEREF _Toc6346870 \h </w:instrText>
        </w:r>
        <w:r w:rsidR="002E7F52">
          <w:rPr>
            <w:noProof/>
            <w:webHidden/>
          </w:rPr>
        </w:r>
        <w:r w:rsidR="002E7F52">
          <w:rPr>
            <w:noProof/>
            <w:webHidden/>
          </w:rPr>
          <w:fldChar w:fldCharType="separate"/>
        </w:r>
        <w:r w:rsidR="002E7F52">
          <w:rPr>
            <w:noProof/>
            <w:webHidden/>
          </w:rPr>
          <w:t>23</w:t>
        </w:r>
        <w:r w:rsidR="002E7F52">
          <w:rPr>
            <w:noProof/>
            <w:webHidden/>
          </w:rPr>
          <w:fldChar w:fldCharType="end"/>
        </w:r>
      </w:hyperlink>
    </w:p>
    <w:p w14:paraId="3F234A65" w14:textId="70B0755D" w:rsidR="002E7F52" w:rsidRDefault="00B92C93">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6346871" w:history="1">
        <w:r w:rsidR="002E7F52" w:rsidRPr="00EB6EBB">
          <w:rPr>
            <w:rStyle w:val="Hiperhivatkozs"/>
            <w:noProof/>
          </w:rPr>
          <w:t>2.3.2.1.</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HTML</w:t>
        </w:r>
        <w:r w:rsidR="002E7F52">
          <w:rPr>
            <w:noProof/>
            <w:webHidden/>
          </w:rPr>
          <w:tab/>
        </w:r>
        <w:r w:rsidR="002E7F52">
          <w:rPr>
            <w:noProof/>
            <w:webHidden/>
          </w:rPr>
          <w:fldChar w:fldCharType="begin"/>
        </w:r>
        <w:r w:rsidR="002E7F52">
          <w:rPr>
            <w:noProof/>
            <w:webHidden/>
          </w:rPr>
          <w:instrText xml:space="preserve"> PAGEREF _Toc6346871 \h </w:instrText>
        </w:r>
        <w:r w:rsidR="002E7F52">
          <w:rPr>
            <w:noProof/>
            <w:webHidden/>
          </w:rPr>
        </w:r>
        <w:r w:rsidR="002E7F52">
          <w:rPr>
            <w:noProof/>
            <w:webHidden/>
          </w:rPr>
          <w:fldChar w:fldCharType="separate"/>
        </w:r>
        <w:r w:rsidR="002E7F52">
          <w:rPr>
            <w:noProof/>
            <w:webHidden/>
          </w:rPr>
          <w:t>23</w:t>
        </w:r>
        <w:r w:rsidR="002E7F52">
          <w:rPr>
            <w:noProof/>
            <w:webHidden/>
          </w:rPr>
          <w:fldChar w:fldCharType="end"/>
        </w:r>
      </w:hyperlink>
    </w:p>
    <w:p w14:paraId="47E9DAA2" w14:textId="41068191" w:rsidR="002E7F52" w:rsidRDefault="00B92C93">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6346872" w:history="1">
        <w:r w:rsidR="002E7F52" w:rsidRPr="00EB6EBB">
          <w:rPr>
            <w:rStyle w:val="Hiperhivatkozs"/>
            <w:noProof/>
          </w:rPr>
          <w:t>2.3.2.2.</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CSS</w:t>
        </w:r>
        <w:r w:rsidR="002E7F52">
          <w:rPr>
            <w:noProof/>
            <w:webHidden/>
          </w:rPr>
          <w:tab/>
        </w:r>
        <w:r w:rsidR="002E7F52">
          <w:rPr>
            <w:noProof/>
            <w:webHidden/>
          </w:rPr>
          <w:fldChar w:fldCharType="begin"/>
        </w:r>
        <w:r w:rsidR="002E7F52">
          <w:rPr>
            <w:noProof/>
            <w:webHidden/>
          </w:rPr>
          <w:instrText xml:space="preserve"> PAGEREF _Toc6346872 \h </w:instrText>
        </w:r>
        <w:r w:rsidR="002E7F52">
          <w:rPr>
            <w:noProof/>
            <w:webHidden/>
          </w:rPr>
        </w:r>
        <w:r w:rsidR="002E7F52">
          <w:rPr>
            <w:noProof/>
            <w:webHidden/>
          </w:rPr>
          <w:fldChar w:fldCharType="separate"/>
        </w:r>
        <w:r w:rsidR="002E7F52">
          <w:rPr>
            <w:noProof/>
            <w:webHidden/>
          </w:rPr>
          <w:t>23</w:t>
        </w:r>
        <w:r w:rsidR="002E7F52">
          <w:rPr>
            <w:noProof/>
            <w:webHidden/>
          </w:rPr>
          <w:fldChar w:fldCharType="end"/>
        </w:r>
      </w:hyperlink>
    </w:p>
    <w:p w14:paraId="71755FCD" w14:textId="3414C576" w:rsidR="002E7F52" w:rsidRDefault="00B92C93">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6346873" w:history="1">
        <w:r w:rsidR="002E7F52" w:rsidRPr="00EB6EBB">
          <w:rPr>
            <w:rStyle w:val="Hiperhivatkozs"/>
            <w:noProof/>
          </w:rPr>
          <w:t>2.3.2.3.</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JavaScript</w:t>
        </w:r>
        <w:r w:rsidR="002E7F52">
          <w:rPr>
            <w:noProof/>
            <w:webHidden/>
          </w:rPr>
          <w:tab/>
        </w:r>
        <w:r w:rsidR="002E7F52">
          <w:rPr>
            <w:noProof/>
            <w:webHidden/>
          </w:rPr>
          <w:fldChar w:fldCharType="begin"/>
        </w:r>
        <w:r w:rsidR="002E7F52">
          <w:rPr>
            <w:noProof/>
            <w:webHidden/>
          </w:rPr>
          <w:instrText xml:space="preserve"> PAGEREF _Toc6346873 \h </w:instrText>
        </w:r>
        <w:r w:rsidR="002E7F52">
          <w:rPr>
            <w:noProof/>
            <w:webHidden/>
          </w:rPr>
        </w:r>
        <w:r w:rsidR="002E7F52">
          <w:rPr>
            <w:noProof/>
            <w:webHidden/>
          </w:rPr>
          <w:fldChar w:fldCharType="separate"/>
        </w:r>
        <w:r w:rsidR="002E7F52">
          <w:rPr>
            <w:noProof/>
            <w:webHidden/>
          </w:rPr>
          <w:t>24</w:t>
        </w:r>
        <w:r w:rsidR="002E7F52">
          <w:rPr>
            <w:noProof/>
            <w:webHidden/>
          </w:rPr>
          <w:fldChar w:fldCharType="end"/>
        </w:r>
      </w:hyperlink>
    </w:p>
    <w:p w14:paraId="3EE92B57" w14:textId="5D6AC53A" w:rsidR="002E7F52" w:rsidRDefault="00B92C93">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74" w:history="1">
        <w:r w:rsidR="002E7F52" w:rsidRPr="00EB6EBB">
          <w:rPr>
            <w:rStyle w:val="Hiperhivatkozs"/>
            <w:noProof/>
          </w:rPr>
          <w:t>2.3.3.</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Backend technológiák</w:t>
        </w:r>
        <w:r w:rsidR="002E7F52">
          <w:rPr>
            <w:noProof/>
            <w:webHidden/>
          </w:rPr>
          <w:tab/>
        </w:r>
        <w:r w:rsidR="002E7F52">
          <w:rPr>
            <w:noProof/>
            <w:webHidden/>
          </w:rPr>
          <w:fldChar w:fldCharType="begin"/>
        </w:r>
        <w:r w:rsidR="002E7F52">
          <w:rPr>
            <w:noProof/>
            <w:webHidden/>
          </w:rPr>
          <w:instrText xml:space="preserve"> PAGEREF _Toc6346874 \h </w:instrText>
        </w:r>
        <w:r w:rsidR="002E7F52">
          <w:rPr>
            <w:noProof/>
            <w:webHidden/>
          </w:rPr>
        </w:r>
        <w:r w:rsidR="002E7F52">
          <w:rPr>
            <w:noProof/>
            <w:webHidden/>
          </w:rPr>
          <w:fldChar w:fldCharType="separate"/>
        </w:r>
        <w:r w:rsidR="002E7F52">
          <w:rPr>
            <w:noProof/>
            <w:webHidden/>
          </w:rPr>
          <w:t>24</w:t>
        </w:r>
        <w:r w:rsidR="002E7F52">
          <w:rPr>
            <w:noProof/>
            <w:webHidden/>
          </w:rPr>
          <w:fldChar w:fldCharType="end"/>
        </w:r>
      </w:hyperlink>
    </w:p>
    <w:p w14:paraId="123089CA" w14:textId="67954D12" w:rsidR="002E7F52" w:rsidRDefault="00B92C93">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6346875" w:history="1">
        <w:r w:rsidR="002E7F52" w:rsidRPr="00EB6EBB">
          <w:rPr>
            <w:rStyle w:val="Hiperhivatkozs"/>
            <w:noProof/>
          </w:rPr>
          <w:t>2.3.3.1.</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Java</w:t>
        </w:r>
        <w:r w:rsidR="002E7F52">
          <w:rPr>
            <w:noProof/>
            <w:webHidden/>
          </w:rPr>
          <w:tab/>
        </w:r>
        <w:r w:rsidR="002E7F52">
          <w:rPr>
            <w:noProof/>
            <w:webHidden/>
          </w:rPr>
          <w:fldChar w:fldCharType="begin"/>
        </w:r>
        <w:r w:rsidR="002E7F52">
          <w:rPr>
            <w:noProof/>
            <w:webHidden/>
          </w:rPr>
          <w:instrText xml:space="preserve"> PAGEREF _Toc6346875 \h </w:instrText>
        </w:r>
        <w:r w:rsidR="002E7F52">
          <w:rPr>
            <w:noProof/>
            <w:webHidden/>
          </w:rPr>
        </w:r>
        <w:r w:rsidR="002E7F52">
          <w:rPr>
            <w:noProof/>
            <w:webHidden/>
          </w:rPr>
          <w:fldChar w:fldCharType="separate"/>
        </w:r>
        <w:r w:rsidR="002E7F52">
          <w:rPr>
            <w:noProof/>
            <w:webHidden/>
          </w:rPr>
          <w:t>24</w:t>
        </w:r>
        <w:r w:rsidR="002E7F52">
          <w:rPr>
            <w:noProof/>
            <w:webHidden/>
          </w:rPr>
          <w:fldChar w:fldCharType="end"/>
        </w:r>
      </w:hyperlink>
    </w:p>
    <w:p w14:paraId="6B22D469" w14:textId="79C015BD" w:rsidR="002E7F52" w:rsidRDefault="00B92C93">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6346876" w:history="1">
        <w:r w:rsidR="002E7F52" w:rsidRPr="00EB6EBB">
          <w:rPr>
            <w:rStyle w:val="Hiperhivatkozs"/>
            <w:noProof/>
          </w:rPr>
          <w:t>2.3.3.2.</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Spring Boot</w:t>
        </w:r>
        <w:r w:rsidR="002E7F52">
          <w:rPr>
            <w:noProof/>
            <w:webHidden/>
          </w:rPr>
          <w:tab/>
        </w:r>
        <w:r w:rsidR="002E7F52">
          <w:rPr>
            <w:noProof/>
            <w:webHidden/>
          </w:rPr>
          <w:fldChar w:fldCharType="begin"/>
        </w:r>
        <w:r w:rsidR="002E7F52">
          <w:rPr>
            <w:noProof/>
            <w:webHidden/>
          </w:rPr>
          <w:instrText xml:space="preserve"> PAGEREF _Toc6346876 \h </w:instrText>
        </w:r>
        <w:r w:rsidR="002E7F52">
          <w:rPr>
            <w:noProof/>
            <w:webHidden/>
          </w:rPr>
        </w:r>
        <w:r w:rsidR="002E7F52">
          <w:rPr>
            <w:noProof/>
            <w:webHidden/>
          </w:rPr>
          <w:fldChar w:fldCharType="separate"/>
        </w:r>
        <w:r w:rsidR="002E7F52">
          <w:rPr>
            <w:noProof/>
            <w:webHidden/>
          </w:rPr>
          <w:t>25</w:t>
        </w:r>
        <w:r w:rsidR="002E7F52">
          <w:rPr>
            <w:noProof/>
            <w:webHidden/>
          </w:rPr>
          <w:fldChar w:fldCharType="end"/>
        </w:r>
      </w:hyperlink>
    </w:p>
    <w:p w14:paraId="323BABAB" w14:textId="1DA0F0CB" w:rsidR="002E7F52" w:rsidRDefault="00B92C93">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6346877" w:history="1">
        <w:r w:rsidR="002E7F52" w:rsidRPr="00EB6EBB">
          <w:rPr>
            <w:rStyle w:val="Hiperhivatkozs"/>
            <w:noProof/>
          </w:rPr>
          <w:t>2.3.3.3.</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Thymeleaf</w:t>
        </w:r>
        <w:r w:rsidR="002E7F52">
          <w:rPr>
            <w:noProof/>
            <w:webHidden/>
          </w:rPr>
          <w:tab/>
        </w:r>
        <w:r w:rsidR="002E7F52">
          <w:rPr>
            <w:noProof/>
            <w:webHidden/>
          </w:rPr>
          <w:fldChar w:fldCharType="begin"/>
        </w:r>
        <w:r w:rsidR="002E7F52">
          <w:rPr>
            <w:noProof/>
            <w:webHidden/>
          </w:rPr>
          <w:instrText xml:space="preserve"> PAGEREF _Toc6346877 \h </w:instrText>
        </w:r>
        <w:r w:rsidR="002E7F52">
          <w:rPr>
            <w:noProof/>
            <w:webHidden/>
          </w:rPr>
        </w:r>
        <w:r w:rsidR="002E7F52">
          <w:rPr>
            <w:noProof/>
            <w:webHidden/>
          </w:rPr>
          <w:fldChar w:fldCharType="separate"/>
        </w:r>
        <w:r w:rsidR="002E7F52">
          <w:rPr>
            <w:noProof/>
            <w:webHidden/>
          </w:rPr>
          <w:t>25</w:t>
        </w:r>
        <w:r w:rsidR="002E7F52">
          <w:rPr>
            <w:noProof/>
            <w:webHidden/>
          </w:rPr>
          <w:fldChar w:fldCharType="end"/>
        </w:r>
      </w:hyperlink>
    </w:p>
    <w:p w14:paraId="36358BC6" w14:textId="57E97554" w:rsidR="002E7F52" w:rsidRDefault="00B92C93">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6346878" w:history="1">
        <w:r w:rsidR="002E7F52" w:rsidRPr="00EB6EBB">
          <w:rPr>
            <w:rStyle w:val="Hiperhivatkozs"/>
            <w:noProof/>
          </w:rPr>
          <w:t>2.3.3.4.</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Hibernate</w:t>
        </w:r>
        <w:r w:rsidR="002E7F52">
          <w:rPr>
            <w:noProof/>
            <w:webHidden/>
          </w:rPr>
          <w:tab/>
        </w:r>
        <w:r w:rsidR="002E7F52">
          <w:rPr>
            <w:noProof/>
            <w:webHidden/>
          </w:rPr>
          <w:fldChar w:fldCharType="begin"/>
        </w:r>
        <w:r w:rsidR="002E7F52">
          <w:rPr>
            <w:noProof/>
            <w:webHidden/>
          </w:rPr>
          <w:instrText xml:space="preserve"> PAGEREF _Toc6346878 \h </w:instrText>
        </w:r>
        <w:r w:rsidR="002E7F52">
          <w:rPr>
            <w:noProof/>
            <w:webHidden/>
          </w:rPr>
        </w:r>
        <w:r w:rsidR="002E7F52">
          <w:rPr>
            <w:noProof/>
            <w:webHidden/>
          </w:rPr>
          <w:fldChar w:fldCharType="separate"/>
        </w:r>
        <w:r w:rsidR="002E7F52">
          <w:rPr>
            <w:noProof/>
            <w:webHidden/>
          </w:rPr>
          <w:t>26</w:t>
        </w:r>
        <w:r w:rsidR="002E7F52">
          <w:rPr>
            <w:noProof/>
            <w:webHidden/>
          </w:rPr>
          <w:fldChar w:fldCharType="end"/>
        </w:r>
      </w:hyperlink>
    </w:p>
    <w:p w14:paraId="3F3FFDCD" w14:textId="2CFF13E7" w:rsidR="002E7F52" w:rsidRDefault="00B92C93">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6346879" w:history="1">
        <w:r w:rsidR="002E7F52" w:rsidRPr="00EB6EBB">
          <w:rPr>
            <w:rStyle w:val="Hiperhivatkozs"/>
            <w:noProof/>
          </w:rPr>
          <w:t>2.3.3.5.</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PostgreSQL</w:t>
        </w:r>
        <w:r w:rsidR="002E7F52">
          <w:rPr>
            <w:noProof/>
            <w:webHidden/>
          </w:rPr>
          <w:tab/>
        </w:r>
        <w:r w:rsidR="002E7F52">
          <w:rPr>
            <w:noProof/>
            <w:webHidden/>
          </w:rPr>
          <w:fldChar w:fldCharType="begin"/>
        </w:r>
        <w:r w:rsidR="002E7F52">
          <w:rPr>
            <w:noProof/>
            <w:webHidden/>
          </w:rPr>
          <w:instrText xml:space="preserve"> PAGEREF _Toc6346879 \h </w:instrText>
        </w:r>
        <w:r w:rsidR="002E7F52">
          <w:rPr>
            <w:noProof/>
            <w:webHidden/>
          </w:rPr>
        </w:r>
        <w:r w:rsidR="002E7F52">
          <w:rPr>
            <w:noProof/>
            <w:webHidden/>
          </w:rPr>
          <w:fldChar w:fldCharType="separate"/>
        </w:r>
        <w:r w:rsidR="002E7F52">
          <w:rPr>
            <w:noProof/>
            <w:webHidden/>
          </w:rPr>
          <w:t>26</w:t>
        </w:r>
        <w:r w:rsidR="002E7F52">
          <w:rPr>
            <w:noProof/>
            <w:webHidden/>
          </w:rPr>
          <w:fldChar w:fldCharType="end"/>
        </w:r>
      </w:hyperlink>
    </w:p>
    <w:p w14:paraId="14F87745" w14:textId="38A6F16C" w:rsidR="002E7F52" w:rsidRDefault="00B92C93">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6346880" w:history="1">
        <w:r w:rsidR="002E7F52" w:rsidRPr="00EB6EBB">
          <w:rPr>
            <w:rStyle w:val="Hiperhivatkozs"/>
            <w:noProof/>
          </w:rPr>
          <w:t>2.3.3.6.</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Maven</w:t>
        </w:r>
        <w:r w:rsidR="002E7F52">
          <w:rPr>
            <w:noProof/>
            <w:webHidden/>
          </w:rPr>
          <w:tab/>
        </w:r>
        <w:r w:rsidR="002E7F52">
          <w:rPr>
            <w:noProof/>
            <w:webHidden/>
          </w:rPr>
          <w:fldChar w:fldCharType="begin"/>
        </w:r>
        <w:r w:rsidR="002E7F52">
          <w:rPr>
            <w:noProof/>
            <w:webHidden/>
          </w:rPr>
          <w:instrText xml:space="preserve"> PAGEREF _Toc6346880 \h </w:instrText>
        </w:r>
        <w:r w:rsidR="002E7F52">
          <w:rPr>
            <w:noProof/>
            <w:webHidden/>
          </w:rPr>
        </w:r>
        <w:r w:rsidR="002E7F52">
          <w:rPr>
            <w:noProof/>
            <w:webHidden/>
          </w:rPr>
          <w:fldChar w:fldCharType="separate"/>
        </w:r>
        <w:r w:rsidR="002E7F52">
          <w:rPr>
            <w:noProof/>
            <w:webHidden/>
          </w:rPr>
          <w:t>26</w:t>
        </w:r>
        <w:r w:rsidR="002E7F52">
          <w:rPr>
            <w:noProof/>
            <w:webHidden/>
          </w:rPr>
          <w:fldChar w:fldCharType="end"/>
        </w:r>
      </w:hyperlink>
    </w:p>
    <w:p w14:paraId="1B0444B8" w14:textId="79F760BB" w:rsidR="002E7F52" w:rsidRDefault="00B92C93">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81" w:history="1">
        <w:r w:rsidR="002E7F52" w:rsidRPr="00EB6EBB">
          <w:rPr>
            <w:rStyle w:val="Hiperhivatkozs"/>
            <w:noProof/>
          </w:rPr>
          <w:t>2.3.4.</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Fejlesztői eszközök</w:t>
        </w:r>
        <w:r w:rsidR="002E7F52">
          <w:rPr>
            <w:noProof/>
            <w:webHidden/>
          </w:rPr>
          <w:tab/>
        </w:r>
        <w:r w:rsidR="002E7F52">
          <w:rPr>
            <w:noProof/>
            <w:webHidden/>
          </w:rPr>
          <w:fldChar w:fldCharType="begin"/>
        </w:r>
        <w:r w:rsidR="002E7F52">
          <w:rPr>
            <w:noProof/>
            <w:webHidden/>
          </w:rPr>
          <w:instrText xml:space="preserve"> PAGEREF _Toc6346881 \h </w:instrText>
        </w:r>
        <w:r w:rsidR="002E7F52">
          <w:rPr>
            <w:noProof/>
            <w:webHidden/>
          </w:rPr>
        </w:r>
        <w:r w:rsidR="002E7F52">
          <w:rPr>
            <w:noProof/>
            <w:webHidden/>
          </w:rPr>
          <w:fldChar w:fldCharType="separate"/>
        </w:r>
        <w:r w:rsidR="002E7F52">
          <w:rPr>
            <w:noProof/>
            <w:webHidden/>
          </w:rPr>
          <w:t>28</w:t>
        </w:r>
        <w:r w:rsidR="002E7F52">
          <w:rPr>
            <w:noProof/>
            <w:webHidden/>
          </w:rPr>
          <w:fldChar w:fldCharType="end"/>
        </w:r>
      </w:hyperlink>
    </w:p>
    <w:p w14:paraId="0DCD1898" w14:textId="4AA94CDF" w:rsidR="002E7F52" w:rsidRDefault="00B92C93">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6346882" w:history="1">
        <w:r w:rsidR="002E7F52" w:rsidRPr="00EB6EBB">
          <w:rPr>
            <w:rStyle w:val="Hiperhivatkozs"/>
            <w:noProof/>
          </w:rPr>
          <w:t>2.3.4.1.</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IDE</w:t>
        </w:r>
        <w:r w:rsidR="002E7F52">
          <w:rPr>
            <w:noProof/>
            <w:webHidden/>
          </w:rPr>
          <w:tab/>
        </w:r>
        <w:r w:rsidR="002E7F52">
          <w:rPr>
            <w:noProof/>
            <w:webHidden/>
          </w:rPr>
          <w:fldChar w:fldCharType="begin"/>
        </w:r>
        <w:r w:rsidR="002E7F52">
          <w:rPr>
            <w:noProof/>
            <w:webHidden/>
          </w:rPr>
          <w:instrText xml:space="preserve"> PAGEREF _Toc6346882 \h </w:instrText>
        </w:r>
        <w:r w:rsidR="002E7F52">
          <w:rPr>
            <w:noProof/>
            <w:webHidden/>
          </w:rPr>
        </w:r>
        <w:r w:rsidR="002E7F52">
          <w:rPr>
            <w:noProof/>
            <w:webHidden/>
          </w:rPr>
          <w:fldChar w:fldCharType="separate"/>
        </w:r>
        <w:r w:rsidR="002E7F52">
          <w:rPr>
            <w:noProof/>
            <w:webHidden/>
          </w:rPr>
          <w:t>28</w:t>
        </w:r>
        <w:r w:rsidR="002E7F52">
          <w:rPr>
            <w:noProof/>
            <w:webHidden/>
          </w:rPr>
          <w:fldChar w:fldCharType="end"/>
        </w:r>
      </w:hyperlink>
    </w:p>
    <w:p w14:paraId="10353937" w14:textId="32F1150D" w:rsidR="002E7F52" w:rsidRDefault="00B92C93">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6346883" w:history="1">
        <w:r w:rsidR="002E7F52" w:rsidRPr="00EB6EBB">
          <w:rPr>
            <w:rStyle w:val="Hiperhivatkozs"/>
            <w:noProof/>
          </w:rPr>
          <w:t>2.3.4.2.</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pgAdmin</w:t>
        </w:r>
        <w:r w:rsidR="002E7F52">
          <w:rPr>
            <w:noProof/>
            <w:webHidden/>
          </w:rPr>
          <w:tab/>
        </w:r>
        <w:r w:rsidR="002E7F52">
          <w:rPr>
            <w:noProof/>
            <w:webHidden/>
          </w:rPr>
          <w:fldChar w:fldCharType="begin"/>
        </w:r>
        <w:r w:rsidR="002E7F52">
          <w:rPr>
            <w:noProof/>
            <w:webHidden/>
          </w:rPr>
          <w:instrText xml:space="preserve"> PAGEREF _Toc6346883 \h </w:instrText>
        </w:r>
        <w:r w:rsidR="002E7F52">
          <w:rPr>
            <w:noProof/>
            <w:webHidden/>
          </w:rPr>
        </w:r>
        <w:r w:rsidR="002E7F52">
          <w:rPr>
            <w:noProof/>
            <w:webHidden/>
          </w:rPr>
          <w:fldChar w:fldCharType="separate"/>
        </w:r>
        <w:r w:rsidR="002E7F52">
          <w:rPr>
            <w:noProof/>
            <w:webHidden/>
          </w:rPr>
          <w:t>28</w:t>
        </w:r>
        <w:r w:rsidR="002E7F52">
          <w:rPr>
            <w:noProof/>
            <w:webHidden/>
          </w:rPr>
          <w:fldChar w:fldCharType="end"/>
        </w:r>
      </w:hyperlink>
    </w:p>
    <w:p w14:paraId="64E0BD15" w14:textId="1354A091" w:rsidR="002E7F52" w:rsidRDefault="00B92C93">
      <w:pPr>
        <w:pStyle w:val="TJ1"/>
        <w:tabs>
          <w:tab w:val="right" w:leader="dot" w:pos="8755"/>
        </w:tabs>
        <w:rPr>
          <w:rFonts w:asciiTheme="minorHAnsi" w:eastAsiaTheme="minorEastAsia" w:hAnsiTheme="minorHAnsi" w:cstheme="minorBidi"/>
          <w:noProof/>
          <w:color w:val="auto"/>
          <w:kern w:val="0"/>
          <w:sz w:val="22"/>
          <w:szCs w:val="22"/>
          <w:lang w:eastAsia="hu-HU" w:bidi="ar-SA"/>
        </w:rPr>
      </w:pPr>
      <w:hyperlink w:anchor="_Toc6346884" w:history="1">
        <w:r w:rsidR="002E7F52" w:rsidRPr="00EB6EBB">
          <w:rPr>
            <w:rStyle w:val="Hiperhivatkozs"/>
            <w:noProof/>
          </w:rPr>
          <w:t>3. Felhasználói dokumentáció</w:t>
        </w:r>
        <w:r w:rsidR="002E7F52">
          <w:rPr>
            <w:noProof/>
            <w:webHidden/>
          </w:rPr>
          <w:tab/>
        </w:r>
        <w:r w:rsidR="002E7F52">
          <w:rPr>
            <w:noProof/>
            <w:webHidden/>
          </w:rPr>
          <w:fldChar w:fldCharType="begin"/>
        </w:r>
        <w:r w:rsidR="002E7F52">
          <w:rPr>
            <w:noProof/>
            <w:webHidden/>
          </w:rPr>
          <w:instrText xml:space="preserve"> PAGEREF _Toc6346884 \h </w:instrText>
        </w:r>
        <w:r w:rsidR="002E7F52">
          <w:rPr>
            <w:noProof/>
            <w:webHidden/>
          </w:rPr>
        </w:r>
        <w:r w:rsidR="002E7F52">
          <w:rPr>
            <w:noProof/>
            <w:webHidden/>
          </w:rPr>
          <w:fldChar w:fldCharType="separate"/>
        </w:r>
        <w:r w:rsidR="002E7F52">
          <w:rPr>
            <w:noProof/>
            <w:webHidden/>
          </w:rPr>
          <w:t>29</w:t>
        </w:r>
        <w:r w:rsidR="002E7F52">
          <w:rPr>
            <w:noProof/>
            <w:webHidden/>
          </w:rPr>
          <w:fldChar w:fldCharType="end"/>
        </w:r>
      </w:hyperlink>
    </w:p>
    <w:p w14:paraId="1CC2C11F" w14:textId="53C91244" w:rsidR="002E7F52" w:rsidRDefault="00B92C93">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6346885" w:history="1">
        <w:r w:rsidR="002E7F52" w:rsidRPr="00EB6EBB">
          <w:rPr>
            <w:rStyle w:val="Hiperhivatkozs"/>
            <w:noProof/>
          </w:rPr>
          <w:t>3.1.</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Telepítési útmutató</w:t>
        </w:r>
        <w:r w:rsidR="002E7F52">
          <w:rPr>
            <w:noProof/>
            <w:webHidden/>
          </w:rPr>
          <w:tab/>
        </w:r>
        <w:r w:rsidR="002E7F52">
          <w:rPr>
            <w:noProof/>
            <w:webHidden/>
          </w:rPr>
          <w:fldChar w:fldCharType="begin"/>
        </w:r>
        <w:r w:rsidR="002E7F52">
          <w:rPr>
            <w:noProof/>
            <w:webHidden/>
          </w:rPr>
          <w:instrText xml:space="preserve"> PAGEREF _Toc6346885 \h </w:instrText>
        </w:r>
        <w:r w:rsidR="002E7F52">
          <w:rPr>
            <w:noProof/>
            <w:webHidden/>
          </w:rPr>
        </w:r>
        <w:r w:rsidR="002E7F52">
          <w:rPr>
            <w:noProof/>
            <w:webHidden/>
          </w:rPr>
          <w:fldChar w:fldCharType="separate"/>
        </w:r>
        <w:r w:rsidR="002E7F52">
          <w:rPr>
            <w:noProof/>
            <w:webHidden/>
          </w:rPr>
          <w:t>29</w:t>
        </w:r>
        <w:r w:rsidR="002E7F52">
          <w:rPr>
            <w:noProof/>
            <w:webHidden/>
          </w:rPr>
          <w:fldChar w:fldCharType="end"/>
        </w:r>
      </w:hyperlink>
    </w:p>
    <w:p w14:paraId="76778AB7" w14:textId="78CDAE89" w:rsidR="002E7F52" w:rsidRDefault="00B92C93">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86" w:history="1">
        <w:r w:rsidR="002E7F52" w:rsidRPr="00EB6EBB">
          <w:rPr>
            <w:rStyle w:val="Hiperhivatkozs"/>
            <w:noProof/>
          </w:rPr>
          <w:t>3.1.1.</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Követelmények</w:t>
        </w:r>
        <w:r w:rsidR="002E7F52">
          <w:rPr>
            <w:noProof/>
            <w:webHidden/>
          </w:rPr>
          <w:tab/>
        </w:r>
        <w:r w:rsidR="002E7F52">
          <w:rPr>
            <w:noProof/>
            <w:webHidden/>
          </w:rPr>
          <w:fldChar w:fldCharType="begin"/>
        </w:r>
        <w:r w:rsidR="002E7F52">
          <w:rPr>
            <w:noProof/>
            <w:webHidden/>
          </w:rPr>
          <w:instrText xml:space="preserve"> PAGEREF _Toc6346886 \h </w:instrText>
        </w:r>
        <w:r w:rsidR="002E7F52">
          <w:rPr>
            <w:noProof/>
            <w:webHidden/>
          </w:rPr>
        </w:r>
        <w:r w:rsidR="002E7F52">
          <w:rPr>
            <w:noProof/>
            <w:webHidden/>
          </w:rPr>
          <w:fldChar w:fldCharType="separate"/>
        </w:r>
        <w:r w:rsidR="002E7F52">
          <w:rPr>
            <w:noProof/>
            <w:webHidden/>
          </w:rPr>
          <w:t>29</w:t>
        </w:r>
        <w:r w:rsidR="002E7F52">
          <w:rPr>
            <w:noProof/>
            <w:webHidden/>
          </w:rPr>
          <w:fldChar w:fldCharType="end"/>
        </w:r>
      </w:hyperlink>
    </w:p>
    <w:p w14:paraId="6311811E" w14:textId="7ED470D5" w:rsidR="002E7F52" w:rsidRDefault="00B92C93">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87" w:history="1">
        <w:r w:rsidR="002E7F52" w:rsidRPr="00EB6EBB">
          <w:rPr>
            <w:rStyle w:val="Hiperhivatkozs"/>
            <w:noProof/>
          </w:rPr>
          <w:t>3.1.2.</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PostgreSQL telepítése</w:t>
        </w:r>
        <w:r w:rsidR="002E7F52">
          <w:rPr>
            <w:noProof/>
            <w:webHidden/>
          </w:rPr>
          <w:tab/>
        </w:r>
        <w:r w:rsidR="002E7F52">
          <w:rPr>
            <w:noProof/>
            <w:webHidden/>
          </w:rPr>
          <w:fldChar w:fldCharType="begin"/>
        </w:r>
        <w:r w:rsidR="002E7F52">
          <w:rPr>
            <w:noProof/>
            <w:webHidden/>
          </w:rPr>
          <w:instrText xml:space="preserve"> PAGEREF _Toc6346887 \h </w:instrText>
        </w:r>
        <w:r w:rsidR="002E7F52">
          <w:rPr>
            <w:noProof/>
            <w:webHidden/>
          </w:rPr>
        </w:r>
        <w:r w:rsidR="002E7F52">
          <w:rPr>
            <w:noProof/>
            <w:webHidden/>
          </w:rPr>
          <w:fldChar w:fldCharType="separate"/>
        </w:r>
        <w:r w:rsidR="002E7F52">
          <w:rPr>
            <w:noProof/>
            <w:webHidden/>
          </w:rPr>
          <w:t>30</w:t>
        </w:r>
        <w:r w:rsidR="002E7F52">
          <w:rPr>
            <w:noProof/>
            <w:webHidden/>
          </w:rPr>
          <w:fldChar w:fldCharType="end"/>
        </w:r>
      </w:hyperlink>
    </w:p>
    <w:p w14:paraId="319358CE" w14:textId="4AE503FA" w:rsidR="002E7F52" w:rsidRDefault="00B92C93">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88" w:history="1">
        <w:r w:rsidR="002E7F52" w:rsidRPr="00EB6EBB">
          <w:rPr>
            <w:rStyle w:val="Hiperhivatkozs"/>
            <w:noProof/>
          </w:rPr>
          <w:t>3.1.3.</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Tomcat konfigurálás</w:t>
        </w:r>
        <w:r w:rsidR="002E7F52">
          <w:rPr>
            <w:noProof/>
            <w:webHidden/>
          </w:rPr>
          <w:tab/>
        </w:r>
        <w:r w:rsidR="002E7F52">
          <w:rPr>
            <w:noProof/>
            <w:webHidden/>
          </w:rPr>
          <w:fldChar w:fldCharType="begin"/>
        </w:r>
        <w:r w:rsidR="002E7F52">
          <w:rPr>
            <w:noProof/>
            <w:webHidden/>
          </w:rPr>
          <w:instrText xml:space="preserve"> PAGEREF _Toc6346888 \h </w:instrText>
        </w:r>
        <w:r w:rsidR="002E7F52">
          <w:rPr>
            <w:noProof/>
            <w:webHidden/>
          </w:rPr>
        </w:r>
        <w:r w:rsidR="002E7F52">
          <w:rPr>
            <w:noProof/>
            <w:webHidden/>
          </w:rPr>
          <w:fldChar w:fldCharType="separate"/>
        </w:r>
        <w:r w:rsidR="002E7F52">
          <w:rPr>
            <w:noProof/>
            <w:webHidden/>
          </w:rPr>
          <w:t>31</w:t>
        </w:r>
        <w:r w:rsidR="002E7F52">
          <w:rPr>
            <w:noProof/>
            <w:webHidden/>
          </w:rPr>
          <w:fldChar w:fldCharType="end"/>
        </w:r>
      </w:hyperlink>
    </w:p>
    <w:p w14:paraId="7CC2A8CE" w14:textId="491227FF" w:rsidR="002E7F52" w:rsidRDefault="00B92C93">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89" w:history="1">
        <w:r w:rsidR="002E7F52" w:rsidRPr="00EB6EBB">
          <w:rPr>
            <w:rStyle w:val="Hiperhivatkozs"/>
            <w:noProof/>
          </w:rPr>
          <w:t>3.1.4.</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Google API key</w:t>
        </w:r>
        <w:r w:rsidR="002E7F52">
          <w:rPr>
            <w:noProof/>
            <w:webHidden/>
          </w:rPr>
          <w:tab/>
        </w:r>
        <w:r w:rsidR="002E7F52">
          <w:rPr>
            <w:noProof/>
            <w:webHidden/>
          </w:rPr>
          <w:fldChar w:fldCharType="begin"/>
        </w:r>
        <w:r w:rsidR="002E7F52">
          <w:rPr>
            <w:noProof/>
            <w:webHidden/>
          </w:rPr>
          <w:instrText xml:space="preserve"> PAGEREF _Toc6346889 \h </w:instrText>
        </w:r>
        <w:r w:rsidR="002E7F52">
          <w:rPr>
            <w:noProof/>
            <w:webHidden/>
          </w:rPr>
        </w:r>
        <w:r w:rsidR="002E7F52">
          <w:rPr>
            <w:noProof/>
            <w:webHidden/>
          </w:rPr>
          <w:fldChar w:fldCharType="separate"/>
        </w:r>
        <w:r w:rsidR="002E7F52">
          <w:rPr>
            <w:noProof/>
            <w:webHidden/>
          </w:rPr>
          <w:t>32</w:t>
        </w:r>
        <w:r w:rsidR="002E7F52">
          <w:rPr>
            <w:noProof/>
            <w:webHidden/>
          </w:rPr>
          <w:fldChar w:fldCharType="end"/>
        </w:r>
      </w:hyperlink>
    </w:p>
    <w:p w14:paraId="52D2DC19" w14:textId="7E87BF70" w:rsidR="002E7F52" w:rsidRDefault="00B92C93">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6346890" w:history="1">
        <w:r w:rsidR="002E7F52" w:rsidRPr="00EB6EBB">
          <w:rPr>
            <w:rStyle w:val="Hiperhivatkozs"/>
            <w:noProof/>
          </w:rPr>
          <w:t>3.2.</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Használati útmutató</w:t>
        </w:r>
        <w:r w:rsidR="002E7F52">
          <w:rPr>
            <w:noProof/>
            <w:webHidden/>
          </w:rPr>
          <w:tab/>
        </w:r>
        <w:r w:rsidR="002E7F52">
          <w:rPr>
            <w:noProof/>
            <w:webHidden/>
          </w:rPr>
          <w:fldChar w:fldCharType="begin"/>
        </w:r>
        <w:r w:rsidR="002E7F52">
          <w:rPr>
            <w:noProof/>
            <w:webHidden/>
          </w:rPr>
          <w:instrText xml:space="preserve"> PAGEREF _Toc6346890 \h </w:instrText>
        </w:r>
        <w:r w:rsidR="002E7F52">
          <w:rPr>
            <w:noProof/>
            <w:webHidden/>
          </w:rPr>
        </w:r>
        <w:r w:rsidR="002E7F52">
          <w:rPr>
            <w:noProof/>
            <w:webHidden/>
          </w:rPr>
          <w:fldChar w:fldCharType="separate"/>
        </w:r>
        <w:r w:rsidR="002E7F52">
          <w:rPr>
            <w:noProof/>
            <w:webHidden/>
          </w:rPr>
          <w:t>32</w:t>
        </w:r>
        <w:r w:rsidR="002E7F52">
          <w:rPr>
            <w:noProof/>
            <w:webHidden/>
          </w:rPr>
          <w:fldChar w:fldCharType="end"/>
        </w:r>
      </w:hyperlink>
    </w:p>
    <w:p w14:paraId="7E528F42" w14:textId="7A6968DF" w:rsidR="002E7F52" w:rsidRDefault="00B92C93">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91" w:history="1">
        <w:r w:rsidR="002E7F52" w:rsidRPr="00EB6EBB">
          <w:rPr>
            <w:rStyle w:val="Hiperhivatkozs"/>
            <w:noProof/>
          </w:rPr>
          <w:t>3.2.1.</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Felhasználó típusok</w:t>
        </w:r>
        <w:r w:rsidR="002E7F52">
          <w:rPr>
            <w:noProof/>
            <w:webHidden/>
          </w:rPr>
          <w:tab/>
        </w:r>
        <w:r w:rsidR="002E7F52">
          <w:rPr>
            <w:noProof/>
            <w:webHidden/>
          </w:rPr>
          <w:fldChar w:fldCharType="begin"/>
        </w:r>
        <w:r w:rsidR="002E7F52">
          <w:rPr>
            <w:noProof/>
            <w:webHidden/>
          </w:rPr>
          <w:instrText xml:space="preserve"> PAGEREF _Toc6346891 \h </w:instrText>
        </w:r>
        <w:r w:rsidR="002E7F52">
          <w:rPr>
            <w:noProof/>
            <w:webHidden/>
          </w:rPr>
        </w:r>
        <w:r w:rsidR="002E7F52">
          <w:rPr>
            <w:noProof/>
            <w:webHidden/>
          </w:rPr>
          <w:fldChar w:fldCharType="separate"/>
        </w:r>
        <w:r w:rsidR="002E7F52">
          <w:rPr>
            <w:noProof/>
            <w:webHidden/>
          </w:rPr>
          <w:t>32</w:t>
        </w:r>
        <w:r w:rsidR="002E7F52">
          <w:rPr>
            <w:noProof/>
            <w:webHidden/>
          </w:rPr>
          <w:fldChar w:fldCharType="end"/>
        </w:r>
      </w:hyperlink>
    </w:p>
    <w:p w14:paraId="404ED18F" w14:textId="069CD92A" w:rsidR="002E7F52" w:rsidRDefault="00B92C93">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92" w:history="1">
        <w:r w:rsidR="002E7F52" w:rsidRPr="00EB6EBB">
          <w:rPr>
            <w:rStyle w:val="Hiperhivatkozs"/>
            <w:noProof/>
          </w:rPr>
          <w:t>3.2.2.</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Regisztráció</w:t>
        </w:r>
        <w:r w:rsidR="002E7F52">
          <w:rPr>
            <w:noProof/>
            <w:webHidden/>
          </w:rPr>
          <w:tab/>
        </w:r>
        <w:r w:rsidR="002E7F52">
          <w:rPr>
            <w:noProof/>
            <w:webHidden/>
          </w:rPr>
          <w:fldChar w:fldCharType="begin"/>
        </w:r>
        <w:r w:rsidR="002E7F52">
          <w:rPr>
            <w:noProof/>
            <w:webHidden/>
          </w:rPr>
          <w:instrText xml:space="preserve"> PAGEREF _Toc6346892 \h </w:instrText>
        </w:r>
        <w:r w:rsidR="002E7F52">
          <w:rPr>
            <w:noProof/>
            <w:webHidden/>
          </w:rPr>
        </w:r>
        <w:r w:rsidR="002E7F52">
          <w:rPr>
            <w:noProof/>
            <w:webHidden/>
          </w:rPr>
          <w:fldChar w:fldCharType="separate"/>
        </w:r>
        <w:r w:rsidR="002E7F52">
          <w:rPr>
            <w:noProof/>
            <w:webHidden/>
          </w:rPr>
          <w:t>33</w:t>
        </w:r>
        <w:r w:rsidR="002E7F52">
          <w:rPr>
            <w:noProof/>
            <w:webHidden/>
          </w:rPr>
          <w:fldChar w:fldCharType="end"/>
        </w:r>
      </w:hyperlink>
    </w:p>
    <w:p w14:paraId="2ACA3B15" w14:textId="35ADE86D" w:rsidR="002E7F52" w:rsidRDefault="00B92C93">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6346893" w:history="1">
        <w:r w:rsidR="002E7F52" w:rsidRPr="00EB6EBB">
          <w:rPr>
            <w:rStyle w:val="Hiperhivatkozs"/>
            <w:noProof/>
          </w:rPr>
          <w:t>3.2.3.</w:t>
        </w:r>
        <w:r w:rsidR="002E7F52">
          <w:rPr>
            <w:rFonts w:asciiTheme="minorHAnsi" w:eastAsiaTheme="minorEastAsia" w:hAnsiTheme="minorHAnsi" w:cstheme="minorBidi"/>
            <w:noProof/>
            <w:color w:val="auto"/>
            <w:kern w:val="0"/>
            <w:sz w:val="22"/>
            <w:szCs w:val="22"/>
            <w:lang w:eastAsia="hu-HU" w:bidi="ar-SA"/>
          </w:rPr>
          <w:tab/>
        </w:r>
        <w:r w:rsidR="002E7F52" w:rsidRPr="00EB6EBB">
          <w:rPr>
            <w:rStyle w:val="Hiperhivatkozs"/>
            <w:noProof/>
          </w:rPr>
          <w:t>Vásárló</w:t>
        </w:r>
        <w:r w:rsidR="002E7F52">
          <w:rPr>
            <w:noProof/>
            <w:webHidden/>
          </w:rPr>
          <w:tab/>
        </w:r>
        <w:r w:rsidR="002E7F52">
          <w:rPr>
            <w:noProof/>
            <w:webHidden/>
          </w:rPr>
          <w:fldChar w:fldCharType="begin"/>
        </w:r>
        <w:r w:rsidR="002E7F52">
          <w:rPr>
            <w:noProof/>
            <w:webHidden/>
          </w:rPr>
          <w:instrText xml:space="preserve"> PAGEREF _Toc6346893 \h </w:instrText>
        </w:r>
        <w:r w:rsidR="002E7F52">
          <w:rPr>
            <w:noProof/>
            <w:webHidden/>
          </w:rPr>
        </w:r>
        <w:r w:rsidR="002E7F52">
          <w:rPr>
            <w:noProof/>
            <w:webHidden/>
          </w:rPr>
          <w:fldChar w:fldCharType="separate"/>
        </w:r>
        <w:r w:rsidR="002E7F52">
          <w:rPr>
            <w:noProof/>
            <w:webHidden/>
          </w:rPr>
          <w:t>33</w:t>
        </w:r>
        <w:r w:rsidR="002E7F52">
          <w:rPr>
            <w:noProof/>
            <w:webHidden/>
          </w:rPr>
          <w:fldChar w:fldCharType="end"/>
        </w:r>
      </w:hyperlink>
    </w:p>
    <w:p w14:paraId="7DC8F13A" w14:textId="3A8E1871" w:rsidR="003F0768" w:rsidRPr="003F0768" w:rsidRDefault="000E6892" w:rsidP="003F0768">
      <w:pPr>
        <w:pStyle w:val="Szvegtrzs"/>
        <w:jc w:val="center"/>
        <w:rPr>
          <w:rFonts w:cs="Times New Roman"/>
        </w:rPr>
      </w:pPr>
      <w:r>
        <w:rPr>
          <w:rFonts w:cs="Times New Roman"/>
        </w:rPr>
        <w:fldChar w:fldCharType="end"/>
      </w:r>
    </w:p>
    <w:p w14:paraId="4E875E65" w14:textId="5791FDF3" w:rsidR="003F0768" w:rsidRPr="003F0768" w:rsidRDefault="003F0768" w:rsidP="003F0768">
      <w:pPr>
        <w:pStyle w:val="Cmsor1"/>
        <w:numPr>
          <w:ilvl w:val="0"/>
          <w:numId w:val="3"/>
        </w:numPr>
        <w:jc w:val="center"/>
        <w:rPr>
          <w:rFonts w:cs="Times New Roman"/>
        </w:rPr>
      </w:pPr>
      <w:r w:rsidRPr="003F0768">
        <w:rPr>
          <w:rFonts w:cs="Times New Roman"/>
        </w:rPr>
        <w:lastRenderedPageBreak/>
        <w:t>Ábrajegyzék</w:t>
      </w:r>
    </w:p>
    <w:p w14:paraId="046CA617" w14:textId="2C6B4A83" w:rsidR="002E7F52" w:rsidRDefault="003F0768">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fldChar w:fldCharType="begin"/>
      </w:r>
      <w:r>
        <w:instrText xml:space="preserve"> TOC \c "ábra" </w:instrText>
      </w:r>
      <w:r>
        <w:fldChar w:fldCharType="separate"/>
      </w:r>
      <w:r w:rsidR="002E7F52">
        <w:rPr>
          <w:noProof/>
        </w:rPr>
        <w:t>1. ábra: Genetikus algoritmus működésének folyamatábrája</w:t>
      </w:r>
      <w:r w:rsidR="002E7F52">
        <w:rPr>
          <w:noProof/>
        </w:rPr>
        <w:tab/>
      </w:r>
      <w:r w:rsidR="002E7F52">
        <w:rPr>
          <w:noProof/>
        </w:rPr>
        <w:fldChar w:fldCharType="begin"/>
      </w:r>
      <w:r w:rsidR="002E7F52">
        <w:rPr>
          <w:noProof/>
        </w:rPr>
        <w:instrText xml:space="preserve"> PAGEREF _Toc6346895 \h </w:instrText>
      </w:r>
      <w:r w:rsidR="002E7F52">
        <w:rPr>
          <w:noProof/>
        </w:rPr>
      </w:r>
      <w:r w:rsidR="002E7F52">
        <w:rPr>
          <w:noProof/>
        </w:rPr>
        <w:fldChar w:fldCharType="separate"/>
      </w:r>
      <w:r w:rsidR="002E7F52">
        <w:rPr>
          <w:noProof/>
        </w:rPr>
        <w:t>4</w:t>
      </w:r>
      <w:r w:rsidR="002E7F52">
        <w:rPr>
          <w:noProof/>
        </w:rPr>
        <w:fldChar w:fldCharType="end"/>
      </w:r>
    </w:p>
    <w:p w14:paraId="572C819E" w14:textId="08AE5875" w:rsidR="002E7F52" w:rsidRDefault="002E7F52">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 ábra: Sorrendi reprezentáció bemutatása</w:t>
      </w:r>
      <w:r>
        <w:rPr>
          <w:noProof/>
        </w:rPr>
        <w:tab/>
      </w:r>
      <w:r>
        <w:rPr>
          <w:noProof/>
        </w:rPr>
        <w:fldChar w:fldCharType="begin"/>
      </w:r>
      <w:r>
        <w:rPr>
          <w:noProof/>
        </w:rPr>
        <w:instrText xml:space="preserve"> PAGEREF _Toc6346896 \h </w:instrText>
      </w:r>
      <w:r>
        <w:rPr>
          <w:noProof/>
        </w:rPr>
      </w:r>
      <w:r>
        <w:rPr>
          <w:noProof/>
        </w:rPr>
        <w:fldChar w:fldCharType="separate"/>
      </w:r>
      <w:r>
        <w:rPr>
          <w:noProof/>
        </w:rPr>
        <w:t>5</w:t>
      </w:r>
      <w:r>
        <w:rPr>
          <w:noProof/>
        </w:rPr>
        <w:fldChar w:fldCharType="end"/>
      </w:r>
    </w:p>
    <w:p w14:paraId="61756C41" w14:textId="58834201" w:rsidR="002E7F52" w:rsidRDefault="002E7F52">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3. ábra: A rulettkerék kiválasztás</w:t>
      </w:r>
      <w:r>
        <w:rPr>
          <w:noProof/>
        </w:rPr>
        <w:tab/>
      </w:r>
      <w:r>
        <w:rPr>
          <w:noProof/>
        </w:rPr>
        <w:fldChar w:fldCharType="begin"/>
      </w:r>
      <w:r>
        <w:rPr>
          <w:noProof/>
        </w:rPr>
        <w:instrText xml:space="preserve"> PAGEREF _Toc6346897 \h </w:instrText>
      </w:r>
      <w:r>
        <w:rPr>
          <w:noProof/>
        </w:rPr>
      </w:r>
      <w:r>
        <w:rPr>
          <w:noProof/>
        </w:rPr>
        <w:fldChar w:fldCharType="separate"/>
      </w:r>
      <w:r>
        <w:rPr>
          <w:noProof/>
        </w:rPr>
        <w:t>7</w:t>
      </w:r>
      <w:r>
        <w:rPr>
          <w:noProof/>
        </w:rPr>
        <w:fldChar w:fldCharType="end"/>
      </w:r>
    </w:p>
    <w:p w14:paraId="70C6DBFE" w14:textId="5401A4E3" w:rsidR="002E7F52" w:rsidRDefault="002E7F52">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4. ábra: Egy pontos keresztezés</w:t>
      </w:r>
      <w:r>
        <w:rPr>
          <w:noProof/>
        </w:rPr>
        <w:tab/>
      </w:r>
      <w:r>
        <w:rPr>
          <w:noProof/>
        </w:rPr>
        <w:fldChar w:fldCharType="begin"/>
      </w:r>
      <w:r>
        <w:rPr>
          <w:noProof/>
        </w:rPr>
        <w:instrText xml:space="preserve"> PAGEREF _Toc6346898 \h </w:instrText>
      </w:r>
      <w:r>
        <w:rPr>
          <w:noProof/>
        </w:rPr>
      </w:r>
      <w:r>
        <w:rPr>
          <w:noProof/>
        </w:rPr>
        <w:fldChar w:fldCharType="separate"/>
      </w:r>
      <w:r>
        <w:rPr>
          <w:noProof/>
        </w:rPr>
        <w:t>9</w:t>
      </w:r>
      <w:r>
        <w:rPr>
          <w:noProof/>
        </w:rPr>
        <w:fldChar w:fldCharType="end"/>
      </w:r>
    </w:p>
    <w:p w14:paraId="17F28C12" w14:textId="207E9F38" w:rsidR="002E7F52" w:rsidRDefault="002E7F52">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5. ábra: Több (4) pontos keresztezés</w:t>
      </w:r>
      <w:r>
        <w:rPr>
          <w:noProof/>
        </w:rPr>
        <w:tab/>
      </w:r>
      <w:r>
        <w:rPr>
          <w:noProof/>
        </w:rPr>
        <w:fldChar w:fldCharType="begin"/>
      </w:r>
      <w:r>
        <w:rPr>
          <w:noProof/>
        </w:rPr>
        <w:instrText xml:space="preserve"> PAGEREF _Toc6346899 \h </w:instrText>
      </w:r>
      <w:r>
        <w:rPr>
          <w:noProof/>
        </w:rPr>
      </w:r>
      <w:r>
        <w:rPr>
          <w:noProof/>
        </w:rPr>
        <w:fldChar w:fldCharType="separate"/>
      </w:r>
      <w:r>
        <w:rPr>
          <w:noProof/>
        </w:rPr>
        <w:t>9</w:t>
      </w:r>
      <w:r>
        <w:rPr>
          <w:noProof/>
        </w:rPr>
        <w:fldChar w:fldCharType="end"/>
      </w:r>
    </w:p>
    <w:p w14:paraId="4EF45E7D" w14:textId="2AAAB975" w:rsidR="002E7F52" w:rsidRDefault="002E7F52">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6. ábra: Egyenletes keresztezés egy utóddal</w:t>
      </w:r>
      <w:r>
        <w:rPr>
          <w:noProof/>
        </w:rPr>
        <w:tab/>
      </w:r>
      <w:r>
        <w:rPr>
          <w:noProof/>
        </w:rPr>
        <w:fldChar w:fldCharType="begin"/>
      </w:r>
      <w:r>
        <w:rPr>
          <w:noProof/>
        </w:rPr>
        <w:instrText xml:space="preserve"> PAGEREF _Toc6346900 \h </w:instrText>
      </w:r>
      <w:r>
        <w:rPr>
          <w:noProof/>
        </w:rPr>
      </w:r>
      <w:r>
        <w:rPr>
          <w:noProof/>
        </w:rPr>
        <w:fldChar w:fldCharType="separate"/>
      </w:r>
      <w:r>
        <w:rPr>
          <w:noProof/>
        </w:rPr>
        <w:t>9</w:t>
      </w:r>
      <w:r>
        <w:rPr>
          <w:noProof/>
        </w:rPr>
        <w:fldChar w:fldCharType="end"/>
      </w:r>
    </w:p>
    <w:p w14:paraId="0FD9B3FC" w14:textId="7D49866E" w:rsidR="002E7F52" w:rsidRDefault="002E7F52">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7. ábra: PMX működése</w:t>
      </w:r>
      <w:r>
        <w:rPr>
          <w:noProof/>
        </w:rPr>
        <w:tab/>
      </w:r>
      <w:r>
        <w:rPr>
          <w:noProof/>
        </w:rPr>
        <w:fldChar w:fldCharType="begin"/>
      </w:r>
      <w:r>
        <w:rPr>
          <w:noProof/>
        </w:rPr>
        <w:instrText xml:space="preserve"> PAGEREF _Toc6346901 \h </w:instrText>
      </w:r>
      <w:r>
        <w:rPr>
          <w:noProof/>
        </w:rPr>
      </w:r>
      <w:r>
        <w:rPr>
          <w:noProof/>
        </w:rPr>
        <w:fldChar w:fldCharType="separate"/>
      </w:r>
      <w:r>
        <w:rPr>
          <w:noProof/>
        </w:rPr>
        <w:t>10</w:t>
      </w:r>
      <w:r>
        <w:rPr>
          <w:noProof/>
        </w:rPr>
        <w:fldChar w:fldCharType="end"/>
      </w:r>
    </w:p>
    <w:p w14:paraId="2DDA8478" w14:textId="3571A752" w:rsidR="002E7F52" w:rsidRDefault="002E7F52">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8. ábra: Az OX működése</w:t>
      </w:r>
      <w:r>
        <w:rPr>
          <w:noProof/>
        </w:rPr>
        <w:tab/>
      </w:r>
      <w:r>
        <w:rPr>
          <w:noProof/>
        </w:rPr>
        <w:fldChar w:fldCharType="begin"/>
      </w:r>
      <w:r>
        <w:rPr>
          <w:noProof/>
        </w:rPr>
        <w:instrText xml:space="preserve"> PAGEREF _Toc6346902 \h </w:instrText>
      </w:r>
      <w:r>
        <w:rPr>
          <w:noProof/>
        </w:rPr>
      </w:r>
      <w:r>
        <w:rPr>
          <w:noProof/>
        </w:rPr>
        <w:fldChar w:fldCharType="separate"/>
      </w:r>
      <w:r>
        <w:rPr>
          <w:noProof/>
        </w:rPr>
        <w:t>11</w:t>
      </w:r>
      <w:r>
        <w:rPr>
          <w:noProof/>
        </w:rPr>
        <w:fldChar w:fldCharType="end"/>
      </w:r>
    </w:p>
    <w:p w14:paraId="3318B2BB" w14:textId="4F90A1B5" w:rsidR="002E7F52" w:rsidRDefault="002E7F52">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9. ábra: A CX működése</w:t>
      </w:r>
      <w:r>
        <w:rPr>
          <w:noProof/>
        </w:rPr>
        <w:tab/>
      </w:r>
      <w:r>
        <w:rPr>
          <w:noProof/>
        </w:rPr>
        <w:fldChar w:fldCharType="begin"/>
      </w:r>
      <w:r>
        <w:rPr>
          <w:noProof/>
        </w:rPr>
        <w:instrText xml:space="preserve"> PAGEREF _Toc6346903 \h </w:instrText>
      </w:r>
      <w:r>
        <w:rPr>
          <w:noProof/>
        </w:rPr>
      </w:r>
      <w:r>
        <w:rPr>
          <w:noProof/>
        </w:rPr>
        <w:fldChar w:fldCharType="separate"/>
      </w:r>
      <w:r>
        <w:rPr>
          <w:noProof/>
        </w:rPr>
        <w:t>11</w:t>
      </w:r>
      <w:r>
        <w:rPr>
          <w:noProof/>
        </w:rPr>
        <w:fldChar w:fldCharType="end"/>
      </w:r>
    </w:p>
    <w:p w14:paraId="558D802E" w14:textId="3396CE72" w:rsidR="002E7F52" w:rsidRDefault="002E7F52">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10. ábra: Gén értékének vátozása</w:t>
      </w:r>
      <w:r>
        <w:rPr>
          <w:noProof/>
        </w:rPr>
        <w:tab/>
      </w:r>
      <w:r>
        <w:rPr>
          <w:noProof/>
        </w:rPr>
        <w:fldChar w:fldCharType="begin"/>
      </w:r>
      <w:r>
        <w:rPr>
          <w:noProof/>
        </w:rPr>
        <w:instrText xml:space="preserve"> PAGEREF _Toc6346904 \h </w:instrText>
      </w:r>
      <w:r>
        <w:rPr>
          <w:noProof/>
        </w:rPr>
      </w:r>
      <w:r>
        <w:rPr>
          <w:noProof/>
        </w:rPr>
        <w:fldChar w:fldCharType="separate"/>
      </w:r>
      <w:r>
        <w:rPr>
          <w:noProof/>
        </w:rPr>
        <w:t>12</w:t>
      </w:r>
      <w:r>
        <w:rPr>
          <w:noProof/>
        </w:rPr>
        <w:fldChar w:fldCharType="end"/>
      </w:r>
    </w:p>
    <w:p w14:paraId="307B5328" w14:textId="3F430963" w:rsidR="002E7F52" w:rsidRDefault="002E7F52">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11. ábra: Gén értékek cseréje és az inverzió</w:t>
      </w:r>
      <w:r>
        <w:rPr>
          <w:noProof/>
        </w:rPr>
        <w:tab/>
      </w:r>
      <w:r>
        <w:rPr>
          <w:noProof/>
        </w:rPr>
        <w:fldChar w:fldCharType="begin"/>
      </w:r>
      <w:r>
        <w:rPr>
          <w:noProof/>
        </w:rPr>
        <w:instrText xml:space="preserve"> PAGEREF _Toc6346905 \h </w:instrText>
      </w:r>
      <w:r>
        <w:rPr>
          <w:noProof/>
        </w:rPr>
      </w:r>
      <w:r>
        <w:rPr>
          <w:noProof/>
        </w:rPr>
        <w:fldChar w:fldCharType="separate"/>
      </w:r>
      <w:r>
        <w:rPr>
          <w:noProof/>
        </w:rPr>
        <w:t>12</w:t>
      </w:r>
      <w:r>
        <w:rPr>
          <w:noProof/>
        </w:rPr>
        <w:fldChar w:fldCharType="end"/>
      </w:r>
    </w:p>
    <w:p w14:paraId="0631F555" w14:textId="44FB68FB" w:rsidR="002E7F52" w:rsidRDefault="002E7F52">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12. ábra: HGrex működése</w:t>
      </w:r>
      <w:r>
        <w:rPr>
          <w:noProof/>
        </w:rPr>
        <w:tab/>
      </w:r>
      <w:r>
        <w:rPr>
          <w:noProof/>
        </w:rPr>
        <w:fldChar w:fldCharType="begin"/>
      </w:r>
      <w:r>
        <w:rPr>
          <w:noProof/>
        </w:rPr>
        <w:instrText xml:space="preserve"> PAGEREF _Toc6346906 \h </w:instrText>
      </w:r>
      <w:r>
        <w:rPr>
          <w:noProof/>
        </w:rPr>
      </w:r>
      <w:r>
        <w:rPr>
          <w:noProof/>
        </w:rPr>
        <w:fldChar w:fldCharType="separate"/>
      </w:r>
      <w:r>
        <w:rPr>
          <w:noProof/>
        </w:rPr>
        <w:t>15</w:t>
      </w:r>
      <w:r>
        <w:rPr>
          <w:noProof/>
        </w:rPr>
        <w:fldChar w:fldCharType="end"/>
      </w:r>
    </w:p>
    <w:p w14:paraId="459D8283" w14:textId="2101ED4D" w:rsidR="002E7F52" w:rsidRDefault="002E7F52">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13. ábra: Aktorok és funkciók</w:t>
      </w:r>
      <w:r>
        <w:rPr>
          <w:noProof/>
        </w:rPr>
        <w:tab/>
      </w:r>
      <w:r>
        <w:rPr>
          <w:noProof/>
        </w:rPr>
        <w:fldChar w:fldCharType="begin"/>
      </w:r>
      <w:r>
        <w:rPr>
          <w:noProof/>
        </w:rPr>
        <w:instrText xml:space="preserve"> PAGEREF _Toc6346907 \h </w:instrText>
      </w:r>
      <w:r>
        <w:rPr>
          <w:noProof/>
        </w:rPr>
      </w:r>
      <w:r>
        <w:rPr>
          <w:noProof/>
        </w:rPr>
        <w:fldChar w:fldCharType="separate"/>
      </w:r>
      <w:r>
        <w:rPr>
          <w:noProof/>
        </w:rPr>
        <w:t>18</w:t>
      </w:r>
      <w:r>
        <w:rPr>
          <w:noProof/>
        </w:rPr>
        <w:fldChar w:fldCharType="end"/>
      </w:r>
    </w:p>
    <w:p w14:paraId="46A4C41D" w14:textId="587818BA" w:rsidR="002E7F52" w:rsidRDefault="002E7F52">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14. ábra: ER diagram</w:t>
      </w:r>
      <w:r>
        <w:rPr>
          <w:noProof/>
        </w:rPr>
        <w:tab/>
      </w:r>
      <w:r>
        <w:rPr>
          <w:noProof/>
        </w:rPr>
        <w:fldChar w:fldCharType="begin"/>
      </w:r>
      <w:r>
        <w:rPr>
          <w:noProof/>
        </w:rPr>
        <w:instrText xml:space="preserve"> PAGEREF _Toc6346908 \h </w:instrText>
      </w:r>
      <w:r>
        <w:rPr>
          <w:noProof/>
        </w:rPr>
      </w:r>
      <w:r>
        <w:rPr>
          <w:noProof/>
        </w:rPr>
        <w:fldChar w:fldCharType="separate"/>
      </w:r>
      <w:r>
        <w:rPr>
          <w:noProof/>
        </w:rPr>
        <w:t>18</w:t>
      </w:r>
      <w:r>
        <w:rPr>
          <w:noProof/>
        </w:rPr>
        <w:fldChar w:fldCharType="end"/>
      </w:r>
    </w:p>
    <w:p w14:paraId="3A047549" w14:textId="513C7F03" w:rsidR="002E7F52" w:rsidRDefault="002E7F52">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15. ábra: Controller-Service-Repository Osztálydiagram</w:t>
      </w:r>
      <w:r>
        <w:rPr>
          <w:noProof/>
        </w:rPr>
        <w:tab/>
      </w:r>
      <w:r>
        <w:rPr>
          <w:noProof/>
        </w:rPr>
        <w:fldChar w:fldCharType="begin"/>
      </w:r>
      <w:r>
        <w:rPr>
          <w:noProof/>
        </w:rPr>
        <w:instrText xml:space="preserve"> PAGEREF _Toc6346909 \h </w:instrText>
      </w:r>
      <w:r>
        <w:rPr>
          <w:noProof/>
        </w:rPr>
      </w:r>
      <w:r>
        <w:rPr>
          <w:noProof/>
        </w:rPr>
        <w:fldChar w:fldCharType="separate"/>
      </w:r>
      <w:r>
        <w:rPr>
          <w:noProof/>
        </w:rPr>
        <w:t>19</w:t>
      </w:r>
      <w:r>
        <w:rPr>
          <w:noProof/>
        </w:rPr>
        <w:fldChar w:fldCharType="end"/>
      </w:r>
    </w:p>
    <w:p w14:paraId="581448CF" w14:textId="794E601F" w:rsidR="002E7F52" w:rsidRDefault="002E7F52">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16. ábra: Szekvencia diagram - Rendelés leadása</w:t>
      </w:r>
      <w:r>
        <w:rPr>
          <w:noProof/>
        </w:rPr>
        <w:tab/>
      </w:r>
      <w:r>
        <w:rPr>
          <w:noProof/>
        </w:rPr>
        <w:fldChar w:fldCharType="begin"/>
      </w:r>
      <w:r>
        <w:rPr>
          <w:noProof/>
        </w:rPr>
        <w:instrText xml:space="preserve"> PAGEREF _Toc6346910 \h </w:instrText>
      </w:r>
      <w:r>
        <w:rPr>
          <w:noProof/>
        </w:rPr>
      </w:r>
      <w:r>
        <w:rPr>
          <w:noProof/>
        </w:rPr>
        <w:fldChar w:fldCharType="separate"/>
      </w:r>
      <w:r>
        <w:rPr>
          <w:noProof/>
        </w:rPr>
        <w:t>20</w:t>
      </w:r>
      <w:r>
        <w:rPr>
          <w:noProof/>
        </w:rPr>
        <w:fldChar w:fldCharType="end"/>
      </w:r>
    </w:p>
    <w:p w14:paraId="1D3A1E7E" w14:textId="7E86AE15" w:rsidR="002E7F52" w:rsidRDefault="002E7F52">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17. ábra: Folyamatábra - Kiszállítás készítése</w:t>
      </w:r>
      <w:r>
        <w:rPr>
          <w:noProof/>
        </w:rPr>
        <w:tab/>
      </w:r>
      <w:r>
        <w:rPr>
          <w:noProof/>
        </w:rPr>
        <w:fldChar w:fldCharType="begin"/>
      </w:r>
      <w:r>
        <w:rPr>
          <w:noProof/>
        </w:rPr>
        <w:instrText xml:space="preserve"> PAGEREF _Toc6346911 \h </w:instrText>
      </w:r>
      <w:r>
        <w:rPr>
          <w:noProof/>
        </w:rPr>
      </w:r>
      <w:r>
        <w:rPr>
          <w:noProof/>
        </w:rPr>
        <w:fldChar w:fldCharType="separate"/>
      </w:r>
      <w:r>
        <w:rPr>
          <w:noProof/>
        </w:rPr>
        <w:t>21</w:t>
      </w:r>
      <w:r>
        <w:rPr>
          <w:noProof/>
        </w:rPr>
        <w:fldChar w:fldCharType="end"/>
      </w:r>
    </w:p>
    <w:p w14:paraId="59B093D3" w14:textId="6AF1F67D" w:rsidR="002E7F52" w:rsidRDefault="002E7F52">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18. ábra: Tomcat könyvtár struktúra</w:t>
      </w:r>
      <w:r>
        <w:rPr>
          <w:noProof/>
        </w:rPr>
        <w:tab/>
      </w:r>
      <w:r>
        <w:rPr>
          <w:noProof/>
        </w:rPr>
        <w:fldChar w:fldCharType="begin"/>
      </w:r>
      <w:r>
        <w:rPr>
          <w:noProof/>
        </w:rPr>
        <w:instrText xml:space="preserve"> PAGEREF _Toc6346912 \h </w:instrText>
      </w:r>
      <w:r>
        <w:rPr>
          <w:noProof/>
        </w:rPr>
      </w:r>
      <w:r>
        <w:rPr>
          <w:noProof/>
        </w:rPr>
        <w:fldChar w:fldCharType="separate"/>
      </w:r>
      <w:r>
        <w:rPr>
          <w:noProof/>
        </w:rPr>
        <w:t>32</w:t>
      </w:r>
      <w:r>
        <w:rPr>
          <w:noProof/>
        </w:rPr>
        <w:fldChar w:fldCharType="end"/>
      </w:r>
    </w:p>
    <w:p w14:paraId="6623ED80" w14:textId="647EC13F" w:rsidR="002E7F52" w:rsidRDefault="002E7F52">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19. ábra: Regisztrációs felület</w:t>
      </w:r>
      <w:r>
        <w:rPr>
          <w:noProof/>
        </w:rPr>
        <w:tab/>
      </w:r>
      <w:r>
        <w:rPr>
          <w:noProof/>
        </w:rPr>
        <w:fldChar w:fldCharType="begin"/>
      </w:r>
      <w:r>
        <w:rPr>
          <w:noProof/>
        </w:rPr>
        <w:instrText xml:space="preserve"> PAGEREF _Toc6346913 \h </w:instrText>
      </w:r>
      <w:r>
        <w:rPr>
          <w:noProof/>
        </w:rPr>
      </w:r>
      <w:r>
        <w:rPr>
          <w:noProof/>
        </w:rPr>
        <w:fldChar w:fldCharType="separate"/>
      </w:r>
      <w:r>
        <w:rPr>
          <w:noProof/>
        </w:rPr>
        <w:t>33</w:t>
      </w:r>
      <w:r>
        <w:rPr>
          <w:noProof/>
        </w:rPr>
        <w:fldChar w:fldCharType="end"/>
      </w:r>
    </w:p>
    <w:p w14:paraId="0B5B3E44" w14:textId="5ACAE723" w:rsidR="002E7F52" w:rsidRDefault="002E7F52">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20. ábra: Fő oldal</w:t>
      </w:r>
      <w:r>
        <w:rPr>
          <w:noProof/>
        </w:rPr>
        <w:tab/>
      </w:r>
      <w:r>
        <w:rPr>
          <w:noProof/>
        </w:rPr>
        <w:fldChar w:fldCharType="begin"/>
      </w:r>
      <w:r>
        <w:rPr>
          <w:noProof/>
        </w:rPr>
        <w:instrText xml:space="preserve"> PAGEREF _Toc6346914 \h </w:instrText>
      </w:r>
      <w:r>
        <w:rPr>
          <w:noProof/>
        </w:rPr>
      </w:r>
      <w:r>
        <w:rPr>
          <w:noProof/>
        </w:rPr>
        <w:fldChar w:fldCharType="separate"/>
      </w:r>
      <w:r>
        <w:rPr>
          <w:noProof/>
        </w:rPr>
        <w:t>34</w:t>
      </w:r>
      <w:r>
        <w:rPr>
          <w:noProof/>
        </w:rPr>
        <w:fldChar w:fldCharType="end"/>
      </w:r>
    </w:p>
    <w:p w14:paraId="6AF3449E" w14:textId="77777777" w:rsidR="002E7F52" w:rsidRDefault="003F0768" w:rsidP="00142A12">
      <w:pPr>
        <w:pStyle w:val="Cmsor1"/>
        <w:numPr>
          <w:ilvl w:val="0"/>
          <w:numId w:val="3"/>
        </w:numPr>
        <w:jc w:val="center"/>
        <w:rPr>
          <w:noProof/>
        </w:rPr>
      </w:pPr>
      <w:r>
        <w:lastRenderedPageBreak/>
        <w:fldChar w:fldCharType="end"/>
      </w:r>
      <w:r w:rsidRPr="00142A12">
        <w:rPr>
          <w:rFonts w:cs="Times New Roman"/>
        </w:rPr>
        <w:t>Forráskódjegyzék</w:t>
      </w:r>
      <w:r>
        <w:fldChar w:fldCharType="begin"/>
      </w:r>
      <w:r>
        <w:instrText xml:space="preserve"> TOC \c "Forráskód" </w:instrText>
      </w:r>
      <w:r>
        <w:fldChar w:fldCharType="separate"/>
      </w:r>
    </w:p>
    <w:p w14:paraId="119C5BA6" w14:textId="6394EFF4" w:rsidR="002E7F52" w:rsidRDefault="002E7F52">
      <w:pPr>
        <w:pStyle w:val="brajegyzk"/>
        <w:tabs>
          <w:tab w:val="right" w:pos="8755"/>
        </w:tabs>
        <w:rPr>
          <w:rFonts w:asciiTheme="minorHAnsi" w:eastAsiaTheme="minorEastAsia" w:hAnsiTheme="minorHAnsi" w:cstheme="minorBidi"/>
          <w:noProof/>
          <w:color w:val="auto"/>
          <w:kern w:val="0"/>
          <w:sz w:val="22"/>
          <w:szCs w:val="22"/>
          <w:lang w:eastAsia="hu-HU" w:bidi="ar-SA"/>
        </w:rPr>
      </w:pPr>
      <w:r>
        <w:rPr>
          <w:noProof/>
        </w:rPr>
        <w:t>1. Forráskód: Thymeleaf</w:t>
      </w:r>
      <w:r>
        <w:rPr>
          <w:noProof/>
        </w:rPr>
        <w:tab/>
      </w:r>
      <w:r>
        <w:rPr>
          <w:noProof/>
        </w:rPr>
        <w:fldChar w:fldCharType="begin"/>
      </w:r>
      <w:r>
        <w:rPr>
          <w:noProof/>
        </w:rPr>
        <w:instrText xml:space="preserve"> PAGEREF _Toc6346915 \h </w:instrText>
      </w:r>
      <w:r>
        <w:rPr>
          <w:noProof/>
        </w:rPr>
      </w:r>
      <w:r>
        <w:rPr>
          <w:noProof/>
        </w:rPr>
        <w:fldChar w:fldCharType="separate"/>
      </w:r>
      <w:r>
        <w:rPr>
          <w:noProof/>
        </w:rPr>
        <w:t>25</w:t>
      </w:r>
      <w:r>
        <w:rPr>
          <w:noProof/>
        </w:rPr>
        <w:fldChar w:fldCharType="end"/>
      </w:r>
    </w:p>
    <w:p w14:paraId="36749CF0" w14:textId="1983F770" w:rsidR="002E7F52" w:rsidRDefault="002E7F52">
      <w:pPr>
        <w:pStyle w:val="brajegyzk"/>
        <w:tabs>
          <w:tab w:val="right" w:pos="8755"/>
        </w:tabs>
        <w:rPr>
          <w:rFonts w:asciiTheme="minorHAnsi" w:eastAsiaTheme="minorEastAsia" w:hAnsiTheme="minorHAnsi" w:cstheme="minorBidi"/>
          <w:noProof/>
          <w:color w:val="auto"/>
          <w:kern w:val="0"/>
          <w:sz w:val="22"/>
          <w:szCs w:val="22"/>
          <w:lang w:eastAsia="hu-HU" w:bidi="ar-SA"/>
        </w:rPr>
      </w:pPr>
      <w:r>
        <w:rPr>
          <w:noProof/>
        </w:rPr>
        <w:t>2. Forráskód: pom.xml</w:t>
      </w:r>
      <w:r>
        <w:rPr>
          <w:noProof/>
        </w:rPr>
        <w:tab/>
      </w:r>
      <w:r>
        <w:rPr>
          <w:noProof/>
        </w:rPr>
        <w:fldChar w:fldCharType="begin"/>
      </w:r>
      <w:r>
        <w:rPr>
          <w:noProof/>
        </w:rPr>
        <w:instrText xml:space="preserve"> PAGEREF _Toc6346916 \h </w:instrText>
      </w:r>
      <w:r>
        <w:rPr>
          <w:noProof/>
        </w:rPr>
      </w:r>
      <w:r>
        <w:rPr>
          <w:noProof/>
        </w:rPr>
        <w:fldChar w:fldCharType="separate"/>
      </w:r>
      <w:r>
        <w:rPr>
          <w:noProof/>
        </w:rPr>
        <w:t>27</w:t>
      </w:r>
      <w:r>
        <w:rPr>
          <w:noProof/>
        </w:rPr>
        <w:fldChar w:fldCharType="end"/>
      </w:r>
    </w:p>
    <w:p w14:paraId="075552D0" w14:textId="306824E9" w:rsidR="006B7B62" w:rsidRPr="006B7B62" w:rsidRDefault="003F0768" w:rsidP="006B7B62">
      <w:r>
        <w:fldChar w:fldCharType="end"/>
      </w:r>
    </w:p>
    <w:p w14:paraId="6F56A2AB" w14:textId="77777777" w:rsidR="006B7B62" w:rsidRDefault="006B7B62" w:rsidP="006B7B62">
      <w:pPr>
        <w:tabs>
          <w:tab w:val="left" w:pos="5340"/>
        </w:tabs>
      </w:pPr>
      <w:r>
        <w:tab/>
      </w:r>
    </w:p>
    <w:p w14:paraId="69AB614C" w14:textId="77777777" w:rsidR="006B7B62" w:rsidRPr="006B7B62" w:rsidRDefault="006B7B62" w:rsidP="006B7B62">
      <w:pPr>
        <w:tabs>
          <w:tab w:val="left" w:pos="5340"/>
        </w:tabs>
        <w:sectPr w:rsidR="006B7B62" w:rsidRPr="006B7B62" w:rsidSect="006B7B62">
          <w:footerReference w:type="first" r:id="rId12"/>
          <w:pgSz w:w="11906" w:h="16838"/>
          <w:pgMar w:top="1440" w:right="1440" w:bottom="1440" w:left="1701" w:header="1134" w:footer="1134" w:gutter="0"/>
          <w:pgNumType w:start="1"/>
          <w:cols w:space="708"/>
          <w:titlePg/>
          <w:docGrid w:linePitch="326" w:charSpace="-6554"/>
        </w:sectPr>
      </w:pPr>
    </w:p>
    <w:p w14:paraId="6EC07F17" w14:textId="77777777" w:rsidR="007C5DF4" w:rsidRPr="00BC22DE" w:rsidRDefault="007C5DF4" w:rsidP="00BC22DE">
      <w:pPr>
        <w:pStyle w:val="Cmsor1"/>
        <w:numPr>
          <w:ilvl w:val="0"/>
          <w:numId w:val="0"/>
        </w:numPr>
      </w:pPr>
      <w:r w:rsidRPr="00BC22DE">
        <w:lastRenderedPageBreak/>
        <w:t>Bevezetés</w:t>
      </w:r>
    </w:p>
    <w:p w14:paraId="35363D64" w14:textId="6EEF0301" w:rsidR="00A42589" w:rsidRDefault="00A42589" w:rsidP="002861CD">
      <w:pPr>
        <w:pStyle w:val="Szvegtrzs"/>
        <w:spacing w:after="0" w:line="360" w:lineRule="auto"/>
        <w:jc w:val="both"/>
        <w:rPr>
          <w:rFonts w:cs="Times New Roman"/>
        </w:rPr>
      </w:pPr>
      <w:r w:rsidRPr="00BC22DE">
        <w:rPr>
          <w:rFonts w:cs="Times New Roman"/>
        </w:rPr>
        <w:t>Témaválasztásomnál olyan feladatot próbáltam keresni</w:t>
      </w:r>
      <w:r w:rsidR="008B1986" w:rsidRPr="00BC22DE">
        <w:rPr>
          <w:rFonts w:cs="Times New Roman"/>
        </w:rPr>
        <w:t>,</w:t>
      </w:r>
      <w:r w:rsidRPr="00BC22DE">
        <w:rPr>
          <w:rFonts w:cs="Times New Roman"/>
        </w:rPr>
        <w:t xml:space="preserve"> mellyel nemcsak a programozási készségeimet tudom fejleszteni, hanem elméleti kihívást is biztosít.  </w:t>
      </w:r>
      <w:r w:rsidR="0018288B">
        <w:rPr>
          <w:rFonts w:cs="Times New Roman"/>
        </w:rPr>
        <w:t xml:space="preserve">Ezért választottam </w:t>
      </w:r>
      <w:r w:rsidR="002861CD" w:rsidRPr="00BC22DE">
        <w:rPr>
          <w:rFonts w:cs="Times New Roman"/>
        </w:rPr>
        <w:t>a csomagok kiszállításának optimalizálásá</w:t>
      </w:r>
      <w:r w:rsidR="0018288B">
        <w:rPr>
          <w:rFonts w:cs="Times New Roman"/>
        </w:rPr>
        <w:t>t</w:t>
      </w:r>
      <w:r w:rsidR="002861CD" w:rsidRPr="00BC22DE">
        <w:rPr>
          <w:rFonts w:cs="Times New Roman"/>
        </w:rPr>
        <w:t>, ami</w:t>
      </w:r>
      <w:r w:rsidR="0018288B">
        <w:rPr>
          <w:rFonts w:cs="Times New Roman"/>
        </w:rPr>
        <w:t>vel</w:t>
      </w:r>
      <w:r w:rsidR="008C6A02" w:rsidRPr="00BC22DE">
        <w:rPr>
          <w:rFonts w:cs="Times New Roman"/>
        </w:rPr>
        <w:t xml:space="preserve"> </w:t>
      </w:r>
      <w:r w:rsidR="002861CD" w:rsidRPr="00BC22DE">
        <w:rPr>
          <w:rFonts w:cs="Times New Roman"/>
        </w:rPr>
        <w:t>mindkét célomat elérhetem.</w:t>
      </w:r>
    </w:p>
    <w:p w14:paraId="7CDDE46A" w14:textId="2199DD2A" w:rsidR="002604BA" w:rsidRPr="00BC22DE" w:rsidRDefault="002604BA" w:rsidP="002861CD">
      <w:pPr>
        <w:pStyle w:val="Szvegtrzs"/>
        <w:spacing w:after="0" w:line="360" w:lineRule="auto"/>
        <w:jc w:val="both"/>
        <w:rPr>
          <w:rFonts w:cs="Times New Roman"/>
        </w:rPr>
      </w:pPr>
      <w:r>
        <w:rPr>
          <w:rFonts w:cs="Times New Roman"/>
        </w:rPr>
        <w:t xml:space="preserve">A mai társadalomban szinte senkinek sincs ideje semmire, de ha van, akkor se szeretnék bevásárlással tölteni, ami igen csak időigényes. Webshop-ok és áruszállító vállalatok ezrei épülnek ezen igények kiszolgálására. Mivel mindenki szeretné, hogy az általa megrendelt termékeket minél hamarabb megkapja, egy komoly logisztikai feladatot állítanak a szállító cégek felé. </w:t>
      </w:r>
      <w:r w:rsidR="00461DD8">
        <w:rPr>
          <w:rFonts w:cs="Times New Roman"/>
        </w:rPr>
        <w:t xml:space="preserve">A cégek, mint mindig, szeretnék csökkenteni a működési költségeiket. Ennek az egyik módja lehet, ha a sofőrök nem tesznek meg felesleges kilómétereket a célpontok között. </w:t>
      </w:r>
      <w:r w:rsidR="00C7035A">
        <w:rPr>
          <w:rFonts w:cs="Times New Roman"/>
        </w:rPr>
        <w:t>Ezért</w:t>
      </w:r>
      <w:r w:rsidR="008877ED">
        <w:rPr>
          <w:rFonts w:cs="Times New Roman"/>
        </w:rPr>
        <w:t xml:space="preserve"> szükség</w:t>
      </w:r>
      <w:r w:rsidR="00C7035A">
        <w:rPr>
          <w:rFonts w:cs="Times New Roman"/>
        </w:rPr>
        <w:t>ük</w:t>
      </w:r>
      <w:r w:rsidR="008877ED">
        <w:rPr>
          <w:rFonts w:cs="Times New Roman"/>
        </w:rPr>
        <w:t xml:space="preserve"> </w:t>
      </w:r>
      <w:r w:rsidR="00C7035A">
        <w:rPr>
          <w:rFonts w:cs="Times New Roman"/>
        </w:rPr>
        <w:t>van</w:t>
      </w:r>
      <w:r w:rsidR="008877ED">
        <w:rPr>
          <w:rFonts w:cs="Times New Roman"/>
        </w:rPr>
        <w:t xml:space="preserve"> olyan szoftverekre, ami nem csak két pont között adja meg a legrövidebb utat, hanem több cél közötti összes lehetséges </w:t>
      </w:r>
      <w:r w:rsidR="00DB400D">
        <w:rPr>
          <w:rFonts w:cs="Times New Roman"/>
        </w:rPr>
        <w:t>útvonal</w:t>
      </w:r>
      <w:r w:rsidR="003214A9">
        <w:rPr>
          <w:rFonts w:cs="Times New Roman"/>
        </w:rPr>
        <w:t xml:space="preserve"> közül kiválasztja </w:t>
      </w:r>
      <w:r w:rsidR="00066212">
        <w:rPr>
          <w:rFonts w:cs="Times New Roman"/>
        </w:rPr>
        <w:t>az optimális</w:t>
      </w:r>
      <w:r w:rsidR="008877ED">
        <w:rPr>
          <w:rFonts w:cs="Times New Roman"/>
        </w:rPr>
        <w:t xml:space="preserve"> körutat, ezzel jelentősen redukálva a megtett </w:t>
      </w:r>
      <w:r w:rsidR="0018288B">
        <w:rPr>
          <w:rFonts w:cs="Times New Roman"/>
        </w:rPr>
        <w:t>távolságot</w:t>
      </w:r>
      <w:r w:rsidR="008877ED">
        <w:rPr>
          <w:rFonts w:cs="Times New Roman"/>
        </w:rPr>
        <w:t>.</w:t>
      </w:r>
    </w:p>
    <w:p w14:paraId="6790B476" w14:textId="083B8B3D" w:rsidR="00232406" w:rsidRPr="00BC22DE" w:rsidRDefault="00D21024" w:rsidP="002861CD">
      <w:pPr>
        <w:pStyle w:val="Szvegtrzs"/>
        <w:spacing w:after="0" w:line="360" w:lineRule="auto"/>
        <w:jc w:val="both"/>
        <w:rPr>
          <w:rFonts w:cs="Times New Roman"/>
        </w:rPr>
      </w:pPr>
      <w:r w:rsidRPr="00BC22DE">
        <w:rPr>
          <w:rFonts w:cs="Times New Roman"/>
        </w:rPr>
        <w:t>Szakdolgozatom egyik fő célja, ha nem a legfontosabb, hogy a futárok számára meghatározza a</w:t>
      </w:r>
      <w:r w:rsidR="00DF1AE1">
        <w:rPr>
          <w:rFonts w:cs="Times New Roman"/>
        </w:rPr>
        <w:t>z</w:t>
      </w:r>
      <w:r w:rsidRPr="00BC22DE">
        <w:rPr>
          <w:rFonts w:cs="Times New Roman"/>
        </w:rPr>
        <w:t xml:space="preserve"> optimális útvon</w:t>
      </w:r>
      <w:r w:rsidR="004A3F61">
        <w:rPr>
          <w:rFonts w:cs="Times New Roman"/>
        </w:rPr>
        <w:t xml:space="preserve">alat a csomagok kiszállításához. Vagyis adott </w:t>
      </w:r>
      <w:r w:rsidR="004A3F61" w:rsidRPr="00C7035A">
        <w:rPr>
          <w:rFonts w:cs="Times New Roman"/>
          <w:i/>
        </w:rPr>
        <w:t>n</w:t>
      </w:r>
      <w:r w:rsidR="004A3F61">
        <w:rPr>
          <w:rFonts w:cs="Times New Roman"/>
        </w:rPr>
        <w:t xml:space="preserve"> pont (cím)</w:t>
      </w:r>
      <w:r w:rsidRPr="00BC22DE">
        <w:rPr>
          <w:rFonts w:cs="Times New Roman"/>
        </w:rPr>
        <w:t xml:space="preserve"> </w:t>
      </w:r>
      <w:r w:rsidR="004A3F61">
        <w:rPr>
          <w:rFonts w:cs="Times New Roman"/>
        </w:rPr>
        <w:t>a köztük lévő távolságokkal és ezek között kell megtalálni a legrövidebb utat úgy, hogy a kiindul</w:t>
      </w:r>
      <w:r w:rsidR="00C7035A">
        <w:rPr>
          <w:rFonts w:cs="Times New Roman"/>
        </w:rPr>
        <w:t>ó- és végpont (telephely) ugyan</w:t>
      </w:r>
      <w:r w:rsidR="004A3F61">
        <w:rPr>
          <w:rFonts w:cs="Times New Roman"/>
        </w:rPr>
        <w:t>az</w:t>
      </w:r>
      <w:r w:rsidR="00C7035A">
        <w:rPr>
          <w:rFonts w:cs="Times New Roman"/>
        </w:rPr>
        <w:t>, valamint</w:t>
      </w:r>
      <w:r w:rsidR="004A3F61">
        <w:rPr>
          <w:rFonts w:cs="Times New Roman"/>
        </w:rPr>
        <w:t xml:space="preserve"> minden pontot csak egyszer érintünk. </w:t>
      </w:r>
      <w:r w:rsidRPr="00BC22DE">
        <w:rPr>
          <w:rFonts w:cs="Times New Roman"/>
        </w:rPr>
        <w:t xml:space="preserve">Ez a feladat az utazó ügynök probléma néven </w:t>
      </w:r>
      <w:r w:rsidR="0018288B">
        <w:rPr>
          <w:rFonts w:cs="Times New Roman"/>
        </w:rPr>
        <w:t>ismert</w:t>
      </w:r>
      <w:r w:rsidR="00A42589" w:rsidRPr="00BC22DE">
        <w:rPr>
          <w:rFonts w:cs="Times New Roman"/>
        </w:rPr>
        <w:t>. E</w:t>
      </w:r>
      <w:r w:rsidRPr="00BC22DE">
        <w:rPr>
          <w:rFonts w:cs="Times New Roman"/>
        </w:rPr>
        <w:t>nnek megoldása első hallásra talán egyszerűnek tűnhet (és kevés célpont esetén az is), de a célpontok számának növekedésével a megoldás bonyolultsága</w:t>
      </w:r>
      <w:r w:rsidR="00A42589" w:rsidRPr="00BC22DE">
        <w:rPr>
          <w:rFonts w:cs="Times New Roman"/>
        </w:rPr>
        <w:t xml:space="preserve"> rendkívül megnőhet, hiszen ez egy NP</w:t>
      </w:r>
      <w:r w:rsidR="008C6A02" w:rsidRPr="00BC22DE">
        <w:rPr>
          <w:rFonts w:cs="Times New Roman"/>
        </w:rPr>
        <w:t xml:space="preserve"> teljes probléma</w:t>
      </w:r>
      <w:r w:rsidR="00A42589" w:rsidRPr="00BC22DE">
        <w:rPr>
          <w:rFonts w:cs="Times New Roman"/>
        </w:rPr>
        <w:t xml:space="preserve"> </w:t>
      </w:r>
      <w:r w:rsidR="008C6A02" w:rsidRPr="00BC22DE">
        <w:rPr>
          <w:rFonts w:cs="Times New Roman"/>
        </w:rPr>
        <w:t>(nem determinisztikusan polinomiális)</w:t>
      </w:r>
      <w:r w:rsidR="00A42589" w:rsidRPr="00BC22DE">
        <w:rPr>
          <w:rFonts w:cs="Times New Roman"/>
        </w:rPr>
        <w:t>.</w:t>
      </w:r>
      <w:r w:rsidR="008B1986" w:rsidRPr="00BC22DE">
        <w:rPr>
          <w:rFonts w:cs="Times New Roman"/>
        </w:rPr>
        <w:t xml:space="preserve"> </w:t>
      </w:r>
      <w:r w:rsidR="00232406" w:rsidRPr="00BC22DE">
        <w:rPr>
          <w:rFonts w:cs="Times New Roman"/>
        </w:rPr>
        <w:t>Az ilyen NP teljes feladatok megoldásához jól használhatók a meglévő</w:t>
      </w:r>
      <w:r w:rsidR="00846D11">
        <w:rPr>
          <w:rFonts w:cs="Times New Roman"/>
        </w:rPr>
        <w:t>, jó-</w:t>
      </w:r>
      <w:r w:rsidR="00232406" w:rsidRPr="00BC22DE">
        <w:rPr>
          <w:rFonts w:cs="Times New Roman"/>
        </w:rPr>
        <w:t xml:space="preserve"> és kevésbé jó algoritmusok</w:t>
      </w:r>
      <w:r w:rsidR="00D618FA">
        <w:rPr>
          <w:rFonts w:cs="Times New Roman"/>
        </w:rPr>
        <w:t xml:space="preserve"> </w:t>
      </w:r>
      <w:r w:rsidR="00A13306">
        <w:rPr>
          <w:rFonts w:cs="Times New Roman"/>
        </w:rPr>
        <w:t>[0a</w:t>
      </w:r>
      <w:r w:rsidR="0071110C">
        <w:rPr>
          <w:rFonts w:cs="Times New Roman"/>
        </w:rPr>
        <w:t>,0b</w:t>
      </w:r>
      <w:r w:rsidR="00A13306">
        <w:rPr>
          <w:rFonts w:cs="Times New Roman"/>
        </w:rPr>
        <w:t>]</w:t>
      </w:r>
      <w:r w:rsidR="00846D11">
        <w:rPr>
          <w:rFonts w:cs="Times New Roman"/>
        </w:rPr>
        <w:t>,</w:t>
      </w:r>
      <w:r w:rsidR="00232406" w:rsidRPr="00BC22DE">
        <w:rPr>
          <w:rFonts w:cs="Times New Roman"/>
        </w:rPr>
        <w:t xml:space="preserve"> heurisztikák</w:t>
      </w:r>
      <w:r w:rsidR="00182ACB">
        <w:rPr>
          <w:rFonts w:cs="Times New Roman"/>
        </w:rPr>
        <w:t xml:space="preserve"> </w:t>
      </w:r>
      <w:r w:rsidR="000A73CC">
        <w:rPr>
          <w:rFonts w:cs="Times New Roman"/>
        </w:rPr>
        <w:t>[5a,0c]</w:t>
      </w:r>
      <w:r w:rsidR="00232406" w:rsidRPr="00BC22DE">
        <w:rPr>
          <w:rFonts w:cs="Times New Roman"/>
        </w:rPr>
        <w:t xml:space="preserve"> mellett a genetikus algoritmusok</w:t>
      </w:r>
      <w:r w:rsidR="00D618FA">
        <w:rPr>
          <w:rFonts w:cs="Times New Roman"/>
        </w:rPr>
        <w:t xml:space="preserve"> </w:t>
      </w:r>
      <w:r w:rsidR="006500C4">
        <w:rPr>
          <w:rFonts w:ascii="TimesNewRomanPSMT" w:eastAsia="Times New Roman" w:hAnsi="TimesNewRomanPSMT" w:cs="TimesNewRomanPSMT"/>
          <w:color w:val="auto"/>
          <w:kern w:val="0"/>
          <w:lang w:eastAsia="hu-HU" w:bidi="ar-SA"/>
        </w:rPr>
        <w:t>[5]</w:t>
      </w:r>
      <w:r w:rsidR="00232406" w:rsidRPr="00BC22DE">
        <w:rPr>
          <w:rFonts w:cs="Times New Roman"/>
        </w:rPr>
        <w:t xml:space="preserve">. </w:t>
      </w:r>
    </w:p>
    <w:p w14:paraId="3567F9BF" w14:textId="77777777" w:rsidR="002A13DC" w:rsidRPr="00BC22DE" w:rsidRDefault="00232406" w:rsidP="002861CD">
      <w:pPr>
        <w:pStyle w:val="Szvegtrzs"/>
        <w:spacing w:after="0" w:line="360" w:lineRule="auto"/>
        <w:jc w:val="both"/>
        <w:rPr>
          <w:rFonts w:cs="Times New Roman"/>
        </w:rPr>
      </w:pPr>
      <w:r w:rsidRPr="00BC22DE">
        <w:rPr>
          <w:rFonts w:cs="Times New Roman"/>
        </w:rPr>
        <w:t xml:space="preserve">A genetikus algoritmusok </w:t>
      </w:r>
      <w:r w:rsidR="009B33CF">
        <w:rPr>
          <w:rFonts w:cs="Times New Roman"/>
        </w:rPr>
        <w:t>működési elve</w:t>
      </w:r>
      <w:r w:rsidRPr="00BC22DE">
        <w:rPr>
          <w:rFonts w:cs="Times New Roman"/>
        </w:rPr>
        <w:t xml:space="preserve"> az </w:t>
      </w:r>
      <w:r w:rsidR="002A13DC" w:rsidRPr="00BC22DE">
        <w:rPr>
          <w:rFonts w:cs="Times New Roman"/>
        </w:rPr>
        <w:t xml:space="preserve">elővilágban </w:t>
      </w:r>
      <w:r w:rsidR="009B33CF">
        <w:rPr>
          <w:rFonts w:cs="Times New Roman"/>
        </w:rPr>
        <w:t xml:space="preserve">tapasztalható evolúciós folyamatok utánzásán alapul, </w:t>
      </w:r>
      <w:r w:rsidR="002A13DC" w:rsidRPr="00BC22DE">
        <w:rPr>
          <w:rFonts w:cs="Times New Roman"/>
        </w:rPr>
        <w:t xml:space="preserve">számítógépes környezetben különböző </w:t>
      </w:r>
      <w:r w:rsidR="009B33CF">
        <w:rPr>
          <w:rFonts w:cs="Times New Roman"/>
        </w:rPr>
        <w:t xml:space="preserve">optimalizálási </w:t>
      </w:r>
      <w:r w:rsidR="002A13DC" w:rsidRPr="00BC22DE">
        <w:rPr>
          <w:rFonts w:cs="Times New Roman"/>
        </w:rPr>
        <w:t>problémák megoldására</w:t>
      </w:r>
      <w:r w:rsidR="009B33CF">
        <w:rPr>
          <w:rFonts w:cs="Times New Roman"/>
        </w:rPr>
        <w:t xml:space="preserve"> alkalmazható</w:t>
      </w:r>
      <w:r w:rsidR="002A13DC" w:rsidRPr="00BC22DE">
        <w:rPr>
          <w:rFonts w:cs="Times New Roman"/>
        </w:rPr>
        <w:t>. A feladat megoldása során én is genetikus algoritmust használok, melyet részletesen be is fogok mutatni a szakdolgozat későbbi részében.</w:t>
      </w:r>
    </w:p>
    <w:p w14:paraId="70E4D6EC" w14:textId="77777777" w:rsidR="00EC3C9F" w:rsidRPr="00BC22DE" w:rsidRDefault="00EC3C9F" w:rsidP="002861CD">
      <w:pPr>
        <w:pStyle w:val="Szvegtrzs"/>
        <w:spacing w:after="0" w:line="360" w:lineRule="auto"/>
        <w:jc w:val="both"/>
        <w:rPr>
          <w:rFonts w:cs="Times New Roman"/>
        </w:rPr>
      </w:pPr>
      <w:r w:rsidRPr="00BC22DE">
        <w:rPr>
          <w:rFonts w:cs="Times New Roman"/>
        </w:rPr>
        <w:t xml:space="preserve">A dolgozat első felében bemutatom a feladat megoldásához használható technológiákat, technikákat, illetve azt, hogy melyiket </w:t>
      </w:r>
      <w:r w:rsidR="00846D11">
        <w:rPr>
          <w:rFonts w:cs="Times New Roman"/>
        </w:rPr>
        <w:t xml:space="preserve">és miért </w:t>
      </w:r>
      <w:r w:rsidRPr="00BC22DE">
        <w:rPr>
          <w:rFonts w:cs="Times New Roman"/>
        </w:rPr>
        <w:t xml:space="preserve">választottam ezek közül. </w:t>
      </w:r>
      <w:r w:rsidR="00DF1AE1">
        <w:rPr>
          <w:rFonts w:cs="Times New Roman"/>
        </w:rPr>
        <w:t>A</w:t>
      </w:r>
      <w:r w:rsidRPr="00BC22DE">
        <w:rPr>
          <w:rFonts w:cs="Times New Roman"/>
        </w:rPr>
        <w:t xml:space="preserve"> második felében ismertetem az elkészült szoftver részeit, működését, használatát.</w:t>
      </w:r>
    </w:p>
    <w:p w14:paraId="161600F7" w14:textId="77777777" w:rsidR="000D52C4" w:rsidRPr="00BC22DE" w:rsidRDefault="0080451B" w:rsidP="001226F4">
      <w:pPr>
        <w:pStyle w:val="SzDCmsor1"/>
      </w:pPr>
      <w:bookmarkStart w:id="1" w:name="_Toc6346840"/>
      <w:r w:rsidRPr="00BC22DE">
        <w:lastRenderedPageBreak/>
        <w:t>Genetikus algoritmusok</w:t>
      </w:r>
      <w:bookmarkEnd w:id="1"/>
    </w:p>
    <w:p w14:paraId="74DEA38A" w14:textId="23E817A4" w:rsidR="006371A5" w:rsidRPr="00BC22DE" w:rsidRDefault="0080451B" w:rsidP="00476A5B">
      <w:pPr>
        <w:pStyle w:val="SzDSzvegTrzs"/>
      </w:pPr>
      <w:r w:rsidRPr="00BC22DE">
        <w:t xml:space="preserve">Nagyon sok olyan feladat van, amelyre </w:t>
      </w:r>
      <w:r w:rsidR="00665867">
        <w:t>nincs</w:t>
      </w:r>
      <w:r w:rsidRPr="00BC22DE">
        <w:t xml:space="preserve"> ismert algoritmus, vagy ismert ugyan, de az nem hatékony, nem gyors, vagy éppen nem lehet megkeresni az optimális megoldást. Sok ilyen feladattal találkozhatunk a keresés illetve az optimalizálás témakörében. </w:t>
      </w:r>
      <w:r w:rsidR="006371A5" w:rsidRPr="00BC22DE">
        <w:t xml:space="preserve">A </w:t>
      </w:r>
      <w:r w:rsidR="002056F3">
        <w:t>genetikus algoritmusok</w:t>
      </w:r>
      <w:r w:rsidR="006371A5" w:rsidRPr="00BC22DE">
        <w:t xml:space="preserve"> egyik fő előnye, hogy a problémák nagyon széles osztályára alkalmazható, </w:t>
      </w:r>
      <w:r w:rsidR="00DF1AE1">
        <w:t>mert</w:t>
      </w:r>
      <w:r w:rsidR="006371A5" w:rsidRPr="00BC22DE">
        <w:t xml:space="preserve"> általában nem használ területfüggő tudást, így akkor is működik, ha a feladat struktúrája kevéssé ismert.</w:t>
      </w:r>
      <w:r w:rsidR="005D01FB" w:rsidRPr="00BC22DE">
        <w:t xml:space="preserve"> Az evolúciós algoritmusokhoz tartozó számítási modellnek tekinthető genetikus algoritmusok optimalizálási és keresési problémákra alkalmazhatók</w:t>
      </w:r>
      <w:r w:rsidR="004F0C22">
        <w:t>, melyet a fejezet megírásához használt</w:t>
      </w:r>
      <w:r w:rsidR="00DF3B86">
        <w:t xml:space="preserve"> [3],</w:t>
      </w:r>
      <w:r w:rsidR="00372662">
        <w:t>[5],[8],</w:t>
      </w:r>
      <w:r w:rsidR="00DF3B86">
        <w:t>[9</w:t>
      </w:r>
      <w:r w:rsidR="004F0C22">
        <w:t>] irodalmak alapján mutatok be.</w:t>
      </w:r>
    </w:p>
    <w:p w14:paraId="1C34E82F" w14:textId="77777777" w:rsidR="006371A5" w:rsidRPr="00BC22DE" w:rsidRDefault="00F468EB" w:rsidP="001226F4">
      <w:pPr>
        <w:pStyle w:val="SzDCmsor2"/>
      </w:pPr>
      <w:bookmarkStart w:id="2" w:name="_Toc6346841"/>
      <w:r>
        <w:t>Történeti áttekintés</w:t>
      </w:r>
      <w:bookmarkEnd w:id="2"/>
    </w:p>
    <w:p w14:paraId="304DB31D" w14:textId="26932870" w:rsidR="007204E8" w:rsidRPr="00BC22DE" w:rsidRDefault="0080451B" w:rsidP="00E82D9E">
      <w:pPr>
        <w:pStyle w:val="SzDSzvegTrzs"/>
      </w:pPr>
      <w:r w:rsidRPr="00BC22DE">
        <w:t>Az 1950-es években merült fel el az a gondolat</w:t>
      </w:r>
      <w:r w:rsidR="00797A7E" w:rsidRPr="00BC22DE">
        <w:t xml:space="preserve"> több tudósban is</w:t>
      </w:r>
      <w:r w:rsidRPr="00BC22DE">
        <w:t>, hogy a biológiai evolúció a mérnöki problémákban is felhasználható lehet optimalizációs eszközként.</w:t>
      </w:r>
      <w:r w:rsidR="00771BB6" w:rsidRPr="00BC22DE">
        <w:t xml:space="preserve"> </w:t>
      </w:r>
      <w:r w:rsidR="00797A7E" w:rsidRPr="00BC22DE">
        <w:t>Az alap ötlet az volt, hogy lehetséges megoldások halmazá</w:t>
      </w:r>
      <w:r w:rsidR="00636496">
        <w:t xml:space="preserve">ból a legjobb megoldásokat </w:t>
      </w:r>
      <w:r w:rsidR="00797A7E" w:rsidRPr="00BC22DE">
        <w:t>különböző, természetes kiválasztódás és genetikus változások által ihletett operátorok használatával</w:t>
      </w:r>
      <w:r w:rsidR="00636496">
        <w:t xml:space="preserve"> keressék ki</w:t>
      </w:r>
      <w:r w:rsidR="00797A7E" w:rsidRPr="00BC22DE">
        <w:t xml:space="preserve">. </w:t>
      </w:r>
    </w:p>
    <w:p w14:paraId="2FDD37E0" w14:textId="77777777" w:rsidR="007204E8" w:rsidRPr="00BC22DE" w:rsidRDefault="00771BB6" w:rsidP="00E82D9E">
      <w:pPr>
        <w:pStyle w:val="SzDSzvegTrzs"/>
      </w:pPr>
      <w:r w:rsidRPr="00BC22DE">
        <w:t>Ingo Rechenberg publikálta 1965-ben az evolúciós stratégiák alapjait</w:t>
      </w:r>
      <w:r w:rsidR="00F45192">
        <w:t xml:space="preserve"> [</w:t>
      </w:r>
      <w:r w:rsidR="00372662">
        <w:t>6</w:t>
      </w:r>
      <w:r w:rsidR="00F45192">
        <w:t>]</w:t>
      </w:r>
      <w:r w:rsidR="00372662">
        <w:t>[7]</w:t>
      </w:r>
      <w:r w:rsidRPr="00BC22DE">
        <w:t>, mely alapvető ma használt fogalmakat nem használt még, mint a keresztezés, de a populációk már megjelentek benne.</w:t>
      </w:r>
      <w:r w:rsidR="001A0E07" w:rsidRPr="00BC22DE">
        <w:t xml:space="preserve"> </w:t>
      </w:r>
      <w:r w:rsidR="007204E8" w:rsidRPr="00BC22DE">
        <w:t>Fogel,</w:t>
      </w:r>
      <w:r w:rsidR="001A0E07" w:rsidRPr="00BC22DE">
        <w:t xml:space="preserve"> </w:t>
      </w:r>
      <w:r w:rsidR="007204E8" w:rsidRPr="00BC22DE">
        <w:t>Owens és Walsh 1966-ban kifejlesztették az evolúciós programozás technikáját</w:t>
      </w:r>
      <w:r w:rsidR="00394327">
        <w:t xml:space="preserve"> [</w:t>
      </w:r>
      <w:r w:rsidR="00372662">
        <w:t>2</w:t>
      </w:r>
      <w:r w:rsidR="00394327">
        <w:t>]</w:t>
      </w:r>
      <w:r w:rsidR="007204E8" w:rsidRPr="00BC22DE">
        <w:t xml:space="preserve">, amiben egy adott feladat lehetséges megoldásait véges állapotú </w:t>
      </w:r>
      <w:r w:rsidR="001A0E07" w:rsidRPr="00BC22DE">
        <w:t>automatákként ábrázolták, melyek fejlődését az állapotátmeneti diagrammjuk véletlenszerű mutációjával és a legjobbak szelektálásával oldották meg.</w:t>
      </w:r>
      <w:r w:rsidR="007204E8" w:rsidRPr="00BC22DE">
        <w:t xml:space="preserve"> </w:t>
      </w:r>
      <w:r w:rsidR="001A0E07" w:rsidRPr="00BC22DE">
        <w:t xml:space="preserve">Számos más kutató dolgozott még evolúció </w:t>
      </w:r>
      <w:r w:rsidR="00502368" w:rsidRPr="00BC22DE">
        <w:t>inspirálta algoritmusokon (Box, Friedm</w:t>
      </w:r>
      <w:r w:rsidR="001A0E07" w:rsidRPr="00BC22DE">
        <w:t>an, Bledsoe, …), de egyikük mu</w:t>
      </w:r>
      <w:r w:rsidR="00ED2750" w:rsidRPr="00BC22DE">
        <w:t xml:space="preserve">nkája se kapott annyi figyelmet, mint az evolúciós stratégiák, </w:t>
      </w:r>
      <w:r w:rsidR="006F4F41">
        <w:t xml:space="preserve">az </w:t>
      </w:r>
      <w:r w:rsidR="00ED2750" w:rsidRPr="00BC22DE">
        <w:t>evolúciós programozás vagy a genetikus algoritmus.</w:t>
      </w:r>
    </w:p>
    <w:p w14:paraId="54B56C22" w14:textId="1C6ABD6E" w:rsidR="00A02C6C" w:rsidRDefault="00C719B7" w:rsidP="00E82D9E">
      <w:pPr>
        <w:pStyle w:val="SzDSzvegTrzs"/>
      </w:pPr>
      <w:r w:rsidRPr="00BC22DE">
        <w:t xml:space="preserve"> </w:t>
      </w:r>
      <w:r w:rsidR="0080451B" w:rsidRPr="00BC22DE">
        <w:t>A darwini evolúciós elmélet</w:t>
      </w:r>
      <w:r w:rsidR="008377C7">
        <w:t>et</w:t>
      </w:r>
      <w:r w:rsidR="0080451B" w:rsidRPr="00BC22DE">
        <w:t xml:space="preserve"> </w:t>
      </w:r>
      <w:r w:rsidR="006420F7">
        <w:t>[</w:t>
      </w:r>
      <w:r w:rsidR="00DF3B86">
        <w:t>1</w:t>
      </w:r>
      <w:r w:rsidR="006420F7">
        <w:t xml:space="preserve">] </w:t>
      </w:r>
      <w:r w:rsidR="0080451B" w:rsidRPr="00BC22DE">
        <w:t>és a genetika alapjait</w:t>
      </w:r>
      <w:r w:rsidRPr="00BC22DE">
        <w:t xml:space="preserve"> magába építő</w:t>
      </w:r>
      <w:r w:rsidR="0080451B" w:rsidRPr="00BC22DE">
        <w:t xml:space="preserve"> szigorúan ve</w:t>
      </w:r>
      <w:r w:rsidRPr="00BC22DE">
        <w:t>tt genetikus algoritmusok első</w:t>
      </w:r>
      <w:r w:rsidR="0080451B" w:rsidRPr="00BC22DE">
        <w:t xml:space="preserve"> változatát, az</w:t>
      </w:r>
      <w:r w:rsidRPr="00BC22DE">
        <w:t xml:space="preserve"> egyszerű</w:t>
      </w:r>
      <w:r w:rsidR="0080451B" w:rsidRPr="00BC22DE">
        <w:t xml:space="preserve"> genetikus algoritmusokat John Holland, a Michigani Egyetem professzora</w:t>
      </w:r>
      <w:r w:rsidRPr="00BC22DE">
        <w:t xml:space="preserve"> </w:t>
      </w:r>
      <w:r w:rsidR="0080451B" w:rsidRPr="00BC22DE">
        <w:t>javasolta 1975-ben</w:t>
      </w:r>
      <w:r w:rsidR="00DF3B86">
        <w:t xml:space="preserve"> [4</w:t>
      </w:r>
      <w:r w:rsidR="005A595B">
        <w:t>]</w:t>
      </w:r>
      <w:r w:rsidR="0080451B" w:rsidRPr="00BC22DE">
        <w:t xml:space="preserve">. </w:t>
      </w:r>
      <w:r w:rsidR="00DE3942" w:rsidRPr="00BC22DE">
        <w:rPr>
          <w:rFonts w:eastAsia="Times New Roman"/>
          <w:color w:val="auto"/>
          <w:kern w:val="0"/>
          <w:sz w:val="22"/>
          <w:szCs w:val="22"/>
          <w:lang w:eastAsia="hu-HU" w:bidi="ar-SA"/>
        </w:rPr>
        <w:t xml:space="preserve">Ez a </w:t>
      </w:r>
      <w:r w:rsidR="00DE3942" w:rsidRPr="005A595B">
        <w:rPr>
          <w:rFonts w:eastAsia="Times New Roman"/>
          <w:color w:val="auto"/>
          <w:kern w:val="0"/>
          <w:szCs w:val="22"/>
          <w:lang w:eastAsia="hu-HU" w:bidi="ar-SA"/>
        </w:rPr>
        <w:t>publikáció tekinthető az első mérföldkőnek a genetikus algoritmusok történetében és ez</w:t>
      </w:r>
      <w:r w:rsidR="00771BB6" w:rsidRPr="00BC22DE">
        <w:t xml:space="preserve"> az eredmény </w:t>
      </w:r>
      <w:r w:rsidR="00935BA9" w:rsidRPr="00BC22DE">
        <w:t xml:space="preserve">nevezhető </w:t>
      </w:r>
      <w:r w:rsidR="00771BB6" w:rsidRPr="00BC22DE">
        <w:t xml:space="preserve">még ma is a genetikus algoritmusok elméleti alapjának. </w:t>
      </w:r>
      <w:r w:rsidR="00935BA9" w:rsidRPr="00BC22DE">
        <w:t xml:space="preserve">Holland genetikus algoritmusa a </w:t>
      </w:r>
      <w:r w:rsidR="00FC4672">
        <w:t>populáció</w:t>
      </w:r>
      <w:r w:rsidR="00935BA9" w:rsidRPr="00BC22DE">
        <w:t>ban lévő kromoszómákból hozza létre a</w:t>
      </w:r>
      <w:r w:rsidR="000C4F4F">
        <w:t xml:space="preserve"> populáció</w:t>
      </w:r>
      <w:r w:rsidR="00935BA9" w:rsidRPr="00BC22DE">
        <w:t xml:space="preserve"> következő generáció</w:t>
      </w:r>
      <w:r w:rsidR="000C4F4F">
        <w:t xml:space="preserve">ját </w:t>
      </w:r>
      <w:r w:rsidR="000C4F4F">
        <w:lastRenderedPageBreak/>
        <w:t>szelekció</w:t>
      </w:r>
      <w:r w:rsidR="00935BA9" w:rsidRPr="00BC22DE">
        <w:t xml:space="preserve">, mutáció, keresztezés és inverzió műveletekkel. Minden kromoszóma génekből áll, melyek lehetséges értékeit génváltozatoknak vagy alléloknak nevezünk. </w:t>
      </w:r>
      <w:r w:rsidR="0004046F">
        <w:t>Az utazó ügynök problémában</w:t>
      </w:r>
      <w:r w:rsidR="00FE19CB" w:rsidRPr="00BC22DE">
        <w:t xml:space="preserve"> például, egy útvonalat reprezentálhat egy kromoszóma, míg egy várost egy gén. </w:t>
      </w:r>
      <w:r w:rsidR="00935BA9" w:rsidRPr="00BC22DE">
        <w:t>Minél jobb egy kromoszóma rátermettsége, annál nagyobb eséllyel választják ki a szelekció művelete során</w:t>
      </w:r>
      <w:r w:rsidR="004D5B99" w:rsidRPr="00BC22DE">
        <w:t>, vagyis annál nagyobb eséllyel adhatja tovább génjeit a következő generáció számára.</w:t>
      </w:r>
      <w:r w:rsidR="00935BA9" w:rsidRPr="00BC22DE">
        <w:t xml:space="preserve"> </w:t>
      </w:r>
      <w:r w:rsidR="006E0108" w:rsidRPr="00BC22DE">
        <w:t>A mutáció megváltoztatja véletlenszerűen kiválasztott gének értékét, a keresztezés (rekombináció) két kromoszómát vág két- vagy több részre, majd ezeket egymás</w:t>
      </w:r>
      <w:ins w:id="3" w:author="Miklós Hatwagner" w:date="2019-03-26T17:42:00Z">
        <w:r w:rsidR="0018288B">
          <w:t xml:space="preserve"> </w:t>
        </w:r>
      </w:ins>
      <w:r w:rsidR="006E0108" w:rsidRPr="00BC22DE">
        <w:t>közt f</w:t>
      </w:r>
      <w:r w:rsidR="006D3FEB">
        <w:t>elcserélve új kromoszómát alkot. A</w:t>
      </w:r>
      <w:r w:rsidR="006E0108" w:rsidRPr="00BC22DE">
        <w:t>z inverzió a kromoszómán belül kiválasztott szakaszt fordít</w:t>
      </w:r>
      <w:r w:rsidR="00477FA4">
        <w:t>ja</w:t>
      </w:r>
      <w:r w:rsidR="006E0108" w:rsidRPr="00BC22DE">
        <w:t xml:space="preserve"> meg, ezzel változtatva annak felépítését.</w:t>
      </w:r>
      <w:r w:rsidR="00FE19CB" w:rsidRPr="00BC22DE">
        <w:t xml:space="preserve">  </w:t>
      </w:r>
      <w:r w:rsidR="0080451B" w:rsidRPr="00BC22DE">
        <w:t xml:space="preserve">Az </w:t>
      </w:r>
      <w:r w:rsidR="00DE3942" w:rsidRPr="00BC22DE">
        <w:t>eltelt</w:t>
      </w:r>
      <w:r w:rsidR="0080451B" w:rsidRPr="00BC22DE">
        <w:t xml:space="preserve"> </w:t>
      </w:r>
      <w:r w:rsidRPr="00BC22DE">
        <w:t xml:space="preserve">évek alatt az </w:t>
      </w:r>
      <w:r w:rsidR="0080451B" w:rsidRPr="00BC22DE">
        <w:t>e</w:t>
      </w:r>
      <w:r w:rsidRPr="00BC22DE">
        <w:t>volúciós módszerek komoly fejlő</w:t>
      </w:r>
      <w:r w:rsidR="0080451B" w:rsidRPr="00BC22DE">
        <w:t>désen mentek keresztül</w:t>
      </w:r>
      <w:r w:rsidR="0083723F" w:rsidRPr="00BC22DE">
        <w:t xml:space="preserve"> és a kutatók egymásra hatása egyre jobban elmosta a határokat a genetikus algoritmusok, az evolúciós stratégiák, az evolúciós programozás és a többi evolúciós megközelítés között.</w:t>
      </w:r>
      <w:r w:rsidR="00FF6C5A" w:rsidRPr="00BC22DE">
        <w:t xml:space="preserve"> Mai </w:t>
      </w:r>
      <w:r w:rsidR="004D3EE2">
        <w:t>kutatásokban gyakran használják</w:t>
      </w:r>
      <w:r w:rsidR="00FF6C5A" w:rsidRPr="00BC22DE">
        <w:t xml:space="preserve"> a „genetikus algoritmus” kifejezést olyan dolgokra, amik messze állnak Holland eredeti leírásától. </w:t>
      </w:r>
    </w:p>
    <w:p w14:paraId="4F02336F" w14:textId="77777777" w:rsidR="00BC22DE" w:rsidRDefault="00C92D3F" w:rsidP="001226F4">
      <w:pPr>
        <w:pStyle w:val="SzDCmsor2"/>
      </w:pPr>
      <w:bookmarkStart w:id="4" w:name="_Toc6346842"/>
      <w:r>
        <w:t>Működése</w:t>
      </w:r>
      <w:bookmarkEnd w:id="4"/>
    </w:p>
    <w:p w14:paraId="227C166C" w14:textId="77777777" w:rsidR="00C50475" w:rsidRDefault="00C92D3F" w:rsidP="00E82D9E">
      <w:pPr>
        <w:pStyle w:val="SzDSzvegTrzs"/>
      </w:pPr>
      <w:r>
        <w:t xml:space="preserve">Az algoritmus </w:t>
      </w:r>
      <w:r w:rsidRPr="00E82D9E">
        <w:rPr>
          <w:rStyle w:val="SzDSzvegTrzsChar"/>
        </w:rPr>
        <w:t>működése</w:t>
      </w:r>
      <w:r>
        <w:t xml:space="preserve"> </w:t>
      </w:r>
      <w:r w:rsidR="00697E8B">
        <w:t>többféle módon mehet végbe, de az alábbi</w:t>
      </w:r>
      <w:r>
        <w:t xml:space="preserve"> fő rész</w:t>
      </w:r>
      <w:r w:rsidR="00DF1AE1">
        <w:t>ek</w:t>
      </w:r>
      <w:r w:rsidR="00697E8B">
        <w:t xml:space="preserve"> szinte mindegyik formában megtalálhatók</w:t>
      </w:r>
      <w:r w:rsidR="00DF1AE1">
        <w:t>:</w:t>
      </w:r>
      <w:r>
        <w:t xml:space="preserve"> inicializálás, kiértékelés, kiválasztás, ke</w:t>
      </w:r>
      <w:r w:rsidR="005E309F">
        <w:t>resztezés, mutáció, reprodukció. Az 1. ábra az előbb felsorolt lépéseket szemlélteti egy folyamatábrán.</w:t>
      </w:r>
    </w:p>
    <w:p w14:paraId="0D74F2B2" w14:textId="77777777" w:rsidR="00DB7FD1" w:rsidRPr="00DB7FD1" w:rsidRDefault="00C50475" w:rsidP="00DB7FD1">
      <w:r>
        <w:rPr>
          <w:noProof/>
          <w:lang w:eastAsia="hu-HU" w:bidi="ar-SA"/>
        </w:rPr>
        <w:lastRenderedPageBreak/>
        <mc:AlternateContent>
          <mc:Choice Requires="wpg">
            <w:drawing>
              <wp:anchor distT="0" distB="0" distL="114300" distR="114300" simplePos="0" relativeHeight="251484160" behindDoc="0" locked="0" layoutInCell="1" allowOverlap="1" wp14:anchorId="42292601" wp14:editId="629EC668">
                <wp:simplePos x="0" y="0"/>
                <wp:positionH relativeFrom="column">
                  <wp:posOffset>739140</wp:posOffset>
                </wp:positionH>
                <wp:positionV relativeFrom="paragraph">
                  <wp:posOffset>297815</wp:posOffset>
                </wp:positionV>
                <wp:extent cx="4086225" cy="6804660"/>
                <wp:effectExtent l="133350" t="0" r="9525" b="0"/>
                <wp:wrapTopAndBottom/>
                <wp:docPr id="36" name="Csoportba foglalás 36"/>
                <wp:cNvGraphicFramePr/>
                <a:graphic xmlns:a="http://schemas.openxmlformats.org/drawingml/2006/main">
                  <a:graphicData uri="http://schemas.microsoft.com/office/word/2010/wordprocessingGroup">
                    <wpg:wgp>
                      <wpg:cNvGrpSpPr/>
                      <wpg:grpSpPr>
                        <a:xfrm>
                          <a:off x="0" y="0"/>
                          <a:ext cx="4086225" cy="6804660"/>
                          <a:chOff x="0" y="0"/>
                          <a:chExt cx="4086225" cy="6804660"/>
                        </a:xfrm>
                      </wpg:grpSpPr>
                      <wpg:grpSp>
                        <wpg:cNvPr id="34" name="Csoportba foglalás 34"/>
                        <wpg:cNvGrpSpPr/>
                        <wpg:grpSpPr>
                          <a:xfrm>
                            <a:off x="752475" y="0"/>
                            <a:ext cx="2049145" cy="6267450"/>
                            <a:chOff x="0" y="0"/>
                            <a:chExt cx="2049145" cy="6267450"/>
                          </a:xfrm>
                        </wpg:grpSpPr>
                        <wpg:grpSp>
                          <wpg:cNvPr id="31" name="Csoportba foglalás 31"/>
                          <wpg:cNvGrpSpPr/>
                          <wpg:grpSpPr>
                            <a:xfrm>
                              <a:off x="514350" y="0"/>
                              <a:ext cx="1487625" cy="6267450"/>
                              <a:chOff x="0" y="0"/>
                              <a:chExt cx="1487625" cy="6267450"/>
                            </a:xfrm>
                          </wpg:grpSpPr>
                          <wps:wsp>
                            <wps:cNvPr id="21" name="Egyenes összekötő nyíllal 21"/>
                            <wps:cNvCnPr/>
                            <wps:spPr>
                              <a:xfrm>
                                <a:off x="752475" y="3152775"/>
                                <a:ext cx="0" cy="21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0" name="Csoportba foglalás 30"/>
                            <wpg:cNvGrpSpPr/>
                            <wpg:grpSpPr>
                              <a:xfrm>
                                <a:off x="0" y="0"/>
                                <a:ext cx="1487625" cy="6267450"/>
                                <a:chOff x="0" y="0"/>
                                <a:chExt cx="1487625" cy="6267450"/>
                              </a:xfrm>
                            </wpg:grpSpPr>
                            <wps:wsp>
                              <wps:cNvPr id="10" name="Téglalap 10"/>
                              <wps:cNvSpPr/>
                              <wps:spPr>
                                <a:xfrm>
                                  <a:off x="38100" y="336232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3DA1DA" w14:textId="77777777" w:rsidR="00B92C93" w:rsidRDefault="00B92C93" w:rsidP="00C50475">
                                    <w:pPr>
                                      <w:jc w:val="center"/>
                                    </w:pPr>
                                    <w:r>
                                      <w:t>Mutáció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églalap 11"/>
                              <wps:cNvSpPr/>
                              <wps:spPr>
                                <a:xfrm>
                                  <a:off x="38100" y="4057650"/>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019C3D" w14:textId="77777777" w:rsidR="00B92C93" w:rsidRDefault="00B92C93" w:rsidP="00C50475">
                                    <w:pPr>
                                      <w:jc w:val="center"/>
                                    </w:pPr>
                                    <w:r>
                                      <w:t>Reprodukció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mbusz 12"/>
                              <wps:cNvSpPr/>
                              <wps:spPr>
                                <a:xfrm>
                                  <a:off x="38100" y="4667250"/>
                                  <a:ext cx="1440000" cy="9715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4AD4E9" w14:textId="77777777" w:rsidR="00B92C93" w:rsidRDefault="00B92C93" w:rsidP="00C50475">
                                    <w:pPr>
                                      <w:jc w:val="center"/>
                                    </w:pPr>
                                    <w:r>
                                      <w:t>Kilépési felétel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lipszis 13"/>
                              <wps:cNvSpPr/>
                              <wps:spPr>
                                <a:xfrm>
                                  <a:off x="47625" y="5876925"/>
                                  <a:ext cx="1440000" cy="390525"/>
                                </a:xfrm>
                                <a:prstGeom prst="ellipse">
                                  <a:avLst/>
                                </a:prstGeom>
                                <a:ln/>
                              </wps:spPr>
                              <wps:style>
                                <a:lnRef idx="2">
                                  <a:schemeClr val="dk1"/>
                                </a:lnRef>
                                <a:fillRef idx="1">
                                  <a:schemeClr val="lt1"/>
                                </a:fillRef>
                                <a:effectRef idx="0">
                                  <a:schemeClr val="dk1"/>
                                </a:effectRef>
                                <a:fontRef idx="minor">
                                  <a:schemeClr val="dk1"/>
                                </a:fontRef>
                              </wps:style>
                              <wps:txbx>
                                <w:txbxContent>
                                  <w:p w14:paraId="6285E95C" w14:textId="77777777" w:rsidR="00B92C93" w:rsidRDefault="00B92C93" w:rsidP="00C50475">
                                    <w:pPr>
                                      <w:jc w:val="center"/>
                                    </w:pPr>
                                    <w:r>
                                      <w:t>Vége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gyenes összekötő nyíllal 22"/>
                              <wps:cNvCnPr/>
                              <wps:spPr>
                                <a:xfrm>
                                  <a:off x="752475" y="3819525"/>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Egyenes összekötő nyíllal 23"/>
                              <wps:cNvCnPr/>
                              <wps:spPr>
                                <a:xfrm>
                                  <a:off x="752475" y="4486275"/>
                                  <a:ext cx="0" cy="21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Egyenes összekötő nyíllal 24"/>
                              <wps:cNvCnPr/>
                              <wps:spPr>
                                <a:xfrm>
                                  <a:off x="742950" y="563880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9" name="Csoportba foglalás 29"/>
                              <wpg:cNvGrpSpPr/>
                              <wpg:grpSpPr>
                                <a:xfrm>
                                  <a:off x="0" y="0"/>
                                  <a:ext cx="1478100" cy="5172075"/>
                                  <a:chOff x="0" y="0"/>
                                  <a:chExt cx="1478100" cy="5172075"/>
                                </a:xfrm>
                              </wpg:grpSpPr>
                              <wps:wsp>
                                <wps:cNvPr id="7" name="Téglalap 7"/>
                                <wps:cNvSpPr/>
                                <wps:spPr>
                                  <a:xfrm>
                                    <a:off x="38100" y="204787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B7C40" w14:textId="77777777" w:rsidR="00B92C93" w:rsidRDefault="00B92C93" w:rsidP="00C50475">
                                      <w:pPr>
                                        <w:jc w:val="center"/>
                                      </w:pPr>
                                      <w:r>
                                        <w:t>Kiválasztás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églalap 8"/>
                                <wps:cNvSpPr/>
                                <wps:spPr>
                                  <a:xfrm>
                                    <a:off x="38100" y="2724150"/>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CC927" w14:textId="77777777" w:rsidR="00B92C93" w:rsidRDefault="00B92C93" w:rsidP="00C50475">
                                      <w:pPr>
                                        <w:jc w:val="center"/>
                                      </w:pPr>
                                      <w:r>
                                        <w:t>Keresztezés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Csoportba foglalás 28"/>
                                <wpg:cNvGrpSpPr/>
                                <wpg:grpSpPr>
                                  <a:xfrm>
                                    <a:off x="38100" y="0"/>
                                    <a:ext cx="1439545" cy="1800225"/>
                                    <a:chOff x="0" y="0"/>
                                    <a:chExt cx="1439545" cy="1800225"/>
                                  </a:xfrm>
                                </wpg:grpSpPr>
                                <wpg:grpSp>
                                  <wpg:cNvPr id="27" name="Csoportba foglalás 27"/>
                                  <wpg:cNvGrpSpPr/>
                                  <wpg:grpSpPr>
                                    <a:xfrm>
                                      <a:off x="0" y="1133475"/>
                                      <a:ext cx="1439545" cy="666750"/>
                                      <a:chOff x="0" y="0"/>
                                      <a:chExt cx="1440000" cy="666750"/>
                                    </a:xfrm>
                                  </wpg:grpSpPr>
                                  <wps:wsp>
                                    <wps:cNvPr id="5" name="Téglalap 5"/>
                                    <wps:cNvSpPr/>
                                    <wps:spPr>
                                      <a:xfrm>
                                        <a:off x="0" y="23812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16274F" w14:textId="77777777" w:rsidR="00B92C93" w:rsidRDefault="00B92C93" w:rsidP="00691730">
                                          <w:pPr>
                                            <w:jc w:val="center"/>
                                          </w:pPr>
                                          <w:r>
                                            <w:t>Kiértékelés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Egyenes összekötő nyíllal 17"/>
                                    <wps:cNvCnPr/>
                                    <wps:spPr>
                                      <a:xfrm>
                                        <a:off x="704850" y="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6" name="Csoportba foglalás 26"/>
                                  <wpg:cNvGrpSpPr/>
                                  <wpg:grpSpPr>
                                    <a:xfrm>
                                      <a:off x="0" y="0"/>
                                      <a:ext cx="1439545" cy="1123950"/>
                                      <a:chOff x="0" y="0"/>
                                      <a:chExt cx="1440000" cy="1123950"/>
                                    </a:xfrm>
                                  </wpg:grpSpPr>
                                  <wps:wsp>
                                    <wps:cNvPr id="4" name="Ellipszis 4"/>
                                    <wps:cNvSpPr/>
                                    <wps:spPr>
                                      <a:xfrm>
                                        <a:off x="0" y="0"/>
                                        <a:ext cx="1440000" cy="390525"/>
                                      </a:xfrm>
                                      <a:prstGeom prst="ellipse">
                                        <a:avLst/>
                                      </a:prstGeom>
                                      <a:ln/>
                                    </wps:spPr>
                                    <wps:style>
                                      <a:lnRef idx="2">
                                        <a:schemeClr val="dk1"/>
                                      </a:lnRef>
                                      <a:fillRef idx="1">
                                        <a:schemeClr val="lt1"/>
                                      </a:fillRef>
                                      <a:effectRef idx="0">
                                        <a:schemeClr val="dk1"/>
                                      </a:effectRef>
                                      <a:fontRef idx="minor">
                                        <a:schemeClr val="dk1"/>
                                      </a:fontRef>
                                    </wps:style>
                                    <wps:txbx>
                                      <w:txbxContent>
                                        <w:p w14:paraId="3A1E26A8" w14:textId="77777777" w:rsidR="00B92C93" w:rsidRDefault="00B92C93" w:rsidP="00C50475">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églalap 6"/>
                                    <wps:cNvSpPr/>
                                    <wps:spPr>
                                      <a:xfrm>
                                        <a:off x="0" y="69532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E3F1F0" w14:textId="77777777" w:rsidR="00B92C93" w:rsidRDefault="00B92C93" w:rsidP="00691730">
                                          <w:pPr>
                                            <w:jc w:val="center"/>
                                          </w:pPr>
                                          <w:r>
                                            <w:t>Inicializálás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Egyenes összekötő nyíllal 18"/>
                                    <wps:cNvCnPr/>
                                    <wps:spPr>
                                      <a:xfrm>
                                        <a:off x="714375" y="409575"/>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19" name="Egyenes összekötő nyíllal 19"/>
                                <wps:cNvCnPr/>
                                <wps:spPr>
                                  <a:xfrm>
                                    <a:off x="752475" y="180975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Egyenes összekötő nyíllal 20"/>
                                <wps:cNvCnPr/>
                                <wps:spPr>
                                  <a:xfrm>
                                    <a:off x="752475" y="2486025"/>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Szögletes összekötő 25"/>
                                <wps:cNvCnPr/>
                                <wps:spPr>
                                  <a:xfrm flipH="1" flipV="1">
                                    <a:off x="0" y="1581150"/>
                                    <a:ext cx="45719" cy="3590925"/>
                                  </a:xfrm>
                                  <a:prstGeom prst="bentConnector3">
                                    <a:avLst>
                                      <a:gd name="adj1" fmla="val 315273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s:wsp>
                          <wps:cNvPr id="32" name="Szövegdoboz 32"/>
                          <wps:cNvSpPr txBox="1"/>
                          <wps:spPr>
                            <a:xfrm>
                              <a:off x="0" y="4867275"/>
                              <a:ext cx="514350" cy="266700"/>
                            </a:xfrm>
                            <a:prstGeom prst="rect">
                              <a:avLst/>
                            </a:prstGeom>
                            <a:solidFill>
                              <a:schemeClr val="lt1"/>
                            </a:solidFill>
                            <a:ln w="6350">
                              <a:noFill/>
                            </a:ln>
                          </wps:spPr>
                          <wps:txbx>
                            <w:txbxContent>
                              <w:p w14:paraId="7CF95311" w14:textId="77777777" w:rsidR="00B92C93" w:rsidRDefault="00B92C93" w:rsidP="00C50475">
                                <w:r>
                                  <w:t>Nem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zövegdoboz 33"/>
                          <wps:cNvSpPr txBox="1"/>
                          <wps:spPr>
                            <a:xfrm>
                              <a:off x="1495425" y="5581650"/>
                              <a:ext cx="553720" cy="295275"/>
                            </a:xfrm>
                            <a:prstGeom prst="rect">
                              <a:avLst/>
                            </a:prstGeom>
                            <a:solidFill>
                              <a:schemeClr val="lt1"/>
                            </a:solidFill>
                            <a:ln w="6350">
                              <a:noFill/>
                            </a:ln>
                          </wps:spPr>
                          <wps:txbx>
                            <w:txbxContent>
                              <w:p w14:paraId="5E8996DD" w14:textId="77777777" w:rsidR="00B92C93" w:rsidRDefault="00B92C93" w:rsidP="00C50475">
                                <w:r>
                                  <w:t>Igen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 name="Szövegdoboz 35"/>
                        <wps:cNvSpPr txBox="1"/>
                        <wps:spPr>
                          <a:xfrm>
                            <a:off x="0" y="6324600"/>
                            <a:ext cx="4086225" cy="480060"/>
                          </a:xfrm>
                          <a:prstGeom prst="rect">
                            <a:avLst/>
                          </a:prstGeom>
                          <a:solidFill>
                            <a:prstClr val="white"/>
                          </a:solidFill>
                          <a:ln>
                            <a:noFill/>
                          </a:ln>
                        </wps:spPr>
                        <wps:txbx>
                          <w:txbxContent>
                            <w:p w14:paraId="04F4DFD4" w14:textId="09B9B391" w:rsidR="00B92C93" w:rsidRPr="00580F03" w:rsidRDefault="00B92C93" w:rsidP="00C50475">
                              <w:pPr>
                                <w:pStyle w:val="SzKpalrs"/>
                              </w:pPr>
                              <w:r>
                                <w:fldChar w:fldCharType="begin"/>
                              </w:r>
                              <w:r>
                                <w:instrText xml:space="preserve"> SEQ ábra \* ARABIC </w:instrText>
                              </w:r>
                              <w:r>
                                <w:fldChar w:fldCharType="separate"/>
                              </w:r>
                              <w:bookmarkStart w:id="5" w:name="_Toc6346895"/>
                              <w:r w:rsidR="00065E77">
                                <w:t>1</w:t>
                              </w:r>
                              <w:r>
                                <w:fldChar w:fldCharType="end"/>
                              </w:r>
                              <w:r w:rsidRPr="00580F03">
                                <w:t>. ábra: Genetikus algoritmus működésének folyamatábrája</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292601" id="Csoportba foglalás 36" o:spid="_x0000_s1026" style="position:absolute;margin-left:58.2pt;margin-top:23.45pt;width:321.75pt;height:535.8pt;z-index:251484160" coordsize="40862,68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">
                <v:group id="Csoportba foglalás 34" o:spid="_x0000_s1027" style="position:absolute;left:7524;width:20492;height:62674" coordsize="20491,6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Csoportba foglalás 31" o:spid="_x0000_s1028" style="position:absolute;left:5143;width:14876;height:62674" coordsize="14876,6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32" coordsize="21600,21600" o:spt="32" o:oned="t" path="m,l21600,21600e" filled="f">
                      <v:path arrowok="t" fillok="f" o:connecttype="none"/>
                      <o:lock v:ext="edit" shapetype="t"/>
                    </v:shapetype>
                    <v:shape id="Egyenes összekötő nyíllal 21" o:spid="_x0000_s1029" type="#_x0000_t32" style="position:absolute;left:7524;top:31527;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" strokecolor="black [3213]" strokeweight=".5pt">
                      <v:stroke endarrow="block" joinstyle="miter"/>
                    </v:shape>
                    <v:group id="Csoportba foglalás 30" o:spid="_x0000_s1030" style="position:absolute;width:14876;height:62674" coordsize="14876,6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Téglalap 10" o:spid="_x0000_s1031" style="position:absolute;left:381;top:33623;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aV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" filled="f" strokecolor="black [3213]" strokeweight="1pt">
                        <v:textbox>
                          <w:txbxContent>
                            <w:p w14:paraId="093DA1DA" w14:textId="77777777" w:rsidR="00B92C93" w:rsidRDefault="00B92C93" w:rsidP="00C50475">
                              <w:pPr>
                                <w:jc w:val="center"/>
                              </w:pPr>
                              <w:r>
                                <w:t>Mutáció</w:t>
                              </w:r>
                            </w:p>
                          </w:txbxContent>
                        </v:textbox>
                      </v:rect>
                      <v:rect id="Téglalap 11" o:spid="_x0000_s1032" style="position:absolute;left:381;top:40576;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" filled="f" strokecolor="black [3213]" strokeweight="1pt">
                        <v:textbox>
                          <w:txbxContent>
                            <w:p w14:paraId="15019C3D" w14:textId="77777777" w:rsidR="00B92C93" w:rsidRDefault="00B92C93" w:rsidP="00C50475">
                              <w:pPr>
                                <w:jc w:val="center"/>
                              </w:pPr>
                              <w:r>
                                <w:t>Reprodukció</w:t>
                              </w:r>
                            </w:p>
                          </w:txbxContent>
                        </v:textbox>
                      </v:rect>
                      <v:shapetype id="_x0000_t4" coordsize="21600,21600" o:spt="4" path="m10800,l,10800,10800,21600,21600,10800xe">
                        <v:stroke joinstyle="miter"/>
                        <v:path gradientshapeok="t" o:connecttype="rect" textboxrect="5400,5400,16200,16200"/>
                      </v:shapetype>
                      <v:shape id="Rombusz 12" o:spid="_x0000_s1033" type="#_x0000_t4" style="position:absolute;left:381;top:46672;width:14400;height: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" filled="f" strokecolor="black [3213]" strokeweight="1pt">
                        <v:textbox>
                          <w:txbxContent>
                            <w:p w14:paraId="454AD4E9" w14:textId="77777777" w:rsidR="00B92C93" w:rsidRDefault="00B92C93" w:rsidP="00C50475">
                              <w:pPr>
                                <w:jc w:val="center"/>
                              </w:pPr>
                              <w:r>
                                <w:t>Kilépési felétel</w:t>
                              </w:r>
                            </w:p>
                          </w:txbxContent>
                        </v:textbox>
                      </v:shape>
                      <v:oval id="Ellipszis 13" o:spid="_x0000_s1034" style="position:absolute;left:476;top:58769;width:1440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" fillcolor="white [3201]" strokecolor="black [3200]" strokeweight="1pt">
                        <v:stroke joinstyle="miter"/>
                        <v:textbox>
                          <w:txbxContent>
                            <w:p w14:paraId="6285E95C" w14:textId="77777777" w:rsidR="00B92C93" w:rsidRDefault="00B92C93" w:rsidP="00C50475">
                              <w:pPr>
                                <w:jc w:val="center"/>
                              </w:pPr>
                              <w:r>
                                <w:t>Vége</w:t>
                              </w:r>
                            </w:p>
                          </w:txbxContent>
                        </v:textbox>
                      </v:oval>
                      <v:shape id="Egyenes összekötő nyíllal 22" o:spid="_x0000_s1035" type="#_x0000_t32" style="position:absolute;left:7524;top:38195;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" strokecolor="black [3213]" strokeweight=".5pt">
                        <v:stroke endarrow="block" joinstyle="miter"/>
                      </v:shape>
                      <v:shape id="Egyenes összekötő nyíllal 23" o:spid="_x0000_s1036" type="#_x0000_t32" style="position:absolute;left:7524;top:44862;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" strokecolor="black [3213]" strokeweight=".5pt">
                        <v:stroke endarrow="block" joinstyle="miter"/>
                      </v:shape>
                      <v:shape id="Egyenes összekötő nyíllal 24" o:spid="_x0000_s1037" type="#_x0000_t32" style="position:absolute;left:7429;top:56388;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" strokecolor="black [3213]" strokeweight=".5pt">
                        <v:stroke endarrow="block" joinstyle="miter"/>
                      </v:shape>
                      <v:group id="Csoportba foglalás 29" o:spid="_x0000_s1038" style="position:absolute;width:14781;height:51720" coordsize="14781,5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Téglalap 7" o:spid="_x0000_s1039" style="position:absolute;left:381;top:20478;width:14400;height: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" filled="f" strokecolor="black [3213]" strokeweight="1pt">
                          <v:textbox>
                            <w:txbxContent>
                              <w:p w14:paraId="77CB7C40" w14:textId="77777777" w:rsidR="00B92C93" w:rsidRDefault="00B92C93" w:rsidP="00C50475">
                                <w:pPr>
                                  <w:jc w:val="center"/>
                                </w:pPr>
                                <w:r>
                                  <w:t>Kiválasztás</w:t>
                                </w:r>
                              </w:p>
                            </w:txbxContent>
                          </v:textbox>
                        </v:rect>
                        <v:rect id="Téglalap 8" o:spid="_x0000_s1040" style="position:absolute;left:381;top:27241;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" filled="f" strokecolor="black [3213]" strokeweight="1pt">
                          <v:textbox>
                            <w:txbxContent>
                              <w:p w14:paraId="176CC927" w14:textId="77777777" w:rsidR="00B92C93" w:rsidRDefault="00B92C93" w:rsidP="00C50475">
                                <w:pPr>
                                  <w:jc w:val="center"/>
                                </w:pPr>
                                <w:r>
                                  <w:t>Keresztezés</w:t>
                                </w:r>
                              </w:p>
                            </w:txbxContent>
                          </v:textbox>
                        </v:rect>
                        <v:group id="Csoportba foglalás 28" o:spid="_x0000_s1041" style="position:absolute;left:381;width:14395;height:18002" coordsize="14395,1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Csoportba foglalás 27" o:spid="_x0000_s1042" style="position:absolute;top:11334;width:14395;height:6668" coordsize="14400,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Téglalap 5" o:spid="_x0000_s1043" style="position:absolute;top:2381;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2+ZxQAAANoAAAAPAAAAZHJzL2Rvd25yZXYueG1sRI9Ba8JA&#10;FITvgv9heYIXqRsLSk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DhT2+ZxQAAANoAAAAP&#10;AAAAAAAAAAAAAAAAAAcCAABkcnMvZG93bnJldi54bWxQSwUGAAAAAAMAAwC3AAAA+QIAAAAA&#10;" filled="f" strokecolor="black [3213]" strokeweight="1pt">
                              <v:textbox>
                                <w:txbxContent>
                                  <w:p w14:paraId="5F16274F" w14:textId="77777777" w:rsidR="00B92C93" w:rsidRDefault="00B92C93" w:rsidP="00691730">
                                    <w:pPr>
                                      <w:jc w:val="center"/>
                                    </w:pPr>
                                    <w:r>
                                      <w:t>Kiértékelés</w:t>
                                    </w:r>
                                  </w:p>
                                </w:txbxContent>
                              </v:textbox>
                            </v:rect>
                            <v:shape id="Egyenes összekötő nyíllal 17" o:spid="_x0000_s1044" type="#_x0000_t32" style="position:absolute;left:7048;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" strokecolor="black [3213]" strokeweight=".5pt">
                              <v:stroke endarrow="block" joinstyle="miter"/>
                            </v:shape>
                          </v:group>
                          <v:group id="Csoportba foglalás 26" o:spid="_x0000_s1045" style="position:absolute;width:14395;height:11239" coordsize="14400,11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oval id="Ellipszis 4" o:spid="_x0000_s1046" style="position:absolute;width:1440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" fillcolor="white [3201]" strokecolor="black [3200]" strokeweight="1pt">
                              <v:stroke joinstyle="miter"/>
                              <v:textbox>
                                <w:txbxContent>
                                  <w:p w14:paraId="3A1E26A8" w14:textId="77777777" w:rsidR="00B92C93" w:rsidRDefault="00B92C93" w:rsidP="00C50475">
                                    <w:pPr>
                                      <w:jc w:val="center"/>
                                    </w:pPr>
                                    <w:r>
                                      <w:t>Start</w:t>
                                    </w:r>
                                  </w:p>
                                </w:txbxContent>
                              </v:textbox>
                            </v:oval>
                            <v:rect id="Téglalap 6" o:spid="_x0000_s1047" style="position:absolute;top:6953;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textbox>
                                <w:txbxContent>
                                  <w:p w14:paraId="5BE3F1F0" w14:textId="77777777" w:rsidR="00B92C93" w:rsidRDefault="00B92C93" w:rsidP="00691730">
                                    <w:pPr>
                                      <w:jc w:val="center"/>
                                    </w:pPr>
                                    <w:r>
                                      <w:t>Inicializálás</w:t>
                                    </w:r>
                                  </w:p>
                                </w:txbxContent>
                              </v:textbox>
                            </v:rect>
                            <v:shape id="Egyenes összekötő nyíllal 18" o:spid="_x0000_s1048" type="#_x0000_t32" style="position:absolute;left:7143;top:4095;width:0;height:2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" strokecolor="black [3213]" strokeweight=".5pt">
                              <v:stroke endarrow="block" joinstyle="miter"/>
                            </v:shape>
                          </v:group>
                        </v:group>
                        <v:shape id="Egyenes összekötő nyíllal 19" o:spid="_x0000_s1049" type="#_x0000_t32" style="position:absolute;left:7524;top:18097;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" strokecolor="black [3213]" strokeweight=".5pt">
                          <v:stroke endarrow="block" joinstyle="miter"/>
                        </v:shape>
                        <v:shape id="Egyenes összekötő nyíllal 20" o:spid="_x0000_s1050" type="#_x0000_t32" style="position:absolute;left:7524;top:24860;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" strokecolor="black [3213]"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zögletes összekötő 25" o:spid="_x0000_s1051" type="#_x0000_t34" style="position:absolute;top:15811;width:457;height:3590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" adj="680990" strokecolor="black [3213]" strokeweight=".5pt">
                          <v:stroke endarrow="block"/>
                        </v:shape>
                      </v:group>
                    </v:group>
                  </v:group>
                  <v:shapetype id="_x0000_t202" coordsize="21600,21600" o:spt="202" path="m,l,21600r21600,l21600,xe">
                    <v:stroke joinstyle="miter"/>
                    <v:path gradientshapeok="t" o:connecttype="rect"/>
                  </v:shapetype>
                  <v:shape id="Szövegdoboz 32" o:spid="_x0000_s1052" type="#_x0000_t202" style="position:absolute;top:48672;width:51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BU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" fillcolor="white [3201]" stroked="f" strokeweight=".5pt">
                    <v:textbox>
                      <w:txbxContent>
                        <w:p w14:paraId="7CF95311" w14:textId="77777777" w:rsidR="00B92C93" w:rsidRDefault="00B92C93" w:rsidP="00C50475">
                          <w:r>
                            <w:t>Nem</w:t>
                          </w:r>
                        </w:p>
                      </w:txbxContent>
                    </v:textbox>
                  </v:shape>
                  <v:shape id="Szövegdoboz 33" o:spid="_x0000_s1053" type="#_x0000_t202" style="position:absolute;left:14954;top:55816;width:553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" fillcolor="white [3201]" stroked="f" strokeweight=".5pt">
                    <v:textbox>
                      <w:txbxContent>
                        <w:p w14:paraId="5E8996DD" w14:textId="77777777" w:rsidR="00B92C93" w:rsidRDefault="00B92C93" w:rsidP="00C50475">
                          <w:r>
                            <w:t>Igen</w:t>
                          </w:r>
                        </w:p>
                      </w:txbxContent>
                    </v:textbox>
                  </v:shape>
                </v:group>
                <v:shape id="Szövegdoboz 35" o:spid="_x0000_s1054" type="#_x0000_t202" style="position:absolute;top:63246;width:40862;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04F4DFD4" w14:textId="09B9B391" w:rsidR="00B92C93" w:rsidRPr="00580F03" w:rsidRDefault="00B92C93" w:rsidP="00C50475">
                        <w:pPr>
                          <w:pStyle w:val="SzKpalrs"/>
                        </w:pPr>
                        <w:r>
                          <w:fldChar w:fldCharType="begin"/>
                        </w:r>
                        <w:r>
                          <w:instrText xml:space="preserve"> SEQ ábra \* ARABIC </w:instrText>
                        </w:r>
                        <w:r>
                          <w:fldChar w:fldCharType="separate"/>
                        </w:r>
                        <w:bookmarkStart w:id="6" w:name="_Toc6346895"/>
                        <w:r w:rsidR="00065E77">
                          <w:t>1</w:t>
                        </w:r>
                        <w:r>
                          <w:fldChar w:fldCharType="end"/>
                        </w:r>
                        <w:r w:rsidRPr="00580F03">
                          <w:t>. ábra: Genetikus algoritmus működésének folyamatábrája</w:t>
                        </w:r>
                        <w:bookmarkEnd w:id="6"/>
                      </w:p>
                    </w:txbxContent>
                  </v:textbox>
                </v:shape>
                <w10:wrap type="topAndBottom"/>
              </v:group>
            </w:pict>
          </mc:Fallback>
        </mc:AlternateContent>
      </w:r>
    </w:p>
    <w:p w14:paraId="5A8F58C0" w14:textId="77777777" w:rsidR="006D19A9" w:rsidRDefault="006D19A9" w:rsidP="001226F4">
      <w:pPr>
        <w:pStyle w:val="SzDCmsor3"/>
      </w:pPr>
      <w:bookmarkStart w:id="7" w:name="_Toc6346843"/>
      <w:r>
        <w:t>Reprezentáció</w:t>
      </w:r>
      <w:bookmarkEnd w:id="7"/>
    </w:p>
    <w:p w14:paraId="484C9F88" w14:textId="5E213B5C" w:rsidR="006D19A9" w:rsidRDefault="004B00FC" w:rsidP="006D19A9">
      <w:pPr>
        <w:pStyle w:val="SzDSzvegTrzs"/>
      </w:pPr>
      <w:r>
        <w:t xml:space="preserve">A természetes kiválasztódás nagyban függ az egyedek reprezentációjától, hiszen a szülő kromoszómákon végrehajtott műveletek által tovább vitt génekkel jönnek létre az újabb generációk. A kódolásra többféle lehetőség van. A klasszikus módszer </w:t>
      </w:r>
      <w:r w:rsidR="00DF1AE1">
        <w:t>szerint</w:t>
      </w:r>
      <w:r>
        <w:t xml:space="preserve"> egy kromoszómát egy adott hosszúságú bitsztring</w:t>
      </w:r>
      <w:r w:rsidR="00DF1AE1">
        <w:t>ben ábrázoljuk. I</w:t>
      </w:r>
      <w:r>
        <w:t xml:space="preserve">tt a legnagyobb kérdés a </w:t>
      </w:r>
      <w:r>
        <w:lastRenderedPageBreak/>
        <w:t>lekép</w:t>
      </w:r>
      <w:r w:rsidR="00DF1AE1">
        <w:t>ezés módszere. V</w:t>
      </w:r>
      <w:r>
        <w:t>an</w:t>
      </w:r>
      <w:r w:rsidR="00DF1AE1">
        <w:t>,</w:t>
      </w:r>
      <w:r>
        <w:t xml:space="preserve"> ahol ez egyszerűen megoldható, de ahol nem</w:t>
      </w:r>
      <w:r w:rsidR="00DF1AE1">
        <w:t>,</w:t>
      </w:r>
      <w:r w:rsidR="00EE3CF3">
        <w:t xml:space="preserve"> ott használható a Gray-kódolás, ami a szomszédos egészekhez 1 Hamming-távolságú kódot rendel (vagyis 1 bitben térnek csak el az egymás melletti értékek). Bináris kód mellett használhatók még a lebegőpontos számok vagy a gráf alapú reprezentációk.</w:t>
      </w:r>
      <w:r>
        <w:t xml:space="preserve"> </w:t>
      </w:r>
    </w:p>
    <w:p w14:paraId="3BEF297D" w14:textId="72E66D27" w:rsidR="000B60EE" w:rsidRDefault="000B60EE" w:rsidP="000B60EE">
      <w:pPr>
        <w:pStyle w:val="SzDSzvegTrzs"/>
      </w:pPr>
      <w:r>
        <w:t xml:space="preserve">TSP megoldására használt módszer többek között a szomszédsági vektor, sorrendi reprezentáció </w:t>
      </w:r>
      <w:r w:rsidR="00226044">
        <w:t xml:space="preserve">[2y] </w:t>
      </w:r>
      <w:r>
        <w:t>és az útvonal-vektor.</w:t>
      </w:r>
    </w:p>
    <w:p w14:paraId="618B355E" w14:textId="46842EE0" w:rsidR="00D029CD" w:rsidRDefault="000B60EE" w:rsidP="006D19A9">
      <w:pPr>
        <w:pStyle w:val="SzDSzvegTrzs"/>
      </w:pPr>
      <w:r>
        <w:t>Szomszédsági vektornál egy vektor segítségével írjuk le az utakat. Ha a j. város az i. pozícióban van, akkor és csak akkor vezet az út az i. városból a j. városba. Például a (2 4 8 3 9 7 1 5 6) vektor az 1 - 2 - 4 - 3 - 8 - 5 - 9 - 6 - 7 utat reprezentálja. Az első pozíción a 2. város van</w:t>
      </w:r>
      <w:r w:rsidR="009529FD">
        <w:t>, tehát 1.-ből megyünk 2.-ba.  A</w:t>
      </w:r>
      <w:r>
        <w:t xml:space="preserve"> 2. </w:t>
      </w:r>
      <w:r w:rsidR="009529FD">
        <w:t>helyen</w:t>
      </w:r>
      <w:r>
        <w:t xml:space="preserve"> a 4., </w:t>
      </w:r>
      <w:r w:rsidR="009529FD">
        <w:t>tehát a 2.-ból megyünk a 4. városba. A</w:t>
      </w:r>
      <w:r>
        <w:t xml:space="preserve"> 4. pozícióban a 3.</w:t>
      </w:r>
      <w:r w:rsidR="009529FD">
        <w:t xml:space="preserve">, vagyis a 4. város után a 3.-ba érkezünk... Előfordulhat, </w:t>
      </w:r>
      <w:r>
        <w:t>hogy a ve</w:t>
      </w:r>
      <w:r w:rsidR="009529FD">
        <w:t xml:space="preserve">ktor illegális utat reprezentál, ilyen például a (2 4 8 1 9 3 5 7 6) vektor, mely </w:t>
      </w:r>
      <w:r>
        <w:t xml:space="preserve"> 1 - 2 - 4 </w:t>
      </w:r>
      <w:r w:rsidR="00D618FA">
        <w:t>-</w:t>
      </w:r>
      <w:r>
        <w:t xml:space="preserve"> 1</w:t>
      </w:r>
      <w:r w:rsidR="009529FD">
        <w:t xml:space="preserve"> körutat jelentené. Ennél az ábrázolásnál ezért nem használhatók egyes keresztezések, mint például az egy pontos keresztezés (lásd később).</w:t>
      </w:r>
    </w:p>
    <w:p w14:paraId="44DA3AA4" w14:textId="155CB787" w:rsidR="00115E9B" w:rsidRPr="00115E9B" w:rsidRDefault="002913E6" w:rsidP="006D19A9">
      <w:pPr>
        <w:pStyle w:val="SzDSzvegTrzs"/>
      </w:pPr>
      <w:r>
        <w:rPr>
          <w:noProof/>
          <w:lang w:eastAsia="hu-HU" w:bidi="ar-SA"/>
        </w:rPr>
        <mc:AlternateContent>
          <mc:Choice Requires="wpg">
            <w:drawing>
              <wp:anchor distT="0" distB="0" distL="114300" distR="114300" simplePos="0" relativeHeight="251811840" behindDoc="0" locked="0" layoutInCell="1" allowOverlap="1" wp14:anchorId="7A982D26" wp14:editId="002E6604">
                <wp:simplePos x="0" y="0"/>
                <wp:positionH relativeFrom="column">
                  <wp:posOffset>-13335</wp:posOffset>
                </wp:positionH>
                <wp:positionV relativeFrom="paragraph">
                  <wp:posOffset>1537335</wp:posOffset>
                </wp:positionV>
                <wp:extent cx="5591175" cy="2975610"/>
                <wp:effectExtent l="0" t="0" r="9525" b="0"/>
                <wp:wrapTopAndBottom/>
                <wp:docPr id="59" name="Csoportba foglalás 59"/>
                <wp:cNvGraphicFramePr/>
                <a:graphic xmlns:a="http://schemas.openxmlformats.org/drawingml/2006/main">
                  <a:graphicData uri="http://schemas.microsoft.com/office/word/2010/wordprocessingGroup">
                    <wpg:wgp>
                      <wpg:cNvGrpSpPr/>
                      <wpg:grpSpPr>
                        <a:xfrm>
                          <a:off x="0" y="0"/>
                          <a:ext cx="5591175" cy="2975610"/>
                          <a:chOff x="0" y="0"/>
                          <a:chExt cx="5591175" cy="2975610"/>
                        </a:xfrm>
                      </wpg:grpSpPr>
                      <wpg:grpSp>
                        <wpg:cNvPr id="762" name="Csoportba foglalás 762"/>
                        <wpg:cNvGrpSpPr/>
                        <wpg:grpSpPr>
                          <a:xfrm>
                            <a:off x="0" y="0"/>
                            <a:ext cx="5581650" cy="2438400"/>
                            <a:chOff x="0" y="0"/>
                            <a:chExt cx="5581650" cy="2438400"/>
                          </a:xfrm>
                        </wpg:grpSpPr>
                        <wps:wsp>
                          <wps:cNvPr id="675" name="Szövegdoboz 675"/>
                          <wps:cNvSpPr txBox="1"/>
                          <wps:spPr>
                            <a:xfrm>
                              <a:off x="9525" y="0"/>
                              <a:ext cx="1104900" cy="304800"/>
                            </a:xfrm>
                            <a:prstGeom prst="rect">
                              <a:avLst/>
                            </a:prstGeom>
                            <a:solidFill>
                              <a:schemeClr val="lt1"/>
                            </a:solidFill>
                            <a:ln w="6350">
                              <a:noFill/>
                            </a:ln>
                          </wps:spPr>
                          <wps:txbx>
                            <w:txbxContent>
                              <w:p w14:paraId="47589781" w14:textId="035C51F4" w:rsidR="00B92C93" w:rsidRDefault="00B92C93" w:rsidP="00344AA1">
                                <w:r>
                                  <w:t>Aktuális túra: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8" name="Szövegdoboz 688"/>
                          <wps:cNvSpPr txBox="1"/>
                          <wps:spPr>
                            <a:xfrm>
                              <a:off x="2247900" y="0"/>
                              <a:ext cx="1266825" cy="304800"/>
                            </a:xfrm>
                            <a:prstGeom prst="rect">
                              <a:avLst/>
                            </a:prstGeom>
                            <a:solidFill>
                              <a:schemeClr val="lt1"/>
                            </a:solidFill>
                            <a:ln w="6350">
                              <a:noFill/>
                            </a:ln>
                          </wps:spPr>
                          <wps:txbx>
                            <w:txbxContent>
                              <w:p w14:paraId="6FE3325C" w14:textId="711438A0" w:rsidR="00B92C93" w:rsidRDefault="00B92C93" w:rsidP="00344AA1">
                                <w:r>
                                  <w:t>Referencia túra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9" name="Szövegdoboz 689"/>
                          <wps:cNvSpPr txBox="1"/>
                          <wps:spPr>
                            <a:xfrm>
                              <a:off x="3952875" y="0"/>
                              <a:ext cx="1628775" cy="304800"/>
                            </a:xfrm>
                            <a:prstGeom prst="rect">
                              <a:avLst/>
                            </a:prstGeom>
                            <a:solidFill>
                              <a:schemeClr val="lt1"/>
                            </a:solidFill>
                            <a:ln w="6350">
                              <a:noFill/>
                            </a:ln>
                          </wps:spPr>
                          <wps:txbx>
                            <w:txbxContent>
                              <w:p w14:paraId="1059EDA7" w14:textId="1B809739" w:rsidR="00B92C93" w:rsidRDefault="00B92C93" w:rsidP="00344AA1">
                                <w:r>
                                  <w:t>Sorrendi reprezentáció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07" name="Csoportba foglalás 307"/>
                          <wpg:cNvGrpSpPr/>
                          <wpg:grpSpPr>
                            <a:xfrm>
                              <a:off x="0" y="295275"/>
                              <a:ext cx="1114425" cy="2124075"/>
                              <a:chOff x="0" y="0"/>
                              <a:chExt cx="1114425" cy="2124075"/>
                            </a:xfrm>
                          </wpg:grpSpPr>
                          <wpg:grpSp>
                            <wpg:cNvPr id="698" name="Csoportba foglalás 698"/>
                            <wpg:cNvGrpSpPr/>
                            <wpg:grpSpPr>
                              <a:xfrm>
                                <a:off x="0" y="0"/>
                                <a:ext cx="1114425" cy="1323975"/>
                                <a:chOff x="0" y="0"/>
                                <a:chExt cx="1114425" cy="1323975"/>
                              </a:xfrm>
                            </wpg:grpSpPr>
                            <wps:wsp>
                              <wps:cNvPr id="690" name="Szövegdoboz 690"/>
                              <wps:cNvSpPr txBox="1"/>
                              <wps:spPr>
                                <a:xfrm>
                                  <a:off x="9525" y="257175"/>
                                  <a:ext cx="1104900" cy="304800"/>
                                </a:xfrm>
                                <a:prstGeom prst="rect">
                                  <a:avLst/>
                                </a:prstGeom>
                                <a:solidFill>
                                  <a:schemeClr val="lt1"/>
                                </a:solidFill>
                                <a:ln w="6350">
                                  <a:noFill/>
                                </a:ln>
                              </wps:spPr>
                              <wps:txbx>
                                <w:txbxContent>
                                  <w:p w14:paraId="49BB7F08" w14:textId="77777777" w:rsidR="00B92C93" w:rsidRDefault="00B92C93" w:rsidP="0056418B">
                                    <w:r>
                                      <w:t xml:space="preserve">1 </w:t>
                                    </w:r>
                                    <w:r w:rsidRPr="0056418B">
                                      <w:rPr>
                                        <w:u w:val="single"/>
                                      </w:rPr>
                                      <w:t>2</w:t>
                                    </w:r>
                                    <w:r>
                                      <w:t xml:space="preserve"> 5 6 4 3 8 7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7" name="Csoportba foglalás 697"/>
                              <wpg:cNvGrpSpPr/>
                              <wpg:grpSpPr>
                                <a:xfrm>
                                  <a:off x="9525" y="0"/>
                                  <a:ext cx="1104900" cy="809625"/>
                                  <a:chOff x="0" y="0"/>
                                  <a:chExt cx="1104900" cy="809625"/>
                                </a:xfrm>
                              </wpg:grpSpPr>
                              <wps:wsp>
                                <wps:cNvPr id="674" name="Szövegdoboz 674"/>
                                <wps:cNvSpPr txBox="1"/>
                                <wps:spPr>
                                  <a:xfrm>
                                    <a:off x="0" y="0"/>
                                    <a:ext cx="1104900" cy="304800"/>
                                  </a:xfrm>
                                  <a:prstGeom prst="rect">
                                    <a:avLst/>
                                  </a:prstGeom>
                                  <a:solidFill>
                                    <a:schemeClr val="lt1"/>
                                  </a:solidFill>
                                  <a:ln w="6350">
                                    <a:noFill/>
                                  </a:ln>
                                </wps:spPr>
                                <wps:txbx>
                                  <w:txbxContent>
                                    <w:p w14:paraId="16D4A643" w14:textId="77777777" w:rsidR="00B92C93" w:rsidRDefault="00B92C93">
                                      <w:r w:rsidRPr="0056418B">
                                        <w:rPr>
                                          <w:u w:val="single"/>
                                        </w:rPr>
                                        <w:t>1</w:t>
                                      </w:r>
                                      <w:r>
                                        <w:t xml:space="preserve"> 2 5 6 4 3 8 7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1" name="Szövegdoboz 691"/>
                                <wps:cNvSpPr txBox="1"/>
                                <wps:spPr>
                                  <a:xfrm>
                                    <a:off x="0" y="504825"/>
                                    <a:ext cx="1104900" cy="304800"/>
                                  </a:xfrm>
                                  <a:prstGeom prst="rect">
                                    <a:avLst/>
                                  </a:prstGeom>
                                  <a:solidFill>
                                    <a:schemeClr val="lt1"/>
                                  </a:solidFill>
                                  <a:ln w="6350">
                                    <a:noFill/>
                                  </a:ln>
                                </wps:spPr>
                                <wps:txbx>
                                  <w:txbxContent>
                                    <w:p w14:paraId="16F00EE3" w14:textId="77777777" w:rsidR="00B92C93" w:rsidRDefault="00B92C93" w:rsidP="0056418B">
                                      <w:r>
                                        <w:t xml:space="preserve">1 2 </w:t>
                                      </w:r>
                                      <w:r w:rsidRPr="0056418B">
                                        <w:rPr>
                                          <w:u w:val="single"/>
                                        </w:rPr>
                                        <w:t>5</w:t>
                                      </w:r>
                                      <w:r>
                                        <w:t xml:space="preserve"> 6 4 3 8 7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2" name="Szövegdoboz 692"/>
                              <wps:cNvSpPr txBox="1"/>
                              <wps:spPr>
                                <a:xfrm>
                                  <a:off x="0" y="762000"/>
                                  <a:ext cx="1104900" cy="304800"/>
                                </a:xfrm>
                                <a:prstGeom prst="rect">
                                  <a:avLst/>
                                </a:prstGeom>
                                <a:solidFill>
                                  <a:schemeClr val="lt1"/>
                                </a:solidFill>
                                <a:ln w="6350">
                                  <a:noFill/>
                                </a:ln>
                              </wps:spPr>
                              <wps:txbx>
                                <w:txbxContent>
                                  <w:p w14:paraId="1A43DB4B" w14:textId="77777777" w:rsidR="00B92C93" w:rsidRDefault="00B92C93" w:rsidP="0056418B">
                                    <w:r>
                                      <w:t xml:space="preserve">1 2 5 </w:t>
                                    </w:r>
                                    <w:r w:rsidRPr="0056418B">
                                      <w:rPr>
                                        <w:u w:val="single"/>
                                      </w:rPr>
                                      <w:t>6</w:t>
                                    </w:r>
                                    <w:r>
                                      <w:t xml:space="preserve">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3" name="Szövegdoboz 693"/>
                              <wps:cNvSpPr txBox="1"/>
                              <wps:spPr>
                                <a:xfrm>
                                  <a:off x="0" y="1019175"/>
                                  <a:ext cx="1104900" cy="304800"/>
                                </a:xfrm>
                                <a:prstGeom prst="rect">
                                  <a:avLst/>
                                </a:prstGeom>
                                <a:solidFill>
                                  <a:schemeClr val="lt1"/>
                                </a:solidFill>
                                <a:ln w="6350">
                                  <a:noFill/>
                                </a:ln>
                              </wps:spPr>
                              <wps:txbx>
                                <w:txbxContent>
                                  <w:p w14:paraId="1EDADD96" w14:textId="77777777" w:rsidR="00B92C93" w:rsidRDefault="00B92C93" w:rsidP="0056418B">
                                    <w:r>
                                      <w:t xml:space="preserve">1 2 5 6 </w:t>
                                    </w:r>
                                    <w:r w:rsidRPr="0056418B">
                                      <w:rPr>
                                        <w:u w:val="single"/>
                                      </w:rPr>
                                      <w:t>4</w:t>
                                    </w:r>
                                    <w:r>
                                      <w:t xml:space="preserve">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7" name="Csoportba foglalás 257"/>
                            <wpg:cNvGrpSpPr/>
                            <wpg:grpSpPr>
                              <a:xfrm>
                                <a:off x="9525" y="1276350"/>
                                <a:ext cx="1104900" cy="847725"/>
                                <a:chOff x="0" y="0"/>
                                <a:chExt cx="1104900" cy="847725"/>
                              </a:xfrm>
                            </wpg:grpSpPr>
                            <wps:wsp>
                              <wps:cNvPr id="695" name="Szövegdoboz 695"/>
                              <wps:cNvSpPr txBox="1"/>
                              <wps:spPr>
                                <a:xfrm>
                                  <a:off x="0" y="257175"/>
                                  <a:ext cx="1104900" cy="304800"/>
                                </a:xfrm>
                                <a:prstGeom prst="rect">
                                  <a:avLst/>
                                </a:prstGeom>
                                <a:solidFill>
                                  <a:schemeClr val="lt1"/>
                                </a:solidFill>
                                <a:ln w="6350">
                                  <a:noFill/>
                                </a:ln>
                              </wps:spPr>
                              <wps:txbx>
                                <w:txbxContent>
                                  <w:p w14:paraId="6442BBC3" w14:textId="77777777" w:rsidR="00B92C93" w:rsidRDefault="00B92C93" w:rsidP="0056418B">
                                    <w:r>
                                      <w:t xml:space="preserve">1 2 5 6 4 3 </w:t>
                                    </w:r>
                                    <w:r w:rsidRPr="0056418B">
                                      <w:rPr>
                                        <w:u w:val="single"/>
                                      </w:rPr>
                                      <w:t>8</w:t>
                                    </w:r>
                                    <w:r>
                                      <w:t xml:space="preserv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02" name="Csoportba foglalás 702"/>
                              <wpg:cNvGrpSpPr/>
                              <wpg:grpSpPr>
                                <a:xfrm>
                                  <a:off x="0" y="0"/>
                                  <a:ext cx="1104900" cy="847725"/>
                                  <a:chOff x="0" y="0"/>
                                  <a:chExt cx="1104900" cy="847725"/>
                                </a:xfrm>
                              </wpg:grpSpPr>
                              <wps:wsp>
                                <wps:cNvPr id="694" name="Szövegdoboz 694"/>
                                <wps:cNvSpPr txBox="1"/>
                                <wps:spPr>
                                  <a:xfrm>
                                    <a:off x="0" y="0"/>
                                    <a:ext cx="1104900" cy="304800"/>
                                  </a:xfrm>
                                  <a:prstGeom prst="rect">
                                    <a:avLst/>
                                  </a:prstGeom>
                                  <a:solidFill>
                                    <a:schemeClr val="lt1"/>
                                  </a:solidFill>
                                  <a:ln w="6350">
                                    <a:noFill/>
                                  </a:ln>
                                </wps:spPr>
                                <wps:txbx>
                                  <w:txbxContent>
                                    <w:p w14:paraId="39F0FD7D" w14:textId="77777777" w:rsidR="00B92C93" w:rsidRDefault="00B92C93" w:rsidP="0056418B">
                                      <w:r>
                                        <w:t xml:space="preserve">1 2 5 6 4 </w:t>
                                      </w:r>
                                      <w:r w:rsidRPr="0056418B">
                                        <w:rPr>
                                          <w:u w:val="single"/>
                                        </w:rPr>
                                        <w:t>3</w:t>
                                      </w:r>
                                      <w:r>
                                        <w:t xml:space="preserve">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6" name="Szövegdoboz 696"/>
                                <wps:cNvSpPr txBox="1"/>
                                <wps:spPr>
                                  <a:xfrm>
                                    <a:off x="0" y="542925"/>
                                    <a:ext cx="1104900" cy="304800"/>
                                  </a:xfrm>
                                  <a:prstGeom prst="rect">
                                    <a:avLst/>
                                  </a:prstGeom>
                                  <a:solidFill>
                                    <a:schemeClr val="lt1"/>
                                  </a:solidFill>
                                  <a:ln w="6350">
                                    <a:noFill/>
                                  </a:ln>
                                </wps:spPr>
                                <wps:txbx>
                                  <w:txbxContent>
                                    <w:p w14:paraId="4DDBDAE4" w14:textId="77777777" w:rsidR="00B92C93" w:rsidRDefault="00B92C93" w:rsidP="0056418B">
                                      <w:r>
                                        <w:t xml:space="preserve">1 2 5 6 4 3 8 </w:t>
                                      </w:r>
                                      <w:r w:rsidRPr="0056418B">
                                        <w:rPr>
                                          <w:u w:val="singl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310" name="Csoportba foglalás 310"/>
                          <wpg:cNvGrpSpPr/>
                          <wpg:grpSpPr>
                            <a:xfrm>
                              <a:off x="2238375" y="314325"/>
                              <a:ext cx="1114425" cy="2124075"/>
                              <a:chOff x="0" y="0"/>
                              <a:chExt cx="1114425" cy="2124075"/>
                            </a:xfrm>
                          </wpg:grpSpPr>
                          <wpg:grpSp>
                            <wpg:cNvPr id="311" name="Csoportba foglalás 311"/>
                            <wpg:cNvGrpSpPr/>
                            <wpg:grpSpPr>
                              <a:xfrm>
                                <a:off x="0" y="0"/>
                                <a:ext cx="1114425" cy="1323975"/>
                                <a:chOff x="0" y="0"/>
                                <a:chExt cx="1114425" cy="1323975"/>
                              </a:xfrm>
                            </wpg:grpSpPr>
                            <wps:wsp>
                              <wps:cNvPr id="312" name="Szövegdoboz 312"/>
                              <wps:cNvSpPr txBox="1"/>
                              <wps:spPr>
                                <a:xfrm>
                                  <a:off x="9525" y="257175"/>
                                  <a:ext cx="1104900" cy="304800"/>
                                </a:xfrm>
                                <a:prstGeom prst="rect">
                                  <a:avLst/>
                                </a:prstGeom>
                                <a:solidFill>
                                  <a:schemeClr val="lt1"/>
                                </a:solidFill>
                                <a:ln w="6350">
                                  <a:noFill/>
                                </a:ln>
                              </wps:spPr>
                              <wps:txbx>
                                <w:txbxContent>
                                  <w:p w14:paraId="75ECF5BC" w14:textId="44A16DA1" w:rsidR="00B92C93" w:rsidRDefault="00B92C93" w:rsidP="00871402">
                                    <w:r w:rsidRPr="00871402">
                                      <w:rPr>
                                        <w:u w:val="single"/>
                                      </w:rPr>
                                      <w:t>2</w:t>
                                    </w:r>
                                    <w:r>
                                      <w:t xml:space="preserve"> 3 4 5 6 7 8</w:t>
                                    </w:r>
                                  </w:p>
                                  <w:p w14:paraId="025EF490" w14:textId="77777777" w:rsidR="00B92C93" w:rsidRDefault="00B92C93"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13" name="Csoportba foglalás 313"/>
                              <wpg:cNvGrpSpPr/>
                              <wpg:grpSpPr>
                                <a:xfrm>
                                  <a:off x="9525" y="0"/>
                                  <a:ext cx="1104900" cy="809625"/>
                                  <a:chOff x="0" y="0"/>
                                  <a:chExt cx="1104900" cy="809625"/>
                                </a:xfrm>
                              </wpg:grpSpPr>
                              <wps:wsp>
                                <wps:cNvPr id="314" name="Szövegdoboz 314"/>
                                <wps:cNvSpPr txBox="1"/>
                                <wps:spPr>
                                  <a:xfrm>
                                    <a:off x="0" y="0"/>
                                    <a:ext cx="1104900" cy="304800"/>
                                  </a:xfrm>
                                  <a:prstGeom prst="rect">
                                    <a:avLst/>
                                  </a:prstGeom>
                                  <a:solidFill>
                                    <a:schemeClr val="lt1"/>
                                  </a:solidFill>
                                  <a:ln w="6350">
                                    <a:noFill/>
                                  </a:ln>
                                </wps:spPr>
                                <wps:txbx>
                                  <w:txbxContent>
                                    <w:p w14:paraId="11D17F6E" w14:textId="77777777" w:rsidR="00B92C93" w:rsidRDefault="00B92C93" w:rsidP="00871402">
                                      <w:r w:rsidRPr="00871402">
                                        <w:rPr>
                                          <w:u w:val="single"/>
                                        </w:rPr>
                                        <w:t>1</w:t>
                                      </w:r>
                                      <w:r>
                                        <w:t xml:space="preserve"> 2 3 4 5 6 7 8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Szövegdoboz 315"/>
                                <wps:cNvSpPr txBox="1"/>
                                <wps:spPr>
                                  <a:xfrm>
                                    <a:off x="0" y="504825"/>
                                    <a:ext cx="1104900" cy="304800"/>
                                  </a:xfrm>
                                  <a:prstGeom prst="rect">
                                    <a:avLst/>
                                  </a:prstGeom>
                                  <a:solidFill>
                                    <a:schemeClr val="lt1"/>
                                  </a:solidFill>
                                  <a:ln w="6350">
                                    <a:noFill/>
                                  </a:ln>
                                </wps:spPr>
                                <wps:txbx>
                                  <w:txbxContent>
                                    <w:p w14:paraId="44FE434F" w14:textId="6B29D38C" w:rsidR="00B92C93" w:rsidRDefault="00B92C93" w:rsidP="00871402">
                                      <w:r>
                                        <w:t xml:space="preserve">3 4 </w:t>
                                      </w:r>
                                      <w:r w:rsidRPr="004C26A4">
                                        <w:rPr>
                                          <w:u w:val="single"/>
                                        </w:rPr>
                                        <w:t>5</w:t>
                                      </w:r>
                                      <w:r>
                                        <w:t xml:space="preserve"> 6 7 8</w:t>
                                      </w:r>
                                    </w:p>
                                    <w:p w14:paraId="31BAF254" w14:textId="77777777" w:rsidR="00B92C93" w:rsidRDefault="00B92C93"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6" name="Szövegdoboz 316"/>
                              <wps:cNvSpPr txBox="1"/>
                              <wps:spPr>
                                <a:xfrm>
                                  <a:off x="0" y="762000"/>
                                  <a:ext cx="1104900" cy="304800"/>
                                </a:xfrm>
                                <a:prstGeom prst="rect">
                                  <a:avLst/>
                                </a:prstGeom>
                                <a:solidFill>
                                  <a:schemeClr val="lt1"/>
                                </a:solidFill>
                                <a:ln w="6350">
                                  <a:noFill/>
                                </a:ln>
                              </wps:spPr>
                              <wps:txbx>
                                <w:txbxContent>
                                  <w:p w14:paraId="285142A9" w14:textId="29EF58CA" w:rsidR="00B92C93" w:rsidRDefault="00B92C93" w:rsidP="00871402">
                                    <w:r>
                                      <w:t xml:space="preserve">3 4 </w:t>
                                    </w:r>
                                    <w:r w:rsidRPr="004C26A4">
                                      <w:rPr>
                                        <w:u w:val="single"/>
                                      </w:rPr>
                                      <w:t>6</w:t>
                                    </w:r>
                                    <w:r>
                                      <w:t xml:space="preserve"> 7 8</w:t>
                                    </w:r>
                                  </w:p>
                                  <w:p w14:paraId="560E81E3" w14:textId="77777777" w:rsidR="00B92C93" w:rsidRDefault="00B92C93"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zövegdoboz 317"/>
                              <wps:cNvSpPr txBox="1"/>
                              <wps:spPr>
                                <a:xfrm>
                                  <a:off x="0" y="1019175"/>
                                  <a:ext cx="1104900" cy="304800"/>
                                </a:xfrm>
                                <a:prstGeom prst="rect">
                                  <a:avLst/>
                                </a:prstGeom>
                                <a:solidFill>
                                  <a:schemeClr val="lt1"/>
                                </a:solidFill>
                                <a:ln w="6350">
                                  <a:noFill/>
                                </a:ln>
                              </wps:spPr>
                              <wps:txbx>
                                <w:txbxContent>
                                  <w:p w14:paraId="4474AFFC" w14:textId="4DB4FC40" w:rsidR="00B92C93" w:rsidRDefault="00B92C93" w:rsidP="00871402">
                                    <w:r>
                                      <w:t xml:space="preserve">3 </w:t>
                                    </w:r>
                                    <w:r w:rsidRPr="004C26A4">
                                      <w:rPr>
                                        <w:u w:val="single"/>
                                      </w:rPr>
                                      <w:t>4</w:t>
                                    </w:r>
                                    <w:r>
                                      <w:t xml:space="preserve"> 7 8</w:t>
                                    </w:r>
                                  </w:p>
                                  <w:p w14:paraId="78D84CCB" w14:textId="77777777" w:rsidR="00B92C93" w:rsidRDefault="00B92C93"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8" name="Csoportba foglalás 318"/>
                            <wpg:cNvGrpSpPr/>
                            <wpg:grpSpPr>
                              <a:xfrm>
                                <a:off x="9525" y="1276350"/>
                                <a:ext cx="1104900" cy="847725"/>
                                <a:chOff x="0" y="0"/>
                                <a:chExt cx="1104900" cy="847725"/>
                              </a:xfrm>
                            </wpg:grpSpPr>
                            <wps:wsp>
                              <wps:cNvPr id="319" name="Szövegdoboz 319"/>
                              <wps:cNvSpPr txBox="1"/>
                              <wps:spPr>
                                <a:xfrm>
                                  <a:off x="0" y="257175"/>
                                  <a:ext cx="1104900" cy="304800"/>
                                </a:xfrm>
                                <a:prstGeom prst="rect">
                                  <a:avLst/>
                                </a:prstGeom>
                                <a:solidFill>
                                  <a:schemeClr val="lt1"/>
                                </a:solidFill>
                                <a:ln w="6350">
                                  <a:noFill/>
                                </a:ln>
                              </wps:spPr>
                              <wps:txbx>
                                <w:txbxContent>
                                  <w:p w14:paraId="73A04D34" w14:textId="6DA734EA" w:rsidR="00B92C93" w:rsidRDefault="00B92C93" w:rsidP="00871402">
                                    <w:r>
                                      <w:t xml:space="preserve">7 </w:t>
                                    </w:r>
                                    <w:r w:rsidRPr="004C26A4">
                                      <w:rPr>
                                        <w:u w:val="single"/>
                                      </w:rPr>
                                      <w:t>8</w:t>
                                    </w:r>
                                  </w:p>
                                  <w:p w14:paraId="31448CF9" w14:textId="77777777" w:rsidR="00B92C93" w:rsidRDefault="00B92C93"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40" name="Csoportba foglalás 740"/>
                              <wpg:cNvGrpSpPr/>
                              <wpg:grpSpPr>
                                <a:xfrm>
                                  <a:off x="0" y="0"/>
                                  <a:ext cx="1104900" cy="847725"/>
                                  <a:chOff x="0" y="0"/>
                                  <a:chExt cx="1104900" cy="847725"/>
                                </a:xfrm>
                              </wpg:grpSpPr>
                              <wps:wsp>
                                <wps:cNvPr id="747" name="Szövegdoboz 747"/>
                                <wps:cNvSpPr txBox="1"/>
                                <wps:spPr>
                                  <a:xfrm>
                                    <a:off x="0" y="0"/>
                                    <a:ext cx="1104900" cy="304800"/>
                                  </a:xfrm>
                                  <a:prstGeom prst="rect">
                                    <a:avLst/>
                                  </a:prstGeom>
                                  <a:solidFill>
                                    <a:schemeClr val="lt1"/>
                                  </a:solidFill>
                                  <a:ln w="6350">
                                    <a:noFill/>
                                  </a:ln>
                                </wps:spPr>
                                <wps:txbx>
                                  <w:txbxContent>
                                    <w:p w14:paraId="3B3F891D" w14:textId="2673040B" w:rsidR="00B92C93" w:rsidRDefault="00B92C93" w:rsidP="00871402">
                                      <w:r w:rsidRPr="004C26A4">
                                        <w:rPr>
                                          <w:u w:val="single"/>
                                        </w:rPr>
                                        <w:t>3</w:t>
                                      </w:r>
                                      <w:r>
                                        <w:t xml:space="preserve"> 7 8</w:t>
                                      </w:r>
                                    </w:p>
                                    <w:p w14:paraId="2D5F3BE9" w14:textId="77777777" w:rsidR="00B92C93" w:rsidRDefault="00B92C93"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8" name="Szövegdoboz 748"/>
                                <wps:cNvSpPr txBox="1"/>
                                <wps:spPr>
                                  <a:xfrm>
                                    <a:off x="0" y="542925"/>
                                    <a:ext cx="1104900" cy="304800"/>
                                  </a:xfrm>
                                  <a:prstGeom prst="rect">
                                    <a:avLst/>
                                  </a:prstGeom>
                                  <a:solidFill>
                                    <a:schemeClr val="lt1"/>
                                  </a:solidFill>
                                  <a:ln w="6350">
                                    <a:noFill/>
                                  </a:ln>
                                </wps:spPr>
                                <wps:txbx>
                                  <w:txbxContent>
                                    <w:p w14:paraId="06D9C151" w14:textId="072A4A15" w:rsidR="00B92C93" w:rsidRPr="004C26A4" w:rsidRDefault="00B92C93" w:rsidP="00871402">
                                      <w:pPr>
                                        <w:rPr>
                                          <w:u w:val="single"/>
                                        </w:rPr>
                                      </w:pPr>
                                      <w:r w:rsidRPr="004C26A4">
                                        <w:rPr>
                                          <w:u w:val="single"/>
                                        </w:rPr>
                                        <w:t>7</w:t>
                                      </w:r>
                                    </w:p>
                                    <w:p w14:paraId="051F96A5" w14:textId="77777777" w:rsidR="00B92C93" w:rsidRDefault="00B92C93"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749" name="Csoportba foglalás 749"/>
                          <wpg:cNvGrpSpPr/>
                          <wpg:grpSpPr>
                            <a:xfrm>
                              <a:off x="3990975" y="314325"/>
                              <a:ext cx="1114425" cy="2124075"/>
                              <a:chOff x="0" y="0"/>
                              <a:chExt cx="1114425" cy="2124075"/>
                            </a:xfrm>
                          </wpg:grpSpPr>
                          <wpg:grpSp>
                            <wpg:cNvPr id="750" name="Csoportba foglalás 750"/>
                            <wpg:cNvGrpSpPr/>
                            <wpg:grpSpPr>
                              <a:xfrm>
                                <a:off x="0" y="0"/>
                                <a:ext cx="1114425" cy="1323975"/>
                                <a:chOff x="0" y="0"/>
                                <a:chExt cx="1114425" cy="1323975"/>
                              </a:xfrm>
                            </wpg:grpSpPr>
                            <wps:wsp>
                              <wps:cNvPr id="751" name="Szövegdoboz 751"/>
                              <wps:cNvSpPr txBox="1"/>
                              <wps:spPr>
                                <a:xfrm>
                                  <a:off x="9525" y="257175"/>
                                  <a:ext cx="1104900" cy="304800"/>
                                </a:xfrm>
                                <a:prstGeom prst="rect">
                                  <a:avLst/>
                                </a:prstGeom>
                                <a:solidFill>
                                  <a:schemeClr val="lt1"/>
                                </a:solidFill>
                                <a:ln w="6350">
                                  <a:noFill/>
                                </a:ln>
                              </wps:spPr>
                              <wps:txbx>
                                <w:txbxContent>
                                  <w:p w14:paraId="6D217D34" w14:textId="7D3CF877" w:rsidR="00B92C93" w:rsidRDefault="00B92C93" w:rsidP="00871402">
                                    <w: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2" name="Csoportba foglalás 752"/>
                              <wpg:cNvGrpSpPr/>
                              <wpg:grpSpPr>
                                <a:xfrm>
                                  <a:off x="9525" y="0"/>
                                  <a:ext cx="1104900" cy="809625"/>
                                  <a:chOff x="0" y="0"/>
                                  <a:chExt cx="1104900" cy="809625"/>
                                </a:xfrm>
                              </wpg:grpSpPr>
                              <wps:wsp>
                                <wps:cNvPr id="753" name="Szövegdoboz 753"/>
                                <wps:cNvSpPr txBox="1"/>
                                <wps:spPr>
                                  <a:xfrm>
                                    <a:off x="0" y="0"/>
                                    <a:ext cx="1104900" cy="304800"/>
                                  </a:xfrm>
                                  <a:prstGeom prst="rect">
                                    <a:avLst/>
                                  </a:prstGeom>
                                  <a:solidFill>
                                    <a:schemeClr val="lt1"/>
                                  </a:solidFill>
                                  <a:ln w="6350">
                                    <a:noFill/>
                                  </a:ln>
                                </wps:spPr>
                                <wps:txbx>
                                  <w:txbxContent>
                                    <w:p w14:paraId="2F29DE5F" w14:textId="51821602" w:rsidR="00B92C93" w:rsidRDefault="00B92C93" w:rsidP="0087140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4" name="Szövegdoboz 754"/>
                                <wps:cNvSpPr txBox="1"/>
                                <wps:spPr>
                                  <a:xfrm>
                                    <a:off x="0" y="504825"/>
                                    <a:ext cx="1104900" cy="304800"/>
                                  </a:xfrm>
                                  <a:prstGeom prst="rect">
                                    <a:avLst/>
                                  </a:prstGeom>
                                  <a:solidFill>
                                    <a:schemeClr val="lt1"/>
                                  </a:solidFill>
                                  <a:ln w="6350">
                                    <a:noFill/>
                                  </a:ln>
                                </wps:spPr>
                                <wps:txbx>
                                  <w:txbxContent>
                                    <w:p w14:paraId="0B11C4D9" w14:textId="3560AACC" w:rsidR="00B92C93" w:rsidRDefault="00B92C93" w:rsidP="00871402">
                                      <w:r>
                                        <w:t>1 1 3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55" name="Szövegdoboz 755"/>
                              <wps:cNvSpPr txBox="1"/>
                              <wps:spPr>
                                <a:xfrm>
                                  <a:off x="0" y="762000"/>
                                  <a:ext cx="1104900" cy="304800"/>
                                </a:xfrm>
                                <a:prstGeom prst="rect">
                                  <a:avLst/>
                                </a:prstGeom>
                                <a:solidFill>
                                  <a:schemeClr val="lt1"/>
                                </a:solidFill>
                                <a:ln w="6350">
                                  <a:noFill/>
                                </a:ln>
                              </wps:spPr>
                              <wps:txbx>
                                <w:txbxContent>
                                  <w:p w14:paraId="39B6B8CE" w14:textId="5C873D6F" w:rsidR="00B92C93" w:rsidRDefault="00B92C93" w:rsidP="00871402">
                                    <w:r>
                                      <w:t>1 1 3 3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6" name="Szövegdoboz 756"/>
                              <wps:cNvSpPr txBox="1"/>
                              <wps:spPr>
                                <a:xfrm>
                                  <a:off x="0" y="1019175"/>
                                  <a:ext cx="1104900" cy="304800"/>
                                </a:xfrm>
                                <a:prstGeom prst="rect">
                                  <a:avLst/>
                                </a:prstGeom>
                                <a:solidFill>
                                  <a:schemeClr val="lt1"/>
                                </a:solidFill>
                                <a:ln w="6350">
                                  <a:noFill/>
                                </a:ln>
                              </wps:spPr>
                              <wps:txbx>
                                <w:txbxContent>
                                  <w:p w14:paraId="756D911A" w14:textId="52BDDF4C" w:rsidR="00B92C93" w:rsidRDefault="00B92C93" w:rsidP="00871402">
                                    <w:r>
                                      <w:t>1 1 3 3 2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57" name="Csoportba foglalás 757"/>
                            <wpg:cNvGrpSpPr/>
                            <wpg:grpSpPr>
                              <a:xfrm>
                                <a:off x="9525" y="1276350"/>
                                <a:ext cx="1104900" cy="847725"/>
                                <a:chOff x="0" y="0"/>
                                <a:chExt cx="1104900" cy="847725"/>
                              </a:xfrm>
                            </wpg:grpSpPr>
                            <wps:wsp>
                              <wps:cNvPr id="758" name="Szövegdoboz 758"/>
                              <wps:cNvSpPr txBox="1"/>
                              <wps:spPr>
                                <a:xfrm>
                                  <a:off x="0" y="257175"/>
                                  <a:ext cx="1104900" cy="304800"/>
                                </a:xfrm>
                                <a:prstGeom prst="rect">
                                  <a:avLst/>
                                </a:prstGeom>
                                <a:solidFill>
                                  <a:schemeClr val="lt1"/>
                                </a:solidFill>
                                <a:ln w="6350">
                                  <a:noFill/>
                                </a:ln>
                              </wps:spPr>
                              <wps:txbx>
                                <w:txbxContent>
                                  <w:p w14:paraId="3923F300" w14:textId="72245232" w:rsidR="00B92C93" w:rsidRDefault="00B92C93" w:rsidP="00871402">
                                    <w:r>
                                      <w:t>1 1 3 3 2 1 2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9" name="Csoportba foglalás 759"/>
                              <wpg:cNvGrpSpPr/>
                              <wpg:grpSpPr>
                                <a:xfrm>
                                  <a:off x="0" y="0"/>
                                  <a:ext cx="1104900" cy="847725"/>
                                  <a:chOff x="0" y="0"/>
                                  <a:chExt cx="1104900" cy="847725"/>
                                </a:xfrm>
                              </wpg:grpSpPr>
                              <wps:wsp>
                                <wps:cNvPr id="760" name="Szövegdoboz 760"/>
                                <wps:cNvSpPr txBox="1"/>
                                <wps:spPr>
                                  <a:xfrm>
                                    <a:off x="0" y="0"/>
                                    <a:ext cx="1104900" cy="304800"/>
                                  </a:xfrm>
                                  <a:prstGeom prst="rect">
                                    <a:avLst/>
                                  </a:prstGeom>
                                  <a:solidFill>
                                    <a:schemeClr val="lt1"/>
                                  </a:solidFill>
                                  <a:ln w="6350">
                                    <a:noFill/>
                                  </a:ln>
                                </wps:spPr>
                                <wps:txbx>
                                  <w:txbxContent>
                                    <w:p w14:paraId="09AC20EE" w14:textId="2F6A172A" w:rsidR="00B92C93" w:rsidRDefault="00B92C93" w:rsidP="00871402">
                                      <w:r>
                                        <w:t>1 1 3 3 2 1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1" name="Szövegdoboz 761"/>
                                <wps:cNvSpPr txBox="1"/>
                                <wps:spPr>
                                  <a:xfrm>
                                    <a:off x="0" y="542925"/>
                                    <a:ext cx="1104900" cy="304800"/>
                                  </a:xfrm>
                                  <a:prstGeom prst="rect">
                                    <a:avLst/>
                                  </a:prstGeom>
                                  <a:solidFill>
                                    <a:schemeClr val="lt1"/>
                                  </a:solidFill>
                                  <a:ln w="6350">
                                    <a:noFill/>
                                  </a:ln>
                                </wps:spPr>
                                <wps:txbx>
                                  <w:txbxContent>
                                    <w:p w14:paraId="3694C381" w14:textId="15875790" w:rsidR="00B92C93" w:rsidRDefault="00B92C93" w:rsidP="00871402">
                                      <w:r>
                                        <w:t>1 1 3 3 2 1 2 1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s:wsp>
                        <wps:cNvPr id="37" name="Szövegdoboz 37"/>
                        <wps:cNvSpPr txBox="1"/>
                        <wps:spPr>
                          <a:xfrm>
                            <a:off x="9525" y="2495550"/>
                            <a:ext cx="5581650" cy="480060"/>
                          </a:xfrm>
                          <a:prstGeom prst="rect">
                            <a:avLst/>
                          </a:prstGeom>
                          <a:solidFill>
                            <a:prstClr val="white"/>
                          </a:solidFill>
                          <a:ln>
                            <a:noFill/>
                          </a:ln>
                        </wps:spPr>
                        <wps:txbx>
                          <w:txbxContent>
                            <w:p w14:paraId="6CD512BB" w14:textId="043AB7A7" w:rsidR="00B92C93" w:rsidRPr="00065B92" w:rsidRDefault="00B92C93" w:rsidP="002913E6">
                              <w:pPr>
                                <w:pStyle w:val="SzKpalrs"/>
                              </w:pPr>
                              <w:r>
                                <w:fldChar w:fldCharType="begin"/>
                              </w:r>
                              <w:r>
                                <w:instrText xml:space="preserve"> SEQ ábra \* ARABIC </w:instrText>
                              </w:r>
                              <w:r>
                                <w:fldChar w:fldCharType="separate"/>
                              </w:r>
                              <w:bookmarkStart w:id="8" w:name="_Toc6346896"/>
                              <w:r w:rsidR="00065E77">
                                <w:t>2</w:t>
                              </w:r>
                              <w:r>
                                <w:fldChar w:fldCharType="end"/>
                              </w:r>
                              <w:r>
                                <w:t>. ábra: Sorrendi reprezentáció bemutatása</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982D26" id="Csoportba foglalás 59" o:spid="_x0000_s1055" style="position:absolute;left:0;text-align:left;margin-left:-1.05pt;margin-top:121.05pt;width:440.25pt;height:234.3pt;z-index:251811840" coordsize="55911,29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">
                <v:group id="Csoportba foglalás 762" o:spid="_x0000_s1056" style="position:absolute;width:55816;height:24384" coordsize="55816,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bo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NF/B7JhwBuf4BAAD//wMAUEsBAi0AFAAGAAgAAAAhANvh9svuAAAAhQEAABMAAAAAAAAA&#10;AAAAAAAAAAAAAFtDb250ZW50X1R5cGVzXS54bWxQSwECLQAUAAYACAAAACEAWvQsW78AAAAVAQAA&#10;CwAAAAAAAAAAAAAAAAAfAQAAX3JlbHMvLnJlbHNQSwECLQAUAAYACAAAACEAv86G6MYAAADcAAAA&#10;DwAAAAAAAAAAAAAAAAAHAgAAZHJzL2Rvd25yZXYueG1sUEsFBgAAAAADAAMAtwAAAPoCAAAAAA==&#10;">
                  <v:shape id="Szövegdoboz 675" o:spid="_x0000_s1057" type="#_x0000_t202" style="position:absolute;left:95;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47589781" w14:textId="035C51F4" w:rsidR="00B92C93" w:rsidRDefault="00B92C93" w:rsidP="00344AA1">
                          <w:r>
                            <w:t>Aktuális túra:</w:t>
                          </w:r>
                        </w:p>
                      </w:txbxContent>
                    </v:textbox>
                  </v:shape>
                  <v:shape id="Szövegdoboz 688" o:spid="_x0000_s1058" type="#_x0000_t202" style="position:absolute;left:22479;width:1266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" fillcolor="white [3201]" stroked="f" strokeweight=".5pt">
                    <v:textbox>
                      <w:txbxContent>
                        <w:p w14:paraId="6FE3325C" w14:textId="711438A0" w:rsidR="00B92C93" w:rsidRDefault="00B92C93" w:rsidP="00344AA1">
                          <w:r>
                            <w:t>Referencia túra</w:t>
                          </w:r>
                        </w:p>
                      </w:txbxContent>
                    </v:textbox>
                  </v:shape>
                  <v:shape id="Szövegdoboz 689" o:spid="_x0000_s1059" type="#_x0000_t202" style="position:absolute;left:39528;width:1628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" fillcolor="white [3201]" stroked="f" strokeweight=".5pt">
                    <v:textbox>
                      <w:txbxContent>
                        <w:p w14:paraId="1059EDA7" w14:textId="1B809739" w:rsidR="00B92C93" w:rsidRDefault="00B92C93" w:rsidP="00344AA1">
                          <w:r>
                            <w:t>Sorrendi reprezentáció</w:t>
                          </w:r>
                        </w:p>
                      </w:txbxContent>
                    </v:textbox>
                  </v:shape>
                  <v:group id="Csoportba foglalás 307" o:spid="_x0000_s1060" style="position:absolute;top:2952;width:11144;height:21241" coordsize="11144,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group id="Csoportba foglalás 698" o:spid="_x0000_s1061" style="position:absolute;width:11144;height:13239" coordsize="1114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">
                      <v:shape id="Szövegdoboz 690" o:spid="_x0000_s1062" type="#_x0000_t202" style="position:absolute;left:95;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" fillcolor="white [3201]" stroked="f" strokeweight=".5pt">
                        <v:textbox>
                          <w:txbxContent>
                            <w:p w14:paraId="49BB7F08" w14:textId="77777777" w:rsidR="00B92C93" w:rsidRDefault="00B92C93" w:rsidP="0056418B">
                              <w:r>
                                <w:t xml:space="preserve">1 </w:t>
                              </w:r>
                              <w:r w:rsidRPr="0056418B">
                                <w:rPr>
                                  <w:u w:val="single"/>
                                </w:rPr>
                                <w:t>2</w:t>
                              </w:r>
                              <w:r>
                                <w:t xml:space="preserve"> 5 6 4 3 8 7</w:t>
                              </w:r>
                            </w:p>
                          </w:txbxContent>
                        </v:textbox>
                      </v:shape>
                      <v:group id="Csoportba foglalás 697" o:spid="_x0000_s1063" style="position:absolute;left:95;width:11049;height:8096" coordsize="11049,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">
                        <v:shape id="Szövegdoboz 674" o:spid="_x0000_s1064"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" fillcolor="white [3201]" stroked="f" strokeweight=".5pt">
                          <v:textbox>
                            <w:txbxContent>
                              <w:p w14:paraId="16D4A643" w14:textId="77777777" w:rsidR="00B92C93" w:rsidRDefault="00B92C93">
                                <w:r w:rsidRPr="0056418B">
                                  <w:rPr>
                                    <w:u w:val="single"/>
                                  </w:rPr>
                                  <w:t>1</w:t>
                                </w:r>
                                <w:r>
                                  <w:t xml:space="preserve"> 2 5 6 4 3 8 7</w:t>
                                </w:r>
                              </w:p>
                            </w:txbxContent>
                          </v:textbox>
                        </v:shape>
                        <v:shape id="Szövegdoboz 691" o:spid="_x0000_s1065" type="#_x0000_t202" style="position:absolute;top:5048;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" fillcolor="white [3201]" stroked="f" strokeweight=".5pt">
                          <v:textbox>
                            <w:txbxContent>
                              <w:p w14:paraId="16F00EE3" w14:textId="77777777" w:rsidR="00B92C93" w:rsidRDefault="00B92C93" w:rsidP="0056418B">
                                <w:r>
                                  <w:t xml:space="preserve">1 2 </w:t>
                                </w:r>
                                <w:r w:rsidRPr="0056418B">
                                  <w:rPr>
                                    <w:u w:val="single"/>
                                  </w:rPr>
                                  <w:t>5</w:t>
                                </w:r>
                                <w:r>
                                  <w:t xml:space="preserve"> 6 4 3 8 7</w:t>
                                </w:r>
                              </w:p>
                            </w:txbxContent>
                          </v:textbox>
                        </v:shape>
                      </v:group>
                      <v:shape id="Szövegdoboz 692" o:spid="_x0000_s1066" type="#_x0000_t202" style="position:absolute;top:7620;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" fillcolor="white [3201]" stroked="f" strokeweight=".5pt">
                        <v:textbox>
                          <w:txbxContent>
                            <w:p w14:paraId="1A43DB4B" w14:textId="77777777" w:rsidR="00B92C93" w:rsidRDefault="00B92C93" w:rsidP="0056418B">
                              <w:r>
                                <w:t xml:space="preserve">1 2 5 </w:t>
                              </w:r>
                              <w:r w:rsidRPr="0056418B">
                                <w:rPr>
                                  <w:u w:val="single"/>
                                </w:rPr>
                                <w:t>6</w:t>
                              </w:r>
                              <w:r>
                                <w:t xml:space="preserve"> 4 3 8 7</w:t>
                              </w:r>
                            </w:p>
                          </w:txbxContent>
                        </v:textbox>
                      </v:shape>
                      <v:shape id="Szövegdoboz 693" o:spid="_x0000_s1067" type="#_x0000_t202" style="position:absolute;top:1019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" fillcolor="white [3201]" stroked="f" strokeweight=".5pt">
                        <v:textbox>
                          <w:txbxContent>
                            <w:p w14:paraId="1EDADD96" w14:textId="77777777" w:rsidR="00B92C93" w:rsidRDefault="00B92C93" w:rsidP="0056418B">
                              <w:r>
                                <w:t xml:space="preserve">1 2 5 6 </w:t>
                              </w:r>
                              <w:r w:rsidRPr="0056418B">
                                <w:rPr>
                                  <w:u w:val="single"/>
                                </w:rPr>
                                <w:t>4</w:t>
                              </w:r>
                              <w:r>
                                <w:t xml:space="preserve"> 3 8 7</w:t>
                              </w:r>
                            </w:p>
                          </w:txbxContent>
                        </v:textbox>
                      </v:shape>
                    </v:group>
                    <v:group id="Csoportba foglalás 257" o:spid="_x0000_s1068" style="position:absolute;left:95;top:12763;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shape id="Szövegdoboz 695" o:spid="_x0000_s1069" type="#_x0000_t202" style="position:absolute;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" fillcolor="white [3201]" stroked="f" strokeweight=".5pt">
                        <v:textbox>
                          <w:txbxContent>
                            <w:p w14:paraId="6442BBC3" w14:textId="77777777" w:rsidR="00B92C93" w:rsidRDefault="00B92C93" w:rsidP="0056418B">
                              <w:r>
                                <w:t xml:space="preserve">1 2 5 6 4 3 </w:t>
                              </w:r>
                              <w:r w:rsidRPr="0056418B">
                                <w:rPr>
                                  <w:u w:val="single"/>
                                </w:rPr>
                                <w:t>8</w:t>
                              </w:r>
                              <w:r>
                                <w:t xml:space="preserve"> 7</w:t>
                              </w:r>
                            </w:p>
                          </w:txbxContent>
                        </v:textbox>
                      </v:shape>
                      <v:group id="Csoportba foglalás 702" o:spid="_x0000_s1070" style="position:absolute;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shape id="Szövegdoboz 694" o:spid="_x0000_s1071"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39F0FD7D" w14:textId="77777777" w:rsidR="00B92C93" w:rsidRDefault="00B92C93" w:rsidP="0056418B">
                                <w:r>
                                  <w:t xml:space="preserve">1 2 5 6 4 </w:t>
                                </w:r>
                                <w:r w:rsidRPr="0056418B">
                                  <w:rPr>
                                    <w:u w:val="single"/>
                                  </w:rPr>
                                  <w:t>3</w:t>
                                </w:r>
                                <w:r>
                                  <w:t xml:space="preserve"> 8 7</w:t>
                                </w:r>
                              </w:p>
                            </w:txbxContent>
                          </v:textbox>
                        </v:shape>
                        <v:shape id="Szövegdoboz 696" o:spid="_x0000_s1072" type="#_x0000_t202" style="position:absolute;top:5429;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" fillcolor="white [3201]" stroked="f" strokeweight=".5pt">
                          <v:textbox>
                            <w:txbxContent>
                              <w:p w14:paraId="4DDBDAE4" w14:textId="77777777" w:rsidR="00B92C93" w:rsidRDefault="00B92C93" w:rsidP="0056418B">
                                <w:r>
                                  <w:t xml:space="preserve">1 2 5 6 4 3 8 </w:t>
                                </w:r>
                                <w:r w:rsidRPr="0056418B">
                                  <w:rPr>
                                    <w:u w:val="single"/>
                                  </w:rPr>
                                  <w:t>7</w:t>
                                </w:r>
                              </w:p>
                            </w:txbxContent>
                          </v:textbox>
                        </v:shape>
                      </v:group>
                    </v:group>
                  </v:group>
                  <v:group id="Csoportba foglalás 310" o:spid="_x0000_s1073" style="position:absolute;left:22383;top:3143;width:11145;height:21241" coordsize="11144,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group id="Csoportba foglalás 311" o:spid="_x0000_s1074" style="position:absolute;width:11144;height:13239" coordsize="1114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 id="Szövegdoboz 312" o:spid="_x0000_s1075" type="#_x0000_t202" style="position:absolute;left:95;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" fillcolor="white [3201]" stroked="f" strokeweight=".5pt">
                        <v:textbox>
                          <w:txbxContent>
                            <w:p w14:paraId="75ECF5BC" w14:textId="44A16DA1" w:rsidR="00B92C93" w:rsidRDefault="00B92C93" w:rsidP="00871402">
                              <w:r w:rsidRPr="00871402">
                                <w:rPr>
                                  <w:u w:val="single"/>
                                </w:rPr>
                                <w:t>2</w:t>
                              </w:r>
                              <w:r>
                                <w:t xml:space="preserve"> 3 4 5 6 7 8</w:t>
                              </w:r>
                            </w:p>
                            <w:p w14:paraId="025EF490" w14:textId="77777777" w:rsidR="00B92C93" w:rsidRDefault="00B92C93" w:rsidP="00871402"/>
                          </w:txbxContent>
                        </v:textbox>
                      </v:shape>
                      <v:group id="Csoportba foglalás 313" o:spid="_x0000_s1076" style="position:absolute;left:95;width:11049;height:8096" coordsize="11049,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shape id="Szövegdoboz 314" o:spid="_x0000_s1077"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" fillcolor="white [3201]" stroked="f" strokeweight=".5pt">
                          <v:textbox>
                            <w:txbxContent>
                              <w:p w14:paraId="11D17F6E" w14:textId="77777777" w:rsidR="00B92C93" w:rsidRDefault="00B92C93" w:rsidP="00871402">
                                <w:r w:rsidRPr="00871402">
                                  <w:rPr>
                                    <w:u w:val="single"/>
                                  </w:rPr>
                                  <w:t>1</w:t>
                                </w:r>
                                <w:r>
                                  <w:t xml:space="preserve"> 2 3 4 5 6 7 8</w:t>
                                </w:r>
                              </w:p>
                            </w:txbxContent>
                          </v:textbox>
                        </v:shape>
                        <v:shape id="Szövegdoboz 315" o:spid="_x0000_s1078" type="#_x0000_t202" style="position:absolute;top:5048;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" fillcolor="white [3201]" stroked="f" strokeweight=".5pt">
                          <v:textbox>
                            <w:txbxContent>
                              <w:p w14:paraId="44FE434F" w14:textId="6B29D38C" w:rsidR="00B92C93" w:rsidRDefault="00B92C93" w:rsidP="00871402">
                                <w:r>
                                  <w:t xml:space="preserve">3 4 </w:t>
                                </w:r>
                                <w:r w:rsidRPr="004C26A4">
                                  <w:rPr>
                                    <w:u w:val="single"/>
                                  </w:rPr>
                                  <w:t>5</w:t>
                                </w:r>
                                <w:r>
                                  <w:t xml:space="preserve"> 6 7 8</w:t>
                                </w:r>
                              </w:p>
                              <w:p w14:paraId="31BAF254" w14:textId="77777777" w:rsidR="00B92C93" w:rsidRDefault="00B92C93" w:rsidP="00871402"/>
                            </w:txbxContent>
                          </v:textbox>
                        </v:shape>
                      </v:group>
                      <v:shape id="Szövegdoboz 316" o:spid="_x0000_s1079" type="#_x0000_t202" style="position:absolute;top:7620;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" fillcolor="white [3201]" stroked="f" strokeweight=".5pt">
                        <v:textbox>
                          <w:txbxContent>
                            <w:p w14:paraId="285142A9" w14:textId="29EF58CA" w:rsidR="00B92C93" w:rsidRDefault="00B92C93" w:rsidP="00871402">
                              <w:r>
                                <w:t xml:space="preserve">3 4 </w:t>
                              </w:r>
                              <w:r w:rsidRPr="004C26A4">
                                <w:rPr>
                                  <w:u w:val="single"/>
                                </w:rPr>
                                <w:t>6</w:t>
                              </w:r>
                              <w:r>
                                <w:t xml:space="preserve"> 7 8</w:t>
                              </w:r>
                            </w:p>
                            <w:p w14:paraId="560E81E3" w14:textId="77777777" w:rsidR="00B92C93" w:rsidRDefault="00B92C93" w:rsidP="00871402"/>
                          </w:txbxContent>
                        </v:textbox>
                      </v:shape>
                      <v:shape id="Szövegdoboz 317" o:spid="_x0000_s1080" type="#_x0000_t202" style="position:absolute;top:1019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" fillcolor="white [3201]" stroked="f" strokeweight=".5pt">
                        <v:textbox>
                          <w:txbxContent>
                            <w:p w14:paraId="4474AFFC" w14:textId="4DB4FC40" w:rsidR="00B92C93" w:rsidRDefault="00B92C93" w:rsidP="00871402">
                              <w:r>
                                <w:t xml:space="preserve">3 </w:t>
                              </w:r>
                              <w:r w:rsidRPr="004C26A4">
                                <w:rPr>
                                  <w:u w:val="single"/>
                                </w:rPr>
                                <w:t>4</w:t>
                              </w:r>
                              <w:r>
                                <w:t xml:space="preserve"> 7 8</w:t>
                              </w:r>
                            </w:p>
                            <w:p w14:paraId="78D84CCB" w14:textId="77777777" w:rsidR="00B92C93" w:rsidRDefault="00B92C93" w:rsidP="00871402"/>
                          </w:txbxContent>
                        </v:textbox>
                      </v:shape>
                    </v:group>
                    <v:group id="Csoportba foglalás 318" o:spid="_x0000_s1081" style="position:absolute;left:95;top:12763;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shape id="Szövegdoboz 319" o:spid="_x0000_s1082" type="#_x0000_t202" style="position:absolute;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" fillcolor="white [3201]" stroked="f" strokeweight=".5pt">
                        <v:textbox>
                          <w:txbxContent>
                            <w:p w14:paraId="73A04D34" w14:textId="6DA734EA" w:rsidR="00B92C93" w:rsidRDefault="00B92C93" w:rsidP="00871402">
                              <w:r>
                                <w:t xml:space="preserve">7 </w:t>
                              </w:r>
                              <w:r w:rsidRPr="004C26A4">
                                <w:rPr>
                                  <w:u w:val="single"/>
                                </w:rPr>
                                <w:t>8</w:t>
                              </w:r>
                            </w:p>
                            <w:p w14:paraId="31448CF9" w14:textId="77777777" w:rsidR="00B92C93" w:rsidRDefault="00B92C93" w:rsidP="00871402"/>
                          </w:txbxContent>
                        </v:textbox>
                      </v:shape>
                      <v:group id="Csoportba foglalás 740" o:spid="_x0000_s1083" style="position:absolute;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">
                        <v:shape id="Szövegdoboz 747" o:spid="_x0000_s1084"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" fillcolor="white [3201]" stroked="f" strokeweight=".5pt">
                          <v:textbox>
                            <w:txbxContent>
                              <w:p w14:paraId="3B3F891D" w14:textId="2673040B" w:rsidR="00B92C93" w:rsidRDefault="00B92C93" w:rsidP="00871402">
                                <w:r w:rsidRPr="004C26A4">
                                  <w:rPr>
                                    <w:u w:val="single"/>
                                  </w:rPr>
                                  <w:t>3</w:t>
                                </w:r>
                                <w:r>
                                  <w:t xml:space="preserve"> 7 8</w:t>
                                </w:r>
                              </w:p>
                              <w:p w14:paraId="2D5F3BE9" w14:textId="77777777" w:rsidR="00B92C93" w:rsidRDefault="00B92C93" w:rsidP="00871402"/>
                            </w:txbxContent>
                          </v:textbox>
                        </v:shape>
                        <v:shape id="Szövegdoboz 748" o:spid="_x0000_s1085" type="#_x0000_t202" style="position:absolute;top:5429;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" fillcolor="white [3201]" stroked="f" strokeweight=".5pt">
                          <v:textbox>
                            <w:txbxContent>
                              <w:p w14:paraId="06D9C151" w14:textId="072A4A15" w:rsidR="00B92C93" w:rsidRPr="004C26A4" w:rsidRDefault="00B92C93" w:rsidP="00871402">
                                <w:pPr>
                                  <w:rPr>
                                    <w:u w:val="single"/>
                                  </w:rPr>
                                </w:pPr>
                                <w:r w:rsidRPr="004C26A4">
                                  <w:rPr>
                                    <w:u w:val="single"/>
                                  </w:rPr>
                                  <w:t>7</w:t>
                                </w:r>
                              </w:p>
                              <w:p w14:paraId="051F96A5" w14:textId="77777777" w:rsidR="00B92C93" w:rsidRDefault="00B92C93" w:rsidP="00871402"/>
                            </w:txbxContent>
                          </v:textbox>
                        </v:shape>
                      </v:group>
                    </v:group>
                  </v:group>
                  <v:group id="Csoportba foglalás 749" o:spid="_x0000_s1086" style="position:absolute;left:39909;top:3143;width:11145;height:21241" coordsize="11144,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">
                    <v:group id="Csoportba foglalás 750" o:spid="_x0000_s1087" style="position:absolute;width:11144;height:13239" coordsize="1114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">
                      <v:shape id="Szövegdoboz 751" o:spid="_x0000_s1088" type="#_x0000_t202" style="position:absolute;left:95;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" fillcolor="white [3201]" stroked="f" strokeweight=".5pt">
                        <v:textbox>
                          <w:txbxContent>
                            <w:p w14:paraId="6D217D34" w14:textId="7D3CF877" w:rsidR="00B92C93" w:rsidRDefault="00B92C93" w:rsidP="00871402">
                              <w:r>
                                <w:t>1 1</w:t>
                              </w:r>
                            </w:p>
                          </w:txbxContent>
                        </v:textbox>
                      </v:shape>
                      <v:group id="Csoportba foglalás 752" o:spid="_x0000_s1089" style="position:absolute;left:95;width:11049;height:8096" coordsize="11049,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">
                        <v:shape id="Szövegdoboz 753" o:spid="_x0000_s1090"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xs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jeF2JhwBufoDAAD//wMAUEsBAi0AFAAGAAgAAAAhANvh9svuAAAAhQEAABMAAAAAAAAA&#10;AAAAAAAAAAAAAFtDb250ZW50X1R5cGVzXS54bWxQSwECLQAUAAYACAAAACEAWvQsW78AAAAVAQAA&#10;CwAAAAAAAAAAAAAAAAAfAQAAX3JlbHMvLnJlbHNQSwECLQAUAAYACAAAACEAshpMbMYAAADcAAAA&#10;DwAAAAAAAAAAAAAAAAAHAgAAZHJzL2Rvd25yZXYueG1sUEsFBgAAAAADAAMAtwAAAPoCAAAAAA==&#10;" fillcolor="white [3201]" stroked="f" strokeweight=".5pt">
                          <v:textbox>
                            <w:txbxContent>
                              <w:p w14:paraId="2F29DE5F" w14:textId="51821602" w:rsidR="00B92C93" w:rsidRDefault="00B92C93" w:rsidP="00871402">
                                <w:r>
                                  <w:t>1</w:t>
                                </w:r>
                              </w:p>
                            </w:txbxContent>
                          </v:textbox>
                        </v:shape>
                        <v:shape id="Szövegdoboz 754" o:spid="_x0000_s1091" type="#_x0000_t202" style="position:absolute;top:5048;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" fillcolor="white [3201]" stroked="f" strokeweight=".5pt">
                          <v:textbox>
                            <w:txbxContent>
                              <w:p w14:paraId="0B11C4D9" w14:textId="3560AACC" w:rsidR="00B92C93" w:rsidRDefault="00B92C93" w:rsidP="00871402">
                                <w:r>
                                  <w:t>1 1 3</w:t>
                                </w:r>
                              </w:p>
                            </w:txbxContent>
                          </v:textbox>
                        </v:shape>
                      </v:group>
                      <v:shape id="Szövegdoboz 755" o:spid="_x0000_s1092" type="#_x0000_t202" style="position:absolute;top:7620;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" fillcolor="white [3201]" stroked="f" strokeweight=".5pt">
                        <v:textbox>
                          <w:txbxContent>
                            <w:p w14:paraId="39B6B8CE" w14:textId="5C873D6F" w:rsidR="00B92C93" w:rsidRDefault="00B92C93" w:rsidP="00871402">
                              <w:r>
                                <w:t>1 1 3 3</w:t>
                              </w:r>
                            </w:p>
                          </w:txbxContent>
                        </v:textbox>
                      </v:shape>
                      <v:shape id="Szövegdoboz 756" o:spid="_x0000_s1093" type="#_x0000_t202" style="position:absolute;top:1019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" fillcolor="white [3201]" stroked="f" strokeweight=".5pt">
                        <v:textbox>
                          <w:txbxContent>
                            <w:p w14:paraId="756D911A" w14:textId="52BDDF4C" w:rsidR="00B92C93" w:rsidRDefault="00B92C93" w:rsidP="00871402">
                              <w:r>
                                <w:t>1 1 3 3 2</w:t>
                              </w:r>
                            </w:p>
                          </w:txbxContent>
                        </v:textbox>
                      </v:shape>
                    </v:group>
                    <v:group id="Csoportba foglalás 757" o:spid="_x0000_s1094" style="position:absolute;left:95;top:12763;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">
                      <v:shape id="Szövegdoboz 758" o:spid="_x0000_s1095" type="#_x0000_t202" style="position:absolute;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" fillcolor="white [3201]" stroked="f" strokeweight=".5pt">
                        <v:textbox>
                          <w:txbxContent>
                            <w:p w14:paraId="3923F300" w14:textId="72245232" w:rsidR="00B92C93" w:rsidRDefault="00B92C93" w:rsidP="00871402">
                              <w:r>
                                <w:t>1 1 3 3 2 1 2</w:t>
                              </w:r>
                            </w:p>
                          </w:txbxContent>
                        </v:textbox>
                      </v:shape>
                      <v:group id="Csoportba foglalás 759" o:spid="_x0000_s1096" style="position:absolute;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4k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paLV/g7E46A3P4CAAD//wMAUEsBAi0AFAAGAAgAAAAhANvh9svuAAAAhQEAABMAAAAAAAAA&#10;AAAAAAAAAAAAAFtDb250ZW50X1R5cGVzXS54bWxQSwECLQAUAAYACAAAACEAWvQsW78AAAAVAQAA&#10;CwAAAAAAAAAAAAAAAAAfAQAAX3JlbHMvLnJlbHNQSwECLQAUAAYACAAAACEAfwbeJMYAAADcAAAA&#10;DwAAAAAAAAAAAAAAAAAHAgAAZHJzL2Rvd25yZXYueG1sUEsFBgAAAAADAAMAtwAAAPoCAAAAAA==&#10;">
                        <v:shape id="Szövegdoboz 760" o:spid="_x0000_s1097"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" fillcolor="white [3201]" stroked="f" strokeweight=".5pt">
                          <v:textbox>
                            <w:txbxContent>
                              <w:p w14:paraId="09AC20EE" w14:textId="2F6A172A" w:rsidR="00B92C93" w:rsidRDefault="00B92C93" w:rsidP="00871402">
                                <w:r>
                                  <w:t>1 1 3 3 2 1</w:t>
                                </w:r>
                              </w:p>
                            </w:txbxContent>
                          </v:textbox>
                        </v:shape>
                        <v:shape id="Szövegdoboz 761" o:spid="_x0000_s1098" type="#_x0000_t202" style="position:absolute;top:5429;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" fillcolor="white [3201]" stroked="f" strokeweight=".5pt">
                          <v:textbox>
                            <w:txbxContent>
                              <w:p w14:paraId="3694C381" w14:textId="15875790" w:rsidR="00B92C93" w:rsidRDefault="00B92C93" w:rsidP="00871402">
                                <w:r>
                                  <w:t>1 1 3 3 2 1 2 1</w:t>
                                </w:r>
                              </w:p>
                            </w:txbxContent>
                          </v:textbox>
                        </v:shape>
                      </v:group>
                    </v:group>
                  </v:group>
                </v:group>
                <v:shape id="Szövegdoboz 37" o:spid="_x0000_s1099" type="#_x0000_t202" style="position:absolute;left:95;top:24955;width:55816;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6CD512BB" w14:textId="043AB7A7" w:rsidR="00B92C93" w:rsidRPr="00065B92" w:rsidRDefault="00B92C93" w:rsidP="002913E6">
                        <w:pPr>
                          <w:pStyle w:val="SzKpalrs"/>
                        </w:pPr>
                        <w:r>
                          <w:fldChar w:fldCharType="begin"/>
                        </w:r>
                        <w:r>
                          <w:instrText xml:space="preserve"> SEQ ábra \* ARABIC </w:instrText>
                        </w:r>
                        <w:r>
                          <w:fldChar w:fldCharType="separate"/>
                        </w:r>
                        <w:bookmarkStart w:id="9" w:name="_Toc6346896"/>
                        <w:r w:rsidR="00065E77">
                          <w:t>2</w:t>
                        </w:r>
                        <w:r>
                          <w:fldChar w:fldCharType="end"/>
                        </w:r>
                        <w:r>
                          <w:t>. ábra: Sorrendi reprezentáció bemutatása</w:t>
                        </w:r>
                        <w:bookmarkEnd w:id="9"/>
                      </w:p>
                    </w:txbxContent>
                  </v:textbox>
                </v:shape>
                <w10:wrap type="topAndBottom"/>
              </v:group>
            </w:pict>
          </mc:Fallback>
        </mc:AlternateContent>
      </w:r>
      <w:r w:rsidR="00115E9B">
        <w:t xml:space="preserve">Sorrendi reprezentációnál is egy vektor segítségével írjuk le az utat. A kódolás egy referencia túra alapján készül. </w:t>
      </w:r>
      <w:r w:rsidR="00115E9B" w:rsidRPr="00115E9B">
        <w:rPr>
          <w:i/>
        </w:rPr>
        <w:t>N</w:t>
      </w:r>
      <w:r w:rsidR="00115E9B">
        <w:rPr>
          <w:i/>
        </w:rPr>
        <w:t xml:space="preserve"> </w:t>
      </w:r>
      <w:r w:rsidR="00115E9B">
        <w:t xml:space="preserve">város esetén ez egy </w:t>
      </w:r>
      <w:r w:rsidR="00115E9B">
        <w:rPr>
          <w:i/>
        </w:rPr>
        <w:t xml:space="preserve">N </w:t>
      </w:r>
      <w:r w:rsidR="00115E9B">
        <w:t xml:space="preserve">hosszú sztring, a lenti példában ez 12345678 lesz. A kódolás városoként halad, az aktuális város </w:t>
      </w:r>
      <w:r w:rsidR="00D618FA">
        <w:t>helyét</w:t>
      </w:r>
      <w:r w:rsidR="008D4FFC">
        <w:t xml:space="preserve"> a referencia túrában a kapott kromoszóma megfelelő pozíciójában tároljuk.</w:t>
      </w:r>
      <w:r w:rsidR="00344AA1">
        <w:t xml:space="preserve"> A referencia túrából minden lépés után eltávolítjuk az utoljára használt várost. A módszert a 2-es ábrán láthatják, melyben az első oszlopban az aláhúzott szám jelzi az aktuális várost. </w:t>
      </w:r>
    </w:p>
    <w:p w14:paraId="627916F6" w14:textId="3EC4E758" w:rsidR="00115E9B" w:rsidRDefault="000F7703" w:rsidP="006D19A9">
      <w:pPr>
        <w:pStyle w:val="SzDSzvegTrzs"/>
      </w:pPr>
      <w:r>
        <w:lastRenderedPageBreak/>
        <w:t xml:space="preserve">A módszer megfordításával könnyen dekódolható a reprezentáció túrává. Kissé meglepő módon, de ha ezen a módszeren alkalmazzuk az egy pontos keresztezést, mindig </w:t>
      </w:r>
      <w:r w:rsidR="0018288B">
        <w:t xml:space="preserve">érvényes </w:t>
      </w:r>
      <w:r>
        <w:t xml:space="preserve">utódot </w:t>
      </w:r>
      <w:r w:rsidR="00C75C7F">
        <w:t>fog létrehozni.</w:t>
      </w:r>
    </w:p>
    <w:p w14:paraId="5D58473D" w14:textId="556BDCCB" w:rsidR="00C75C7F" w:rsidRPr="00C75C7F" w:rsidRDefault="00C75C7F" w:rsidP="006D19A9">
      <w:pPr>
        <w:pStyle w:val="SzDSzvegTrzs"/>
      </w:pPr>
      <w:r>
        <w:t xml:space="preserve">Az útvonal-vektor ábrázolás a legtermészetesebb reprezentálási módszere a problémának. Mint a neve is utal rá, egy vektorban tároljuk a városokat, ahol ha </w:t>
      </w:r>
      <w:r>
        <w:rPr>
          <w:i/>
        </w:rPr>
        <w:t xml:space="preserve">j </w:t>
      </w:r>
      <w:r>
        <w:t xml:space="preserve">város az </w:t>
      </w:r>
      <w:r w:rsidRPr="00C75C7F">
        <w:rPr>
          <w:i/>
        </w:rPr>
        <w:t>i.</w:t>
      </w:r>
      <w:r>
        <w:t xml:space="preserve"> elem, akkor </w:t>
      </w:r>
      <w:r>
        <w:rPr>
          <w:i/>
        </w:rPr>
        <w:t xml:space="preserve">j </w:t>
      </w:r>
      <w:r>
        <w:t xml:space="preserve">várost </w:t>
      </w:r>
      <w:r w:rsidRPr="00D618FA">
        <w:rPr>
          <w:i/>
        </w:rPr>
        <w:t>i</w:t>
      </w:r>
      <w:r>
        <w:t>.-ként látogatjuk meg a sorban. Például ABCDEF körút 4. eleme D, amit csak A,B és C után érünk el.</w:t>
      </w:r>
    </w:p>
    <w:p w14:paraId="3E90FFD2" w14:textId="6E9472D4" w:rsidR="00DB7FD1" w:rsidRPr="00DB7FD1" w:rsidRDefault="005D2084" w:rsidP="001226F4">
      <w:pPr>
        <w:pStyle w:val="SzDCmsor3"/>
      </w:pPr>
      <w:bookmarkStart w:id="10" w:name="_Toc6346844"/>
      <w:r>
        <w:t>Inicializálás</w:t>
      </w:r>
      <w:bookmarkEnd w:id="10"/>
    </w:p>
    <w:p w14:paraId="5BB2E5D7" w14:textId="1D6FBBA5" w:rsidR="00DB7FD1" w:rsidRPr="005E309F" w:rsidRDefault="00795C3F" w:rsidP="00E82D9E">
      <w:pPr>
        <w:pStyle w:val="SzDSzvegTrzs"/>
      </w:pPr>
      <w:r w:rsidRPr="005E309F">
        <w:t xml:space="preserve">Ahogy az 1.-es ábrán látható, az új generáció egy iteráció során, több lépésen keresztül automatikusan </w:t>
      </w:r>
      <w:r w:rsidR="00E60E00">
        <w:rPr>
          <w:rStyle w:val="SzDSzvegTrzsChar"/>
        </w:rPr>
        <w:t>jön létre, de a kezdeti populációnál más a helyzet.</w:t>
      </w:r>
      <w:r w:rsidRPr="00F468EB">
        <w:rPr>
          <w:rStyle w:val="SzDSzvegTrzsChar"/>
        </w:rPr>
        <w:t xml:space="preserve"> </w:t>
      </w:r>
      <w:r w:rsidR="00E60E00">
        <w:rPr>
          <w:rStyle w:val="SzDSzvegTrzsChar"/>
        </w:rPr>
        <w:t>E</w:t>
      </w:r>
      <w:r w:rsidRPr="00F468EB">
        <w:rPr>
          <w:rStyle w:val="SzDSzvegTrzsChar"/>
        </w:rPr>
        <w:t>zt az inicializá</w:t>
      </w:r>
      <w:r w:rsidR="00E60E00">
        <w:rPr>
          <w:rStyle w:val="SzDSzvegTrzsChar"/>
        </w:rPr>
        <w:t xml:space="preserve">lás során hozzuk létre. Mivel az esetek </w:t>
      </w:r>
      <w:r w:rsidRPr="00F468EB">
        <w:rPr>
          <w:rStyle w:val="SzDSzvegTrzsChar"/>
        </w:rPr>
        <w:t xml:space="preserve">nagy részénél nem </w:t>
      </w:r>
      <w:r w:rsidR="00E60E00">
        <w:rPr>
          <w:rStyle w:val="SzDSzvegTrzsChar"/>
        </w:rPr>
        <w:t>ismerjük a viszonylag jó megoldásokat</w:t>
      </w:r>
      <w:r w:rsidRPr="00F468EB">
        <w:rPr>
          <w:rStyle w:val="SzDSzvegTrzsChar"/>
        </w:rPr>
        <w:t xml:space="preserve">, ezért véletlenszerűen válogatunk az értékkészletből, hogy megalkossuk a kiindulási kromoszómákat. </w:t>
      </w:r>
      <w:r w:rsidR="005E309F" w:rsidRPr="00F468EB">
        <w:rPr>
          <w:rStyle w:val="SzDSzvegTrzsChar"/>
        </w:rPr>
        <w:t>Természetesen léteznek olyan esetek, amikor vannak előismereteink</w:t>
      </w:r>
      <w:r w:rsidR="005E309F" w:rsidRPr="005E309F">
        <w:t>, ilyenkor a jól megválasztott kezdeti értékek tudják gyorsítani az algoritmus futását. Azonban ezek a heurisztikák plusz munkát jelentenek és mivel a genetikus algoritmus gyorsan tudja javítani a kezdeti rossz egyedeket</w:t>
      </w:r>
      <w:r w:rsidR="0018288B">
        <w:t>,</w:t>
      </w:r>
      <w:r w:rsidR="005E309F" w:rsidRPr="005E309F">
        <w:t xml:space="preserve"> ezek használta nem feltétlen éri meg a ráfordított erőforrásokat.</w:t>
      </w:r>
    </w:p>
    <w:p w14:paraId="79285F0A" w14:textId="77777777" w:rsidR="00DB7FD1" w:rsidRDefault="00F468EB" w:rsidP="00DB7FD1">
      <w:pPr>
        <w:pStyle w:val="SzDCmsor3"/>
      </w:pPr>
      <w:bookmarkStart w:id="11" w:name="_Toc6346845"/>
      <w:r>
        <w:t>Kiértékelési</w:t>
      </w:r>
      <w:r w:rsidR="00593A14">
        <w:t>-, cél-</w:t>
      </w:r>
      <w:r>
        <w:t xml:space="preserve"> és jósági függvény</w:t>
      </w:r>
      <w:bookmarkEnd w:id="11"/>
    </w:p>
    <w:p w14:paraId="1CD2FF17" w14:textId="77777777" w:rsidR="006D19A9" w:rsidRDefault="00E82D9E" w:rsidP="00593A14">
      <w:pPr>
        <w:pStyle w:val="SzDSzvegTrzs"/>
      </w:pPr>
      <w:r>
        <w:t xml:space="preserve">A kiértékelési függvény (evaluation function), másnéven célfüggvény (objective function) </w:t>
      </w:r>
      <w:r w:rsidR="003C063B">
        <w:t xml:space="preserve">és az általuk a kromoszómáknak adott értéket felhasználó jósági </w:t>
      </w:r>
      <w:r w:rsidR="00DF1AE1">
        <w:t xml:space="preserve">vagy rátermettségi </w:t>
      </w:r>
      <w:r w:rsidR="003C063B">
        <w:t xml:space="preserve">függvény (fitness function) </w:t>
      </w:r>
      <w:r>
        <w:t xml:space="preserve">megválasztása kritikus </w:t>
      </w:r>
      <w:r w:rsidR="00C75B4D">
        <w:t>fontosságú</w:t>
      </w:r>
      <w:r>
        <w:t xml:space="preserve"> a genetikus algoritmus kidolgozásánál, mivel ezek sokszor fognak lefutni az iteráció során, ezért fontos, hogy </w:t>
      </w:r>
      <w:r w:rsidR="00C75B4D">
        <w:t>ha</w:t>
      </w:r>
      <w:r>
        <w:t xml:space="preserve"> le</w:t>
      </w:r>
      <w:r w:rsidR="00C75B4D">
        <w:t>het, ne legyen</w:t>
      </w:r>
      <w:r>
        <w:t xml:space="preserve"> nagy az időigénye, könnyen elvégezhető számításokból álljon.</w:t>
      </w:r>
      <w:r w:rsidR="003C063B">
        <w:t xml:space="preserve"> A célfüggvény adta értékek megadják, hogy egy megoldás mértéke mennyire jó vagy rossz. Ezeket az értékeket használja a fitneszfüggvény és mondja meg</w:t>
      </w:r>
      <w:r w:rsidR="00131327">
        <w:t xml:space="preserve"> a skálázás során </w:t>
      </w:r>
      <w:r w:rsidR="003C063B">
        <w:t>az egyes</w:t>
      </w:r>
      <w:r w:rsidR="009849D3">
        <w:t xml:space="preserve"> egyedek</w:t>
      </w:r>
      <w:r w:rsidR="00131327">
        <w:t>nek</w:t>
      </w:r>
      <w:r w:rsidR="009849D3">
        <w:t xml:space="preserve"> a többihez viszonyított jóságát, rátermettségét. Ezért a jósági függvényt úgy kell kialakítani, hogy az megfelelően tükrözze az elemek közötti különbséget és a probléma megoldása szerinti jóságát, azaz jobb megoldáshoz </w:t>
      </w:r>
      <w:r w:rsidR="003E6D50">
        <w:t>jobb</w:t>
      </w:r>
      <w:r w:rsidR="009849D3">
        <w:t xml:space="preserve"> értéket rendeljen. Alkalmazható módszer például, hogy a jó megoldásoknál a jóságukat adjuk meg, míg a rosszakénál a hozzájuk legközelebb álló jó megoldástól való távolságukat. Másik módszer a büntető függvény, melynek során az egyedek </w:t>
      </w:r>
      <w:r w:rsidR="006D19A9">
        <w:t>értékét, annak hibáinak</w:t>
      </w:r>
      <w:r w:rsidR="009849D3">
        <w:t xml:space="preserve"> elfogadhatatlanságától </w:t>
      </w:r>
      <w:r w:rsidR="009849D3">
        <w:lastRenderedPageBreak/>
        <w:t>függően különböző súlyokkal számoljuk</w:t>
      </w:r>
      <w:r w:rsidR="006D19A9">
        <w:t xml:space="preserve">, majd ezeken a hibapontokon használjuk a fitneszfüggvényt. Ha ismert a rátermettségi függvény, de túlságosan időigényes vagy túl kevés információ áll rendelkezésünkre érdemes approximációs függvényt használni, melynek eredménye ugyan nem lesz annyira pontos, de időt lehet vele nyerni és több egyedet megvizsgálni, ami </w:t>
      </w:r>
      <w:r w:rsidR="0007647B">
        <w:t>ellensúlyozhatja</w:t>
      </w:r>
      <w:r w:rsidR="006D19A9">
        <w:t xml:space="preserve"> a pontatlanságát.</w:t>
      </w:r>
    </w:p>
    <w:p w14:paraId="6590E3F4" w14:textId="77777777" w:rsidR="00EE3CF3" w:rsidRDefault="00382CE3" w:rsidP="00FE4503">
      <w:pPr>
        <w:pStyle w:val="SzDCmsor3"/>
      </w:pPr>
      <w:bookmarkStart w:id="12" w:name="_Ref1295997"/>
      <w:bookmarkStart w:id="13" w:name="_Ref1296000"/>
      <w:bookmarkStart w:id="14" w:name="_Ref1296008"/>
      <w:bookmarkStart w:id="15" w:name="_Toc6346846"/>
      <w:r>
        <w:t>Szelekció</w:t>
      </w:r>
      <w:bookmarkEnd w:id="12"/>
      <w:bookmarkEnd w:id="13"/>
      <w:bookmarkEnd w:id="14"/>
      <w:bookmarkEnd w:id="15"/>
    </w:p>
    <w:p w14:paraId="0285F63D" w14:textId="77777777" w:rsidR="007F7567" w:rsidRDefault="008E3319" w:rsidP="007F6D1F">
      <w:pPr>
        <w:pStyle w:val="SzDSzvegTrzs"/>
      </w:pPr>
      <w:r>
        <w:t>A szelekció során kiválasztásra kerülnek azok az egyedek, amelyek tovább adhatják a génjeiket a következő generáció számára a reprodukció során. Ez a kiválasztás a kr</w:t>
      </w:r>
      <w:r w:rsidR="000E785A">
        <w:t>omoszómák fitnesz értékén múlik.</w:t>
      </w:r>
      <w:r>
        <w:t xml:space="preserve"> </w:t>
      </w:r>
      <w:r w:rsidR="000E785A">
        <w:t>Á</w:t>
      </w:r>
      <w:r>
        <w:t>ltalában minél jobb a rátermettség, annál nagyobb eséllyel lesz kiválasztva</w:t>
      </w:r>
      <w:r w:rsidR="007B15C9">
        <w:t>, így a következő generáció</w:t>
      </w:r>
      <w:r w:rsidR="00362722">
        <w:t xml:space="preserve"> a nagyobb jóságú egyedekből lesz létrehozva, vagyis nagyobb eséllyel jobb lesz a rátermettsé</w:t>
      </w:r>
      <w:r w:rsidR="007F7567">
        <w:t>ge, mint az előző generációnak.</w:t>
      </w:r>
    </w:p>
    <w:p w14:paraId="644A8698" w14:textId="1EE1F86E" w:rsidR="00887404" w:rsidRDefault="00021E68" w:rsidP="00021E68">
      <w:pPr>
        <w:pStyle w:val="SzDSzvegTrzs"/>
      </w:pPr>
      <w:r>
        <w:rPr>
          <w:noProof/>
          <w:lang w:eastAsia="hu-HU" w:bidi="ar-SA"/>
        </w:rPr>
        <mc:AlternateContent>
          <mc:Choice Requires="wpg">
            <w:drawing>
              <wp:anchor distT="0" distB="0" distL="114300" distR="114300" simplePos="0" relativeHeight="251830272" behindDoc="0" locked="0" layoutInCell="1" allowOverlap="1" wp14:anchorId="7B68B76A" wp14:editId="0F0C5FF4">
                <wp:simplePos x="0" y="0"/>
                <wp:positionH relativeFrom="margin">
                  <wp:align>center</wp:align>
                </wp:positionH>
                <wp:positionV relativeFrom="paragraph">
                  <wp:posOffset>644525</wp:posOffset>
                </wp:positionV>
                <wp:extent cx="6010275" cy="3947160"/>
                <wp:effectExtent l="0" t="0" r="9525" b="0"/>
                <wp:wrapTopAndBottom/>
                <wp:docPr id="123" name="Csoportba foglalás 123"/>
                <wp:cNvGraphicFramePr/>
                <a:graphic xmlns:a="http://schemas.openxmlformats.org/drawingml/2006/main">
                  <a:graphicData uri="http://schemas.microsoft.com/office/word/2010/wordprocessingGroup">
                    <wpg:wgp>
                      <wpg:cNvGrpSpPr/>
                      <wpg:grpSpPr>
                        <a:xfrm>
                          <a:off x="0" y="0"/>
                          <a:ext cx="6010275" cy="3947160"/>
                          <a:chOff x="0" y="0"/>
                          <a:chExt cx="6010275" cy="3947160"/>
                        </a:xfrm>
                      </wpg:grpSpPr>
                      <wpg:grpSp>
                        <wpg:cNvPr id="61" name="Csoportba foglalás 61"/>
                        <wpg:cNvGrpSpPr/>
                        <wpg:grpSpPr>
                          <a:xfrm>
                            <a:off x="0" y="0"/>
                            <a:ext cx="6010275" cy="3947160"/>
                            <a:chOff x="0" y="0"/>
                            <a:chExt cx="6010275" cy="3947160"/>
                          </a:xfrm>
                        </wpg:grpSpPr>
                        <wpg:grpSp>
                          <wpg:cNvPr id="56" name="Csoportba foglalás 56"/>
                          <wpg:cNvGrpSpPr/>
                          <wpg:grpSpPr>
                            <a:xfrm>
                              <a:off x="0" y="0"/>
                              <a:ext cx="6010275" cy="3581400"/>
                              <a:chOff x="0" y="0"/>
                              <a:chExt cx="6010275" cy="3581400"/>
                            </a:xfrm>
                          </wpg:grpSpPr>
                          <wpg:grpSp>
                            <wpg:cNvPr id="50" name="Csoportba foglalás 50"/>
                            <wpg:cNvGrpSpPr/>
                            <wpg:grpSpPr>
                              <a:xfrm>
                                <a:off x="2324100" y="0"/>
                                <a:ext cx="3686175" cy="2695575"/>
                                <a:chOff x="0" y="0"/>
                                <a:chExt cx="3686175" cy="2695575"/>
                              </a:xfrm>
                            </wpg:grpSpPr>
                            <wpg:grpSp>
                              <wpg:cNvPr id="44" name="Csoportba foglalás 44"/>
                              <wpg:cNvGrpSpPr/>
                              <wpg:grpSpPr>
                                <a:xfrm>
                                  <a:off x="838200" y="323850"/>
                                  <a:ext cx="1866900" cy="1866900"/>
                                  <a:chOff x="0" y="0"/>
                                  <a:chExt cx="1866900" cy="1866900"/>
                                </a:xfrm>
                              </wpg:grpSpPr>
                              <wps:wsp>
                                <wps:cNvPr id="38" name="Ellipszis 38"/>
                                <wps:cNvSpPr/>
                                <wps:spPr>
                                  <a:xfrm>
                                    <a:off x="0" y="0"/>
                                    <a:ext cx="1866900" cy="18669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Egyenes összekötő 39"/>
                                <wps:cNvCnPr/>
                                <wps:spPr>
                                  <a:xfrm>
                                    <a:off x="933450" y="0"/>
                                    <a:ext cx="9525" cy="942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 name="Egyenes összekötő 40"/>
                                <wps:cNvCnPr/>
                                <wps:spPr>
                                  <a:xfrm flipH="1">
                                    <a:off x="942975" y="276225"/>
                                    <a:ext cx="676275" cy="666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 name="Egyenes összekötő 41"/>
                                <wps:cNvCnPr/>
                                <wps:spPr>
                                  <a:xfrm>
                                    <a:off x="514350" y="85725"/>
                                    <a:ext cx="428625" cy="857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 name="Egyenes összekötő 42"/>
                                <wps:cNvCnPr/>
                                <wps:spPr>
                                  <a:xfrm flipH="1" flipV="1">
                                    <a:off x="942975" y="942975"/>
                                    <a:ext cx="619125" cy="704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Egyenes összekötő 43"/>
                                <wps:cNvCnPr/>
                                <wps:spPr>
                                  <a:xfrm>
                                    <a:off x="942975" y="942975"/>
                                    <a:ext cx="285750" cy="876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5" name="Szövegdoboz 45"/>
                              <wps:cNvSpPr txBox="1"/>
                              <wps:spPr>
                                <a:xfrm>
                                  <a:off x="0" y="1524000"/>
                                  <a:ext cx="1076325" cy="504825"/>
                                </a:xfrm>
                                <a:prstGeom prst="rect">
                                  <a:avLst/>
                                </a:prstGeom>
                                <a:noFill/>
                                <a:ln w="6350">
                                  <a:noFill/>
                                </a:ln>
                              </wps:spPr>
                              <wps:txbx>
                                <w:txbxContent>
                                  <w:p w14:paraId="208A9321" w14:textId="77777777" w:rsidR="00B92C93" w:rsidRDefault="00B92C93" w:rsidP="000D79F0">
                                    <w:pPr>
                                      <w:jc w:val="center"/>
                                    </w:pPr>
                                    <w:r>
                                      <w:t>Krom. 4 (52)</w:t>
                                    </w:r>
                                    <w:r>
                                      <w:br/>
                                      <w:t>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Szövegdoboz 46"/>
                              <wps:cNvSpPr txBox="1"/>
                              <wps:spPr>
                                <a:xfrm>
                                  <a:off x="1914525" y="2190750"/>
                                  <a:ext cx="1076325" cy="504825"/>
                                </a:xfrm>
                                <a:prstGeom prst="rect">
                                  <a:avLst/>
                                </a:prstGeom>
                                <a:noFill/>
                                <a:ln w="6350">
                                  <a:noFill/>
                                </a:ln>
                              </wps:spPr>
                              <wps:txbx>
                                <w:txbxContent>
                                  <w:p w14:paraId="1C36AAE8" w14:textId="77777777" w:rsidR="00B92C93" w:rsidRDefault="00B92C93" w:rsidP="000D79F0">
                                    <w:pPr>
                                      <w:jc w:val="center"/>
                                    </w:pPr>
                                    <w:r>
                                      <w:t>Krom. 3 (6)</w:t>
                                    </w:r>
                                    <w:r>
                                      <w:b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Szövegdoboz 47"/>
                              <wps:cNvSpPr txBox="1"/>
                              <wps:spPr>
                                <a:xfrm>
                                  <a:off x="2609850" y="1381125"/>
                                  <a:ext cx="1076325" cy="504825"/>
                                </a:xfrm>
                                <a:prstGeom prst="rect">
                                  <a:avLst/>
                                </a:prstGeom>
                                <a:noFill/>
                                <a:ln w="6350">
                                  <a:noFill/>
                                </a:ln>
                              </wps:spPr>
                              <wps:txbx>
                                <w:txbxContent>
                                  <w:p w14:paraId="623CF997" w14:textId="77777777" w:rsidR="00B92C93" w:rsidRDefault="00B92C93" w:rsidP="000D79F0">
                                    <w:pPr>
                                      <w:jc w:val="center"/>
                                    </w:pPr>
                                    <w:r>
                                      <w:t>Krom. 2 (25)</w:t>
                                    </w:r>
                                    <w:r>
                                      <w:b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Szövegdoboz 48"/>
                              <wps:cNvSpPr txBox="1"/>
                              <wps:spPr>
                                <a:xfrm>
                                  <a:off x="2066925" y="180975"/>
                                  <a:ext cx="1076325" cy="504825"/>
                                </a:xfrm>
                                <a:prstGeom prst="rect">
                                  <a:avLst/>
                                </a:prstGeom>
                                <a:noFill/>
                                <a:ln w="6350">
                                  <a:noFill/>
                                </a:ln>
                              </wps:spPr>
                              <wps:txbx>
                                <w:txbxContent>
                                  <w:p w14:paraId="2C591D9B" w14:textId="77777777" w:rsidR="00B92C93" w:rsidRDefault="00B92C93" w:rsidP="000D79F0">
                                    <w:pPr>
                                      <w:jc w:val="center"/>
                                    </w:pPr>
                                    <w:r>
                                      <w:t>Krom. 1 (17)</w:t>
                                    </w:r>
                                    <w:r>
                                      <w:b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Szövegdoboz 49"/>
                              <wps:cNvSpPr txBox="1"/>
                              <wps:spPr>
                                <a:xfrm>
                                  <a:off x="838200" y="0"/>
                                  <a:ext cx="1076325" cy="504825"/>
                                </a:xfrm>
                                <a:prstGeom prst="rect">
                                  <a:avLst/>
                                </a:prstGeom>
                                <a:noFill/>
                                <a:ln w="6350">
                                  <a:noFill/>
                                </a:ln>
                              </wps:spPr>
                              <wps:txbx>
                                <w:txbxContent>
                                  <w:p w14:paraId="11A34B30" w14:textId="77777777" w:rsidR="00B92C93" w:rsidRDefault="00B92C93" w:rsidP="000D79F0">
                                    <w:pPr>
                                      <w:jc w:val="center"/>
                                    </w:pPr>
                                    <w:r>
                                      <w:t>Krom. 5 (11)</w:t>
                                    </w:r>
                                    <w:r>
                                      <w:b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1" name="Egyenes összekötő nyíllal 51"/>
                            <wps:cNvCnPr/>
                            <wps:spPr>
                              <a:xfrm>
                                <a:off x="2324100" y="1009650"/>
                                <a:ext cx="695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Szövegdoboz 52"/>
                            <wps:cNvSpPr txBox="1"/>
                            <wps:spPr>
                              <a:xfrm>
                                <a:off x="3028950" y="3086100"/>
                                <a:ext cx="2266950" cy="381000"/>
                              </a:xfrm>
                              <a:prstGeom prst="rect">
                                <a:avLst/>
                              </a:prstGeom>
                              <a:noFill/>
                              <a:ln w="6350">
                                <a:solidFill>
                                  <a:schemeClr val="bg1"/>
                                </a:solidFill>
                              </a:ln>
                            </wps:spPr>
                            <wps:txbx>
                              <w:txbxContent>
                                <w:p w14:paraId="41581F5F" w14:textId="77777777" w:rsidR="00B92C93" w:rsidRDefault="00B92C93">
                                  <w:r>
                                    <w:t>Véletlenül generált szám: 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Szövegdoboz 53"/>
                            <wps:cNvSpPr txBox="1"/>
                            <wps:spPr>
                              <a:xfrm>
                                <a:off x="0" y="3086100"/>
                                <a:ext cx="2266950" cy="495300"/>
                              </a:xfrm>
                              <a:prstGeom prst="rect">
                                <a:avLst/>
                              </a:prstGeom>
                              <a:noFill/>
                              <a:ln w="6350">
                                <a:solidFill>
                                  <a:schemeClr val="bg1"/>
                                </a:solidFill>
                              </a:ln>
                            </wps:spPr>
                            <wps:txbx>
                              <w:txbxContent>
                                <w:p w14:paraId="75A4F63F" w14:textId="77777777" w:rsidR="00B92C93" w:rsidRDefault="00B92C93" w:rsidP="000D79F0">
                                  <w:pPr>
                                    <w:jc w:val="center"/>
                                  </w:pPr>
                                  <w:r>
                                    <w:t>Kiválasztott kromoszóma: Krom.3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Egyenes összekötő nyíllal 54"/>
                            <wps:cNvCnPr/>
                            <wps:spPr>
                              <a:xfrm flipH="1">
                                <a:off x="2266950" y="3228975"/>
                                <a:ext cx="695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gyenes összekötő nyíllal 55"/>
                            <wps:cNvCnPr/>
                            <wps:spPr>
                              <a:xfrm rot="5400000">
                                <a:off x="3543300" y="2667000"/>
                                <a:ext cx="695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60" name="Szövegdoboz 60"/>
                          <wps:cNvSpPr txBox="1"/>
                          <wps:spPr>
                            <a:xfrm>
                              <a:off x="0" y="3467100"/>
                              <a:ext cx="6010275" cy="480060"/>
                            </a:xfrm>
                            <a:prstGeom prst="rect">
                              <a:avLst/>
                            </a:prstGeom>
                            <a:solidFill>
                              <a:prstClr val="white"/>
                            </a:solidFill>
                            <a:ln>
                              <a:noFill/>
                            </a:ln>
                          </wps:spPr>
                          <wps:txbx>
                            <w:txbxContent>
                              <w:bookmarkStart w:id="16" w:name="_Ref3119135"/>
                              <w:p w14:paraId="3A62B27F" w14:textId="04AF2EE9" w:rsidR="00B92C93" w:rsidRPr="00A95FF8" w:rsidRDefault="00B92C93" w:rsidP="002913E6">
                                <w:pPr>
                                  <w:pStyle w:val="SzKpalrs"/>
                                </w:pPr>
                                <w:r>
                                  <w:fldChar w:fldCharType="begin"/>
                                </w:r>
                                <w:r>
                                  <w:instrText xml:space="preserve"> SEQ ábra \* ARABIC </w:instrText>
                                </w:r>
                                <w:r>
                                  <w:fldChar w:fldCharType="separate"/>
                                </w:r>
                                <w:bookmarkStart w:id="17" w:name="_Toc6346897"/>
                                <w:r w:rsidR="00065E77">
                                  <w:t>3</w:t>
                                </w:r>
                                <w:r>
                                  <w:fldChar w:fldCharType="end"/>
                                </w:r>
                                <w:r>
                                  <w:t>. ábra: A rulett</w:t>
                                </w:r>
                                <w:r w:rsidRPr="00BF386E">
                                  <w:t>kerék kiválasztás</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22" name="Csoportba foglalás 122"/>
                        <wpg:cNvGrpSpPr/>
                        <wpg:grpSpPr>
                          <a:xfrm>
                            <a:off x="219075" y="304800"/>
                            <a:ext cx="1981200" cy="1828800"/>
                            <a:chOff x="0" y="0"/>
                            <a:chExt cx="1981200" cy="1828800"/>
                          </a:xfrm>
                        </wpg:grpSpPr>
                        <wpg:grpSp>
                          <wpg:cNvPr id="72" name="Csoportba foglalás 72"/>
                          <wpg:cNvGrpSpPr/>
                          <wpg:grpSpPr>
                            <a:xfrm>
                              <a:off x="0" y="0"/>
                              <a:ext cx="819150" cy="1828800"/>
                              <a:chOff x="0" y="0"/>
                              <a:chExt cx="819150" cy="1828800"/>
                            </a:xfrm>
                          </wpg:grpSpPr>
                          <wps:wsp>
                            <wps:cNvPr id="63" name="Szövegdoboz 63"/>
                            <wps:cNvSpPr txBox="1"/>
                            <wps:spPr>
                              <a:xfrm>
                                <a:off x="0" y="0"/>
                                <a:ext cx="819150" cy="304800"/>
                              </a:xfrm>
                              <a:prstGeom prst="rect">
                                <a:avLst/>
                              </a:prstGeom>
                              <a:solidFill>
                                <a:schemeClr val="lt1"/>
                              </a:solidFill>
                              <a:ln w="6350">
                                <a:solidFill>
                                  <a:prstClr val="black"/>
                                </a:solidFill>
                              </a:ln>
                            </wps:spPr>
                            <wps:txbx>
                              <w:txbxContent>
                                <w:p w14:paraId="00A72D0E" w14:textId="5C68502E" w:rsidR="00B92C93" w:rsidRDefault="00B92C93" w:rsidP="00875990">
                                  <w:pPr>
                                    <w:jc w:val="center"/>
                                  </w:pPr>
                                  <w:r>
                                    <w:t>Populáció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Szövegdoboz 64"/>
                            <wps:cNvSpPr txBox="1"/>
                            <wps:spPr>
                              <a:xfrm>
                                <a:off x="0" y="304800"/>
                                <a:ext cx="819150" cy="304800"/>
                              </a:xfrm>
                              <a:prstGeom prst="rect">
                                <a:avLst/>
                              </a:prstGeom>
                              <a:solidFill>
                                <a:schemeClr val="lt1"/>
                              </a:solidFill>
                              <a:ln w="6350">
                                <a:solidFill>
                                  <a:prstClr val="black"/>
                                </a:solidFill>
                              </a:ln>
                            </wps:spPr>
                            <wps:txbx>
                              <w:txbxContent>
                                <w:p w14:paraId="2237C392" w14:textId="092F36AC" w:rsidR="00B92C93" w:rsidRDefault="00B92C93" w:rsidP="00875990">
                                  <w:pPr>
                                    <w:jc w:val="center"/>
                                  </w:pPr>
                                  <w:r>
                                    <w:t>Krom.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Szövegdoboz 65"/>
                            <wps:cNvSpPr txBox="1"/>
                            <wps:spPr>
                              <a:xfrm>
                                <a:off x="0" y="609600"/>
                                <a:ext cx="819150" cy="304800"/>
                              </a:xfrm>
                              <a:prstGeom prst="rect">
                                <a:avLst/>
                              </a:prstGeom>
                              <a:solidFill>
                                <a:schemeClr val="lt1"/>
                              </a:solidFill>
                              <a:ln w="6350">
                                <a:solidFill>
                                  <a:prstClr val="black"/>
                                </a:solidFill>
                              </a:ln>
                            </wps:spPr>
                            <wps:txbx>
                              <w:txbxContent>
                                <w:p w14:paraId="26CE1989" w14:textId="74F02C3B" w:rsidR="00B92C93" w:rsidRDefault="00B92C93" w:rsidP="00875990">
                                  <w:pPr>
                                    <w:jc w:val="center"/>
                                  </w:pPr>
                                  <w:r>
                                    <w:t>Krom.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Szövegdoboz 66"/>
                            <wps:cNvSpPr txBox="1"/>
                            <wps:spPr>
                              <a:xfrm>
                                <a:off x="0" y="914400"/>
                                <a:ext cx="819150" cy="304800"/>
                              </a:xfrm>
                              <a:prstGeom prst="rect">
                                <a:avLst/>
                              </a:prstGeom>
                              <a:solidFill>
                                <a:schemeClr val="lt1"/>
                              </a:solidFill>
                              <a:ln w="6350">
                                <a:solidFill>
                                  <a:prstClr val="black"/>
                                </a:solidFill>
                              </a:ln>
                            </wps:spPr>
                            <wps:txbx>
                              <w:txbxContent>
                                <w:p w14:paraId="2D1F8D3D" w14:textId="13254808" w:rsidR="00B92C93" w:rsidRDefault="00B92C93" w:rsidP="00875990">
                                  <w:pPr>
                                    <w:jc w:val="center"/>
                                  </w:pPr>
                                  <w:r>
                                    <w:t>Krom.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Szövegdoboz 67"/>
                            <wps:cNvSpPr txBox="1"/>
                            <wps:spPr>
                              <a:xfrm>
                                <a:off x="0" y="1219200"/>
                                <a:ext cx="819150" cy="304800"/>
                              </a:xfrm>
                              <a:prstGeom prst="rect">
                                <a:avLst/>
                              </a:prstGeom>
                              <a:solidFill>
                                <a:schemeClr val="lt1"/>
                              </a:solidFill>
                              <a:ln w="6350">
                                <a:solidFill>
                                  <a:prstClr val="black"/>
                                </a:solidFill>
                              </a:ln>
                            </wps:spPr>
                            <wps:txbx>
                              <w:txbxContent>
                                <w:p w14:paraId="1FFEDF4C" w14:textId="0880F024" w:rsidR="00B92C93" w:rsidRDefault="00B92C93" w:rsidP="00875990">
                                  <w:pPr>
                                    <w:jc w:val="center"/>
                                  </w:pPr>
                                  <w:r>
                                    <w:t>Krom.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Szövegdoboz 71"/>
                            <wps:cNvSpPr txBox="1"/>
                            <wps:spPr>
                              <a:xfrm>
                                <a:off x="0" y="1524000"/>
                                <a:ext cx="819150" cy="304800"/>
                              </a:xfrm>
                              <a:prstGeom prst="rect">
                                <a:avLst/>
                              </a:prstGeom>
                              <a:solidFill>
                                <a:schemeClr val="lt1"/>
                              </a:solidFill>
                              <a:ln w="6350">
                                <a:solidFill>
                                  <a:prstClr val="black"/>
                                </a:solidFill>
                              </a:ln>
                            </wps:spPr>
                            <wps:txbx>
                              <w:txbxContent>
                                <w:p w14:paraId="186E2C04" w14:textId="0AE414A9" w:rsidR="00B92C93" w:rsidRDefault="00B92C93" w:rsidP="00875990">
                                  <w:pPr>
                                    <w:jc w:val="center"/>
                                  </w:pPr>
                                  <w:r>
                                    <w:t>Krom.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Csoportba foglalás 73"/>
                          <wpg:cNvGrpSpPr/>
                          <wpg:grpSpPr>
                            <a:xfrm>
                              <a:off x="819150" y="0"/>
                              <a:ext cx="1162050" cy="1828800"/>
                              <a:chOff x="0" y="0"/>
                              <a:chExt cx="819150" cy="1828800"/>
                            </a:xfrm>
                          </wpg:grpSpPr>
                          <wps:wsp>
                            <wps:cNvPr id="89" name="Szövegdoboz 89"/>
                            <wps:cNvSpPr txBox="1"/>
                            <wps:spPr>
                              <a:xfrm>
                                <a:off x="0" y="0"/>
                                <a:ext cx="819150" cy="304800"/>
                              </a:xfrm>
                              <a:prstGeom prst="rect">
                                <a:avLst/>
                              </a:prstGeom>
                              <a:solidFill>
                                <a:schemeClr val="lt1"/>
                              </a:solidFill>
                              <a:ln w="6350">
                                <a:solidFill>
                                  <a:prstClr val="black"/>
                                </a:solidFill>
                              </a:ln>
                            </wps:spPr>
                            <wps:txbx>
                              <w:txbxContent>
                                <w:p w14:paraId="39B79133" w14:textId="028F90E1" w:rsidR="00B92C93" w:rsidRDefault="00B92C93" w:rsidP="00875990">
                                  <w:pPr>
                                    <w:jc w:val="center"/>
                                  </w:pPr>
                                  <w:r>
                                    <w:t>Fitnesz érték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Szövegdoboz 110"/>
                            <wps:cNvSpPr txBox="1"/>
                            <wps:spPr>
                              <a:xfrm>
                                <a:off x="0" y="304800"/>
                                <a:ext cx="819150" cy="304800"/>
                              </a:xfrm>
                              <a:prstGeom prst="rect">
                                <a:avLst/>
                              </a:prstGeom>
                              <a:solidFill>
                                <a:schemeClr val="lt1"/>
                              </a:solidFill>
                              <a:ln w="6350">
                                <a:solidFill>
                                  <a:prstClr val="black"/>
                                </a:solidFill>
                              </a:ln>
                            </wps:spPr>
                            <wps:txbx>
                              <w:txbxContent>
                                <w:p w14:paraId="019410A7" w14:textId="053C4393" w:rsidR="00B92C93" w:rsidRDefault="00B92C93" w:rsidP="00875990">
                                  <w:pPr>
                                    <w:jc w:val="center"/>
                                  </w:pPr>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Szövegdoboz 118"/>
                            <wps:cNvSpPr txBox="1"/>
                            <wps:spPr>
                              <a:xfrm>
                                <a:off x="0" y="609600"/>
                                <a:ext cx="819150" cy="304800"/>
                              </a:xfrm>
                              <a:prstGeom prst="rect">
                                <a:avLst/>
                              </a:prstGeom>
                              <a:solidFill>
                                <a:schemeClr val="lt1"/>
                              </a:solidFill>
                              <a:ln w="6350">
                                <a:solidFill>
                                  <a:prstClr val="black"/>
                                </a:solidFill>
                              </a:ln>
                            </wps:spPr>
                            <wps:txbx>
                              <w:txbxContent>
                                <w:p w14:paraId="0F53B508" w14:textId="59BC3520" w:rsidR="00B92C93" w:rsidRDefault="00B92C93" w:rsidP="00875990">
                                  <w:pPr>
                                    <w:jc w:val="center"/>
                                  </w:pPr>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Szövegdoboz 119"/>
                            <wps:cNvSpPr txBox="1"/>
                            <wps:spPr>
                              <a:xfrm>
                                <a:off x="0" y="914400"/>
                                <a:ext cx="819150" cy="304800"/>
                              </a:xfrm>
                              <a:prstGeom prst="rect">
                                <a:avLst/>
                              </a:prstGeom>
                              <a:solidFill>
                                <a:schemeClr val="lt1"/>
                              </a:solidFill>
                              <a:ln w="6350">
                                <a:solidFill>
                                  <a:prstClr val="black"/>
                                </a:solidFill>
                              </a:ln>
                            </wps:spPr>
                            <wps:txbx>
                              <w:txbxContent>
                                <w:p w14:paraId="5F208249" w14:textId="12AA38DF" w:rsidR="00B92C93" w:rsidRDefault="00B92C93" w:rsidP="00875990">
                                  <w:pPr>
                                    <w:jc w:val="center"/>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Szövegdoboz 120"/>
                            <wps:cNvSpPr txBox="1"/>
                            <wps:spPr>
                              <a:xfrm>
                                <a:off x="0" y="1219200"/>
                                <a:ext cx="819150" cy="304800"/>
                              </a:xfrm>
                              <a:prstGeom prst="rect">
                                <a:avLst/>
                              </a:prstGeom>
                              <a:solidFill>
                                <a:schemeClr val="lt1"/>
                              </a:solidFill>
                              <a:ln w="6350">
                                <a:solidFill>
                                  <a:prstClr val="black"/>
                                </a:solidFill>
                              </a:ln>
                            </wps:spPr>
                            <wps:txbx>
                              <w:txbxContent>
                                <w:p w14:paraId="2C027F20" w14:textId="2AE57B44" w:rsidR="00B92C93" w:rsidRDefault="00B92C93" w:rsidP="00875990">
                                  <w:pPr>
                                    <w:jc w:val="center"/>
                                  </w:pPr>
                                  <w:r>
                                    <w:t>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zövegdoboz 121"/>
                            <wps:cNvSpPr txBox="1"/>
                            <wps:spPr>
                              <a:xfrm>
                                <a:off x="0" y="1524000"/>
                                <a:ext cx="819150" cy="304800"/>
                              </a:xfrm>
                              <a:prstGeom prst="rect">
                                <a:avLst/>
                              </a:prstGeom>
                              <a:solidFill>
                                <a:schemeClr val="lt1"/>
                              </a:solidFill>
                              <a:ln w="6350">
                                <a:solidFill>
                                  <a:prstClr val="black"/>
                                </a:solidFill>
                              </a:ln>
                            </wps:spPr>
                            <wps:txbx>
                              <w:txbxContent>
                                <w:p w14:paraId="32D2F087" w14:textId="26B2D3E7" w:rsidR="00B92C93" w:rsidRDefault="00B92C93" w:rsidP="00875990">
                                  <w:pPr>
                                    <w:jc w:val="center"/>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7B68B76A" id="Csoportba foglalás 123" o:spid="_x0000_s1100" style="position:absolute;left:0;text-align:left;margin-left:0;margin-top:50.75pt;width:473.25pt;height:310.8pt;z-index:251830272;mso-position-horizontal:center;mso-position-horizontal-relative:margin" coordsize="60102,39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">
                <v:group id="Csoportba foglalás 61" o:spid="_x0000_s1101" style="position:absolute;width:60102;height:39471" coordsize="60102,39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Csoportba foglalás 56" o:spid="_x0000_s1102" style="position:absolute;width:60102;height:35814" coordsize="60102,3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Csoportba foglalás 50" o:spid="_x0000_s1103" style="position:absolute;left:23241;width:36861;height:26955" coordsize="36861,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Csoportba foglalás 44" o:spid="_x0000_s1104" style="position:absolute;left:8382;top:3238;width:18669;height:18669" coordsize="18669,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oval id="Ellipszis 38" o:spid="_x0000_s1105" style="position:absolute;width:18669;height:18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" fillcolor="white [3212]" strokecolor="black [3213]" strokeweight="1pt">
                          <v:stroke joinstyle="miter"/>
                        </v:oval>
                        <v:line id="Egyenes összekötő 39" o:spid="_x0000_s1106" style="position:absolute;visibility:visible;mso-wrap-style:square" from="9334,0" to="9429,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" strokecolor="black [3213]" strokeweight=".5pt">
                          <v:stroke joinstyle="miter"/>
                        </v:line>
                        <v:line id="Egyenes összekötő 40" o:spid="_x0000_s1107" style="position:absolute;flip:x;visibility:visible;mso-wrap-style:square" from="9429,2762" to="16192,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" strokecolor="black [3213]" strokeweight=".5pt">
                          <v:stroke joinstyle="miter"/>
                        </v:line>
                        <v:line id="Egyenes összekötő 41" o:spid="_x0000_s1108" style="position:absolute;visibility:visible;mso-wrap-style:square" from="5143,857" to="9429,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" strokecolor="black [3213]" strokeweight=".5pt">
                          <v:stroke joinstyle="miter"/>
                        </v:line>
                        <v:line id="Egyenes összekötő 42" o:spid="_x0000_s1109" style="position:absolute;flip:x y;visibility:visible;mso-wrap-style:square" from="9429,9429" to="15621,16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" strokecolor="black [3213]" strokeweight=".5pt">
                          <v:stroke joinstyle="miter"/>
                        </v:line>
                        <v:line id="Egyenes összekötő 43" o:spid="_x0000_s1110" style="position:absolute;visibility:visible;mso-wrap-style:square" from="9429,9429" to="12287,18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" strokecolor="black [3213]" strokeweight=".5pt">
                          <v:stroke joinstyle="miter"/>
                        </v:line>
                      </v:group>
                      <v:shape id="Szövegdoboz 45" o:spid="_x0000_s1111" type="#_x0000_t202" style="position:absolute;top:15240;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208A9321" w14:textId="77777777" w:rsidR="00B92C93" w:rsidRDefault="00B92C93" w:rsidP="000D79F0">
                              <w:pPr>
                                <w:jc w:val="center"/>
                              </w:pPr>
                              <w:r>
                                <w:t>Krom. 4 (52)</w:t>
                              </w:r>
                              <w:r>
                                <w:br/>
                                <w:t>47%</w:t>
                              </w:r>
                            </w:p>
                          </w:txbxContent>
                        </v:textbox>
                      </v:shape>
                      <v:shape id="Szövegdoboz 46" o:spid="_x0000_s1112" type="#_x0000_t202" style="position:absolute;left:19145;top:21907;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C36AAE8" w14:textId="77777777" w:rsidR="00B92C93" w:rsidRDefault="00B92C93" w:rsidP="000D79F0">
                              <w:pPr>
                                <w:jc w:val="center"/>
                              </w:pPr>
                              <w:r>
                                <w:t>Krom. 3 (6)</w:t>
                              </w:r>
                              <w:r>
                                <w:br/>
                                <w:t>5%</w:t>
                              </w:r>
                            </w:p>
                          </w:txbxContent>
                        </v:textbox>
                      </v:shape>
                      <v:shape id="Szövegdoboz 47" o:spid="_x0000_s1113" type="#_x0000_t202" style="position:absolute;left:26098;top:13811;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623CF997" w14:textId="77777777" w:rsidR="00B92C93" w:rsidRDefault="00B92C93" w:rsidP="000D79F0">
                              <w:pPr>
                                <w:jc w:val="center"/>
                              </w:pPr>
                              <w:r>
                                <w:t>Krom. 2 (25)</w:t>
                              </w:r>
                              <w:r>
                                <w:br/>
                                <w:t>24%</w:t>
                              </w:r>
                            </w:p>
                          </w:txbxContent>
                        </v:textbox>
                      </v:shape>
                      <v:shape id="Szövegdoboz 48" o:spid="_x0000_s1114" type="#_x0000_t202" style="position:absolute;left:20669;top:1809;width:10763;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2C591D9B" w14:textId="77777777" w:rsidR="00B92C93" w:rsidRDefault="00B92C93" w:rsidP="000D79F0">
                              <w:pPr>
                                <w:jc w:val="center"/>
                              </w:pPr>
                              <w:r>
                                <w:t>Krom. 1 (17)</w:t>
                              </w:r>
                              <w:r>
                                <w:br/>
                                <w:t>14%</w:t>
                              </w:r>
                            </w:p>
                          </w:txbxContent>
                        </v:textbox>
                      </v:shape>
                      <v:shape id="Szövegdoboz 49" o:spid="_x0000_s1115" type="#_x0000_t202" style="position:absolute;left:8382;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11A34B30" w14:textId="77777777" w:rsidR="00B92C93" w:rsidRDefault="00B92C93" w:rsidP="000D79F0">
                              <w:pPr>
                                <w:jc w:val="center"/>
                              </w:pPr>
                              <w:r>
                                <w:t>Krom. 5 (11)</w:t>
                              </w:r>
                              <w:r>
                                <w:br/>
                                <w:t>10%</w:t>
                              </w:r>
                            </w:p>
                          </w:txbxContent>
                        </v:textbox>
                      </v:shape>
                    </v:group>
                    <v:shape id="Egyenes összekötő nyíllal 51" o:spid="_x0000_s1116" type="#_x0000_t32" style="position:absolute;left:23241;top:10096;width:69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" strokecolor="black [3213]" strokeweight=".5pt">
                      <v:stroke endarrow="block" joinstyle="miter"/>
                    </v:shape>
                    <v:shape id="Szövegdoboz 52" o:spid="_x0000_s1117" type="#_x0000_t202" style="position:absolute;left:30289;top:30861;width:22670;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" filled="f" strokecolor="white [3212]" strokeweight=".5pt">
                      <v:textbox>
                        <w:txbxContent>
                          <w:p w14:paraId="41581F5F" w14:textId="77777777" w:rsidR="00B92C93" w:rsidRDefault="00B92C93">
                            <w:r>
                              <w:t>Véletlenül generált szám: 40</w:t>
                            </w:r>
                          </w:p>
                        </w:txbxContent>
                      </v:textbox>
                    </v:shape>
                    <v:shape id="Szövegdoboz 53" o:spid="_x0000_s1118" type="#_x0000_t202" style="position:absolute;top:30861;width:22669;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" filled="f" strokecolor="white [3212]" strokeweight=".5pt">
                      <v:textbox>
                        <w:txbxContent>
                          <w:p w14:paraId="75A4F63F" w14:textId="77777777" w:rsidR="00B92C93" w:rsidRDefault="00B92C93" w:rsidP="000D79F0">
                            <w:pPr>
                              <w:jc w:val="center"/>
                            </w:pPr>
                            <w:r>
                              <w:t>Kiválasztott kromoszóma: Krom.3</w:t>
                            </w:r>
                          </w:p>
                        </w:txbxContent>
                      </v:textbox>
                    </v:shape>
                    <v:shape id="Egyenes összekötő nyíllal 54" o:spid="_x0000_s1119" type="#_x0000_t32" style="position:absolute;left:22669;top:32289;width:69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" strokecolor="black [3213]" strokeweight=".5pt">
                      <v:stroke endarrow="block" joinstyle="miter"/>
                    </v:shape>
                    <v:shape id="Egyenes összekötő nyíllal 55" o:spid="_x0000_s1120" type="#_x0000_t32" style="position:absolute;left:35432;top:26670;width:6953;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" strokecolor="black [3213]" strokeweight=".5pt">
                      <v:stroke endarrow="block" joinstyle="miter"/>
                    </v:shape>
                  </v:group>
                  <v:shape id="Szövegdoboz 60" o:spid="_x0000_s1121" type="#_x0000_t202" style="position:absolute;top:34671;width:60102;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bookmarkStart w:id="18" w:name="_Ref3119135"/>
                        <w:p w14:paraId="3A62B27F" w14:textId="04AF2EE9" w:rsidR="00B92C93" w:rsidRPr="00A95FF8" w:rsidRDefault="00B92C93" w:rsidP="002913E6">
                          <w:pPr>
                            <w:pStyle w:val="SzKpalrs"/>
                          </w:pPr>
                          <w:r>
                            <w:fldChar w:fldCharType="begin"/>
                          </w:r>
                          <w:r>
                            <w:instrText xml:space="preserve"> SEQ ábra \* ARABIC </w:instrText>
                          </w:r>
                          <w:r>
                            <w:fldChar w:fldCharType="separate"/>
                          </w:r>
                          <w:bookmarkStart w:id="19" w:name="_Toc6346897"/>
                          <w:r w:rsidR="00065E77">
                            <w:t>3</w:t>
                          </w:r>
                          <w:r>
                            <w:fldChar w:fldCharType="end"/>
                          </w:r>
                          <w:r>
                            <w:t>. ábra: A rulett</w:t>
                          </w:r>
                          <w:r w:rsidRPr="00BF386E">
                            <w:t>kerék kiválasztás</w:t>
                          </w:r>
                          <w:bookmarkEnd w:id="18"/>
                          <w:bookmarkEnd w:id="19"/>
                        </w:p>
                      </w:txbxContent>
                    </v:textbox>
                  </v:shape>
                </v:group>
                <v:group id="Csoportba foglalás 122" o:spid="_x0000_s1122" style="position:absolute;left:2190;top:3048;width:19812;height:18288" coordsize="1981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group id="Csoportba foglalás 72" o:spid="_x0000_s1123" style="position:absolute;width:8191;height:18288" coordsize="819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Szövegdoboz 63" o:spid="_x0000_s1124" type="#_x0000_t202" style="position:absolute;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ZowgAAANsAAAAPAAAAZHJzL2Rvd25yZXYueG1sRI9BawIx&#10;FITvhf6H8Aq91Wwr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DPg4ZowgAAANsAAAAPAAAA&#10;AAAAAAAAAAAAAAcCAABkcnMvZG93bnJldi54bWxQSwUGAAAAAAMAAwC3AAAA9gIAAAAA&#10;" fillcolor="white [3201]" strokeweight=".5pt">
                      <v:textbox>
                        <w:txbxContent>
                          <w:p w14:paraId="00A72D0E" w14:textId="5C68502E" w:rsidR="00B92C93" w:rsidRDefault="00B92C93" w:rsidP="00875990">
                            <w:pPr>
                              <w:jc w:val="center"/>
                            </w:pPr>
                            <w:r>
                              <w:t>Populáció</w:t>
                            </w:r>
                          </w:p>
                        </w:txbxContent>
                      </v:textbox>
                    </v:shape>
                    <v:shape id="Szövegdoboz 64" o:spid="_x0000_s1125" type="#_x0000_t202" style="position:absolute;top:3048;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4cwgAAANsAAAAPAAAAZHJzL2Rvd25yZXYueG1sRI9BawIx&#10;FITvhf6H8Aq91WyL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BAah4cwgAAANsAAAAPAAAA&#10;AAAAAAAAAAAAAAcCAABkcnMvZG93bnJldi54bWxQSwUGAAAAAAMAAwC3AAAA9gIAAAAA&#10;" fillcolor="white [3201]" strokeweight=".5pt">
                      <v:textbox>
                        <w:txbxContent>
                          <w:p w14:paraId="2237C392" w14:textId="092F36AC" w:rsidR="00B92C93" w:rsidRDefault="00B92C93" w:rsidP="00875990">
                            <w:pPr>
                              <w:jc w:val="center"/>
                            </w:pPr>
                            <w:r>
                              <w:t>Krom. 1</w:t>
                            </w:r>
                          </w:p>
                        </w:txbxContent>
                      </v:textbox>
                    </v:shape>
                    <v:shape id="Szövegdoboz 65" o:spid="_x0000_s1126" type="#_x0000_t202" style="position:absolute;top:6096;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ruHwgAAANsAAAAPAAAAZHJzL2Rvd25yZXYueG1sRI9BawIx&#10;FITvhf6H8Aq91WwLyr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AvJruHwgAAANsAAAAPAAAA&#10;AAAAAAAAAAAAAAcCAABkcnMvZG93bnJldi54bWxQSwUGAAAAAAMAAwC3AAAA9gIAAAAA&#10;" fillcolor="white [3201]" strokeweight=".5pt">
                      <v:textbox>
                        <w:txbxContent>
                          <w:p w14:paraId="26CE1989" w14:textId="74F02C3B" w:rsidR="00B92C93" w:rsidRDefault="00B92C93" w:rsidP="00875990">
                            <w:pPr>
                              <w:jc w:val="center"/>
                            </w:pPr>
                            <w:r>
                              <w:t>Krom. 2</w:t>
                            </w:r>
                          </w:p>
                        </w:txbxContent>
                      </v:textbox>
                    </v:shape>
                    <v:shape id="Szövegdoboz 66" o:spid="_x0000_s1127" type="#_x0000_t202" style="position:absolute;top:9144;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" fillcolor="white [3201]" strokeweight=".5pt">
                      <v:textbox>
                        <w:txbxContent>
                          <w:p w14:paraId="2D1F8D3D" w14:textId="13254808" w:rsidR="00B92C93" w:rsidRDefault="00B92C93" w:rsidP="00875990">
                            <w:pPr>
                              <w:jc w:val="center"/>
                            </w:pPr>
                            <w:r>
                              <w:t>Krom. 3</w:t>
                            </w:r>
                          </w:p>
                        </w:txbxContent>
                      </v:textbox>
                    </v:shape>
                    <v:shape id="Szövegdoboz 67" o:spid="_x0000_s1128" type="#_x0000_t202" style="position:absolute;top:12192;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" fillcolor="white [3201]" strokeweight=".5pt">
                      <v:textbox>
                        <w:txbxContent>
                          <w:p w14:paraId="1FFEDF4C" w14:textId="0880F024" w:rsidR="00B92C93" w:rsidRDefault="00B92C93" w:rsidP="00875990">
                            <w:pPr>
                              <w:jc w:val="center"/>
                            </w:pPr>
                            <w:r>
                              <w:t>Krom. 4</w:t>
                            </w:r>
                          </w:p>
                        </w:txbxContent>
                      </v:textbox>
                    </v:shape>
                    <v:shape id="Szövegdoboz 71" o:spid="_x0000_s1129" type="#_x0000_t202" style="position:absolute;top:15240;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" fillcolor="white [3201]" strokeweight=".5pt">
                      <v:textbox>
                        <w:txbxContent>
                          <w:p w14:paraId="186E2C04" w14:textId="0AE414A9" w:rsidR="00B92C93" w:rsidRDefault="00B92C93" w:rsidP="00875990">
                            <w:pPr>
                              <w:jc w:val="center"/>
                            </w:pPr>
                            <w:r>
                              <w:t>Krom. 5</w:t>
                            </w:r>
                          </w:p>
                        </w:txbxContent>
                      </v:textbox>
                    </v:shape>
                  </v:group>
                  <v:group id="Csoportba foglalás 73" o:spid="_x0000_s1130" style="position:absolute;left:8191;width:11621;height:18288" coordsize="819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Szövegdoboz 89" o:spid="_x0000_s1131" type="#_x0000_t202" style="position:absolute;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" fillcolor="white [3201]" strokeweight=".5pt">
                      <v:textbox>
                        <w:txbxContent>
                          <w:p w14:paraId="39B79133" w14:textId="028F90E1" w:rsidR="00B92C93" w:rsidRDefault="00B92C93" w:rsidP="00875990">
                            <w:pPr>
                              <w:jc w:val="center"/>
                            </w:pPr>
                            <w:r>
                              <w:t>Fitnesz érték</w:t>
                            </w:r>
                          </w:p>
                        </w:txbxContent>
                      </v:textbox>
                    </v:shape>
                    <v:shape id="Szövegdoboz 110" o:spid="_x0000_s1132" type="#_x0000_t202" style="position:absolute;top:3048;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" fillcolor="white [3201]" strokeweight=".5pt">
                      <v:textbox>
                        <w:txbxContent>
                          <w:p w14:paraId="019410A7" w14:textId="053C4393" w:rsidR="00B92C93" w:rsidRDefault="00B92C93" w:rsidP="00875990">
                            <w:pPr>
                              <w:jc w:val="center"/>
                            </w:pPr>
                            <w:r>
                              <w:t>17</w:t>
                            </w:r>
                          </w:p>
                        </w:txbxContent>
                      </v:textbox>
                    </v:shape>
                    <v:shape id="Szövegdoboz 118" o:spid="_x0000_s1133" type="#_x0000_t202" style="position:absolute;top:6096;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" fillcolor="white [3201]" strokeweight=".5pt">
                      <v:textbox>
                        <w:txbxContent>
                          <w:p w14:paraId="0F53B508" w14:textId="59BC3520" w:rsidR="00B92C93" w:rsidRDefault="00B92C93" w:rsidP="00875990">
                            <w:pPr>
                              <w:jc w:val="center"/>
                            </w:pPr>
                            <w:r>
                              <w:t>25</w:t>
                            </w:r>
                          </w:p>
                        </w:txbxContent>
                      </v:textbox>
                    </v:shape>
                    <v:shape id="Szövegdoboz 119" o:spid="_x0000_s1134" type="#_x0000_t202" style="position:absolute;top:9144;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" fillcolor="white [3201]" strokeweight=".5pt">
                      <v:textbox>
                        <w:txbxContent>
                          <w:p w14:paraId="5F208249" w14:textId="12AA38DF" w:rsidR="00B92C93" w:rsidRDefault="00B92C93" w:rsidP="00875990">
                            <w:pPr>
                              <w:jc w:val="center"/>
                            </w:pPr>
                            <w:r>
                              <w:t>6</w:t>
                            </w:r>
                          </w:p>
                        </w:txbxContent>
                      </v:textbox>
                    </v:shape>
                    <v:shape id="Szövegdoboz 120" o:spid="_x0000_s1135" type="#_x0000_t202" style="position:absolute;top:12192;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" fillcolor="white [3201]" strokeweight=".5pt">
                      <v:textbox>
                        <w:txbxContent>
                          <w:p w14:paraId="2C027F20" w14:textId="2AE57B44" w:rsidR="00B92C93" w:rsidRDefault="00B92C93" w:rsidP="00875990">
                            <w:pPr>
                              <w:jc w:val="center"/>
                            </w:pPr>
                            <w:r>
                              <w:t>52</w:t>
                            </w:r>
                          </w:p>
                        </w:txbxContent>
                      </v:textbox>
                    </v:shape>
                    <v:shape id="Szövegdoboz 121" o:spid="_x0000_s1136" type="#_x0000_t202" style="position:absolute;top:15240;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32D2F087" w14:textId="26B2D3E7" w:rsidR="00B92C93" w:rsidRDefault="00B92C93" w:rsidP="00875990">
                            <w:pPr>
                              <w:jc w:val="center"/>
                            </w:pPr>
                            <w:r>
                              <w:t>11</w:t>
                            </w:r>
                          </w:p>
                        </w:txbxContent>
                      </v:textbox>
                    </v:shape>
                  </v:group>
                </v:group>
                <w10:wrap type="topAndBottom" anchorx="margin"/>
              </v:group>
            </w:pict>
          </mc:Fallback>
        </mc:AlternateContent>
      </w:r>
      <w:r w:rsidR="00362722">
        <w:t xml:space="preserve">Az egyik legismertebb </w:t>
      </w:r>
      <w:r w:rsidR="00362722" w:rsidRPr="00F434EE">
        <w:rPr>
          <w:rStyle w:val="SzDSzvegTrzsChar"/>
        </w:rPr>
        <w:t>módszer a rulettkerék-kiválasztás vagy fitneszarányos szelekció (roulette wheel-, fitness based selection).</w:t>
      </w:r>
      <w:r w:rsidR="0036420E" w:rsidRPr="00F434EE">
        <w:rPr>
          <w:rStyle w:val="SzDSzvegTrzsChar"/>
        </w:rPr>
        <w:t xml:space="preserve"> Ennek során a kiválasztás esélye arányos a jóság mértékével,</w:t>
      </w:r>
      <w:r w:rsidR="00334B28">
        <w:rPr>
          <w:rStyle w:val="SzDSzvegTrzsChar"/>
        </w:rPr>
        <w:t xml:space="preserve"> valamint</w:t>
      </w:r>
      <w:r w:rsidR="0036420E" w:rsidRPr="00F434EE">
        <w:rPr>
          <w:rStyle w:val="SzDSzvegTrzsChar"/>
        </w:rPr>
        <w:t xml:space="preserve"> egy egyedet többször</w:t>
      </w:r>
      <w:r w:rsidR="00334B28">
        <w:rPr>
          <w:rStyle w:val="SzDSzvegTrzsChar"/>
        </w:rPr>
        <w:t xml:space="preserve"> is</w:t>
      </w:r>
      <w:r w:rsidR="0036420E" w:rsidRPr="00F434EE">
        <w:rPr>
          <w:rStyle w:val="SzDSzvegTrzsChar"/>
        </w:rPr>
        <w:t xml:space="preserve"> ki lehet választani, hiszen a választási műveletek függetlenek egymástól.</w:t>
      </w:r>
      <w:r w:rsidR="00362722" w:rsidRPr="00F434EE">
        <w:rPr>
          <w:rStyle w:val="SzDSzvegTrzsChar"/>
        </w:rPr>
        <w:t xml:space="preserve"> </w:t>
      </w:r>
      <w:r w:rsidR="007F6D1F" w:rsidRPr="00F434EE">
        <w:rPr>
          <w:rStyle w:val="SzDSzvegTrzsChar"/>
        </w:rPr>
        <w:t>Ha az egyed</w:t>
      </w:r>
      <w:r w:rsidR="007F6D1F">
        <w:t xml:space="preserve"> jósága </w:t>
      </w:r>
      <w:r w:rsidR="007F6D1F">
        <w:rPr>
          <w:rFonts w:eastAsia="Times New Roman"/>
          <w:i/>
          <w:iCs/>
          <w:color w:val="auto"/>
          <w:kern w:val="0"/>
          <w:sz w:val="22"/>
          <w:szCs w:val="22"/>
          <w:lang w:eastAsia="hu-HU" w:bidi="ar-SA"/>
        </w:rPr>
        <w:t>ff</w:t>
      </w:r>
      <w:r w:rsidR="007F6D1F">
        <w:rPr>
          <w:rFonts w:eastAsia="Times New Roman"/>
          <w:i/>
          <w:iCs/>
          <w:color w:val="auto"/>
          <w:kern w:val="0"/>
          <w:sz w:val="16"/>
          <w:szCs w:val="16"/>
          <w:lang w:eastAsia="hu-HU" w:bidi="ar-SA"/>
        </w:rPr>
        <w:t>i</w:t>
      </w:r>
      <w:r w:rsidR="007F6D1F">
        <w:t xml:space="preserve">, akkor kiválasztásának esélye </w:t>
      </w:r>
      <m:oMath>
        <m:f>
          <m:fPr>
            <m:ctrlPr>
              <w:rPr>
                <w:rFonts w:ascii="Cambria Math" w:eastAsia="Times New Roman" w:hAnsi="Cambria Math"/>
                <w:i/>
                <w:iCs/>
                <w:color w:val="auto"/>
                <w:kern w:val="0"/>
                <w:szCs w:val="22"/>
                <w:lang w:eastAsia="hu-HU" w:bidi="ar-SA"/>
              </w:rPr>
            </m:ctrlPr>
          </m:fPr>
          <m:num>
            <m:sSub>
              <m:sSubPr>
                <m:ctrlPr>
                  <w:rPr>
                    <w:rFonts w:ascii="Cambria Math" w:eastAsia="Times New Roman" w:hAnsi="Cambria Math"/>
                    <w:i/>
                    <w:iCs/>
                    <w:color w:val="auto"/>
                    <w:kern w:val="0"/>
                    <w:szCs w:val="22"/>
                    <w:lang w:eastAsia="hu-HU" w:bidi="ar-SA"/>
                  </w:rPr>
                </m:ctrlPr>
              </m:sSubPr>
              <m:e>
                <m:r>
                  <w:rPr>
                    <w:rFonts w:ascii="Cambria Math" w:eastAsia="Times New Roman" w:hAnsi="Cambria Math"/>
                    <w:color w:val="auto"/>
                    <w:kern w:val="0"/>
                    <w:szCs w:val="22"/>
                    <w:lang w:eastAsia="hu-HU" w:bidi="ar-SA"/>
                  </w:rPr>
                  <m:t>ff</m:t>
                </m:r>
              </m:e>
              <m:sub>
                <m:r>
                  <w:rPr>
                    <w:rFonts w:ascii="Cambria Math" w:eastAsia="Times New Roman" w:hAnsi="Cambria Math"/>
                    <w:color w:val="auto"/>
                    <w:kern w:val="0"/>
                    <w:szCs w:val="22"/>
                    <w:lang w:eastAsia="hu-HU" w:bidi="ar-SA"/>
                  </w:rPr>
                  <m:t>i</m:t>
                </m:r>
              </m:sub>
            </m:sSub>
          </m:num>
          <m:den>
            <m:nary>
              <m:naryPr>
                <m:chr m:val="∑"/>
                <m:limLoc m:val="undOvr"/>
                <m:ctrlPr>
                  <w:rPr>
                    <w:rFonts w:ascii="Cambria Math" w:eastAsia="Times New Roman" w:hAnsi="Cambria Math"/>
                    <w:i/>
                    <w:iCs/>
                    <w:color w:val="auto"/>
                    <w:kern w:val="0"/>
                    <w:szCs w:val="22"/>
                    <w:lang w:eastAsia="hu-HU" w:bidi="ar-SA"/>
                  </w:rPr>
                </m:ctrlPr>
              </m:naryPr>
              <m:sub>
                <m:r>
                  <w:rPr>
                    <w:rFonts w:ascii="Cambria Math" w:eastAsia="Times New Roman" w:hAnsi="Cambria Math"/>
                    <w:color w:val="auto"/>
                    <w:kern w:val="0"/>
                    <w:szCs w:val="22"/>
                    <w:lang w:eastAsia="hu-HU" w:bidi="ar-SA"/>
                  </w:rPr>
                  <m:t>i=1</m:t>
                </m:r>
              </m:sub>
              <m:sup>
                <m:r>
                  <w:rPr>
                    <w:rFonts w:ascii="Cambria Math" w:eastAsia="Times New Roman" w:hAnsi="Cambria Math"/>
                    <w:color w:val="auto"/>
                    <w:kern w:val="0"/>
                    <w:szCs w:val="22"/>
                    <w:lang w:eastAsia="hu-HU" w:bidi="ar-SA"/>
                  </w:rPr>
                  <m:t>N</m:t>
                </m:r>
              </m:sup>
              <m:e>
                <m:sSub>
                  <m:sSubPr>
                    <m:ctrlPr>
                      <w:rPr>
                        <w:rFonts w:ascii="Cambria Math" w:eastAsia="Times New Roman" w:hAnsi="Cambria Math"/>
                        <w:i/>
                        <w:iCs/>
                        <w:color w:val="auto"/>
                        <w:kern w:val="0"/>
                        <w:szCs w:val="22"/>
                        <w:lang w:eastAsia="hu-HU" w:bidi="ar-SA"/>
                      </w:rPr>
                    </m:ctrlPr>
                  </m:sSubPr>
                  <m:e>
                    <m:r>
                      <w:rPr>
                        <w:rFonts w:ascii="Cambria Math" w:eastAsia="Times New Roman" w:hAnsi="Cambria Math"/>
                        <w:color w:val="auto"/>
                        <w:kern w:val="0"/>
                        <w:szCs w:val="22"/>
                        <w:lang w:eastAsia="hu-HU" w:bidi="ar-SA"/>
                      </w:rPr>
                      <m:t>ff</m:t>
                    </m:r>
                  </m:e>
                  <m:sub>
                    <m:r>
                      <w:rPr>
                        <w:rFonts w:ascii="Cambria Math" w:eastAsia="Times New Roman" w:hAnsi="Cambria Math"/>
                        <w:color w:val="auto"/>
                        <w:kern w:val="0"/>
                        <w:szCs w:val="22"/>
                        <w:lang w:eastAsia="hu-HU" w:bidi="ar-SA"/>
                      </w:rPr>
                      <m:t>i</m:t>
                    </m:r>
                  </m:sub>
                </m:sSub>
              </m:e>
            </m:nary>
          </m:den>
        </m:f>
      </m:oMath>
      <w:r w:rsidR="007F6D1F">
        <w:rPr>
          <w:iCs/>
          <w:color w:val="auto"/>
          <w:kern w:val="0"/>
          <w:szCs w:val="22"/>
          <w:lang w:eastAsia="hu-HU" w:bidi="ar-SA"/>
        </w:rPr>
        <w:t xml:space="preserve">, ahol </w:t>
      </w:r>
      <w:r w:rsidR="007F6D1F" w:rsidRPr="00F77343">
        <w:rPr>
          <w:i/>
          <w:iCs/>
          <w:color w:val="auto"/>
          <w:kern w:val="0"/>
          <w:szCs w:val="22"/>
          <w:lang w:eastAsia="hu-HU" w:bidi="ar-SA"/>
        </w:rPr>
        <w:t>N</w:t>
      </w:r>
      <w:r w:rsidR="007F6D1F">
        <w:rPr>
          <w:iCs/>
          <w:color w:val="auto"/>
          <w:kern w:val="0"/>
          <w:szCs w:val="22"/>
          <w:lang w:eastAsia="hu-HU" w:bidi="ar-SA"/>
        </w:rPr>
        <w:t xml:space="preserve"> a populáció elemszáma.</w:t>
      </w:r>
      <w:r w:rsidR="0002427C">
        <w:rPr>
          <w:iCs/>
          <w:color w:val="auto"/>
          <w:kern w:val="0"/>
          <w:szCs w:val="22"/>
          <w:lang w:eastAsia="hu-HU" w:bidi="ar-SA"/>
        </w:rPr>
        <w:t xml:space="preserve"> </w:t>
      </w:r>
      <w:r w:rsidR="0002427C">
        <w:t xml:space="preserve">A módszer az egyedek </w:t>
      </w:r>
      <w:r w:rsidR="00013546">
        <w:t>rátermettségéhez</w:t>
      </w:r>
      <w:r w:rsidR="0002427C">
        <w:t xml:space="preserve"> arányosan </w:t>
      </w:r>
      <w:r w:rsidR="0002427C">
        <w:lastRenderedPageBreak/>
        <w:t>rendel szeleteket a „rulettkerékből”, így a „golyó” nagyobb eséllyel áll meg a jobb kromoszómáknál.</w:t>
      </w:r>
      <w:r w:rsidR="007F6D1F">
        <w:rPr>
          <w:iCs/>
          <w:color w:val="auto"/>
          <w:kern w:val="0"/>
          <w:szCs w:val="22"/>
          <w:lang w:eastAsia="hu-HU" w:bidi="ar-SA"/>
        </w:rPr>
        <w:t xml:space="preserve"> </w:t>
      </w:r>
      <w:r w:rsidR="00BC0A6A">
        <w:t>A rulettkerék-</w:t>
      </w:r>
      <w:r w:rsidR="004C26A4">
        <w:t>kiválasztást jól szemlélteti a</w:t>
      </w:r>
      <w:r>
        <w:t xml:space="preserve"> </w:t>
      </w:r>
      <w:r>
        <w:fldChar w:fldCharType="begin"/>
      </w:r>
      <w:r>
        <w:instrText xml:space="preserve"> REF _Ref3119135 \h </w:instrText>
      </w:r>
      <w:r>
        <w:fldChar w:fldCharType="separate"/>
      </w:r>
      <w:r>
        <w:rPr>
          <w:iCs/>
          <w:noProof/>
        </w:rPr>
        <w:t>3</w:t>
      </w:r>
      <w:r>
        <w:t>. ábra</w:t>
      </w:r>
      <w:r>
        <w:fldChar w:fldCharType="end"/>
      </w:r>
      <w:r>
        <w:t>.</w:t>
      </w:r>
    </w:p>
    <w:p w14:paraId="1A1A5E92" w14:textId="0AB74737" w:rsidR="00887404" w:rsidRDefault="00887404" w:rsidP="000F1F8C">
      <w:pPr>
        <w:pStyle w:val="SzDSzvegTrzs"/>
      </w:pPr>
      <w:r>
        <w:t>Ezt a módszert könnyű implementálni és sokszor jó eredmény</w:t>
      </w:r>
      <w:r w:rsidR="00B65BD3">
        <w:t>t</w:t>
      </w:r>
      <w:r>
        <w:t xml:space="preserve"> is ad, azonban vannak esetek, amikor más módszer jobb</w:t>
      </w:r>
      <w:r w:rsidR="00001352">
        <w:t xml:space="preserve"> eredményt szolgál</w:t>
      </w:r>
      <w:r w:rsidR="00B65BD3">
        <w:t>tat.</w:t>
      </w:r>
      <w:r w:rsidR="00001352">
        <w:t xml:space="preserve"> </w:t>
      </w:r>
      <w:r w:rsidR="00B65BD3">
        <w:t>I</w:t>
      </w:r>
      <w:r w:rsidR="00001352">
        <w:t>lyen lehet a versengő kiválasztás vagy a sorrend alapú kiválasztás</w:t>
      </w:r>
      <w:r w:rsidR="002D65A8">
        <w:t>ok</w:t>
      </w:r>
      <w:r w:rsidR="00542021">
        <w:t>.</w:t>
      </w:r>
      <w:r>
        <w:t xml:space="preserve"> </w:t>
      </w:r>
    </w:p>
    <w:p w14:paraId="00AAC95B" w14:textId="301DA26F" w:rsidR="006B57C3" w:rsidRDefault="006B57C3" w:rsidP="000F1F8C">
      <w:pPr>
        <w:pStyle w:val="SzDSzvegTrzs"/>
      </w:pPr>
      <w:r>
        <w:t>A versengő kiválasztás (tournament selection) a rulettkerék módszer továbbfejlesztése. Kiválasztunk két egyedet a rulettel</w:t>
      </w:r>
      <w:r w:rsidR="0079649A">
        <w:t xml:space="preserve"> vagy egy véletlen szám generátor</w:t>
      </w:r>
      <w:r w:rsidR="009B6CFF">
        <w:t>r</w:t>
      </w:r>
      <w:r w:rsidR="0079649A">
        <w:t>al,</w:t>
      </w:r>
      <w:r>
        <w:t xml:space="preserve"> majd ezeket „versenyeztetjük” és a jobb jóság értékű kerül ki győztesként, lehet szülő.</w:t>
      </w:r>
    </w:p>
    <w:p w14:paraId="32FB5205" w14:textId="1956F279" w:rsidR="000F1F8C" w:rsidRDefault="0079649A" w:rsidP="000F1F8C">
      <w:pPr>
        <w:pStyle w:val="SzDSzvegTrzs"/>
      </w:pPr>
      <w:r>
        <w:t>Az u</w:t>
      </w:r>
      <w:r w:rsidR="000F1F8C">
        <w:t>tóbbi</w:t>
      </w:r>
      <w:r>
        <w:t xml:space="preserve"> csoporthoz</w:t>
      </w:r>
      <w:r w:rsidR="000F1F8C">
        <w:t xml:space="preserve"> tartozik a csonkolásos kiválasztás (truncation selection), ahol csak egy adott jósági szint feletti kromoszómákból választunk, de itt a szelekció valószínűsége egyenlő minden egyednek. Szintén sorrend alapú kiválasztás a lineáris sorrendezésen alapuló kiválasztás (linear ranking selection), ahol fitnesz szerint sorba rendezzük az egyedeket. A kiválasztási valószínűségük csak a sorban elfoglalt helyüktől függ, a valószínűség növekmény állandó.</w:t>
      </w:r>
    </w:p>
    <w:p w14:paraId="6E8658DD" w14:textId="372517AC" w:rsidR="004C265B" w:rsidRDefault="004C265B" w:rsidP="004C265B">
      <w:pPr>
        <w:pStyle w:val="SzDCmsor3"/>
      </w:pPr>
      <w:bookmarkStart w:id="20" w:name="_Toc6346847"/>
      <w:r>
        <w:t>Keresztezés</w:t>
      </w:r>
      <w:bookmarkEnd w:id="20"/>
    </w:p>
    <w:p w14:paraId="330C13D4" w14:textId="7312658E" w:rsidR="003C63A1" w:rsidRDefault="004C265B" w:rsidP="005B6EA5">
      <w:pPr>
        <w:pStyle w:val="SzDSzvegTrzs"/>
      </w:pPr>
      <w:r>
        <w:t xml:space="preserve">A keresztezés a genetikus algoritmusok egyik alapvető művelete, mely során általában két szülő egyed </w:t>
      </w:r>
      <w:r w:rsidR="004D3EE2">
        <w:t xml:space="preserve">különböző </w:t>
      </w:r>
      <w:r w:rsidR="00EF6835">
        <w:t>részeit összetéve új egyede(ke)t hozunk létre.</w:t>
      </w:r>
      <w:r w:rsidR="003C63A1">
        <w:t xml:space="preserve"> A legegyszerűbb ilyen módszer az egypontos keresztezés (one point crossover). A művelet során a két szülő kromoszómát ugyana</w:t>
      </w:r>
      <w:r w:rsidR="003F4B1D">
        <w:t>zon pozíciójú gén mellett kettévág</w:t>
      </w:r>
      <w:r w:rsidR="00215191">
        <w:t>ju</w:t>
      </w:r>
      <w:r w:rsidR="003F4B1D">
        <w:t>k,</w:t>
      </w:r>
      <w:r w:rsidR="003C63A1">
        <w:t xml:space="preserve"> és a részeket felcseréljük, ezáltal létrejön két új egyed. </w:t>
      </w:r>
      <w:r w:rsidR="00792D1E">
        <w:t>Jellemző hibája a módszernek, hogy a pozíciókkal nem egyenlően bánik, például a végpontok minden esetben felcserélődnek, míg a közbülső gének megmaradására jóval nagyobb esély van.</w:t>
      </w:r>
      <w:r w:rsidR="005B6EA5" w:rsidRPr="005B6EA5">
        <w:t xml:space="preserve"> </w:t>
      </w:r>
      <w:r w:rsidR="005B6EA5">
        <w:t>A másik elég feltűnő hibája a pozíciós hiba. A vágásoknál ugyanis semmi garancia nincs arra, hogy egy jó génsorozat tovább öröklődik, hiszen arra, hogy a vágás ne a jó sorozaton belül legyen semmi befolyásunk nincs és ez a probléma lehetőség annál nagyobb, minél hosszabb a jó génsorozat. A kisebb géncsoportok viszont könnyen együtt maradhatnak, így létre jöhetnek autóstoppos bitcsoportok, melyeknek semmi funkcionális közük nincs egymáshoz, csak közel helyezkednek el.</w:t>
      </w:r>
    </w:p>
    <w:p w14:paraId="71617FB5" w14:textId="455DF83B" w:rsidR="004C265B" w:rsidRDefault="002356CA" w:rsidP="004C265B">
      <w:pPr>
        <w:pStyle w:val="SzDSzvegTrzs"/>
      </w:pPr>
      <w:r>
        <w:rPr>
          <w:noProof/>
          <w:lang w:eastAsia="hu-HU" w:bidi="ar-SA"/>
        </w:rPr>
        <w:lastRenderedPageBreak/>
        <mc:AlternateContent>
          <mc:Choice Requires="wpg">
            <w:drawing>
              <wp:anchor distT="0" distB="0" distL="114300" distR="114300" simplePos="0" relativeHeight="251842560" behindDoc="0" locked="0" layoutInCell="1" allowOverlap="1" wp14:anchorId="275D74EE" wp14:editId="68C9C578">
                <wp:simplePos x="0" y="0"/>
                <wp:positionH relativeFrom="column">
                  <wp:posOffset>-3810</wp:posOffset>
                </wp:positionH>
                <wp:positionV relativeFrom="paragraph">
                  <wp:posOffset>0</wp:posOffset>
                </wp:positionV>
                <wp:extent cx="5553075" cy="1019175"/>
                <wp:effectExtent l="0" t="0" r="28575" b="28575"/>
                <wp:wrapTopAndBottom/>
                <wp:docPr id="166" name="Csoportba foglalás 166"/>
                <wp:cNvGraphicFramePr/>
                <a:graphic xmlns:a="http://schemas.openxmlformats.org/drawingml/2006/main">
                  <a:graphicData uri="http://schemas.microsoft.com/office/word/2010/wordprocessingGroup">
                    <wpg:wgp>
                      <wpg:cNvGrpSpPr/>
                      <wpg:grpSpPr>
                        <a:xfrm>
                          <a:off x="0" y="0"/>
                          <a:ext cx="5553075" cy="1019175"/>
                          <a:chOff x="0" y="0"/>
                          <a:chExt cx="5553075" cy="1019175"/>
                        </a:xfrm>
                      </wpg:grpSpPr>
                      <wpg:grpSp>
                        <wpg:cNvPr id="88" name="Csoportba foglalás 88"/>
                        <wpg:cNvGrpSpPr/>
                        <wpg:grpSpPr>
                          <a:xfrm>
                            <a:off x="0" y="85725"/>
                            <a:ext cx="2476500" cy="324000"/>
                            <a:chOff x="0" y="0"/>
                            <a:chExt cx="2476500" cy="219075"/>
                          </a:xfrm>
                        </wpg:grpSpPr>
                        <wpg:grpSp>
                          <wpg:cNvPr id="80" name="Csoportba foglalás 80"/>
                          <wpg:cNvGrpSpPr/>
                          <wpg:grpSpPr>
                            <a:xfrm>
                              <a:off x="0" y="0"/>
                              <a:ext cx="990600" cy="219075"/>
                              <a:chOff x="0" y="0"/>
                              <a:chExt cx="990600" cy="219075"/>
                            </a:xfrm>
                          </wpg:grpSpPr>
                          <wpg:grpSp>
                            <wpg:cNvPr id="70" name="Csoportba foglalás 70"/>
                            <wpg:cNvGrpSpPr/>
                            <wpg:grpSpPr>
                              <a:xfrm>
                                <a:off x="495300" y="0"/>
                                <a:ext cx="495300" cy="219075"/>
                                <a:chOff x="0" y="0"/>
                                <a:chExt cx="495300" cy="219075"/>
                              </a:xfrm>
                            </wpg:grpSpPr>
                            <wps:wsp>
                              <wps:cNvPr id="68" name="Téglalap 68"/>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C50707" w14:textId="77777777" w:rsidR="00B92C93" w:rsidRDefault="00B92C93"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églalap 69"/>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F542A" w14:textId="77777777" w:rsidR="00B92C93" w:rsidRDefault="00B92C93"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4" name="Csoportba foglalás 74"/>
                            <wpg:cNvGrpSpPr/>
                            <wpg:grpSpPr>
                              <a:xfrm>
                                <a:off x="0" y="0"/>
                                <a:ext cx="495300" cy="219075"/>
                                <a:chOff x="0" y="0"/>
                                <a:chExt cx="495300" cy="219075"/>
                              </a:xfrm>
                            </wpg:grpSpPr>
                            <wps:wsp>
                              <wps:cNvPr id="75" name="Téglalap 75"/>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89371B" w14:textId="77777777" w:rsidR="00B92C93" w:rsidRDefault="00B92C9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Téglalap 76"/>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95124" w14:textId="77777777" w:rsidR="00B92C93" w:rsidRDefault="00B92C93"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7" name="Csoportba foglalás 77"/>
                          <wpg:cNvGrpSpPr/>
                          <wpg:grpSpPr>
                            <a:xfrm>
                              <a:off x="990600" y="0"/>
                              <a:ext cx="495300" cy="219075"/>
                              <a:chOff x="0" y="0"/>
                              <a:chExt cx="495300" cy="219075"/>
                            </a:xfrm>
                          </wpg:grpSpPr>
                          <wps:wsp>
                            <wps:cNvPr id="78" name="Téglalap 78"/>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CCDF9" w14:textId="77777777" w:rsidR="00B92C93" w:rsidRDefault="00B92C9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Téglalap 79"/>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4BDA3B" w14:textId="77777777" w:rsidR="00B92C93" w:rsidRDefault="00B92C9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1" name="Csoportba foglalás 81"/>
                          <wpg:cNvGrpSpPr/>
                          <wpg:grpSpPr>
                            <a:xfrm>
                              <a:off x="1485900" y="0"/>
                              <a:ext cx="990600" cy="219075"/>
                              <a:chOff x="0" y="0"/>
                              <a:chExt cx="990600" cy="219075"/>
                            </a:xfrm>
                          </wpg:grpSpPr>
                          <wpg:grpSp>
                            <wpg:cNvPr id="82" name="Csoportba foglalás 82"/>
                            <wpg:cNvGrpSpPr/>
                            <wpg:grpSpPr>
                              <a:xfrm>
                                <a:off x="495300" y="0"/>
                                <a:ext cx="495300" cy="219075"/>
                                <a:chOff x="0" y="0"/>
                                <a:chExt cx="495300" cy="219075"/>
                              </a:xfrm>
                            </wpg:grpSpPr>
                            <wps:wsp>
                              <wps:cNvPr id="83" name="Téglalap 8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30A8E" w14:textId="77777777" w:rsidR="00B92C93" w:rsidRDefault="00B92C9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églalap 8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EC1728" w14:textId="77777777" w:rsidR="00B92C93" w:rsidRDefault="00B92C9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5" name="Csoportba foglalás 85"/>
                            <wpg:cNvGrpSpPr/>
                            <wpg:grpSpPr>
                              <a:xfrm>
                                <a:off x="0" y="0"/>
                                <a:ext cx="495300" cy="219075"/>
                                <a:chOff x="0" y="0"/>
                                <a:chExt cx="495300" cy="219075"/>
                              </a:xfrm>
                            </wpg:grpSpPr>
                            <wps:wsp>
                              <wps:cNvPr id="86" name="Téglalap 8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D54FC0" w14:textId="77777777" w:rsidR="00B92C93" w:rsidRDefault="00B92C93"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églalap 8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79D0B" w14:textId="77777777" w:rsidR="00B92C93" w:rsidRDefault="00B92C9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90" name="Csoportba foglalás 90"/>
                        <wpg:cNvGrpSpPr/>
                        <wpg:grpSpPr>
                          <a:xfrm>
                            <a:off x="0" y="581025"/>
                            <a:ext cx="990600" cy="324000"/>
                            <a:chOff x="0" y="0"/>
                            <a:chExt cx="990600" cy="219075"/>
                          </a:xfrm>
                        </wpg:grpSpPr>
                        <wpg:grpSp>
                          <wpg:cNvPr id="91" name="Csoportba foglalás 91"/>
                          <wpg:cNvGrpSpPr/>
                          <wpg:grpSpPr>
                            <a:xfrm>
                              <a:off x="495300" y="0"/>
                              <a:ext cx="495300" cy="219075"/>
                              <a:chOff x="0" y="0"/>
                              <a:chExt cx="495300" cy="219075"/>
                            </a:xfrm>
                          </wpg:grpSpPr>
                          <wps:wsp>
                            <wps:cNvPr id="92" name="Téglalap 92"/>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11AC11" w14:textId="77777777" w:rsidR="00B92C93" w:rsidRDefault="00B92C93"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églalap 93"/>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3CCE8" w14:textId="77777777" w:rsidR="00B92C93" w:rsidRDefault="00B92C9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4" name="Csoportba foglalás 94"/>
                          <wpg:cNvGrpSpPr/>
                          <wpg:grpSpPr>
                            <a:xfrm>
                              <a:off x="0" y="0"/>
                              <a:ext cx="495300" cy="219075"/>
                              <a:chOff x="0" y="0"/>
                              <a:chExt cx="495300" cy="219075"/>
                            </a:xfrm>
                          </wpg:grpSpPr>
                          <wps:wsp>
                            <wps:cNvPr id="95" name="Téglalap 95"/>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CBFFCF" w14:textId="77777777" w:rsidR="00B92C93" w:rsidRDefault="00B92C9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églalap 96"/>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7B62D8" w14:textId="77777777" w:rsidR="00B92C93" w:rsidRDefault="00B92C9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4" name="Csoportba foglalás 154"/>
                        <wpg:cNvGrpSpPr/>
                        <wpg:grpSpPr>
                          <a:xfrm>
                            <a:off x="990600" y="581025"/>
                            <a:ext cx="1485900" cy="324000"/>
                            <a:chOff x="0" y="0"/>
                            <a:chExt cx="1485900" cy="324000"/>
                          </a:xfrm>
                        </wpg:grpSpPr>
                        <wpg:grpSp>
                          <wpg:cNvPr id="97" name="Csoportba foglalás 97"/>
                          <wpg:cNvGrpSpPr/>
                          <wpg:grpSpPr>
                            <a:xfrm>
                              <a:off x="0" y="0"/>
                              <a:ext cx="495300" cy="324000"/>
                              <a:chOff x="0" y="0"/>
                              <a:chExt cx="495300" cy="219075"/>
                            </a:xfrm>
                          </wpg:grpSpPr>
                          <wps:wsp>
                            <wps:cNvPr id="98" name="Téglalap 98"/>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6990E5" w14:textId="77777777" w:rsidR="00B92C93" w:rsidRDefault="00B92C93"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églalap 99"/>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F91F4A" w14:textId="77777777" w:rsidR="00B92C93" w:rsidRDefault="00B92C9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0" name="Csoportba foglalás 100"/>
                          <wpg:cNvGrpSpPr/>
                          <wpg:grpSpPr>
                            <a:xfrm>
                              <a:off x="495300" y="0"/>
                              <a:ext cx="990600" cy="324000"/>
                              <a:chOff x="0" y="0"/>
                              <a:chExt cx="990600" cy="219075"/>
                            </a:xfrm>
                          </wpg:grpSpPr>
                          <wpg:grpSp>
                            <wpg:cNvPr id="101" name="Csoportba foglalás 101"/>
                            <wpg:cNvGrpSpPr/>
                            <wpg:grpSpPr>
                              <a:xfrm>
                                <a:off x="495300" y="0"/>
                                <a:ext cx="495300" cy="219075"/>
                                <a:chOff x="0" y="0"/>
                                <a:chExt cx="495300" cy="219075"/>
                              </a:xfrm>
                            </wpg:grpSpPr>
                            <wps:wsp>
                              <wps:cNvPr id="102" name="Téglalap 102"/>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ABFE4D" w14:textId="77777777" w:rsidR="00B92C93" w:rsidRDefault="00B92C9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Téglalap 103"/>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A4AECC" w14:textId="77777777" w:rsidR="00B92C93" w:rsidRDefault="00B92C93"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4" name="Csoportba foglalás 104"/>
                            <wpg:cNvGrpSpPr/>
                            <wpg:grpSpPr>
                              <a:xfrm>
                                <a:off x="0" y="0"/>
                                <a:ext cx="495300" cy="219075"/>
                                <a:chOff x="0" y="0"/>
                                <a:chExt cx="495300" cy="219075"/>
                              </a:xfrm>
                            </wpg:grpSpPr>
                            <wps:wsp>
                              <wps:cNvPr id="105" name="Téglalap 105"/>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494A0" w14:textId="77777777" w:rsidR="00B92C93" w:rsidRDefault="00B92C9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Téglalap 106"/>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4E31F4" w14:textId="77777777" w:rsidR="00B92C93" w:rsidRDefault="00B92C93"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07" name="Egyenes összekötő 107"/>
                        <wps:cNvCnPr/>
                        <wps:spPr>
                          <a:xfrm>
                            <a:off x="990600"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08" name="Egyenes összekötő nyíllal 108"/>
                        <wps:cNvCnPr/>
                        <wps:spPr>
                          <a:xfrm>
                            <a:off x="2600325" y="219075"/>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9" name="Egyenes összekötő nyíllal 109"/>
                        <wps:cNvCnPr/>
                        <wps:spPr>
                          <a:xfrm>
                            <a:off x="2600325" y="723900"/>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11" name="Csoportba foglalás 111"/>
                        <wpg:cNvGrpSpPr/>
                        <wpg:grpSpPr>
                          <a:xfrm>
                            <a:off x="3076575" y="85725"/>
                            <a:ext cx="990600" cy="324244"/>
                            <a:chOff x="0" y="0"/>
                            <a:chExt cx="990600" cy="219075"/>
                          </a:xfrm>
                        </wpg:grpSpPr>
                        <wpg:grpSp>
                          <wpg:cNvPr id="112" name="Csoportba foglalás 112"/>
                          <wpg:cNvGrpSpPr/>
                          <wpg:grpSpPr>
                            <a:xfrm>
                              <a:off x="495300" y="0"/>
                              <a:ext cx="495300" cy="219075"/>
                              <a:chOff x="0" y="0"/>
                              <a:chExt cx="495300" cy="219075"/>
                            </a:xfrm>
                          </wpg:grpSpPr>
                          <wps:wsp>
                            <wps:cNvPr id="113" name="Téglalap 11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86912" w14:textId="77777777" w:rsidR="00B92C93" w:rsidRDefault="00B92C93"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Téglalap 11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D4FB0" w14:textId="77777777" w:rsidR="00B92C93" w:rsidRDefault="00B92C93"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5" name="Csoportba foglalás 115"/>
                          <wpg:cNvGrpSpPr/>
                          <wpg:grpSpPr>
                            <a:xfrm>
                              <a:off x="0" y="0"/>
                              <a:ext cx="495300" cy="219075"/>
                              <a:chOff x="0" y="0"/>
                              <a:chExt cx="495300" cy="219075"/>
                            </a:xfrm>
                          </wpg:grpSpPr>
                          <wps:wsp>
                            <wps:cNvPr id="116" name="Téglalap 11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6C662B" w14:textId="77777777" w:rsidR="00B92C93" w:rsidRDefault="00B92C9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Téglalap 11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4149D4" w14:textId="77777777" w:rsidR="00B92C93" w:rsidRDefault="00B92C93"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3" name="Csoportba foglalás 153"/>
                        <wpg:cNvGrpSpPr/>
                        <wpg:grpSpPr>
                          <a:xfrm>
                            <a:off x="3076575" y="581025"/>
                            <a:ext cx="2476500" cy="324804"/>
                            <a:chOff x="0" y="0"/>
                            <a:chExt cx="2476500" cy="324804"/>
                          </a:xfrm>
                        </wpg:grpSpPr>
                        <wpg:grpSp>
                          <wpg:cNvPr id="136" name="Csoportba foglalás 136"/>
                          <wpg:cNvGrpSpPr/>
                          <wpg:grpSpPr>
                            <a:xfrm>
                              <a:off x="990600" y="0"/>
                              <a:ext cx="495300" cy="324804"/>
                              <a:chOff x="0" y="0"/>
                              <a:chExt cx="495300" cy="219075"/>
                            </a:xfrm>
                          </wpg:grpSpPr>
                          <wps:wsp>
                            <wps:cNvPr id="137" name="Téglalap 137"/>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432B9E" w14:textId="77777777" w:rsidR="00B92C93" w:rsidRDefault="00B92C9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Téglalap 138"/>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036DCA" w14:textId="77777777" w:rsidR="00B92C93" w:rsidRDefault="00B92C9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9" name="Csoportba foglalás 139"/>
                          <wpg:cNvGrpSpPr/>
                          <wpg:grpSpPr>
                            <a:xfrm>
                              <a:off x="1485900" y="0"/>
                              <a:ext cx="990600" cy="324804"/>
                              <a:chOff x="0" y="0"/>
                              <a:chExt cx="990600" cy="219075"/>
                            </a:xfrm>
                          </wpg:grpSpPr>
                          <wpg:grpSp>
                            <wpg:cNvPr id="140" name="Csoportba foglalás 140"/>
                            <wpg:cNvGrpSpPr/>
                            <wpg:grpSpPr>
                              <a:xfrm>
                                <a:off x="495300" y="0"/>
                                <a:ext cx="495300" cy="219075"/>
                                <a:chOff x="0" y="0"/>
                                <a:chExt cx="495300" cy="219075"/>
                              </a:xfrm>
                            </wpg:grpSpPr>
                            <wps:wsp>
                              <wps:cNvPr id="141" name="Téglalap 141"/>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01832F" w14:textId="77777777" w:rsidR="00B92C93" w:rsidRDefault="00B92C9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Téglalap 142"/>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107AF" w14:textId="77777777" w:rsidR="00B92C93" w:rsidRDefault="00B92C9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3" name="Csoportba foglalás 143"/>
                            <wpg:cNvGrpSpPr/>
                            <wpg:grpSpPr>
                              <a:xfrm>
                                <a:off x="0" y="0"/>
                                <a:ext cx="495300" cy="219075"/>
                                <a:chOff x="0" y="0"/>
                                <a:chExt cx="495300" cy="219075"/>
                              </a:xfrm>
                            </wpg:grpSpPr>
                            <wps:wsp>
                              <wps:cNvPr id="144" name="Téglalap 144"/>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0DE867" w14:textId="77777777" w:rsidR="00B92C93" w:rsidRDefault="00B92C93"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Téglalap 145"/>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06AD71" w14:textId="77777777" w:rsidR="00B92C93" w:rsidRDefault="00B92C9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46" name="Csoportba foglalás 146"/>
                          <wpg:cNvGrpSpPr/>
                          <wpg:grpSpPr>
                            <a:xfrm>
                              <a:off x="0" y="0"/>
                              <a:ext cx="990600" cy="324000"/>
                              <a:chOff x="0" y="0"/>
                              <a:chExt cx="990600" cy="219075"/>
                            </a:xfrm>
                          </wpg:grpSpPr>
                          <wpg:grpSp>
                            <wpg:cNvPr id="147" name="Csoportba foglalás 147"/>
                            <wpg:cNvGrpSpPr/>
                            <wpg:grpSpPr>
                              <a:xfrm>
                                <a:off x="495300" y="0"/>
                                <a:ext cx="495300" cy="219075"/>
                                <a:chOff x="0" y="0"/>
                                <a:chExt cx="495300" cy="219075"/>
                              </a:xfrm>
                            </wpg:grpSpPr>
                            <wps:wsp>
                              <wps:cNvPr id="148" name="Téglalap 148"/>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261F52" w14:textId="77777777" w:rsidR="00B92C93" w:rsidRDefault="00B92C93"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églalap 149"/>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446BEE" w14:textId="77777777" w:rsidR="00B92C93" w:rsidRDefault="00B92C9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0" name="Csoportba foglalás 150"/>
                            <wpg:cNvGrpSpPr/>
                            <wpg:grpSpPr>
                              <a:xfrm>
                                <a:off x="0" y="0"/>
                                <a:ext cx="495300" cy="219075"/>
                                <a:chOff x="0" y="0"/>
                                <a:chExt cx="495300" cy="219075"/>
                              </a:xfrm>
                            </wpg:grpSpPr>
                            <wps:wsp>
                              <wps:cNvPr id="151" name="Téglalap 15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AB824C" w14:textId="77777777" w:rsidR="00B92C93" w:rsidRDefault="00B92C9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Téglalap 15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C96B92" w14:textId="77777777" w:rsidR="00B92C93" w:rsidRDefault="00B92C9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55" name="Csoportba foglalás 155"/>
                        <wpg:cNvGrpSpPr/>
                        <wpg:grpSpPr>
                          <a:xfrm>
                            <a:off x="4067175" y="85725"/>
                            <a:ext cx="1485900" cy="324000"/>
                            <a:chOff x="0" y="0"/>
                            <a:chExt cx="1485900" cy="324000"/>
                          </a:xfrm>
                        </wpg:grpSpPr>
                        <wpg:grpSp>
                          <wpg:cNvPr id="156" name="Csoportba foglalás 156"/>
                          <wpg:cNvGrpSpPr/>
                          <wpg:grpSpPr>
                            <a:xfrm>
                              <a:off x="0" y="0"/>
                              <a:ext cx="495300" cy="324000"/>
                              <a:chOff x="0" y="0"/>
                              <a:chExt cx="495300" cy="219075"/>
                            </a:xfrm>
                          </wpg:grpSpPr>
                          <wps:wsp>
                            <wps:cNvPr id="157" name="Téglalap 157"/>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0DCF9D" w14:textId="77777777" w:rsidR="00B92C93" w:rsidRDefault="00B92C93"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Téglalap 158"/>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839E5" w14:textId="77777777" w:rsidR="00B92C93" w:rsidRDefault="00B92C9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9" name="Csoportba foglalás 159"/>
                          <wpg:cNvGrpSpPr/>
                          <wpg:grpSpPr>
                            <a:xfrm>
                              <a:off x="495300" y="0"/>
                              <a:ext cx="990600" cy="324000"/>
                              <a:chOff x="0" y="0"/>
                              <a:chExt cx="990600" cy="219075"/>
                            </a:xfrm>
                          </wpg:grpSpPr>
                          <wpg:grpSp>
                            <wpg:cNvPr id="160" name="Csoportba foglalás 160"/>
                            <wpg:cNvGrpSpPr/>
                            <wpg:grpSpPr>
                              <a:xfrm>
                                <a:off x="495300" y="0"/>
                                <a:ext cx="495300" cy="219075"/>
                                <a:chOff x="0" y="0"/>
                                <a:chExt cx="495300" cy="219075"/>
                              </a:xfrm>
                            </wpg:grpSpPr>
                            <wps:wsp>
                              <wps:cNvPr id="161" name="Téglalap 16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753406" w14:textId="77777777" w:rsidR="00B92C93" w:rsidRDefault="00B92C9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Téglalap 16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711209" w14:textId="77777777" w:rsidR="00B92C93" w:rsidRDefault="00B92C93"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3" name="Csoportba foglalás 163"/>
                            <wpg:cNvGrpSpPr/>
                            <wpg:grpSpPr>
                              <a:xfrm>
                                <a:off x="0" y="0"/>
                                <a:ext cx="495300" cy="219075"/>
                                <a:chOff x="0" y="0"/>
                                <a:chExt cx="495300" cy="219075"/>
                              </a:xfrm>
                            </wpg:grpSpPr>
                            <wps:wsp>
                              <wps:cNvPr id="164" name="Téglalap 164"/>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AE2C88" w14:textId="77777777" w:rsidR="00B92C93" w:rsidRDefault="00B92C9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Téglalap 165"/>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35AD3" w14:textId="77777777" w:rsidR="00B92C93" w:rsidRDefault="00B92C93"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anchor>
            </w:drawing>
          </mc:Choice>
          <mc:Fallback>
            <w:pict>
              <v:group w14:anchorId="275D74EE" id="Csoportba foglalás 166" o:spid="_x0000_s1137" style="position:absolute;left:0;text-align:left;margin-left:-.3pt;margin-top:0;width:437.25pt;height:80.25pt;z-index:251842560" coordsize="55530,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">
                <v:group id="Csoportba foglalás 88" o:spid="_x0000_s1138" style="position:absolute;top:857;width:24765;height:3240" coordsize="2476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Csoportba foglalás 80" o:spid="_x0000_s1139" style="position:absolute;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Csoportba foglalás 70" o:spid="_x0000_s1140"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ect id="Téglalap 68" o:spid="_x0000_s114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" fillcolor="white [3212]" strokecolor="black [3213]" strokeweight="1pt">
                        <v:textbox>
                          <w:txbxContent>
                            <w:p w14:paraId="1EC50707" w14:textId="77777777" w:rsidR="00B92C93" w:rsidRDefault="00B92C93" w:rsidP="004344FB">
                              <w:pPr>
                                <w:jc w:val="center"/>
                              </w:pPr>
                              <w:r>
                                <w:t>0</w:t>
                              </w:r>
                            </w:p>
                          </w:txbxContent>
                        </v:textbox>
                      </v:rect>
                      <v:rect id="Téglalap 69" o:spid="_x0000_s114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" fillcolor="white [3212]" strokecolor="black [3213]" strokeweight="1pt">
                        <v:textbox>
                          <w:txbxContent>
                            <w:p w14:paraId="53DF542A" w14:textId="77777777" w:rsidR="00B92C93" w:rsidRDefault="00B92C93" w:rsidP="004344FB">
                              <w:pPr>
                                <w:jc w:val="center"/>
                              </w:pPr>
                              <w:r>
                                <w:t>0</w:t>
                              </w:r>
                            </w:p>
                          </w:txbxContent>
                        </v:textbox>
                      </v:rect>
                    </v:group>
                    <v:group id="Csoportba foglalás 74" o:spid="_x0000_s1143"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Téglalap 75" o:spid="_x0000_s114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" fillcolor="white [3212]" strokecolor="black [3213]" strokeweight="1pt">
                        <v:textbox>
                          <w:txbxContent>
                            <w:p w14:paraId="3289371B" w14:textId="77777777" w:rsidR="00B92C93" w:rsidRDefault="00B92C93" w:rsidP="004344FB">
                              <w:pPr>
                                <w:jc w:val="center"/>
                              </w:pPr>
                              <w:r>
                                <w:t>1</w:t>
                              </w:r>
                            </w:p>
                          </w:txbxContent>
                        </v:textbox>
                      </v:rect>
                      <v:rect id="Téglalap 76" o:spid="_x0000_s114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" fillcolor="white [3212]" strokecolor="black [3213]" strokeweight="1pt">
                        <v:textbox>
                          <w:txbxContent>
                            <w:p w14:paraId="73E95124" w14:textId="77777777" w:rsidR="00B92C93" w:rsidRDefault="00B92C93" w:rsidP="004344FB">
                              <w:pPr>
                                <w:jc w:val="center"/>
                              </w:pPr>
                              <w:r>
                                <w:t>0</w:t>
                              </w:r>
                            </w:p>
                          </w:txbxContent>
                        </v:textbox>
                      </v:rect>
                    </v:group>
                  </v:group>
                  <v:group id="Csoportba foglalás 77" o:spid="_x0000_s1146" style="position:absolute;left:9906;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Téglalap 78" o:spid="_x0000_s114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" fillcolor="white [3212]" strokecolor="black [3213]" strokeweight="1pt">
                      <v:textbox>
                        <w:txbxContent>
                          <w:p w14:paraId="5D0CCDF9" w14:textId="77777777" w:rsidR="00B92C93" w:rsidRDefault="00B92C93" w:rsidP="004344FB">
                            <w:pPr>
                              <w:jc w:val="center"/>
                            </w:pPr>
                            <w:r>
                              <w:t>1</w:t>
                            </w:r>
                          </w:p>
                        </w:txbxContent>
                      </v:textbox>
                    </v:rect>
                    <v:rect id="Téglalap 79" o:spid="_x0000_s114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" fillcolor="white [3212]" strokecolor="black [3213]" strokeweight="1pt">
                      <v:textbox>
                        <w:txbxContent>
                          <w:p w14:paraId="684BDA3B" w14:textId="77777777" w:rsidR="00B92C93" w:rsidRDefault="00B92C93" w:rsidP="004344FB">
                            <w:pPr>
                              <w:jc w:val="center"/>
                            </w:pPr>
                            <w:r>
                              <w:t>1</w:t>
                            </w:r>
                          </w:p>
                        </w:txbxContent>
                      </v:textbox>
                    </v:rect>
                  </v:group>
                  <v:group id="Csoportba foglalás 81" o:spid="_x0000_s1149" style="position:absolute;left:14859;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group id="Csoportba foglalás 82" o:spid="_x0000_s1150"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ect id="Téglalap 83" o:spid="_x0000_s115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" fillcolor="white [3212]" strokecolor="black [3213]" strokeweight="1pt">
                        <v:textbox>
                          <w:txbxContent>
                            <w:p w14:paraId="36230A8E" w14:textId="77777777" w:rsidR="00B92C93" w:rsidRDefault="00B92C93" w:rsidP="004344FB">
                              <w:pPr>
                                <w:jc w:val="center"/>
                              </w:pPr>
                              <w:r>
                                <w:t>1</w:t>
                              </w:r>
                            </w:p>
                          </w:txbxContent>
                        </v:textbox>
                      </v:rect>
                      <v:rect id="Téglalap 84" o:spid="_x0000_s115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" fillcolor="white [3212]" strokecolor="black [3213]" strokeweight="1pt">
                        <v:textbox>
                          <w:txbxContent>
                            <w:p w14:paraId="5DEC1728" w14:textId="77777777" w:rsidR="00B92C93" w:rsidRDefault="00B92C93" w:rsidP="004344FB">
                              <w:pPr>
                                <w:jc w:val="center"/>
                              </w:pPr>
                              <w:r>
                                <w:t>1</w:t>
                              </w:r>
                            </w:p>
                          </w:txbxContent>
                        </v:textbox>
                      </v:rect>
                    </v:group>
                    <v:group id="Csoportba foglalás 85" o:spid="_x0000_s1153"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Téglalap 86" o:spid="_x0000_s115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" fillcolor="white [3212]" strokecolor="black [3213]" strokeweight="1pt">
                        <v:textbox>
                          <w:txbxContent>
                            <w:p w14:paraId="71D54FC0" w14:textId="77777777" w:rsidR="00B92C93" w:rsidRDefault="00B92C93" w:rsidP="004344FB">
                              <w:pPr>
                                <w:jc w:val="center"/>
                              </w:pPr>
                              <w:r>
                                <w:t>0</w:t>
                              </w:r>
                            </w:p>
                          </w:txbxContent>
                        </v:textbox>
                      </v:rect>
                      <v:rect id="Téglalap 87" o:spid="_x0000_s115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" fillcolor="white [3212]" strokecolor="black [3213]" strokeweight="1pt">
                        <v:textbox>
                          <w:txbxContent>
                            <w:p w14:paraId="76679D0B" w14:textId="77777777" w:rsidR="00B92C93" w:rsidRDefault="00B92C93" w:rsidP="004344FB">
                              <w:pPr>
                                <w:jc w:val="center"/>
                              </w:pPr>
                              <w:r>
                                <w:t>1</w:t>
                              </w:r>
                            </w:p>
                          </w:txbxContent>
                        </v:textbox>
                      </v:rect>
                    </v:group>
                  </v:group>
                </v:group>
                <v:group id="Csoportba foglalás 90" o:spid="_x0000_s1156" style="position:absolute;top:5810;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group id="Csoportba foglalás 91" o:spid="_x0000_s115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rect id="Téglalap 92" o:spid="_x0000_s115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" fillcolor="#bfbfbf [2412]" strokecolor="black [3213]" strokeweight="1pt">
                      <v:textbox>
                        <w:txbxContent>
                          <w:p w14:paraId="3511AC11" w14:textId="77777777" w:rsidR="00B92C93" w:rsidRDefault="00B92C93" w:rsidP="004344FB">
                            <w:pPr>
                              <w:jc w:val="center"/>
                            </w:pPr>
                            <w:r>
                              <w:t>0</w:t>
                            </w:r>
                          </w:p>
                        </w:txbxContent>
                      </v:textbox>
                    </v:rect>
                    <v:rect id="Téglalap 93" o:spid="_x0000_s115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" fillcolor="#bfbfbf [2412]" strokecolor="black [3213]" strokeweight="1pt">
                      <v:textbox>
                        <w:txbxContent>
                          <w:p w14:paraId="4163CCE8" w14:textId="77777777" w:rsidR="00B92C93" w:rsidRDefault="00B92C93" w:rsidP="004344FB">
                            <w:pPr>
                              <w:jc w:val="center"/>
                            </w:pPr>
                            <w:r>
                              <w:t>1</w:t>
                            </w:r>
                          </w:p>
                        </w:txbxContent>
                      </v:textbox>
                    </v:rect>
                  </v:group>
                  <v:group id="Csoportba foglalás 94" o:spid="_x0000_s116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rect id="Téglalap 95" o:spid="_x0000_s116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" fillcolor="#bfbfbf [2412]" strokecolor="black [3213]" strokeweight="1pt">
                      <v:textbox>
                        <w:txbxContent>
                          <w:p w14:paraId="45CBFFCF" w14:textId="77777777" w:rsidR="00B92C93" w:rsidRDefault="00B92C93" w:rsidP="004344FB">
                            <w:pPr>
                              <w:jc w:val="center"/>
                            </w:pPr>
                            <w:r>
                              <w:t>1</w:t>
                            </w:r>
                          </w:p>
                        </w:txbxContent>
                      </v:textbox>
                    </v:rect>
                    <v:rect id="Téglalap 96" o:spid="_x0000_s116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" fillcolor="#bfbfbf [2412]" strokecolor="black [3213]" strokeweight="1pt">
                      <v:textbox>
                        <w:txbxContent>
                          <w:p w14:paraId="247B62D8" w14:textId="77777777" w:rsidR="00B92C93" w:rsidRDefault="00B92C93" w:rsidP="004344FB">
                            <w:pPr>
                              <w:jc w:val="center"/>
                            </w:pPr>
                            <w:r>
                              <w:t>1</w:t>
                            </w:r>
                          </w:p>
                        </w:txbxContent>
                      </v:textbox>
                    </v:rect>
                  </v:group>
                </v:group>
                <v:group id="Csoportba foglalás 154" o:spid="_x0000_s1163" style="position:absolute;left:9906;top:5810;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group id="Csoportba foglalás 97" o:spid="_x0000_s1164"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rect id="Téglalap 98" o:spid="_x0000_s1165"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" fillcolor="#bfbfbf [2412]" strokecolor="black [3213]" strokeweight="1pt">
                      <v:textbox>
                        <w:txbxContent>
                          <w:p w14:paraId="086990E5" w14:textId="77777777" w:rsidR="00B92C93" w:rsidRDefault="00B92C93" w:rsidP="004344FB">
                            <w:pPr>
                              <w:jc w:val="center"/>
                            </w:pPr>
                            <w:r>
                              <w:t>0</w:t>
                            </w:r>
                          </w:p>
                        </w:txbxContent>
                      </v:textbox>
                    </v:rect>
                    <v:rect id="Téglalap 99" o:spid="_x0000_s1166"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" fillcolor="#bfbfbf [2412]" strokecolor="black [3213]" strokeweight="1pt">
                      <v:textbox>
                        <w:txbxContent>
                          <w:p w14:paraId="71F91F4A" w14:textId="77777777" w:rsidR="00B92C93" w:rsidRDefault="00B92C93" w:rsidP="004344FB">
                            <w:pPr>
                              <w:jc w:val="center"/>
                            </w:pPr>
                            <w:r>
                              <w:t>1</w:t>
                            </w:r>
                          </w:p>
                        </w:txbxContent>
                      </v:textbox>
                    </v:rect>
                  </v:group>
                  <v:group id="Csoportba foglalás 100" o:spid="_x0000_s1167"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group id="Csoportba foglalás 101" o:spid="_x0000_s116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Téglalap 102" o:spid="_x0000_s116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" fillcolor="#bfbfbf [2412]" strokecolor="black [3213]" strokeweight="1pt">
                        <v:textbox>
                          <w:txbxContent>
                            <w:p w14:paraId="0BABFE4D" w14:textId="77777777" w:rsidR="00B92C93" w:rsidRDefault="00B92C93" w:rsidP="004344FB">
                              <w:pPr>
                                <w:jc w:val="center"/>
                              </w:pPr>
                              <w:r>
                                <w:t>1</w:t>
                              </w:r>
                            </w:p>
                          </w:txbxContent>
                        </v:textbox>
                      </v:rect>
                      <v:rect id="Téglalap 103" o:spid="_x0000_s117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" fillcolor="#bfbfbf [2412]" strokecolor="black [3213]" strokeweight="1pt">
                        <v:textbox>
                          <w:txbxContent>
                            <w:p w14:paraId="31A4AECC" w14:textId="77777777" w:rsidR="00B92C93" w:rsidRDefault="00B92C93" w:rsidP="004344FB">
                              <w:pPr>
                                <w:jc w:val="center"/>
                              </w:pPr>
                              <w:r>
                                <w:t>0</w:t>
                              </w:r>
                            </w:p>
                          </w:txbxContent>
                        </v:textbox>
                      </v:rect>
                    </v:group>
                    <v:group id="Csoportba foglalás 104" o:spid="_x0000_s117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rect id="Téglalap 105" o:spid="_x0000_s117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" fillcolor="#bfbfbf [2412]" strokecolor="black [3213]" strokeweight="1pt">
                        <v:textbox>
                          <w:txbxContent>
                            <w:p w14:paraId="4A3494A0" w14:textId="77777777" w:rsidR="00B92C93" w:rsidRDefault="00B92C93" w:rsidP="004344FB">
                              <w:pPr>
                                <w:jc w:val="center"/>
                              </w:pPr>
                              <w:r>
                                <w:t>1</w:t>
                              </w:r>
                            </w:p>
                          </w:txbxContent>
                        </v:textbox>
                      </v:rect>
                      <v:rect id="Téglalap 106" o:spid="_x0000_s117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" fillcolor="#bfbfbf [2412]" strokecolor="black [3213]" strokeweight="1pt">
                        <v:textbox>
                          <w:txbxContent>
                            <w:p w14:paraId="6F4E31F4" w14:textId="77777777" w:rsidR="00B92C93" w:rsidRDefault="00B92C93" w:rsidP="004344FB">
                              <w:pPr>
                                <w:jc w:val="center"/>
                              </w:pPr>
                              <w:r>
                                <w:t>0</w:t>
                              </w:r>
                            </w:p>
                          </w:txbxContent>
                        </v:textbox>
                      </v:rect>
                    </v:group>
                  </v:group>
                </v:group>
                <v:line id="Egyenes összekötő 107" o:spid="_x0000_s1174" style="position:absolute;visibility:visible;mso-wrap-style:square" from="9906,0" to="990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" strokecolor="black [3200]" strokeweight="3pt">
                  <v:stroke joinstyle="miter"/>
                </v:line>
                <v:shape id="Egyenes összekötő nyíllal 108" o:spid="_x0000_s1175" type="#_x0000_t32" style="position:absolute;left:26003;top:2190;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" strokecolor="black [3200]" strokeweight=".5pt">
                  <v:stroke endarrow="block" joinstyle="miter"/>
                </v:shape>
                <v:shape id="Egyenes összekötő nyíllal 109" o:spid="_x0000_s1176" type="#_x0000_t32" style="position:absolute;left:26003;top:7239;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" strokecolor="black [3200]" strokeweight=".5pt">
                  <v:stroke endarrow="block" joinstyle="miter"/>
                </v:shape>
                <v:group id="Csoportba foglalás 111" o:spid="_x0000_s1177" style="position:absolute;left:30765;top:857;width:9906;height:3242"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group id="Csoportba foglalás 112" o:spid="_x0000_s117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Téglalap 113" o:spid="_x0000_s117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" fillcolor="white [3212]" strokecolor="black [3213]" strokeweight="1pt">
                      <v:textbox>
                        <w:txbxContent>
                          <w:p w14:paraId="00F86912" w14:textId="77777777" w:rsidR="00B92C93" w:rsidRDefault="00B92C93" w:rsidP="004344FB">
                            <w:pPr>
                              <w:jc w:val="center"/>
                            </w:pPr>
                            <w:r>
                              <w:t>0</w:t>
                            </w:r>
                          </w:p>
                        </w:txbxContent>
                      </v:textbox>
                    </v:rect>
                    <v:rect id="Téglalap 114" o:spid="_x0000_s118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" fillcolor="white [3212]" strokecolor="black [3213]" strokeweight="1pt">
                      <v:textbox>
                        <w:txbxContent>
                          <w:p w14:paraId="37DD4FB0" w14:textId="77777777" w:rsidR="00B92C93" w:rsidRDefault="00B92C93" w:rsidP="004344FB">
                            <w:pPr>
                              <w:jc w:val="center"/>
                            </w:pPr>
                            <w:r>
                              <w:t>0</w:t>
                            </w:r>
                          </w:p>
                        </w:txbxContent>
                      </v:textbox>
                    </v:rect>
                  </v:group>
                  <v:group id="Csoportba foglalás 115" o:spid="_x0000_s118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rect id="Téglalap 116" o:spid="_x0000_s118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" fillcolor="white [3212]" strokecolor="black [3213]" strokeweight="1pt">
                      <v:textbox>
                        <w:txbxContent>
                          <w:p w14:paraId="7B6C662B" w14:textId="77777777" w:rsidR="00B92C93" w:rsidRDefault="00B92C93" w:rsidP="004344FB">
                            <w:pPr>
                              <w:jc w:val="center"/>
                            </w:pPr>
                            <w:r>
                              <w:t>1</w:t>
                            </w:r>
                          </w:p>
                        </w:txbxContent>
                      </v:textbox>
                    </v:rect>
                    <v:rect id="Téglalap 117" o:spid="_x0000_s118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" fillcolor="white [3212]" strokecolor="black [3213]" strokeweight="1pt">
                      <v:textbox>
                        <w:txbxContent>
                          <w:p w14:paraId="5E4149D4" w14:textId="77777777" w:rsidR="00B92C93" w:rsidRDefault="00B92C93" w:rsidP="004344FB">
                            <w:pPr>
                              <w:jc w:val="center"/>
                            </w:pPr>
                            <w:r>
                              <w:t>0</w:t>
                            </w:r>
                          </w:p>
                        </w:txbxContent>
                      </v:textbox>
                    </v:rect>
                  </v:group>
                </v:group>
                <v:group id="Csoportba foglalás 153" o:spid="_x0000_s1184" style="position:absolute;left:30765;top:5810;width:24765;height:3248" coordsize="24765,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Csoportba foglalás 136" o:spid="_x0000_s1185" style="position:absolute;left:9906;width:4953;height:3248"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rect id="Téglalap 137" o:spid="_x0000_s1186"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" fillcolor="white [3212]" strokecolor="black [3213]" strokeweight="1pt">
                      <v:textbox>
                        <w:txbxContent>
                          <w:p w14:paraId="46432B9E" w14:textId="77777777" w:rsidR="00B92C93" w:rsidRDefault="00B92C93" w:rsidP="004344FB">
                            <w:pPr>
                              <w:jc w:val="center"/>
                            </w:pPr>
                            <w:r>
                              <w:t>1</w:t>
                            </w:r>
                          </w:p>
                        </w:txbxContent>
                      </v:textbox>
                    </v:rect>
                    <v:rect id="Téglalap 138" o:spid="_x0000_s1187"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" fillcolor="white [3212]" strokecolor="black [3213]" strokeweight="1pt">
                      <v:textbox>
                        <w:txbxContent>
                          <w:p w14:paraId="39036DCA" w14:textId="77777777" w:rsidR="00B92C93" w:rsidRDefault="00B92C93" w:rsidP="004344FB">
                            <w:pPr>
                              <w:jc w:val="center"/>
                            </w:pPr>
                            <w:r>
                              <w:t>1</w:t>
                            </w:r>
                          </w:p>
                        </w:txbxContent>
                      </v:textbox>
                    </v:rect>
                  </v:group>
                  <v:group id="Csoportba foglalás 139" o:spid="_x0000_s1188" style="position:absolute;left:14859;width:9906;height:3248"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group id="Csoportba foglalás 140" o:spid="_x0000_s1189"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rect id="Téglalap 141" o:spid="_x0000_s119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" fillcolor="white [3212]" strokecolor="black [3213]" strokeweight="1pt">
                        <v:textbox>
                          <w:txbxContent>
                            <w:p w14:paraId="0001832F" w14:textId="77777777" w:rsidR="00B92C93" w:rsidRDefault="00B92C93" w:rsidP="004344FB">
                              <w:pPr>
                                <w:jc w:val="center"/>
                              </w:pPr>
                              <w:r>
                                <w:t>1</w:t>
                              </w:r>
                            </w:p>
                          </w:txbxContent>
                        </v:textbox>
                      </v:rect>
                      <v:rect id="Téglalap 142" o:spid="_x0000_s119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" fillcolor="white [3212]" strokecolor="black [3213]" strokeweight="1pt">
                        <v:textbox>
                          <w:txbxContent>
                            <w:p w14:paraId="39B107AF" w14:textId="77777777" w:rsidR="00B92C93" w:rsidRDefault="00B92C93" w:rsidP="004344FB">
                              <w:pPr>
                                <w:jc w:val="center"/>
                              </w:pPr>
                              <w:r>
                                <w:t>1</w:t>
                              </w:r>
                            </w:p>
                          </w:txbxContent>
                        </v:textbox>
                      </v:rect>
                    </v:group>
                    <v:group id="Csoportba foglalás 143" o:spid="_x0000_s1192"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rect id="Téglalap 144" o:spid="_x0000_s1193"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" fillcolor="white [3212]" strokecolor="black [3213]" strokeweight="1pt">
                        <v:textbox>
                          <w:txbxContent>
                            <w:p w14:paraId="7B0DE867" w14:textId="77777777" w:rsidR="00B92C93" w:rsidRDefault="00B92C93" w:rsidP="004344FB">
                              <w:pPr>
                                <w:jc w:val="center"/>
                              </w:pPr>
                              <w:r>
                                <w:t>0</w:t>
                              </w:r>
                            </w:p>
                          </w:txbxContent>
                        </v:textbox>
                      </v:rect>
                      <v:rect id="Téglalap 145" o:spid="_x0000_s1194"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" fillcolor="white [3212]" strokecolor="black [3213]" strokeweight="1pt">
                        <v:textbox>
                          <w:txbxContent>
                            <w:p w14:paraId="2606AD71" w14:textId="77777777" w:rsidR="00B92C93" w:rsidRDefault="00B92C93" w:rsidP="004344FB">
                              <w:pPr>
                                <w:jc w:val="center"/>
                              </w:pPr>
                              <w:r>
                                <w:t>1</w:t>
                              </w:r>
                            </w:p>
                          </w:txbxContent>
                        </v:textbox>
                      </v:rect>
                    </v:group>
                  </v:group>
                  <v:group id="Csoportba foglalás 146" o:spid="_x0000_s1195" style="position:absolute;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group id="Csoportba foglalás 147" o:spid="_x0000_s1196"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Téglalap 148" o:spid="_x0000_s119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" fillcolor="#bfbfbf [2412]" strokecolor="black [3213]" strokeweight="1pt">
                        <v:textbox>
                          <w:txbxContent>
                            <w:p w14:paraId="3C261F52" w14:textId="77777777" w:rsidR="00B92C93" w:rsidRDefault="00B92C93" w:rsidP="004344FB">
                              <w:pPr>
                                <w:jc w:val="center"/>
                              </w:pPr>
                              <w:r>
                                <w:t>0</w:t>
                              </w:r>
                            </w:p>
                          </w:txbxContent>
                        </v:textbox>
                      </v:rect>
                      <v:rect id="Téglalap 149" o:spid="_x0000_s119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" fillcolor="#bfbfbf [2412]" strokecolor="black [3213]" strokeweight="1pt">
                        <v:textbox>
                          <w:txbxContent>
                            <w:p w14:paraId="2D446BEE" w14:textId="77777777" w:rsidR="00B92C93" w:rsidRDefault="00B92C93" w:rsidP="004344FB">
                              <w:pPr>
                                <w:jc w:val="center"/>
                              </w:pPr>
                              <w:r>
                                <w:t>1</w:t>
                              </w:r>
                            </w:p>
                          </w:txbxContent>
                        </v:textbox>
                      </v:rect>
                    </v:group>
                    <v:group id="Csoportba foglalás 150" o:spid="_x0000_s1199"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Téglalap 151" o:spid="_x0000_s120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" fillcolor="#bfbfbf [2412]" strokecolor="black [3213]" strokeweight="1pt">
                        <v:textbox>
                          <w:txbxContent>
                            <w:p w14:paraId="10AB824C" w14:textId="77777777" w:rsidR="00B92C93" w:rsidRDefault="00B92C93" w:rsidP="004344FB">
                              <w:pPr>
                                <w:jc w:val="center"/>
                              </w:pPr>
                              <w:r>
                                <w:t>1</w:t>
                              </w:r>
                            </w:p>
                          </w:txbxContent>
                        </v:textbox>
                      </v:rect>
                      <v:rect id="Téglalap 152" o:spid="_x0000_s120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" fillcolor="#bfbfbf [2412]" strokecolor="black [3213]" strokeweight="1pt">
                        <v:textbox>
                          <w:txbxContent>
                            <w:p w14:paraId="39C96B92" w14:textId="77777777" w:rsidR="00B92C93" w:rsidRDefault="00B92C93" w:rsidP="004344FB">
                              <w:pPr>
                                <w:jc w:val="center"/>
                              </w:pPr>
                              <w:r>
                                <w:t>1</w:t>
                              </w:r>
                            </w:p>
                          </w:txbxContent>
                        </v:textbox>
                      </v:rect>
                    </v:group>
                  </v:group>
                </v:group>
                <v:group id="Csoportba foglalás 155" o:spid="_x0000_s1202" style="position:absolute;left:40671;top:857;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group id="Csoportba foglalás 156" o:spid="_x0000_s1203"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ect id="Téglalap 157" o:spid="_x0000_s120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" fillcolor="#bfbfbf [2412]" strokecolor="black [3213]" strokeweight="1pt">
                      <v:textbox>
                        <w:txbxContent>
                          <w:p w14:paraId="050DCF9D" w14:textId="77777777" w:rsidR="00B92C93" w:rsidRDefault="00B92C93" w:rsidP="004344FB">
                            <w:pPr>
                              <w:jc w:val="center"/>
                            </w:pPr>
                            <w:r>
                              <w:t>0</w:t>
                            </w:r>
                          </w:p>
                        </w:txbxContent>
                      </v:textbox>
                    </v:rect>
                    <v:rect id="Téglalap 158" o:spid="_x0000_s120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" fillcolor="#bfbfbf [2412]" strokecolor="black [3213]" strokeweight="1pt">
                      <v:textbox>
                        <w:txbxContent>
                          <w:p w14:paraId="742839E5" w14:textId="77777777" w:rsidR="00B92C93" w:rsidRDefault="00B92C93" w:rsidP="004344FB">
                            <w:pPr>
                              <w:jc w:val="center"/>
                            </w:pPr>
                            <w:r>
                              <w:t>1</w:t>
                            </w:r>
                          </w:p>
                        </w:txbxContent>
                      </v:textbox>
                    </v:rect>
                  </v:group>
                  <v:group id="Csoportba foglalás 159" o:spid="_x0000_s1206"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Csoportba foglalás 160" o:spid="_x0000_s120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ect id="Téglalap 161" o:spid="_x0000_s120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" fillcolor="#bfbfbf [2412]" strokecolor="black [3213]" strokeweight="1pt">
                        <v:textbox>
                          <w:txbxContent>
                            <w:p w14:paraId="6C753406" w14:textId="77777777" w:rsidR="00B92C93" w:rsidRDefault="00B92C93" w:rsidP="004344FB">
                              <w:pPr>
                                <w:jc w:val="center"/>
                              </w:pPr>
                              <w:r>
                                <w:t>1</w:t>
                              </w:r>
                            </w:p>
                          </w:txbxContent>
                        </v:textbox>
                      </v:rect>
                      <v:rect id="Téglalap 162" o:spid="_x0000_s120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" fillcolor="#bfbfbf [2412]" strokecolor="black [3213]" strokeweight="1pt">
                        <v:textbox>
                          <w:txbxContent>
                            <w:p w14:paraId="79711209" w14:textId="77777777" w:rsidR="00B92C93" w:rsidRDefault="00B92C93" w:rsidP="004344FB">
                              <w:pPr>
                                <w:jc w:val="center"/>
                              </w:pPr>
                              <w:r>
                                <w:t>0</w:t>
                              </w:r>
                            </w:p>
                          </w:txbxContent>
                        </v:textbox>
                      </v:rect>
                    </v:group>
                    <v:group id="Csoportba foglalás 163" o:spid="_x0000_s121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Téglalap 164" o:spid="_x0000_s121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" fillcolor="#bfbfbf [2412]" strokecolor="black [3213]" strokeweight="1pt">
                        <v:textbox>
                          <w:txbxContent>
                            <w:p w14:paraId="4FAE2C88" w14:textId="77777777" w:rsidR="00B92C93" w:rsidRDefault="00B92C93" w:rsidP="004344FB">
                              <w:pPr>
                                <w:jc w:val="center"/>
                              </w:pPr>
                              <w:r>
                                <w:t>1</w:t>
                              </w:r>
                            </w:p>
                          </w:txbxContent>
                        </v:textbox>
                      </v:rect>
                      <v:rect id="Téglalap 165" o:spid="_x0000_s121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" fillcolor="#bfbfbf [2412]" strokecolor="black [3213]" strokeweight="1pt">
                        <v:textbox>
                          <w:txbxContent>
                            <w:p w14:paraId="61635AD3" w14:textId="77777777" w:rsidR="00B92C93" w:rsidRDefault="00B92C93" w:rsidP="004344FB">
                              <w:pPr>
                                <w:jc w:val="center"/>
                              </w:pPr>
                              <w:r>
                                <w:t>0</w:t>
                              </w:r>
                            </w:p>
                          </w:txbxContent>
                        </v:textbox>
                      </v:rect>
                    </v:group>
                  </v:group>
                </v:group>
                <w10:wrap type="topAndBottom"/>
              </v:group>
            </w:pict>
          </mc:Fallback>
        </mc:AlternateContent>
      </w:r>
      <w:r>
        <w:rPr>
          <w:noProof/>
          <w:lang w:eastAsia="hu-HU" w:bidi="ar-SA"/>
        </w:rPr>
        <mc:AlternateContent>
          <mc:Choice Requires="wps">
            <w:drawing>
              <wp:anchor distT="0" distB="0" distL="114300" distR="114300" simplePos="0" relativeHeight="251843584" behindDoc="0" locked="0" layoutInCell="1" allowOverlap="1" wp14:anchorId="4108BFD5" wp14:editId="1FA96CC9">
                <wp:simplePos x="0" y="0"/>
                <wp:positionH relativeFrom="column">
                  <wp:posOffset>-3810</wp:posOffset>
                </wp:positionH>
                <wp:positionV relativeFrom="paragraph">
                  <wp:posOffset>1073785</wp:posOffset>
                </wp:positionV>
                <wp:extent cx="5553075" cy="480060"/>
                <wp:effectExtent l="0" t="0" r="9525" b="0"/>
                <wp:wrapTopAndBottom/>
                <wp:docPr id="321" name="Szövegdoboz 321"/>
                <wp:cNvGraphicFramePr/>
                <a:graphic xmlns:a="http://schemas.openxmlformats.org/drawingml/2006/main">
                  <a:graphicData uri="http://schemas.microsoft.com/office/word/2010/wordprocessingShape">
                    <wps:wsp>
                      <wps:cNvSpPr txBox="1"/>
                      <wps:spPr>
                        <a:xfrm>
                          <a:off x="0" y="0"/>
                          <a:ext cx="5553075" cy="480060"/>
                        </a:xfrm>
                        <a:prstGeom prst="rect">
                          <a:avLst/>
                        </a:prstGeom>
                        <a:solidFill>
                          <a:prstClr val="white"/>
                        </a:solidFill>
                        <a:ln>
                          <a:noFill/>
                        </a:ln>
                      </wps:spPr>
                      <wps:txbx>
                        <w:txbxContent>
                          <w:p w14:paraId="10120BF8" w14:textId="0F1FA1FB" w:rsidR="00B92C93" w:rsidRPr="00E8144C" w:rsidRDefault="00B92C93" w:rsidP="002356CA">
                            <w:pPr>
                              <w:pStyle w:val="SzKpalrs"/>
                            </w:pPr>
                            <w:r>
                              <w:fldChar w:fldCharType="begin"/>
                            </w:r>
                            <w:r>
                              <w:instrText xml:space="preserve"> SEQ ábra \* ARABIC </w:instrText>
                            </w:r>
                            <w:r>
                              <w:fldChar w:fldCharType="separate"/>
                            </w:r>
                            <w:bookmarkStart w:id="21" w:name="_Toc6346898"/>
                            <w:r w:rsidR="00065E77">
                              <w:t>4</w:t>
                            </w:r>
                            <w:r>
                              <w:fldChar w:fldCharType="end"/>
                            </w:r>
                            <w:r>
                              <w:t xml:space="preserve">. ábra: </w:t>
                            </w:r>
                            <w:r w:rsidRPr="00A10221">
                              <w:t>Egy pontos keresztezés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8BFD5" id="Szövegdoboz 321" o:spid="_x0000_s1213" type="#_x0000_t202" style="position:absolute;left:0;text-align:left;margin-left:-.3pt;margin-top:84.55pt;width:437.25pt;height:37.8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" stroked="f">
                <v:textbox style="mso-fit-shape-to-text:t" inset="0,0,0,0">
                  <w:txbxContent>
                    <w:p w14:paraId="10120BF8" w14:textId="0F1FA1FB" w:rsidR="00B92C93" w:rsidRPr="00E8144C" w:rsidRDefault="00B92C93" w:rsidP="002356CA">
                      <w:pPr>
                        <w:pStyle w:val="SzKpalrs"/>
                      </w:pPr>
                      <w:r>
                        <w:fldChar w:fldCharType="begin"/>
                      </w:r>
                      <w:r>
                        <w:instrText xml:space="preserve"> SEQ ábra \* ARABIC </w:instrText>
                      </w:r>
                      <w:r>
                        <w:fldChar w:fldCharType="separate"/>
                      </w:r>
                      <w:bookmarkStart w:id="22" w:name="_Toc6346898"/>
                      <w:r w:rsidR="00065E77">
                        <w:t>4</w:t>
                      </w:r>
                      <w:r>
                        <w:fldChar w:fldCharType="end"/>
                      </w:r>
                      <w:r>
                        <w:t xml:space="preserve">. ábra: </w:t>
                      </w:r>
                      <w:r w:rsidRPr="00A10221">
                        <w:t>Egy pontos keresztezés</w:t>
                      </w:r>
                      <w:bookmarkEnd w:id="22"/>
                    </w:p>
                  </w:txbxContent>
                </v:textbox>
                <w10:wrap type="topAndBottom"/>
              </v:shape>
            </w:pict>
          </mc:Fallback>
        </mc:AlternateContent>
      </w:r>
      <w:r>
        <w:rPr>
          <w:noProof/>
          <w:lang w:eastAsia="hu-HU" w:bidi="ar-SA"/>
        </w:rPr>
        <mc:AlternateContent>
          <mc:Choice Requires="wpg">
            <w:drawing>
              <wp:anchor distT="0" distB="0" distL="114300" distR="114300" simplePos="0" relativeHeight="251847680" behindDoc="0" locked="0" layoutInCell="1" allowOverlap="1" wp14:anchorId="3FAE78DF" wp14:editId="41BF1F0E">
                <wp:simplePos x="0" y="0"/>
                <wp:positionH relativeFrom="column">
                  <wp:posOffset>-3810</wp:posOffset>
                </wp:positionH>
                <wp:positionV relativeFrom="paragraph">
                  <wp:posOffset>3283585</wp:posOffset>
                </wp:positionV>
                <wp:extent cx="5553075" cy="705231"/>
                <wp:effectExtent l="0" t="0" r="28575" b="19050"/>
                <wp:wrapTopAndBottom/>
                <wp:docPr id="256" name="Csoportba foglalás 256"/>
                <wp:cNvGraphicFramePr/>
                <a:graphic xmlns:a="http://schemas.openxmlformats.org/drawingml/2006/main">
                  <a:graphicData uri="http://schemas.microsoft.com/office/word/2010/wordprocessingGroup">
                    <wpg:wgp>
                      <wpg:cNvGrpSpPr/>
                      <wpg:grpSpPr>
                        <a:xfrm>
                          <a:off x="0" y="0"/>
                          <a:ext cx="5553075" cy="705231"/>
                          <a:chOff x="0" y="0"/>
                          <a:chExt cx="5553075" cy="1019175"/>
                        </a:xfrm>
                      </wpg:grpSpPr>
                      <wpg:grpSp>
                        <wpg:cNvPr id="254" name="Csoportba foglalás 254"/>
                        <wpg:cNvGrpSpPr/>
                        <wpg:grpSpPr>
                          <a:xfrm>
                            <a:off x="0" y="85725"/>
                            <a:ext cx="5553075" cy="820104"/>
                            <a:chOff x="0" y="0"/>
                            <a:chExt cx="5553075" cy="820104"/>
                          </a:xfrm>
                        </wpg:grpSpPr>
                        <wpg:grpSp>
                          <wpg:cNvPr id="171" name="Csoportba foglalás 171"/>
                          <wpg:cNvGrpSpPr/>
                          <wpg:grpSpPr>
                            <a:xfrm>
                              <a:off x="0" y="0"/>
                              <a:ext cx="2476500" cy="324000"/>
                              <a:chOff x="0" y="0"/>
                              <a:chExt cx="2476500" cy="219075"/>
                            </a:xfrm>
                          </wpg:grpSpPr>
                          <wpg:grpSp>
                            <wpg:cNvPr id="172" name="Csoportba foglalás 172"/>
                            <wpg:cNvGrpSpPr/>
                            <wpg:grpSpPr>
                              <a:xfrm>
                                <a:off x="0" y="0"/>
                                <a:ext cx="990600" cy="219075"/>
                                <a:chOff x="0" y="0"/>
                                <a:chExt cx="990600" cy="219075"/>
                              </a:xfrm>
                            </wpg:grpSpPr>
                            <wpg:grpSp>
                              <wpg:cNvPr id="173" name="Csoportba foglalás 173"/>
                              <wpg:cNvGrpSpPr/>
                              <wpg:grpSpPr>
                                <a:xfrm>
                                  <a:off x="495300" y="0"/>
                                  <a:ext cx="495300" cy="219075"/>
                                  <a:chOff x="0" y="0"/>
                                  <a:chExt cx="495300" cy="219075"/>
                                </a:xfrm>
                              </wpg:grpSpPr>
                              <wps:wsp>
                                <wps:cNvPr id="174" name="Téglalap 174"/>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96A6FF" w14:textId="77777777" w:rsidR="00B92C93" w:rsidRDefault="00B92C93"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Téglalap 175"/>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2E01B0" w14:textId="77777777" w:rsidR="00B92C93" w:rsidRDefault="00B92C93"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6" name="Csoportba foglalás 176"/>
                              <wpg:cNvGrpSpPr/>
                              <wpg:grpSpPr>
                                <a:xfrm>
                                  <a:off x="0" y="0"/>
                                  <a:ext cx="495300" cy="219075"/>
                                  <a:chOff x="0" y="0"/>
                                  <a:chExt cx="495300" cy="219075"/>
                                </a:xfrm>
                              </wpg:grpSpPr>
                              <wps:wsp>
                                <wps:cNvPr id="177" name="Téglalap 177"/>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F23CFA" w14:textId="77777777" w:rsidR="00B92C93" w:rsidRDefault="00B92C93"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Téglalap 178"/>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513F7B" w14:textId="77777777" w:rsidR="00B92C93" w:rsidRDefault="00B92C93"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79" name="Csoportba foglalás 179"/>
                            <wpg:cNvGrpSpPr/>
                            <wpg:grpSpPr>
                              <a:xfrm>
                                <a:off x="990600" y="0"/>
                                <a:ext cx="495300" cy="219075"/>
                                <a:chOff x="0" y="0"/>
                                <a:chExt cx="495300" cy="219075"/>
                              </a:xfrm>
                            </wpg:grpSpPr>
                            <wps:wsp>
                              <wps:cNvPr id="180" name="Téglalap 180"/>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E96E7A" w14:textId="77777777" w:rsidR="00B92C93" w:rsidRDefault="00B92C93"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Téglalap 181"/>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C624BC" w14:textId="77777777" w:rsidR="00B92C93" w:rsidRDefault="00B92C93"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2" name="Csoportba foglalás 182"/>
                            <wpg:cNvGrpSpPr/>
                            <wpg:grpSpPr>
                              <a:xfrm>
                                <a:off x="1485900" y="0"/>
                                <a:ext cx="990600" cy="219075"/>
                                <a:chOff x="0" y="0"/>
                                <a:chExt cx="990600" cy="219075"/>
                              </a:xfrm>
                            </wpg:grpSpPr>
                            <wpg:grpSp>
                              <wpg:cNvPr id="183" name="Csoportba foglalás 183"/>
                              <wpg:cNvGrpSpPr/>
                              <wpg:grpSpPr>
                                <a:xfrm>
                                  <a:off x="495300" y="0"/>
                                  <a:ext cx="495300" cy="219075"/>
                                  <a:chOff x="0" y="0"/>
                                  <a:chExt cx="495300" cy="219075"/>
                                </a:xfrm>
                              </wpg:grpSpPr>
                              <wps:wsp>
                                <wps:cNvPr id="184" name="Téglalap 184"/>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08BE2" w14:textId="77777777" w:rsidR="00B92C93" w:rsidRDefault="00B92C93"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églalap 185"/>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0B5BD" w14:textId="77777777" w:rsidR="00B92C93" w:rsidRDefault="00B92C93"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6" name="Csoportba foglalás 186"/>
                              <wpg:cNvGrpSpPr/>
                              <wpg:grpSpPr>
                                <a:xfrm>
                                  <a:off x="0" y="0"/>
                                  <a:ext cx="495300" cy="219075"/>
                                  <a:chOff x="0" y="0"/>
                                  <a:chExt cx="495300" cy="219075"/>
                                </a:xfrm>
                              </wpg:grpSpPr>
                              <wps:wsp>
                                <wps:cNvPr id="187" name="Téglalap 187"/>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6EFD72" w14:textId="77777777" w:rsidR="00B92C93" w:rsidRDefault="00B92C93"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églalap 188"/>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27C0C2" w14:textId="77777777" w:rsidR="00B92C93" w:rsidRDefault="00B92C93"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89" name="Csoportba foglalás 189"/>
                          <wpg:cNvGrpSpPr/>
                          <wpg:grpSpPr>
                            <a:xfrm>
                              <a:off x="0" y="495300"/>
                              <a:ext cx="990600" cy="324000"/>
                              <a:chOff x="0" y="0"/>
                              <a:chExt cx="990600" cy="219075"/>
                            </a:xfrm>
                          </wpg:grpSpPr>
                          <wpg:grpSp>
                            <wpg:cNvPr id="190" name="Csoportba foglalás 190"/>
                            <wpg:cNvGrpSpPr/>
                            <wpg:grpSpPr>
                              <a:xfrm>
                                <a:off x="495300" y="0"/>
                                <a:ext cx="495300" cy="219075"/>
                                <a:chOff x="0" y="0"/>
                                <a:chExt cx="495300" cy="219075"/>
                              </a:xfrm>
                            </wpg:grpSpPr>
                            <wps:wsp>
                              <wps:cNvPr id="191" name="Téglalap 19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E84EE" w14:textId="77777777" w:rsidR="00B92C93" w:rsidRDefault="00B92C93"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Téglalap 19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A9689C" w14:textId="77777777" w:rsidR="00B92C93" w:rsidRDefault="00B92C93"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3" name="Csoportba foglalás 193"/>
                            <wpg:cNvGrpSpPr/>
                            <wpg:grpSpPr>
                              <a:xfrm>
                                <a:off x="0" y="0"/>
                                <a:ext cx="495300" cy="219075"/>
                                <a:chOff x="0" y="0"/>
                                <a:chExt cx="495300" cy="219075"/>
                              </a:xfrm>
                            </wpg:grpSpPr>
                            <wps:wsp>
                              <wps:cNvPr id="194" name="Téglalap 194"/>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1C7C2" w14:textId="77777777" w:rsidR="00B92C93" w:rsidRDefault="00B92C93"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Téglalap 195"/>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2A7AF7" w14:textId="77777777" w:rsidR="00B92C93" w:rsidRDefault="00B92C93"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96" name="Csoportba foglalás 196"/>
                          <wpg:cNvGrpSpPr/>
                          <wpg:grpSpPr>
                            <a:xfrm>
                              <a:off x="990600" y="495300"/>
                              <a:ext cx="1485900" cy="324000"/>
                              <a:chOff x="0" y="0"/>
                              <a:chExt cx="1485900" cy="324000"/>
                            </a:xfrm>
                          </wpg:grpSpPr>
                          <wpg:grpSp>
                            <wpg:cNvPr id="197" name="Csoportba foglalás 197"/>
                            <wpg:cNvGrpSpPr/>
                            <wpg:grpSpPr>
                              <a:xfrm>
                                <a:off x="0" y="0"/>
                                <a:ext cx="495300" cy="324000"/>
                                <a:chOff x="0" y="0"/>
                                <a:chExt cx="495300" cy="219075"/>
                              </a:xfrm>
                            </wpg:grpSpPr>
                            <wps:wsp>
                              <wps:cNvPr id="198" name="Téglalap 198"/>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CB4726" w14:textId="77777777" w:rsidR="00B92C93" w:rsidRDefault="00B92C93"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Téglalap 199"/>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83B2D9" w14:textId="77777777" w:rsidR="00B92C93" w:rsidRDefault="00B92C93"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0" name="Csoportba foglalás 200"/>
                            <wpg:cNvGrpSpPr/>
                            <wpg:grpSpPr>
                              <a:xfrm>
                                <a:off x="495300" y="0"/>
                                <a:ext cx="990600" cy="324000"/>
                                <a:chOff x="0" y="0"/>
                                <a:chExt cx="990600" cy="219075"/>
                              </a:xfrm>
                            </wpg:grpSpPr>
                            <wpg:grpSp>
                              <wpg:cNvPr id="201" name="Csoportba foglalás 201"/>
                              <wpg:cNvGrpSpPr/>
                              <wpg:grpSpPr>
                                <a:xfrm>
                                  <a:off x="495300" y="0"/>
                                  <a:ext cx="495300" cy="219075"/>
                                  <a:chOff x="0" y="0"/>
                                  <a:chExt cx="495300" cy="219075"/>
                                </a:xfrm>
                              </wpg:grpSpPr>
                              <wps:wsp>
                                <wps:cNvPr id="202" name="Téglalap 202"/>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A4B854" w14:textId="77777777" w:rsidR="00B92C93" w:rsidRDefault="00B92C93"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Téglalap 203"/>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F16196" w14:textId="77777777" w:rsidR="00B92C93" w:rsidRDefault="00B92C93"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4" name="Csoportba foglalás 204"/>
                              <wpg:cNvGrpSpPr/>
                              <wpg:grpSpPr>
                                <a:xfrm>
                                  <a:off x="0" y="0"/>
                                  <a:ext cx="495300" cy="219075"/>
                                  <a:chOff x="0" y="0"/>
                                  <a:chExt cx="495300" cy="219075"/>
                                </a:xfrm>
                              </wpg:grpSpPr>
                              <wps:wsp>
                                <wps:cNvPr id="205" name="Téglalap 205"/>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017396" w14:textId="77777777" w:rsidR="00B92C93" w:rsidRDefault="00B92C93"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Téglalap 206"/>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0628DC" w14:textId="77777777" w:rsidR="00B92C93" w:rsidRDefault="00B92C93"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08" name="Egyenes összekötő nyíllal 208"/>
                          <wps:cNvCnPr/>
                          <wps:spPr>
                            <a:xfrm>
                              <a:off x="2600325" y="133350"/>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9" name="Egyenes összekötő nyíllal 209"/>
                          <wps:cNvCnPr/>
                          <wps:spPr>
                            <a:xfrm>
                              <a:off x="2600325" y="638175"/>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53" name="Csoportba foglalás 253"/>
                          <wpg:cNvGrpSpPr/>
                          <wpg:grpSpPr>
                            <a:xfrm>
                              <a:off x="3076575" y="495300"/>
                              <a:ext cx="2476500" cy="324804"/>
                              <a:chOff x="0" y="0"/>
                              <a:chExt cx="2476500" cy="324804"/>
                            </a:xfrm>
                          </wpg:grpSpPr>
                          <wps:wsp>
                            <wps:cNvPr id="215" name="Téglalap 215"/>
                            <wps:cNvSpPr/>
                            <wps:spPr>
                              <a:xfrm>
                                <a:off x="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968E1" w14:textId="77777777" w:rsidR="00B92C93" w:rsidRDefault="00B92C93"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Téglalap 219"/>
                            <wps:cNvSpPr/>
                            <wps:spPr>
                              <a:xfrm>
                                <a:off x="99060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F527E5" w14:textId="77777777" w:rsidR="00B92C93" w:rsidRDefault="00B92C93"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Téglalap 220"/>
                            <wps:cNvSpPr/>
                            <wps:spPr>
                              <a:xfrm>
                                <a:off x="123825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60DF08" w14:textId="77777777" w:rsidR="00B92C93" w:rsidRDefault="00B92C93"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églalap 223"/>
                            <wps:cNvSpPr/>
                            <wps:spPr>
                              <a:xfrm>
                                <a:off x="198120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95FCE4" w14:textId="77777777" w:rsidR="00B92C93" w:rsidRDefault="00B92C93"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Téglalap 224"/>
                            <wps:cNvSpPr/>
                            <wps:spPr>
                              <a:xfrm>
                                <a:off x="222885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89B66" w14:textId="77777777" w:rsidR="00B92C93" w:rsidRDefault="00B92C93"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églalap 226"/>
                            <wps:cNvSpPr/>
                            <wps:spPr>
                              <a:xfrm>
                                <a:off x="1485900" y="0"/>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F9ECB" w14:textId="77777777" w:rsidR="00B92C93" w:rsidRDefault="00B92C93"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Téglalap 227"/>
                            <wps:cNvSpPr/>
                            <wps:spPr>
                              <a:xfrm>
                                <a:off x="1733550" y="0"/>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D8B7D6" w14:textId="77777777" w:rsidR="00B92C93" w:rsidRDefault="00B92C93"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1" name="Csoportba foglalás 251"/>
                            <wpg:cNvGrpSpPr/>
                            <wpg:grpSpPr>
                              <a:xfrm>
                                <a:off x="247650" y="0"/>
                                <a:ext cx="742950" cy="324000"/>
                                <a:chOff x="0" y="0"/>
                                <a:chExt cx="742950" cy="324000"/>
                              </a:xfrm>
                            </wpg:grpSpPr>
                            <wps:wsp>
                              <wps:cNvPr id="230" name="Téglalap 230"/>
                              <wps:cNvSpPr/>
                              <wps:spPr>
                                <a:xfrm>
                                  <a:off x="24765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9011BD" w14:textId="77777777" w:rsidR="00B92C93" w:rsidRDefault="00B92C93"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églalap 231"/>
                              <wps:cNvSpPr/>
                              <wps:spPr>
                                <a:xfrm>
                                  <a:off x="49530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70C3EE" w14:textId="77777777" w:rsidR="00B92C93" w:rsidRDefault="00B92C93"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Téglalap 234"/>
                              <wps:cNvSpPr/>
                              <wps:spPr>
                                <a:xfrm>
                                  <a:off x="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292F9D" w14:textId="77777777" w:rsidR="00B92C93" w:rsidRDefault="00B92C93"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52" name="Csoportba foglalás 252"/>
                          <wpg:cNvGrpSpPr/>
                          <wpg:grpSpPr>
                            <a:xfrm>
                              <a:off x="3076575" y="0"/>
                              <a:ext cx="2476500" cy="324244"/>
                              <a:chOff x="0" y="0"/>
                              <a:chExt cx="2476500" cy="324244"/>
                            </a:xfrm>
                          </wpg:grpSpPr>
                          <wpg:grpSp>
                            <wpg:cNvPr id="250" name="Csoportba foglalás 250"/>
                            <wpg:cNvGrpSpPr/>
                            <wpg:grpSpPr>
                              <a:xfrm>
                                <a:off x="247650" y="0"/>
                                <a:ext cx="742950" cy="324244"/>
                                <a:chOff x="0" y="0"/>
                                <a:chExt cx="742950" cy="324244"/>
                              </a:xfrm>
                            </wpg:grpSpPr>
                            <wps:wsp>
                              <wps:cNvPr id="212" name="Téglalap 212"/>
                              <wps:cNvSpPr/>
                              <wps:spPr>
                                <a:xfrm>
                                  <a:off x="247650" y="0"/>
                                  <a:ext cx="247650" cy="3242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C4A67B" w14:textId="77777777" w:rsidR="00B92C93" w:rsidRDefault="00B92C93"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Téglalap 213"/>
                              <wps:cNvSpPr/>
                              <wps:spPr>
                                <a:xfrm>
                                  <a:off x="495300" y="0"/>
                                  <a:ext cx="247650" cy="3242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B4A6BC" w14:textId="77777777" w:rsidR="00B92C93" w:rsidRDefault="00B92C93"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Téglalap 216"/>
                              <wps:cNvSpPr/>
                              <wps:spPr>
                                <a:xfrm>
                                  <a:off x="0" y="0"/>
                                  <a:ext cx="247650" cy="3242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807A98" w14:textId="77777777" w:rsidR="00B92C93" w:rsidRDefault="00B92C93"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3" name="Téglalap 233"/>
                            <wps:cNvSpPr/>
                            <wps:spPr>
                              <a:xfrm>
                                <a:off x="0" y="0"/>
                                <a:ext cx="247650" cy="32385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C94AE2" w14:textId="77777777" w:rsidR="00B92C93" w:rsidRDefault="00B92C93"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Téglalap 237"/>
                            <wps:cNvSpPr/>
                            <wps:spPr>
                              <a:xfrm>
                                <a:off x="99060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87DD9" w14:textId="77777777" w:rsidR="00B92C93" w:rsidRDefault="00B92C93"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Téglalap 238"/>
                            <wps:cNvSpPr/>
                            <wps:spPr>
                              <a:xfrm>
                                <a:off x="123825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68CB" w14:textId="77777777" w:rsidR="00B92C93" w:rsidRDefault="00B92C93"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Téglalap 241"/>
                            <wps:cNvSpPr/>
                            <wps:spPr>
                              <a:xfrm>
                                <a:off x="198120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7456F4" w14:textId="77777777" w:rsidR="00B92C93" w:rsidRDefault="00B92C93"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Téglalap 242"/>
                            <wps:cNvSpPr/>
                            <wps:spPr>
                              <a:xfrm>
                                <a:off x="222885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A11176" w14:textId="77777777" w:rsidR="00B92C93" w:rsidRDefault="00B92C93"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Téglalap 244"/>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0D120A" w14:textId="77777777" w:rsidR="00B92C93" w:rsidRDefault="00B92C93"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Téglalap 245"/>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55919" w14:textId="77777777" w:rsidR="00B92C93" w:rsidRDefault="00B92C93"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7" name="Egyenes összekötő 207"/>
                        <wps:cNvCnPr/>
                        <wps:spPr>
                          <a:xfrm>
                            <a:off x="990600"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47" name="Egyenes összekötő 247"/>
                        <wps:cNvCnPr/>
                        <wps:spPr>
                          <a:xfrm>
                            <a:off x="257175"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48" name="Egyenes összekötő 248"/>
                        <wps:cNvCnPr/>
                        <wps:spPr>
                          <a:xfrm>
                            <a:off x="1990725"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49" name="Egyenes összekötő 249"/>
                        <wps:cNvCnPr/>
                        <wps:spPr>
                          <a:xfrm>
                            <a:off x="1495425"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FAE78DF" id="Csoportba foglalás 256" o:spid="_x0000_s1214" style="position:absolute;left:0;text-align:left;margin-left:-.3pt;margin-top:258.55pt;width:437.25pt;height:55.55pt;z-index:251847680" coordsize="55530,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">
                <v:group id="Csoportba foglalás 254" o:spid="_x0000_s1215" style="position:absolute;top:857;width:55530;height:8201" coordsize="55530,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group id="Csoportba foglalás 171" o:spid="_x0000_s1216" style="position:absolute;width:24765;height:3240" coordsize="2476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group id="Csoportba foglalás 172" o:spid="_x0000_s1217" style="position:absolute;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group id="Csoportba foglalás 173" o:spid="_x0000_s121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rect id="Téglalap 174" o:spid="_x0000_s121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" fillcolor="white [3212]" strokecolor="black [3213]" strokeweight="1pt">
                          <v:textbox>
                            <w:txbxContent>
                              <w:p w14:paraId="0896A6FF" w14:textId="77777777" w:rsidR="00B92C93" w:rsidRDefault="00B92C93" w:rsidP="00DA1AAF">
                                <w:pPr>
                                  <w:jc w:val="center"/>
                                </w:pPr>
                                <w:r>
                                  <w:t>0</w:t>
                                </w:r>
                              </w:p>
                            </w:txbxContent>
                          </v:textbox>
                        </v:rect>
                        <v:rect id="Téglalap 175" o:spid="_x0000_s122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" fillcolor="white [3212]" strokecolor="black [3213]" strokeweight="1pt">
                          <v:textbox>
                            <w:txbxContent>
                              <w:p w14:paraId="5C2E01B0" w14:textId="77777777" w:rsidR="00B92C93" w:rsidRDefault="00B92C93" w:rsidP="00DA1AAF">
                                <w:pPr>
                                  <w:jc w:val="center"/>
                                </w:pPr>
                                <w:r>
                                  <w:t>0</w:t>
                                </w:r>
                              </w:p>
                            </w:txbxContent>
                          </v:textbox>
                        </v:rect>
                      </v:group>
                      <v:group id="Csoportba foglalás 176" o:spid="_x0000_s122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rect id="Téglalap 177" o:spid="_x0000_s122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" fillcolor="white [3212]" strokecolor="black [3213]" strokeweight="1pt">
                          <v:textbox>
                            <w:txbxContent>
                              <w:p w14:paraId="63F23CFA" w14:textId="77777777" w:rsidR="00B92C93" w:rsidRDefault="00B92C93" w:rsidP="00DA1AAF">
                                <w:pPr>
                                  <w:jc w:val="center"/>
                                </w:pPr>
                                <w:r>
                                  <w:t>1</w:t>
                                </w:r>
                              </w:p>
                            </w:txbxContent>
                          </v:textbox>
                        </v:rect>
                        <v:rect id="Téglalap 178" o:spid="_x0000_s122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" fillcolor="white [3212]" strokecolor="black [3213]" strokeweight="1pt">
                          <v:textbox>
                            <w:txbxContent>
                              <w:p w14:paraId="09513F7B" w14:textId="77777777" w:rsidR="00B92C93" w:rsidRDefault="00B92C93" w:rsidP="00DA1AAF">
                                <w:pPr>
                                  <w:jc w:val="center"/>
                                </w:pPr>
                                <w:r>
                                  <w:t>0</w:t>
                                </w:r>
                              </w:p>
                            </w:txbxContent>
                          </v:textbox>
                        </v:rect>
                      </v:group>
                    </v:group>
                    <v:group id="Csoportba foglalás 179" o:spid="_x0000_s1224" style="position:absolute;left:9906;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rect id="Téglalap 180" o:spid="_x0000_s1225"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" fillcolor="white [3212]" strokecolor="black [3213]" strokeweight="1pt">
                        <v:textbox>
                          <w:txbxContent>
                            <w:p w14:paraId="63E96E7A" w14:textId="77777777" w:rsidR="00B92C93" w:rsidRDefault="00B92C93" w:rsidP="00DA1AAF">
                              <w:pPr>
                                <w:jc w:val="center"/>
                              </w:pPr>
                              <w:r>
                                <w:t>1</w:t>
                              </w:r>
                            </w:p>
                          </w:txbxContent>
                        </v:textbox>
                      </v:rect>
                      <v:rect id="Téglalap 181" o:spid="_x0000_s1226"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" fillcolor="white [3212]" strokecolor="black [3213]" strokeweight="1pt">
                        <v:textbox>
                          <w:txbxContent>
                            <w:p w14:paraId="6FC624BC" w14:textId="77777777" w:rsidR="00B92C93" w:rsidRDefault="00B92C93" w:rsidP="00DA1AAF">
                              <w:pPr>
                                <w:jc w:val="center"/>
                              </w:pPr>
                              <w:r>
                                <w:t>1</w:t>
                              </w:r>
                            </w:p>
                          </w:txbxContent>
                        </v:textbox>
                      </v:rect>
                    </v:group>
                    <v:group id="Csoportba foglalás 182" o:spid="_x0000_s1227" style="position:absolute;left:14859;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group id="Csoportba foglalás 183" o:spid="_x0000_s122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rect id="Téglalap 184" o:spid="_x0000_s122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" fillcolor="white [3212]" strokecolor="black [3213]" strokeweight="1pt">
                          <v:textbox>
                            <w:txbxContent>
                              <w:p w14:paraId="7BC08BE2" w14:textId="77777777" w:rsidR="00B92C93" w:rsidRDefault="00B92C93" w:rsidP="00DA1AAF">
                                <w:pPr>
                                  <w:jc w:val="center"/>
                                </w:pPr>
                                <w:r>
                                  <w:t>1</w:t>
                                </w:r>
                              </w:p>
                            </w:txbxContent>
                          </v:textbox>
                        </v:rect>
                        <v:rect id="Téglalap 185" o:spid="_x0000_s123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" fillcolor="white [3212]" strokecolor="black [3213]" strokeweight="1pt">
                          <v:textbox>
                            <w:txbxContent>
                              <w:p w14:paraId="74F0B5BD" w14:textId="77777777" w:rsidR="00B92C93" w:rsidRDefault="00B92C93" w:rsidP="00DA1AAF">
                                <w:pPr>
                                  <w:jc w:val="center"/>
                                </w:pPr>
                                <w:r>
                                  <w:t>1</w:t>
                                </w:r>
                              </w:p>
                            </w:txbxContent>
                          </v:textbox>
                        </v:rect>
                      </v:group>
                      <v:group id="Csoportba foglalás 186" o:spid="_x0000_s123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rect id="Téglalap 187" o:spid="_x0000_s123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" fillcolor="white [3212]" strokecolor="black [3213]" strokeweight="1pt">
                          <v:textbox>
                            <w:txbxContent>
                              <w:p w14:paraId="2C6EFD72" w14:textId="77777777" w:rsidR="00B92C93" w:rsidRDefault="00B92C93" w:rsidP="00DA1AAF">
                                <w:pPr>
                                  <w:jc w:val="center"/>
                                </w:pPr>
                                <w:r>
                                  <w:t>0</w:t>
                                </w:r>
                              </w:p>
                            </w:txbxContent>
                          </v:textbox>
                        </v:rect>
                        <v:rect id="Téglalap 188" o:spid="_x0000_s123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" fillcolor="white [3212]" strokecolor="black [3213]" strokeweight="1pt">
                          <v:textbox>
                            <w:txbxContent>
                              <w:p w14:paraId="7B27C0C2" w14:textId="77777777" w:rsidR="00B92C93" w:rsidRDefault="00B92C93" w:rsidP="00DA1AAF">
                                <w:pPr>
                                  <w:jc w:val="center"/>
                                </w:pPr>
                                <w:r>
                                  <w:t>1</w:t>
                                </w:r>
                              </w:p>
                            </w:txbxContent>
                          </v:textbox>
                        </v:rect>
                      </v:group>
                    </v:group>
                  </v:group>
                  <v:group id="Csoportba foglalás 189" o:spid="_x0000_s1234" style="position:absolute;top: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group id="Csoportba foglalás 190" o:spid="_x0000_s1235"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rect id="Téglalap 191" o:spid="_x0000_s1236"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" fillcolor="#bfbfbf [2412]" strokecolor="black [3213]" strokeweight="1pt">
                        <v:textbox>
                          <w:txbxContent>
                            <w:p w14:paraId="03EE84EE" w14:textId="77777777" w:rsidR="00B92C93" w:rsidRDefault="00B92C93" w:rsidP="00DA1AAF">
                              <w:pPr>
                                <w:jc w:val="center"/>
                              </w:pPr>
                              <w:r>
                                <w:t>0</w:t>
                              </w:r>
                            </w:p>
                          </w:txbxContent>
                        </v:textbox>
                      </v:rect>
                      <v:rect id="Téglalap 192" o:spid="_x0000_s1237"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" fillcolor="#bfbfbf [2412]" strokecolor="black [3213]" strokeweight="1pt">
                        <v:textbox>
                          <w:txbxContent>
                            <w:p w14:paraId="51A9689C" w14:textId="77777777" w:rsidR="00B92C93" w:rsidRDefault="00B92C93" w:rsidP="00DA1AAF">
                              <w:pPr>
                                <w:jc w:val="center"/>
                              </w:pPr>
                              <w:r>
                                <w:t>1</w:t>
                              </w:r>
                            </w:p>
                          </w:txbxContent>
                        </v:textbox>
                      </v:rect>
                    </v:group>
                    <v:group id="Csoportba foglalás 193" o:spid="_x0000_s1238"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Téglalap 194" o:spid="_x0000_s123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" fillcolor="#bfbfbf [2412]" strokecolor="black [3213]" strokeweight="1pt">
                        <v:textbox>
                          <w:txbxContent>
                            <w:p w14:paraId="22F1C7C2" w14:textId="77777777" w:rsidR="00B92C93" w:rsidRDefault="00B92C93" w:rsidP="00DA1AAF">
                              <w:pPr>
                                <w:jc w:val="center"/>
                              </w:pPr>
                              <w:r>
                                <w:t>1</w:t>
                              </w:r>
                            </w:p>
                          </w:txbxContent>
                        </v:textbox>
                      </v:rect>
                      <v:rect id="Téglalap 195" o:spid="_x0000_s124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" fillcolor="#bfbfbf [2412]" strokecolor="black [3213]" strokeweight="1pt">
                        <v:textbox>
                          <w:txbxContent>
                            <w:p w14:paraId="1A2A7AF7" w14:textId="77777777" w:rsidR="00B92C93" w:rsidRDefault="00B92C93" w:rsidP="00DA1AAF">
                              <w:pPr>
                                <w:jc w:val="center"/>
                              </w:pPr>
                              <w:r>
                                <w:t>1</w:t>
                              </w:r>
                            </w:p>
                          </w:txbxContent>
                        </v:textbox>
                      </v:rect>
                    </v:group>
                  </v:group>
                  <v:group id="Csoportba foglalás 196" o:spid="_x0000_s1241" style="position:absolute;left:9906;top:4953;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group id="Csoportba foglalás 197" o:spid="_x0000_s1242"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rect id="Téglalap 198" o:spid="_x0000_s1243"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" fillcolor="#bfbfbf [2412]" strokecolor="black [3213]" strokeweight="1pt">
                        <v:textbox>
                          <w:txbxContent>
                            <w:p w14:paraId="4ACB4726" w14:textId="77777777" w:rsidR="00B92C93" w:rsidRDefault="00B92C93" w:rsidP="00DA1AAF">
                              <w:pPr>
                                <w:jc w:val="center"/>
                              </w:pPr>
                              <w:r>
                                <w:t>0</w:t>
                              </w:r>
                            </w:p>
                          </w:txbxContent>
                        </v:textbox>
                      </v:rect>
                      <v:rect id="Téglalap 199" o:spid="_x0000_s1244"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" fillcolor="#bfbfbf [2412]" strokecolor="black [3213]" strokeweight="1pt">
                        <v:textbox>
                          <w:txbxContent>
                            <w:p w14:paraId="7983B2D9" w14:textId="77777777" w:rsidR="00B92C93" w:rsidRDefault="00B92C93" w:rsidP="00DA1AAF">
                              <w:pPr>
                                <w:jc w:val="center"/>
                              </w:pPr>
                              <w:r>
                                <w:t>1</w:t>
                              </w:r>
                            </w:p>
                          </w:txbxContent>
                        </v:textbox>
                      </v:rect>
                    </v:group>
                    <v:group id="Csoportba foglalás 200" o:spid="_x0000_s1245"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group id="Csoportba foglalás 201" o:spid="_x0000_s1246"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rect id="Téglalap 202" o:spid="_x0000_s124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" fillcolor="#bfbfbf [2412]" strokecolor="black [3213]" strokeweight="1pt">
                          <v:textbox>
                            <w:txbxContent>
                              <w:p w14:paraId="2DA4B854" w14:textId="77777777" w:rsidR="00B92C93" w:rsidRDefault="00B92C93" w:rsidP="00DA1AAF">
                                <w:pPr>
                                  <w:jc w:val="center"/>
                                </w:pPr>
                                <w:r>
                                  <w:t>1</w:t>
                                </w:r>
                              </w:p>
                            </w:txbxContent>
                          </v:textbox>
                        </v:rect>
                        <v:rect id="Téglalap 203" o:spid="_x0000_s124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" fillcolor="#bfbfbf [2412]" strokecolor="black [3213]" strokeweight="1pt">
                          <v:textbox>
                            <w:txbxContent>
                              <w:p w14:paraId="70F16196" w14:textId="77777777" w:rsidR="00B92C93" w:rsidRDefault="00B92C93" w:rsidP="00DA1AAF">
                                <w:pPr>
                                  <w:jc w:val="center"/>
                                </w:pPr>
                                <w:r>
                                  <w:t>0</w:t>
                                </w:r>
                              </w:p>
                            </w:txbxContent>
                          </v:textbox>
                        </v:rect>
                      </v:group>
                      <v:group id="Csoportba foglalás 204" o:spid="_x0000_s1249"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rect id="Téglalap 205" o:spid="_x0000_s125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" fillcolor="#bfbfbf [2412]" strokecolor="black [3213]" strokeweight="1pt">
                          <v:textbox>
                            <w:txbxContent>
                              <w:p w14:paraId="7A017396" w14:textId="77777777" w:rsidR="00B92C93" w:rsidRDefault="00B92C93" w:rsidP="00DA1AAF">
                                <w:pPr>
                                  <w:jc w:val="center"/>
                                </w:pPr>
                                <w:r>
                                  <w:t>1</w:t>
                                </w:r>
                              </w:p>
                            </w:txbxContent>
                          </v:textbox>
                        </v:rect>
                        <v:rect id="Téglalap 206" o:spid="_x0000_s125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" fillcolor="#bfbfbf [2412]" strokecolor="black [3213]" strokeweight="1pt">
                          <v:textbox>
                            <w:txbxContent>
                              <w:p w14:paraId="640628DC" w14:textId="77777777" w:rsidR="00B92C93" w:rsidRDefault="00B92C93" w:rsidP="00DA1AAF">
                                <w:pPr>
                                  <w:jc w:val="center"/>
                                </w:pPr>
                                <w:r>
                                  <w:t>0</w:t>
                                </w:r>
                              </w:p>
                            </w:txbxContent>
                          </v:textbox>
                        </v:rect>
                      </v:group>
                    </v:group>
                  </v:group>
                  <v:shape id="Egyenes összekötő nyíllal 208" o:spid="_x0000_s1252" type="#_x0000_t32" style="position:absolute;left:26003;top:1333;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" strokecolor="black [3200]" strokeweight=".5pt">
                    <v:stroke endarrow="block" joinstyle="miter"/>
                  </v:shape>
                  <v:shape id="Egyenes összekötő nyíllal 209" o:spid="_x0000_s1253" type="#_x0000_t32" style="position:absolute;left:26003;top:6381;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" strokecolor="black [3200]" strokeweight=".5pt">
                    <v:stroke endarrow="block" joinstyle="miter"/>
                  </v:shape>
                  <v:group id="Csoportba foglalás 253" o:spid="_x0000_s1254" style="position:absolute;left:30765;top:4953;width:24765;height:3248" coordsize="24765,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rect id="Téglalap 215" o:spid="_x0000_s1255"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" fillcolor="white [3212]" strokecolor="black [3213]" strokeweight="1pt">
                      <v:textbox>
                        <w:txbxContent>
                          <w:p w14:paraId="362968E1" w14:textId="77777777" w:rsidR="00B92C93" w:rsidRDefault="00B92C93" w:rsidP="00DA1AAF">
                            <w:pPr>
                              <w:jc w:val="center"/>
                            </w:pPr>
                            <w:r>
                              <w:t>1</w:t>
                            </w:r>
                          </w:p>
                        </w:txbxContent>
                      </v:textbox>
                    </v:rect>
                    <v:rect id="Téglalap 219" o:spid="_x0000_s1256" style="position:absolute;left:9906;width:2476;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" fillcolor="white [3212]" strokecolor="black [3213]" strokeweight="1pt">
                      <v:textbox>
                        <w:txbxContent>
                          <w:p w14:paraId="15F527E5" w14:textId="77777777" w:rsidR="00B92C93" w:rsidRDefault="00B92C93" w:rsidP="00DA1AAF">
                            <w:pPr>
                              <w:jc w:val="center"/>
                            </w:pPr>
                            <w:r>
                              <w:t>1</w:t>
                            </w:r>
                          </w:p>
                        </w:txbxContent>
                      </v:textbox>
                    </v:rect>
                    <v:rect id="Téglalap 220" o:spid="_x0000_s1257" style="position:absolute;left:12382;width:2477;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" fillcolor="white [3212]" strokecolor="black [3213]" strokeweight="1pt">
                      <v:textbox>
                        <w:txbxContent>
                          <w:p w14:paraId="4D60DF08" w14:textId="77777777" w:rsidR="00B92C93" w:rsidRDefault="00B92C93" w:rsidP="00DA1AAF">
                            <w:pPr>
                              <w:jc w:val="center"/>
                            </w:pPr>
                            <w:r>
                              <w:t>1</w:t>
                            </w:r>
                          </w:p>
                        </w:txbxContent>
                      </v:textbox>
                    </v:rect>
                    <v:rect id="Téglalap 223" o:spid="_x0000_s1258" style="position:absolute;left:19812;width:2476;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" fillcolor="white [3212]" strokecolor="black [3213]" strokeweight="1pt">
                      <v:textbox>
                        <w:txbxContent>
                          <w:p w14:paraId="2995FCE4" w14:textId="77777777" w:rsidR="00B92C93" w:rsidRDefault="00B92C93" w:rsidP="00DA1AAF">
                            <w:pPr>
                              <w:jc w:val="center"/>
                            </w:pPr>
                            <w:r>
                              <w:t>1</w:t>
                            </w:r>
                          </w:p>
                        </w:txbxContent>
                      </v:textbox>
                    </v:rect>
                    <v:rect id="Téglalap 224" o:spid="_x0000_s1259" style="position:absolute;left:22288;width:2477;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" fillcolor="white [3212]" strokecolor="black [3213]" strokeweight="1pt">
                      <v:textbox>
                        <w:txbxContent>
                          <w:p w14:paraId="59689B66" w14:textId="77777777" w:rsidR="00B92C93" w:rsidRDefault="00B92C93" w:rsidP="00DA1AAF">
                            <w:pPr>
                              <w:jc w:val="center"/>
                            </w:pPr>
                            <w:r>
                              <w:t>1</w:t>
                            </w:r>
                          </w:p>
                        </w:txbxContent>
                      </v:textbox>
                    </v:rect>
                    <v:rect id="Téglalap 226" o:spid="_x0000_s1260" style="position:absolute;left:14859;width:2476;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" fillcolor="#bfbfbf [2412]" strokecolor="black [3213]" strokeweight="1pt">
                      <v:textbox>
                        <w:txbxContent>
                          <w:p w14:paraId="357F9ECB" w14:textId="77777777" w:rsidR="00B92C93" w:rsidRDefault="00B92C93" w:rsidP="00DA1AAF">
                            <w:pPr>
                              <w:jc w:val="center"/>
                            </w:pPr>
                            <w:r>
                              <w:t>1</w:t>
                            </w:r>
                          </w:p>
                        </w:txbxContent>
                      </v:textbox>
                    </v:rect>
                    <v:rect id="Téglalap 227" o:spid="_x0000_s1261" style="position:absolute;left:17335;width:2477;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" fillcolor="#bfbfbf [2412]" strokecolor="black [3213]" strokeweight="1pt">
                      <v:textbox>
                        <w:txbxContent>
                          <w:p w14:paraId="7FD8B7D6" w14:textId="77777777" w:rsidR="00B92C93" w:rsidRDefault="00B92C93" w:rsidP="00DA1AAF">
                            <w:pPr>
                              <w:jc w:val="center"/>
                            </w:pPr>
                            <w:r>
                              <w:t>0</w:t>
                            </w:r>
                          </w:p>
                        </w:txbxContent>
                      </v:textbox>
                    </v:rect>
                    <v:group id="Csoportba foglalás 251" o:spid="_x0000_s1262" style="position:absolute;left:2476;width:7430;height:3240" coordsize="742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rect id="Téglalap 230" o:spid="_x0000_s1263"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" fillcolor="#bfbfbf [2412]" strokecolor="black [3213]" strokeweight="1pt">
                        <v:textbox>
                          <w:txbxContent>
                            <w:p w14:paraId="119011BD" w14:textId="77777777" w:rsidR="00B92C93" w:rsidRDefault="00B92C93" w:rsidP="00DA1AAF">
                              <w:pPr>
                                <w:jc w:val="center"/>
                              </w:pPr>
                              <w:r>
                                <w:t>0</w:t>
                              </w:r>
                            </w:p>
                          </w:txbxContent>
                        </v:textbox>
                      </v:rect>
                      <v:rect id="Téglalap 231" o:spid="_x0000_s1264"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" fillcolor="#bfbfbf [2412]" strokecolor="black [3213]" strokeweight="1pt">
                        <v:textbox>
                          <w:txbxContent>
                            <w:p w14:paraId="6470C3EE" w14:textId="77777777" w:rsidR="00B92C93" w:rsidRDefault="00B92C93" w:rsidP="00DA1AAF">
                              <w:pPr>
                                <w:jc w:val="center"/>
                              </w:pPr>
                              <w:r>
                                <w:t>1</w:t>
                              </w:r>
                            </w:p>
                          </w:txbxContent>
                        </v:textbox>
                      </v:rect>
                      <v:rect id="Téglalap 234" o:spid="_x0000_s1265"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" fillcolor="#bfbfbf [2412]" strokecolor="black [3213]" strokeweight="1pt">
                        <v:textbox>
                          <w:txbxContent>
                            <w:p w14:paraId="4B292F9D" w14:textId="77777777" w:rsidR="00B92C93" w:rsidRDefault="00B92C93" w:rsidP="00DA1AAF">
                              <w:pPr>
                                <w:jc w:val="center"/>
                              </w:pPr>
                              <w:r>
                                <w:t>1</w:t>
                              </w:r>
                            </w:p>
                          </w:txbxContent>
                        </v:textbox>
                      </v:rect>
                    </v:group>
                  </v:group>
                  <v:group id="Csoportba foglalás 252" o:spid="_x0000_s1266" style="position:absolute;left:30765;width:24765;height:3242" coordsize="24765,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group id="Csoportba foglalás 250" o:spid="_x0000_s1267" style="position:absolute;left:2476;width:7430;height:3242" coordsize="7429,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rect id="Téglalap 212" o:spid="_x0000_s1268"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" fillcolor="white [3212]" strokecolor="black [3213]" strokeweight="1pt">
                        <v:textbox>
                          <w:txbxContent>
                            <w:p w14:paraId="5CC4A67B" w14:textId="77777777" w:rsidR="00B92C93" w:rsidRDefault="00B92C93" w:rsidP="00DA1AAF">
                              <w:pPr>
                                <w:jc w:val="center"/>
                              </w:pPr>
                              <w:r>
                                <w:t>0</w:t>
                              </w:r>
                            </w:p>
                          </w:txbxContent>
                        </v:textbox>
                      </v:rect>
                      <v:rect id="Téglalap 213" o:spid="_x0000_s1269"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" fillcolor="white [3212]" strokecolor="black [3213]" strokeweight="1pt">
                        <v:textbox>
                          <w:txbxContent>
                            <w:p w14:paraId="7BB4A6BC" w14:textId="77777777" w:rsidR="00B92C93" w:rsidRDefault="00B92C93" w:rsidP="00DA1AAF">
                              <w:pPr>
                                <w:jc w:val="center"/>
                              </w:pPr>
                              <w:r>
                                <w:t>0</w:t>
                              </w:r>
                            </w:p>
                          </w:txbxContent>
                        </v:textbox>
                      </v:rect>
                      <v:rect id="Téglalap 216" o:spid="_x0000_s1270" style="position:absolute;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" fillcolor="white [3212]" strokecolor="black [3213]" strokeweight="1pt">
                        <v:textbox>
                          <w:txbxContent>
                            <w:p w14:paraId="6B807A98" w14:textId="77777777" w:rsidR="00B92C93" w:rsidRDefault="00B92C93" w:rsidP="00DA1AAF">
                              <w:pPr>
                                <w:jc w:val="center"/>
                              </w:pPr>
                              <w:r>
                                <w:t>0</w:t>
                              </w:r>
                            </w:p>
                          </w:txbxContent>
                        </v:textbox>
                      </v:rect>
                    </v:group>
                    <v:rect id="Téglalap 233" o:spid="_x0000_s1271"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" fillcolor="#bfbfbf [2412]" strokecolor="black [3213]" strokeweight="1pt">
                      <v:textbox>
                        <w:txbxContent>
                          <w:p w14:paraId="0CC94AE2" w14:textId="77777777" w:rsidR="00B92C93" w:rsidRDefault="00B92C93" w:rsidP="00DA1AAF">
                            <w:pPr>
                              <w:jc w:val="center"/>
                            </w:pPr>
                            <w:r>
                              <w:t>1</w:t>
                            </w:r>
                          </w:p>
                        </w:txbxContent>
                      </v:textbox>
                    </v:rect>
                    <v:rect id="Téglalap 237" o:spid="_x0000_s1272"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" fillcolor="#bfbfbf [2412]" strokecolor="black [3213]" strokeweight="1pt">
                      <v:textbox>
                        <w:txbxContent>
                          <w:p w14:paraId="3E387DD9" w14:textId="77777777" w:rsidR="00B92C93" w:rsidRDefault="00B92C93" w:rsidP="00DA1AAF">
                            <w:pPr>
                              <w:jc w:val="center"/>
                            </w:pPr>
                            <w:r>
                              <w:t>0</w:t>
                            </w:r>
                          </w:p>
                        </w:txbxContent>
                      </v:textbox>
                    </v:rect>
                    <v:rect id="Téglalap 238" o:spid="_x0000_s1273"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" fillcolor="#bfbfbf [2412]" strokecolor="black [3213]" strokeweight="1pt">
                      <v:textbox>
                        <w:txbxContent>
                          <w:p w14:paraId="04F468CB" w14:textId="77777777" w:rsidR="00B92C93" w:rsidRDefault="00B92C93" w:rsidP="00DA1AAF">
                            <w:pPr>
                              <w:jc w:val="center"/>
                            </w:pPr>
                            <w:r>
                              <w:t>1</w:t>
                            </w:r>
                          </w:p>
                        </w:txbxContent>
                      </v:textbox>
                    </v:rect>
                    <v:rect id="Téglalap 241" o:spid="_x0000_s1274"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" fillcolor="#bfbfbf [2412]" strokecolor="black [3213]" strokeweight="1pt">
                      <v:textbox>
                        <w:txbxContent>
                          <w:p w14:paraId="4E7456F4" w14:textId="77777777" w:rsidR="00B92C93" w:rsidRDefault="00B92C93" w:rsidP="00DA1AAF">
                            <w:pPr>
                              <w:jc w:val="center"/>
                            </w:pPr>
                            <w:r>
                              <w:t>1</w:t>
                            </w:r>
                          </w:p>
                        </w:txbxContent>
                      </v:textbox>
                    </v:rect>
                    <v:rect id="Téglalap 242" o:spid="_x0000_s1275"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" fillcolor="#bfbfbf [2412]" strokecolor="black [3213]" strokeweight="1pt">
                      <v:textbox>
                        <w:txbxContent>
                          <w:p w14:paraId="7AA11176" w14:textId="77777777" w:rsidR="00B92C93" w:rsidRDefault="00B92C93" w:rsidP="00DA1AAF">
                            <w:pPr>
                              <w:jc w:val="center"/>
                            </w:pPr>
                            <w:r>
                              <w:t>0</w:t>
                            </w:r>
                          </w:p>
                        </w:txbxContent>
                      </v:textbox>
                    </v:rect>
                    <v:rect id="Téglalap 244" o:spid="_x0000_s1276"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" fillcolor="white [3212]" strokecolor="black [3213]" strokeweight="1pt">
                      <v:textbox>
                        <w:txbxContent>
                          <w:p w14:paraId="640D120A" w14:textId="77777777" w:rsidR="00B92C93" w:rsidRDefault="00B92C93" w:rsidP="00DA1AAF">
                            <w:pPr>
                              <w:jc w:val="center"/>
                            </w:pPr>
                            <w:r>
                              <w:t>0</w:t>
                            </w:r>
                          </w:p>
                        </w:txbxContent>
                      </v:textbox>
                    </v:rect>
                    <v:rect id="Téglalap 245" o:spid="_x0000_s1277"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" fillcolor="white [3212]" strokecolor="black [3213]" strokeweight="1pt">
                      <v:textbox>
                        <w:txbxContent>
                          <w:p w14:paraId="37655919" w14:textId="77777777" w:rsidR="00B92C93" w:rsidRDefault="00B92C93" w:rsidP="00DA1AAF">
                            <w:pPr>
                              <w:jc w:val="center"/>
                            </w:pPr>
                            <w:r>
                              <w:t>1</w:t>
                            </w:r>
                          </w:p>
                        </w:txbxContent>
                      </v:textbox>
                    </v:rect>
                  </v:group>
                </v:group>
                <v:line id="Egyenes összekötő 207" o:spid="_x0000_s1278" style="position:absolute;visibility:visible;mso-wrap-style:square" from="9906,0" to="990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" strokecolor="black [3200]" strokeweight="3pt">
                  <v:stroke joinstyle="miter"/>
                </v:line>
                <v:line id="Egyenes összekötő 247" o:spid="_x0000_s1279" style="position:absolute;visibility:visible;mso-wrap-style:square" from="2571,0" to="2571,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" strokecolor="black [3200]" strokeweight="3pt">
                  <v:stroke joinstyle="miter"/>
                </v:line>
                <v:line id="Egyenes összekötő 248" o:spid="_x0000_s1280" style="position:absolute;visibility:visible;mso-wrap-style:square" from="19907,0" to="19907,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" strokecolor="black [3200]" strokeweight="3pt">
                  <v:stroke joinstyle="miter"/>
                </v:line>
                <v:line id="Egyenes összekötő 249" o:spid="_x0000_s1281" style="position:absolute;visibility:visible;mso-wrap-style:square" from="14954,0" to="14954,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" strokecolor="black [3200]" strokeweight="3pt">
                  <v:stroke joinstyle="miter"/>
                </v:line>
                <w10:wrap type="topAndBottom"/>
              </v:group>
            </w:pict>
          </mc:Fallback>
        </mc:AlternateContent>
      </w:r>
      <w:r>
        <w:rPr>
          <w:noProof/>
          <w:lang w:eastAsia="hu-HU" w:bidi="ar-SA"/>
        </w:rPr>
        <mc:AlternateContent>
          <mc:Choice Requires="wps">
            <w:drawing>
              <wp:anchor distT="0" distB="0" distL="114300" distR="114300" simplePos="0" relativeHeight="251848704" behindDoc="0" locked="0" layoutInCell="1" allowOverlap="1" wp14:anchorId="2D34D763" wp14:editId="5C17333A">
                <wp:simplePos x="0" y="0"/>
                <wp:positionH relativeFrom="column">
                  <wp:posOffset>-3810</wp:posOffset>
                </wp:positionH>
                <wp:positionV relativeFrom="paragraph">
                  <wp:posOffset>4028361</wp:posOffset>
                </wp:positionV>
                <wp:extent cx="5553075" cy="480060"/>
                <wp:effectExtent l="0" t="0" r="9525" b="0"/>
                <wp:wrapTopAndBottom/>
                <wp:docPr id="324" name="Szövegdoboz 324"/>
                <wp:cNvGraphicFramePr/>
                <a:graphic xmlns:a="http://schemas.openxmlformats.org/drawingml/2006/main">
                  <a:graphicData uri="http://schemas.microsoft.com/office/word/2010/wordprocessingShape">
                    <wps:wsp>
                      <wps:cNvSpPr txBox="1"/>
                      <wps:spPr>
                        <a:xfrm>
                          <a:off x="0" y="0"/>
                          <a:ext cx="5553075" cy="480060"/>
                        </a:xfrm>
                        <a:prstGeom prst="rect">
                          <a:avLst/>
                        </a:prstGeom>
                        <a:solidFill>
                          <a:prstClr val="white"/>
                        </a:solidFill>
                        <a:ln>
                          <a:noFill/>
                        </a:ln>
                      </wps:spPr>
                      <wps:txbx>
                        <w:txbxContent>
                          <w:p w14:paraId="592D3461" w14:textId="72BCCB1B" w:rsidR="00B92C93" w:rsidRPr="00B91B2A" w:rsidRDefault="00B92C93" w:rsidP="002356CA">
                            <w:pPr>
                              <w:pStyle w:val="SzKpalrs"/>
                            </w:pPr>
                            <w:r>
                              <w:fldChar w:fldCharType="begin"/>
                            </w:r>
                            <w:r>
                              <w:instrText xml:space="preserve"> SEQ ábra \* ARABIC </w:instrText>
                            </w:r>
                            <w:r>
                              <w:fldChar w:fldCharType="separate"/>
                            </w:r>
                            <w:bookmarkStart w:id="23" w:name="_Toc6346899"/>
                            <w:r w:rsidR="00065E77">
                              <w:t>5</w:t>
                            </w:r>
                            <w:r>
                              <w:fldChar w:fldCharType="end"/>
                            </w:r>
                            <w:r>
                              <w:t xml:space="preserve">. ábra: </w:t>
                            </w:r>
                            <w:r w:rsidRPr="008A4093">
                              <w:t>Több (4) pontos keresztezés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4D763" id="Szövegdoboz 324" o:spid="_x0000_s1282" type="#_x0000_t202" style="position:absolute;left:0;text-align:left;margin-left:-.3pt;margin-top:317.2pt;width:437.25pt;height:37.8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" stroked="f">
                <v:textbox style="mso-fit-shape-to-text:t" inset="0,0,0,0">
                  <w:txbxContent>
                    <w:p w14:paraId="592D3461" w14:textId="72BCCB1B" w:rsidR="00B92C93" w:rsidRPr="00B91B2A" w:rsidRDefault="00B92C93" w:rsidP="002356CA">
                      <w:pPr>
                        <w:pStyle w:val="SzKpalrs"/>
                      </w:pPr>
                      <w:r>
                        <w:fldChar w:fldCharType="begin"/>
                      </w:r>
                      <w:r>
                        <w:instrText xml:space="preserve"> SEQ ábra \* ARABIC </w:instrText>
                      </w:r>
                      <w:r>
                        <w:fldChar w:fldCharType="separate"/>
                      </w:r>
                      <w:bookmarkStart w:id="24" w:name="_Toc6346899"/>
                      <w:r w:rsidR="00065E77">
                        <w:t>5</w:t>
                      </w:r>
                      <w:r>
                        <w:fldChar w:fldCharType="end"/>
                      </w:r>
                      <w:r>
                        <w:t xml:space="preserve">. ábra: </w:t>
                      </w:r>
                      <w:r w:rsidRPr="008A4093">
                        <w:t>Több (4) pontos keresztezés</w:t>
                      </w:r>
                      <w:bookmarkEnd w:id="24"/>
                    </w:p>
                  </w:txbxContent>
                </v:textbox>
                <w10:wrap type="topAndBottom"/>
              </v:shape>
            </w:pict>
          </mc:Fallback>
        </mc:AlternateContent>
      </w:r>
      <w:r w:rsidR="003C63A1">
        <w:t xml:space="preserve"> </w:t>
      </w:r>
      <w:r w:rsidR="00CE6F15">
        <w:t>Az egypontos keresztezés könnyen tovább fejleszthető, ilyen például a kétpontos- vagy a több pontos keresztezés</w:t>
      </w:r>
      <w:r w:rsidR="006757B1">
        <w:t xml:space="preserve">, </w:t>
      </w:r>
      <w:r w:rsidR="00B91952">
        <w:t>melyeket</w:t>
      </w:r>
      <w:r w:rsidR="006757B1">
        <w:t xml:space="preserve"> már nem érintik az előbb említett hibák, de még messze nem tökéletesek</w:t>
      </w:r>
      <w:r w:rsidR="00CE6F15">
        <w:t>. A kétpontos során nem egy, hanem két helyen kerül elvágásra az egyed. A több pontos keresztezés is hasonló elven működik, de itt három vagy több helyen lesz vágás. A vágáspontok itt is, mint az egypontosnál, teljesen véletlenszerűen lesznek elhelyezve.</w:t>
      </w:r>
      <w:r w:rsidR="009E7D4A">
        <w:t xml:space="preserve"> Ezeknél a kiválasztásoknál azonban nem lehet tetszőleges csoportokat ötvözni.</w:t>
      </w:r>
    </w:p>
    <w:p w14:paraId="2E1069CA" w14:textId="689E0BEB" w:rsidR="0046616B" w:rsidRDefault="00294BC4" w:rsidP="00EA4D4E">
      <w:pPr>
        <w:pStyle w:val="SzDSzvegTrzs"/>
        <w:rPr>
          <w:lang w:eastAsia="hu-HU" w:bidi="ar-SA"/>
        </w:rPr>
      </w:pPr>
      <w:r>
        <w:t xml:space="preserve">Említésre méltó még az egyenletes keresztezés (uniform crossover), </w:t>
      </w:r>
      <w:r w:rsidR="00DA2992">
        <w:t>ahol az új kromoszóma minden génje egyenlő, 50-50 %-o</w:t>
      </w:r>
      <w:r w:rsidR="00EA4D4E">
        <w:t xml:space="preserve">s eséllyel kerül át a szülőktől. Ezt a műveletet már nem érinti a vágásokat jellemző hibák. </w:t>
      </w:r>
      <w:r w:rsidR="00EA4D4E">
        <w:rPr>
          <w:lang w:eastAsia="hu-HU" w:bidi="ar-SA"/>
        </w:rPr>
        <w:t>Ugyanakkor a pozíciós hiba hiánya miatt az adaptálódó génértékek nehezebben tudnak kialakulni, mivel ez a fajta keresztezés könnyen szét is darabolhat bármilyen géncsoportot</w:t>
      </w:r>
    </w:p>
    <w:p w14:paraId="24D5D8F4" w14:textId="77777777" w:rsidR="002356CA" w:rsidRDefault="00DC0B2A" w:rsidP="002356CA">
      <w:pPr>
        <w:pStyle w:val="SzDSzvegTrzs"/>
        <w:keepNext/>
      </w:pPr>
      <w:r>
        <w:rPr>
          <w:noProof/>
          <w:lang w:eastAsia="hu-HU" w:bidi="ar-SA"/>
        </w:rPr>
        <mc:AlternateContent>
          <mc:Choice Requires="wps">
            <w:drawing>
              <wp:anchor distT="0" distB="0" distL="114300" distR="114300" simplePos="0" relativeHeight="251578368" behindDoc="0" locked="0" layoutInCell="1" allowOverlap="1" wp14:anchorId="1BFFEB8C" wp14:editId="01151B6E">
                <wp:simplePos x="0" y="0"/>
                <wp:positionH relativeFrom="column">
                  <wp:posOffset>3558540</wp:posOffset>
                </wp:positionH>
                <wp:positionV relativeFrom="paragraph">
                  <wp:posOffset>238125</wp:posOffset>
                </wp:positionV>
                <wp:extent cx="247650" cy="324000"/>
                <wp:effectExtent l="0" t="0" r="19050" b="19050"/>
                <wp:wrapNone/>
                <wp:docPr id="327" name="Téglalap 327"/>
                <wp:cNvGraphicFramePr/>
                <a:graphic xmlns:a="http://schemas.openxmlformats.org/drawingml/2006/main">
                  <a:graphicData uri="http://schemas.microsoft.com/office/word/2010/wordprocessingShape">
                    <wps:wsp>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C8132" w14:textId="77777777" w:rsidR="00B92C93" w:rsidRDefault="00B92C93" w:rsidP="00D5727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FFEB8C" id="Téglalap 327" o:spid="_x0000_s1283" style="position:absolute;left:0;text-align:left;margin-left:280.2pt;margin-top:18.75pt;width:19.5pt;height:25.5pt;z-index:251578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" fillcolor="white [3212]" strokecolor="black [3213]" strokeweight="1pt">
                <v:textbox>
                  <w:txbxContent>
                    <w:p w14:paraId="0B7C8132" w14:textId="77777777" w:rsidR="00B92C93" w:rsidRDefault="00B92C93" w:rsidP="00D5727D">
                      <w:pPr>
                        <w:jc w:val="center"/>
                      </w:pPr>
                      <w:r>
                        <w:t>0</w:t>
                      </w:r>
                    </w:p>
                  </w:txbxContent>
                </v:textbox>
              </v:rect>
            </w:pict>
          </mc:Fallback>
        </mc:AlternateContent>
      </w:r>
      <w:r w:rsidR="009D6D9B">
        <w:rPr>
          <w:noProof/>
          <w:lang w:eastAsia="hu-HU" w:bidi="ar-SA"/>
        </w:rPr>
        <mc:AlternateContent>
          <mc:Choice Requires="wpg">
            <w:drawing>
              <wp:inline distT="0" distB="0" distL="0" distR="0" wp14:anchorId="4E63DCEE" wp14:editId="21C9F8E5">
                <wp:extent cx="5543550" cy="819300"/>
                <wp:effectExtent l="0" t="0" r="19050" b="19050"/>
                <wp:docPr id="259" name="Csoportba foglalás 259"/>
                <wp:cNvGraphicFramePr/>
                <a:graphic xmlns:a="http://schemas.openxmlformats.org/drawingml/2006/main">
                  <a:graphicData uri="http://schemas.microsoft.com/office/word/2010/wordprocessingGroup">
                    <wpg:wgp>
                      <wpg:cNvGrpSpPr/>
                      <wpg:grpSpPr>
                        <a:xfrm>
                          <a:off x="0" y="0"/>
                          <a:ext cx="5543550" cy="819300"/>
                          <a:chOff x="0" y="0"/>
                          <a:chExt cx="5543550" cy="819300"/>
                        </a:xfrm>
                      </wpg:grpSpPr>
                      <wpg:grpSp>
                        <wpg:cNvPr id="260" name="Csoportba foglalás 260"/>
                        <wpg:cNvGrpSpPr/>
                        <wpg:grpSpPr>
                          <a:xfrm>
                            <a:off x="0" y="0"/>
                            <a:ext cx="2476500" cy="324000"/>
                            <a:chOff x="0" y="0"/>
                            <a:chExt cx="2476500" cy="219075"/>
                          </a:xfrm>
                        </wpg:grpSpPr>
                        <wpg:grpSp>
                          <wpg:cNvPr id="261" name="Csoportba foglalás 261"/>
                          <wpg:cNvGrpSpPr/>
                          <wpg:grpSpPr>
                            <a:xfrm>
                              <a:off x="0" y="0"/>
                              <a:ext cx="990600" cy="219075"/>
                              <a:chOff x="0" y="0"/>
                              <a:chExt cx="990600" cy="219075"/>
                            </a:xfrm>
                          </wpg:grpSpPr>
                          <wpg:grpSp>
                            <wpg:cNvPr id="262" name="Csoportba foglalás 262"/>
                            <wpg:cNvGrpSpPr/>
                            <wpg:grpSpPr>
                              <a:xfrm>
                                <a:off x="495300" y="0"/>
                                <a:ext cx="495300" cy="219075"/>
                                <a:chOff x="0" y="0"/>
                                <a:chExt cx="495300" cy="219075"/>
                              </a:xfrm>
                            </wpg:grpSpPr>
                            <wps:wsp>
                              <wps:cNvPr id="263" name="Téglalap 26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15E2E2" w14:textId="77777777" w:rsidR="00B92C93" w:rsidRDefault="00B92C93"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Téglalap 26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C28D8" w14:textId="77777777" w:rsidR="00B92C93" w:rsidRDefault="00B92C93"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5" name="Csoportba foglalás 265"/>
                            <wpg:cNvGrpSpPr/>
                            <wpg:grpSpPr>
                              <a:xfrm>
                                <a:off x="0" y="0"/>
                                <a:ext cx="495300" cy="219075"/>
                                <a:chOff x="0" y="0"/>
                                <a:chExt cx="495300" cy="219075"/>
                              </a:xfrm>
                            </wpg:grpSpPr>
                            <wps:wsp>
                              <wps:cNvPr id="266" name="Téglalap 26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61875A" w14:textId="77777777" w:rsidR="00B92C93" w:rsidRDefault="00B92C9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Téglalap 26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50244" w14:textId="77777777" w:rsidR="00B92C93" w:rsidRDefault="00B92C93"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68" name="Csoportba foglalás 268"/>
                          <wpg:cNvGrpSpPr/>
                          <wpg:grpSpPr>
                            <a:xfrm>
                              <a:off x="990600" y="0"/>
                              <a:ext cx="495300" cy="219075"/>
                              <a:chOff x="0" y="0"/>
                              <a:chExt cx="495300" cy="219075"/>
                            </a:xfrm>
                          </wpg:grpSpPr>
                          <wps:wsp>
                            <wps:cNvPr id="269" name="Téglalap 269"/>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A80AE9" w14:textId="77777777" w:rsidR="00B92C93" w:rsidRDefault="00B92C9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Téglalap 270"/>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EFA23E" w14:textId="77777777" w:rsidR="00B92C93" w:rsidRDefault="00B92C9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1" name="Csoportba foglalás 271"/>
                          <wpg:cNvGrpSpPr/>
                          <wpg:grpSpPr>
                            <a:xfrm>
                              <a:off x="1485900" y="0"/>
                              <a:ext cx="990600" cy="219075"/>
                              <a:chOff x="0" y="0"/>
                              <a:chExt cx="990600" cy="219075"/>
                            </a:xfrm>
                          </wpg:grpSpPr>
                          <wpg:grpSp>
                            <wpg:cNvPr id="272" name="Csoportba foglalás 272"/>
                            <wpg:cNvGrpSpPr/>
                            <wpg:grpSpPr>
                              <a:xfrm>
                                <a:off x="495300" y="0"/>
                                <a:ext cx="495300" cy="219075"/>
                                <a:chOff x="0" y="0"/>
                                <a:chExt cx="495300" cy="219075"/>
                              </a:xfrm>
                            </wpg:grpSpPr>
                            <wps:wsp>
                              <wps:cNvPr id="273" name="Téglalap 27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D210D6" w14:textId="77777777" w:rsidR="00B92C93" w:rsidRDefault="00B92C9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églalap 27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7A32CD" w14:textId="77777777" w:rsidR="00B92C93" w:rsidRDefault="00B92C9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5" name="Csoportba foglalás 275"/>
                            <wpg:cNvGrpSpPr/>
                            <wpg:grpSpPr>
                              <a:xfrm>
                                <a:off x="0" y="0"/>
                                <a:ext cx="495300" cy="219075"/>
                                <a:chOff x="0" y="0"/>
                                <a:chExt cx="495300" cy="219075"/>
                              </a:xfrm>
                            </wpg:grpSpPr>
                            <wps:wsp>
                              <wps:cNvPr id="276" name="Téglalap 27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AF9E8A" w14:textId="77777777" w:rsidR="00B92C93" w:rsidRDefault="00B92C93"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Téglalap 27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56D18A" w14:textId="77777777" w:rsidR="00B92C93" w:rsidRDefault="00B92C9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278" name="Csoportba foglalás 278"/>
                        <wpg:cNvGrpSpPr/>
                        <wpg:grpSpPr>
                          <a:xfrm>
                            <a:off x="0" y="495300"/>
                            <a:ext cx="990600" cy="324000"/>
                            <a:chOff x="0" y="0"/>
                            <a:chExt cx="990600" cy="219075"/>
                          </a:xfrm>
                        </wpg:grpSpPr>
                        <wpg:grpSp>
                          <wpg:cNvPr id="279" name="Csoportba foglalás 279"/>
                          <wpg:cNvGrpSpPr/>
                          <wpg:grpSpPr>
                            <a:xfrm>
                              <a:off x="495300" y="0"/>
                              <a:ext cx="495300" cy="219075"/>
                              <a:chOff x="0" y="0"/>
                              <a:chExt cx="495300" cy="219075"/>
                            </a:xfrm>
                          </wpg:grpSpPr>
                          <wps:wsp>
                            <wps:cNvPr id="280" name="Téglalap 280"/>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DAACFE" w14:textId="77777777" w:rsidR="00B92C93" w:rsidRDefault="00B92C93"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Téglalap 281"/>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E089F1" w14:textId="77777777" w:rsidR="00B92C93" w:rsidRDefault="00B92C9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2" name="Csoportba foglalás 282"/>
                          <wpg:cNvGrpSpPr/>
                          <wpg:grpSpPr>
                            <a:xfrm>
                              <a:off x="0" y="0"/>
                              <a:ext cx="495300" cy="219075"/>
                              <a:chOff x="0" y="0"/>
                              <a:chExt cx="495300" cy="219075"/>
                            </a:xfrm>
                          </wpg:grpSpPr>
                          <wps:wsp>
                            <wps:cNvPr id="283" name="Téglalap 283"/>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4DF906" w14:textId="77777777" w:rsidR="00B92C93" w:rsidRDefault="00B92C9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Téglalap 284"/>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38996B" w14:textId="77777777" w:rsidR="00B92C93" w:rsidRDefault="00B92C9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85" name="Csoportba foglalás 285"/>
                        <wpg:cNvGrpSpPr/>
                        <wpg:grpSpPr>
                          <a:xfrm>
                            <a:off x="990600" y="495300"/>
                            <a:ext cx="1485900" cy="324000"/>
                            <a:chOff x="0" y="0"/>
                            <a:chExt cx="1485900" cy="324000"/>
                          </a:xfrm>
                        </wpg:grpSpPr>
                        <wpg:grpSp>
                          <wpg:cNvPr id="286" name="Csoportba foglalás 286"/>
                          <wpg:cNvGrpSpPr/>
                          <wpg:grpSpPr>
                            <a:xfrm>
                              <a:off x="0" y="0"/>
                              <a:ext cx="495300" cy="324000"/>
                              <a:chOff x="0" y="0"/>
                              <a:chExt cx="495300" cy="219075"/>
                            </a:xfrm>
                          </wpg:grpSpPr>
                          <wps:wsp>
                            <wps:cNvPr id="287" name="Téglalap 287"/>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B1DFAA" w14:textId="77777777" w:rsidR="00B92C93" w:rsidRDefault="00B92C93"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Téglalap 288"/>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310BCD" w14:textId="77777777" w:rsidR="00B92C93" w:rsidRDefault="00B92C9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9" name="Csoportba foglalás 289"/>
                          <wpg:cNvGrpSpPr/>
                          <wpg:grpSpPr>
                            <a:xfrm>
                              <a:off x="495300" y="0"/>
                              <a:ext cx="990600" cy="324000"/>
                              <a:chOff x="0" y="0"/>
                              <a:chExt cx="990600" cy="219075"/>
                            </a:xfrm>
                          </wpg:grpSpPr>
                          <wpg:grpSp>
                            <wpg:cNvPr id="290" name="Csoportba foglalás 290"/>
                            <wpg:cNvGrpSpPr/>
                            <wpg:grpSpPr>
                              <a:xfrm>
                                <a:off x="495300" y="0"/>
                                <a:ext cx="495300" cy="219075"/>
                                <a:chOff x="0" y="0"/>
                                <a:chExt cx="495300" cy="219075"/>
                              </a:xfrm>
                            </wpg:grpSpPr>
                            <wps:wsp>
                              <wps:cNvPr id="291" name="Téglalap 29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85BFF7" w14:textId="77777777" w:rsidR="00B92C93" w:rsidRDefault="00B92C9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Téglalap 29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27E14D" w14:textId="77777777" w:rsidR="00B92C93" w:rsidRDefault="00B92C93"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3" name="Csoportba foglalás 293"/>
                            <wpg:cNvGrpSpPr/>
                            <wpg:grpSpPr>
                              <a:xfrm>
                                <a:off x="0" y="0"/>
                                <a:ext cx="495300" cy="219075"/>
                                <a:chOff x="0" y="0"/>
                                <a:chExt cx="495300" cy="219075"/>
                              </a:xfrm>
                            </wpg:grpSpPr>
                            <wps:wsp>
                              <wps:cNvPr id="294" name="Téglalap 294"/>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6AEC2A" w14:textId="77777777" w:rsidR="00B92C93" w:rsidRDefault="00B92C9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Téglalap 295"/>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4D6C0" w14:textId="77777777" w:rsidR="00B92C93" w:rsidRDefault="00B92C93"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96" name="Egyenes összekötő nyíllal 296"/>
                        <wps:cNvCnPr/>
                        <wps:spPr>
                          <a:xfrm>
                            <a:off x="2600325" y="133350"/>
                            <a:ext cx="396000" cy="19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Egyenes összekötő nyíllal 297"/>
                        <wps:cNvCnPr/>
                        <wps:spPr>
                          <a:xfrm flipV="1">
                            <a:off x="2600325" y="447675"/>
                            <a:ext cx="39600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98" name="Csoportba foglalás 298"/>
                        <wpg:cNvGrpSpPr/>
                        <wpg:grpSpPr>
                          <a:xfrm>
                            <a:off x="3067050" y="238125"/>
                            <a:ext cx="2476500" cy="324804"/>
                            <a:chOff x="-9525" y="-257175"/>
                            <a:chExt cx="2476500" cy="324804"/>
                          </a:xfrm>
                        </wpg:grpSpPr>
                        <wps:wsp>
                          <wps:cNvPr id="299" name="Téglalap 299"/>
                          <wps:cNvSpPr/>
                          <wps:spPr>
                            <a:xfrm>
                              <a:off x="-9525" y="-257175"/>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4B1150" w14:textId="77777777" w:rsidR="00B92C93" w:rsidRDefault="00B92C9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Téglalap 300"/>
                          <wps:cNvSpPr/>
                          <wps:spPr>
                            <a:xfrm>
                              <a:off x="981075" y="-257175"/>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D20012" w14:textId="77777777" w:rsidR="00B92C93" w:rsidRDefault="00B92C9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Téglalap 301"/>
                          <wps:cNvSpPr/>
                          <wps:spPr>
                            <a:xfrm>
                              <a:off x="1228725" y="-257175"/>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14785" w14:textId="77777777" w:rsidR="00B92C93" w:rsidRDefault="00B92C9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Téglalap 302"/>
                          <wps:cNvSpPr/>
                          <wps:spPr>
                            <a:xfrm>
                              <a:off x="1971675" y="-257175"/>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05099F" w14:textId="77777777" w:rsidR="00B92C93" w:rsidRDefault="00B92C9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Téglalap 303"/>
                          <wps:cNvSpPr/>
                          <wps:spPr>
                            <a:xfrm>
                              <a:off x="2219325" y="-257175"/>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D140D3" w14:textId="77777777" w:rsidR="00B92C93" w:rsidRDefault="00B92C9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Téglalap 304"/>
                          <wps:cNvSpPr/>
                          <wps:spPr>
                            <a:xfrm>
                              <a:off x="1476375" y="-257175"/>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0D5FE" w14:textId="77777777" w:rsidR="00B92C93" w:rsidRDefault="00B92C9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Téglalap 305"/>
                          <wps:cNvSpPr/>
                          <wps:spPr>
                            <a:xfrm>
                              <a:off x="1724025" y="-257175"/>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8A335A" w14:textId="77777777" w:rsidR="00B92C93" w:rsidRDefault="00B92C93"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6" name="Csoportba foglalás 306"/>
                          <wpg:cNvGrpSpPr/>
                          <wpg:grpSpPr>
                            <a:xfrm>
                              <a:off x="238125" y="-257175"/>
                              <a:ext cx="742950" cy="324000"/>
                              <a:chOff x="-9525" y="-257175"/>
                              <a:chExt cx="742950" cy="324000"/>
                            </a:xfrm>
                          </wpg:grpSpPr>
                          <wps:wsp>
                            <wps:cNvPr id="308" name="Téglalap 308"/>
                            <wps:cNvSpPr/>
                            <wps:spPr>
                              <a:xfrm>
                                <a:off x="485775" y="-257175"/>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AB4D70" w14:textId="77777777" w:rsidR="00B92C93" w:rsidRDefault="00B92C9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Téglalap 309"/>
                            <wps:cNvSpPr/>
                            <wps:spPr>
                              <a:xfrm>
                                <a:off x="-9525" y="-257175"/>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38F60B" w14:textId="77777777" w:rsidR="00B92C93" w:rsidRDefault="00B92C9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v:group w14:anchorId="4E63DCEE" id="Csoportba foglalás 259" o:spid="_x0000_s1284" style="width:436.5pt;height:64.5pt;mso-position-horizontal-relative:char;mso-position-vertical-relative:line" coordsize="55435,8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">
                <v:group id="Csoportba foglalás 260" o:spid="_x0000_s1285" style="position:absolute;width:24765;height:3240" coordsize="2476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group id="Csoportba foglalás 261" o:spid="_x0000_s1286" style="position:absolute;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group id="Csoportba foglalás 262" o:spid="_x0000_s128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rect id="Téglalap 263" o:spid="_x0000_s128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" fillcolor="white [3212]" strokecolor="black [3213]" strokeweight="1pt">
                        <v:textbox>
                          <w:txbxContent>
                            <w:p w14:paraId="1F15E2E2" w14:textId="77777777" w:rsidR="00B92C93" w:rsidRDefault="00B92C93" w:rsidP="00D22843">
                              <w:pPr>
                                <w:jc w:val="center"/>
                              </w:pPr>
                              <w:r>
                                <w:t>0</w:t>
                              </w:r>
                            </w:p>
                          </w:txbxContent>
                        </v:textbox>
                      </v:rect>
                      <v:rect id="Téglalap 264" o:spid="_x0000_s128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" fillcolor="white [3212]" strokecolor="black [3213]" strokeweight="1pt">
                        <v:textbox>
                          <w:txbxContent>
                            <w:p w14:paraId="147C28D8" w14:textId="77777777" w:rsidR="00B92C93" w:rsidRDefault="00B92C93" w:rsidP="00D22843">
                              <w:pPr>
                                <w:jc w:val="center"/>
                              </w:pPr>
                              <w:r>
                                <w:t>0</w:t>
                              </w:r>
                            </w:p>
                          </w:txbxContent>
                        </v:textbox>
                      </v:rect>
                    </v:group>
                    <v:group id="Csoportba foglalás 265" o:spid="_x0000_s129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rect id="Téglalap 266" o:spid="_x0000_s129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" fillcolor="white [3212]" strokecolor="black [3213]" strokeweight="1pt">
                        <v:textbox>
                          <w:txbxContent>
                            <w:p w14:paraId="4261875A" w14:textId="77777777" w:rsidR="00B92C93" w:rsidRDefault="00B92C93" w:rsidP="00D22843">
                              <w:pPr>
                                <w:jc w:val="center"/>
                              </w:pPr>
                              <w:r>
                                <w:t>1</w:t>
                              </w:r>
                            </w:p>
                          </w:txbxContent>
                        </v:textbox>
                      </v:rect>
                      <v:rect id="Téglalap 267" o:spid="_x0000_s129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" fillcolor="white [3212]" strokecolor="black [3213]" strokeweight="1pt">
                        <v:textbox>
                          <w:txbxContent>
                            <w:p w14:paraId="36750244" w14:textId="77777777" w:rsidR="00B92C93" w:rsidRDefault="00B92C93" w:rsidP="00D22843">
                              <w:pPr>
                                <w:jc w:val="center"/>
                              </w:pPr>
                              <w:r>
                                <w:t>0</w:t>
                              </w:r>
                            </w:p>
                          </w:txbxContent>
                        </v:textbox>
                      </v:rect>
                    </v:group>
                  </v:group>
                  <v:group id="Csoportba foglalás 268" o:spid="_x0000_s1293" style="position:absolute;left:9906;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rect id="Téglalap 269" o:spid="_x0000_s129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" fillcolor="white [3212]" strokecolor="black [3213]" strokeweight="1pt">
                      <v:textbox>
                        <w:txbxContent>
                          <w:p w14:paraId="01A80AE9" w14:textId="77777777" w:rsidR="00B92C93" w:rsidRDefault="00B92C93" w:rsidP="00D22843">
                            <w:pPr>
                              <w:jc w:val="center"/>
                            </w:pPr>
                            <w:r>
                              <w:t>1</w:t>
                            </w:r>
                          </w:p>
                        </w:txbxContent>
                      </v:textbox>
                    </v:rect>
                    <v:rect id="Téglalap 270" o:spid="_x0000_s129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" fillcolor="white [3212]" strokecolor="black [3213]" strokeweight="1pt">
                      <v:textbox>
                        <w:txbxContent>
                          <w:p w14:paraId="60EFA23E" w14:textId="77777777" w:rsidR="00B92C93" w:rsidRDefault="00B92C93" w:rsidP="00D22843">
                            <w:pPr>
                              <w:jc w:val="center"/>
                            </w:pPr>
                            <w:r>
                              <w:t>1</w:t>
                            </w:r>
                          </w:p>
                        </w:txbxContent>
                      </v:textbox>
                    </v:rect>
                  </v:group>
                  <v:group id="Csoportba foglalás 271" o:spid="_x0000_s1296" style="position:absolute;left:14859;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group id="Csoportba foglalás 272" o:spid="_x0000_s129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rect id="Téglalap 273" o:spid="_x0000_s129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" fillcolor="white [3212]" strokecolor="black [3213]" strokeweight="1pt">
                        <v:textbox>
                          <w:txbxContent>
                            <w:p w14:paraId="20D210D6" w14:textId="77777777" w:rsidR="00B92C93" w:rsidRDefault="00B92C93" w:rsidP="00D22843">
                              <w:pPr>
                                <w:jc w:val="center"/>
                              </w:pPr>
                              <w:r>
                                <w:t>1</w:t>
                              </w:r>
                            </w:p>
                          </w:txbxContent>
                        </v:textbox>
                      </v:rect>
                      <v:rect id="Téglalap 274" o:spid="_x0000_s129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" fillcolor="white [3212]" strokecolor="black [3213]" strokeweight="1pt">
                        <v:textbox>
                          <w:txbxContent>
                            <w:p w14:paraId="6D7A32CD" w14:textId="77777777" w:rsidR="00B92C93" w:rsidRDefault="00B92C93" w:rsidP="00D22843">
                              <w:pPr>
                                <w:jc w:val="center"/>
                              </w:pPr>
                              <w:r>
                                <w:t>1</w:t>
                              </w:r>
                            </w:p>
                          </w:txbxContent>
                        </v:textbox>
                      </v:rect>
                    </v:group>
                    <v:group id="Csoportba foglalás 275" o:spid="_x0000_s130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rect id="Téglalap 276" o:spid="_x0000_s130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" fillcolor="white [3212]" strokecolor="black [3213]" strokeweight="1pt">
                        <v:textbox>
                          <w:txbxContent>
                            <w:p w14:paraId="70AF9E8A" w14:textId="77777777" w:rsidR="00B92C93" w:rsidRDefault="00B92C93" w:rsidP="00D22843">
                              <w:pPr>
                                <w:jc w:val="center"/>
                              </w:pPr>
                              <w:r>
                                <w:t>0</w:t>
                              </w:r>
                            </w:p>
                          </w:txbxContent>
                        </v:textbox>
                      </v:rect>
                      <v:rect id="Téglalap 277" o:spid="_x0000_s130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" fillcolor="white [3212]" strokecolor="black [3213]" strokeweight="1pt">
                        <v:textbox>
                          <w:txbxContent>
                            <w:p w14:paraId="7A56D18A" w14:textId="77777777" w:rsidR="00B92C93" w:rsidRDefault="00B92C93" w:rsidP="00D22843">
                              <w:pPr>
                                <w:jc w:val="center"/>
                              </w:pPr>
                              <w:r>
                                <w:t>1</w:t>
                              </w:r>
                            </w:p>
                          </w:txbxContent>
                        </v:textbox>
                      </v:rect>
                    </v:group>
                  </v:group>
                </v:group>
                <v:group id="Csoportba foglalás 278" o:spid="_x0000_s1303" style="position:absolute;top: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group id="Csoportba foglalás 279" o:spid="_x0000_s1304"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Téglalap 280" o:spid="_x0000_s1305"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" fillcolor="#bfbfbf [2412]" strokecolor="black [3213]" strokeweight="1pt">
                      <v:textbox>
                        <w:txbxContent>
                          <w:p w14:paraId="0ADAACFE" w14:textId="77777777" w:rsidR="00B92C93" w:rsidRDefault="00B92C93" w:rsidP="00D22843">
                            <w:pPr>
                              <w:jc w:val="center"/>
                            </w:pPr>
                            <w:r>
                              <w:t>0</w:t>
                            </w:r>
                          </w:p>
                        </w:txbxContent>
                      </v:textbox>
                    </v:rect>
                    <v:rect id="Téglalap 281" o:spid="_x0000_s1306"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" fillcolor="#bfbfbf [2412]" strokecolor="black [3213]" strokeweight="1pt">
                      <v:textbox>
                        <w:txbxContent>
                          <w:p w14:paraId="4EE089F1" w14:textId="77777777" w:rsidR="00B92C93" w:rsidRDefault="00B92C93" w:rsidP="00D22843">
                            <w:pPr>
                              <w:jc w:val="center"/>
                            </w:pPr>
                            <w:r>
                              <w:t>1</w:t>
                            </w:r>
                          </w:p>
                        </w:txbxContent>
                      </v:textbox>
                    </v:rect>
                  </v:group>
                  <v:group id="Csoportba foglalás 282" o:spid="_x0000_s1307"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rect id="Téglalap 283" o:spid="_x0000_s130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" fillcolor="#bfbfbf [2412]" strokecolor="black [3213]" strokeweight="1pt">
                      <v:textbox>
                        <w:txbxContent>
                          <w:p w14:paraId="2A4DF906" w14:textId="77777777" w:rsidR="00B92C93" w:rsidRDefault="00B92C93" w:rsidP="00D22843">
                            <w:pPr>
                              <w:jc w:val="center"/>
                            </w:pPr>
                            <w:r>
                              <w:t>1</w:t>
                            </w:r>
                          </w:p>
                        </w:txbxContent>
                      </v:textbox>
                    </v:rect>
                    <v:rect id="Téglalap 284" o:spid="_x0000_s130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" fillcolor="#bfbfbf [2412]" strokecolor="black [3213]" strokeweight="1pt">
                      <v:textbox>
                        <w:txbxContent>
                          <w:p w14:paraId="0538996B" w14:textId="77777777" w:rsidR="00B92C93" w:rsidRDefault="00B92C93" w:rsidP="00D22843">
                            <w:pPr>
                              <w:jc w:val="center"/>
                            </w:pPr>
                            <w:r>
                              <w:t>1</w:t>
                            </w:r>
                          </w:p>
                        </w:txbxContent>
                      </v:textbox>
                    </v:rect>
                  </v:group>
                </v:group>
                <v:group id="Csoportba foglalás 285" o:spid="_x0000_s1310" style="position:absolute;left:9906;top:4953;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group id="Csoportba foglalás 286" o:spid="_x0000_s1311"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rect id="Téglalap 287" o:spid="_x0000_s131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" fillcolor="#bfbfbf [2412]" strokecolor="black [3213]" strokeweight="1pt">
                      <v:textbox>
                        <w:txbxContent>
                          <w:p w14:paraId="43B1DFAA" w14:textId="77777777" w:rsidR="00B92C93" w:rsidRDefault="00B92C93" w:rsidP="00D22843">
                            <w:pPr>
                              <w:jc w:val="center"/>
                            </w:pPr>
                            <w:r>
                              <w:t>0</w:t>
                            </w:r>
                          </w:p>
                        </w:txbxContent>
                      </v:textbox>
                    </v:rect>
                    <v:rect id="Téglalap 288" o:spid="_x0000_s131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" fillcolor="#bfbfbf [2412]" strokecolor="black [3213]" strokeweight="1pt">
                      <v:textbox>
                        <w:txbxContent>
                          <w:p w14:paraId="03310BCD" w14:textId="77777777" w:rsidR="00B92C93" w:rsidRDefault="00B92C93" w:rsidP="00D22843">
                            <w:pPr>
                              <w:jc w:val="center"/>
                            </w:pPr>
                            <w:r>
                              <w:t>1</w:t>
                            </w:r>
                          </w:p>
                        </w:txbxContent>
                      </v:textbox>
                    </v:rect>
                  </v:group>
                  <v:group id="Csoportba foglalás 289" o:spid="_x0000_s1314"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group id="Csoportba foglalás 290" o:spid="_x0000_s1315"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rect id="Téglalap 291" o:spid="_x0000_s1316"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" fillcolor="#bfbfbf [2412]" strokecolor="black [3213]" strokeweight="1pt">
                        <v:textbox>
                          <w:txbxContent>
                            <w:p w14:paraId="5485BFF7" w14:textId="77777777" w:rsidR="00B92C93" w:rsidRDefault="00B92C93" w:rsidP="00D22843">
                              <w:pPr>
                                <w:jc w:val="center"/>
                              </w:pPr>
                              <w:r>
                                <w:t>1</w:t>
                              </w:r>
                            </w:p>
                          </w:txbxContent>
                        </v:textbox>
                      </v:rect>
                      <v:rect id="Téglalap 292" o:spid="_x0000_s1317"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" fillcolor="#bfbfbf [2412]" strokecolor="black [3213]" strokeweight="1pt">
                        <v:textbox>
                          <w:txbxContent>
                            <w:p w14:paraId="7E27E14D" w14:textId="77777777" w:rsidR="00B92C93" w:rsidRDefault="00B92C93" w:rsidP="00D22843">
                              <w:pPr>
                                <w:jc w:val="center"/>
                              </w:pPr>
                              <w:r>
                                <w:t>0</w:t>
                              </w:r>
                            </w:p>
                          </w:txbxContent>
                        </v:textbox>
                      </v:rect>
                    </v:group>
                    <v:group id="Csoportba foglalás 293" o:spid="_x0000_s1318"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rect id="Téglalap 294" o:spid="_x0000_s131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" fillcolor="#bfbfbf [2412]" strokecolor="black [3213]" strokeweight="1pt">
                        <v:textbox>
                          <w:txbxContent>
                            <w:p w14:paraId="736AEC2A" w14:textId="77777777" w:rsidR="00B92C93" w:rsidRDefault="00B92C93" w:rsidP="00D22843">
                              <w:pPr>
                                <w:jc w:val="center"/>
                              </w:pPr>
                              <w:r>
                                <w:t>1</w:t>
                              </w:r>
                            </w:p>
                          </w:txbxContent>
                        </v:textbox>
                      </v:rect>
                      <v:rect id="Téglalap 295" o:spid="_x0000_s132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" fillcolor="#bfbfbf [2412]" strokecolor="black [3213]" strokeweight="1pt">
                        <v:textbox>
                          <w:txbxContent>
                            <w:p w14:paraId="6DB4D6C0" w14:textId="77777777" w:rsidR="00B92C93" w:rsidRDefault="00B92C93" w:rsidP="00D22843">
                              <w:pPr>
                                <w:jc w:val="center"/>
                              </w:pPr>
                              <w:r>
                                <w:t>0</w:t>
                              </w:r>
                            </w:p>
                          </w:txbxContent>
                        </v:textbox>
                      </v:rect>
                    </v:group>
                  </v:group>
                </v:group>
                <v:shape id="Egyenes összekötő nyíllal 296" o:spid="_x0000_s1321" type="#_x0000_t32" style="position:absolute;left:26003;top:1333;width:3960;height:1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" strokecolor="black [3200]" strokeweight=".5pt">
                  <v:stroke endarrow="block" joinstyle="miter"/>
                </v:shape>
                <v:shape id="Egyenes összekötő nyíllal 297" o:spid="_x0000_s1322" type="#_x0000_t32" style="position:absolute;left:26003;top:4476;width:3960;height: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" strokecolor="black [3200]" strokeweight=".5pt">
                  <v:stroke endarrow="block" joinstyle="miter"/>
                </v:shape>
                <v:group id="Csoportba foglalás 298" o:spid="_x0000_s1323" style="position:absolute;left:30670;top:2381;width:24765;height:3248" coordorigin="-95,-2571" coordsize="24765,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rect id="Téglalap 299" o:spid="_x0000_s1324" style="position:absolute;left:-95;top:-2571;width:2476;height:3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" fillcolor="white [3212]" strokecolor="black [3213]" strokeweight="1pt">
                    <v:textbox>
                      <w:txbxContent>
                        <w:p w14:paraId="7C4B1150" w14:textId="77777777" w:rsidR="00B92C93" w:rsidRDefault="00B92C93" w:rsidP="00D22843">
                          <w:pPr>
                            <w:jc w:val="center"/>
                          </w:pPr>
                          <w:r>
                            <w:t>1</w:t>
                          </w:r>
                        </w:p>
                      </w:txbxContent>
                    </v:textbox>
                  </v:rect>
                  <v:rect id="Téglalap 300" o:spid="_x0000_s1325" style="position:absolute;left:9810;top:-2571;width:2477;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" fillcolor="white [3212]" strokecolor="black [3213]" strokeweight="1pt">
                    <v:textbox>
                      <w:txbxContent>
                        <w:p w14:paraId="57D20012" w14:textId="77777777" w:rsidR="00B92C93" w:rsidRDefault="00B92C93" w:rsidP="00D22843">
                          <w:pPr>
                            <w:jc w:val="center"/>
                          </w:pPr>
                          <w:r>
                            <w:t>1</w:t>
                          </w:r>
                        </w:p>
                      </w:txbxContent>
                    </v:textbox>
                  </v:rect>
                  <v:rect id="Téglalap 301" o:spid="_x0000_s1326" style="position:absolute;left:12287;top:-2571;width:2476;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" fillcolor="white [3212]" strokecolor="black [3213]" strokeweight="1pt">
                    <v:textbox>
                      <w:txbxContent>
                        <w:p w14:paraId="3DC14785" w14:textId="77777777" w:rsidR="00B92C93" w:rsidRDefault="00B92C93" w:rsidP="00D22843">
                          <w:pPr>
                            <w:jc w:val="center"/>
                          </w:pPr>
                          <w:r>
                            <w:t>1</w:t>
                          </w:r>
                        </w:p>
                      </w:txbxContent>
                    </v:textbox>
                  </v:rect>
                  <v:rect id="Téglalap 302" o:spid="_x0000_s1327" style="position:absolute;left:19716;top:-2571;width:2477;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" fillcolor="#bfbfbf [2412]" strokecolor="black [3213]" strokeweight="1pt">
                    <v:textbox>
                      <w:txbxContent>
                        <w:p w14:paraId="7C05099F" w14:textId="77777777" w:rsidR="00B92C93" w:rsidRDefault="00B92C93" w:rsidP="00D22843">
                          <w:pPr>
                            <w:jc w:val="center"/>
                          </w:pPr>
                          <w:r>
                            <w:t>1</w:t>
                          </w:r>
                        </w:p>
                      </w:txbxContent>
                    </v:textbox>
                  </v:rect>
                  <v:rect id="Téglalap 303" o:spid="_x0000_s1328" style="position:absolute;left:22193;top:-2571;width:2476;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" fillcolor="white [3212]" strokecolor="black [3213]" strokeweight="1pt">
                    <v:textbox>
                      <w:txbxContent>
                        <w:p w14:paraId="3BD140D3" w14:textId="77777777" w:rsidR="00B92C93" w:rsidRDefault="00B92C93" w:rsidP="00D22843">
                          <w:pPr>
                            <w:jc w:val="center"/>
                          </w:pPr>
                          <w:r>
                            <w:t>1</w:t>
                          </w:r>
                        </w:p>
                      </w:txbxContent>
                    </v:textbox>
                  </v:rect>
                  <v:rect id="Téglalap 304" o:spid="_x0000_s1329" style="position:absolute;left:14763;top:-2571;width:2477;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" fillcolor="#bfbfbf [2412]" strokecolor="black [3213]" strokeweight="1pt">
                    <v:textbox>
                      <w:txbxContent>
                        <w:p w14:paraId="43F0D5FE" w14:textId="77777777" w:rsidR="00B92C93" w:rsidRDefault="00B92C93" w:rsidP="00D22843">
                          <w:pPr>
                            <w:jc w:val="center"/>
                          </w:pPr>
                          <w:r>
                            <w:t>1</w:t>
                          </w:r>
                        </w:p>
                      </w:txbxContent>
                    </v:textbox>
                  </v:rect>
                  <v:rect id="Téglalap 305" o:spid="_x0000_s1330" style="position:absolute;left:17240;top:-2571;width:2476;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" fillcolor="#bfbfbf [2412]" strokecolor="black [3213]" strokeweight="1pt">
                    <v:textbox>
                      <w:txbxContent>
                        <w:p w14:paraId="1D8A335A" w14:textId="77777777" w:rsidR="00B92C93" w:rsidRDefault="00B92C93" w:rsidP="00D22843">
                          <w:pPr>
                            <w:jc w:val="center"/>
                          </w:pPr>
                          <w:r>
                            <w:t>0</w:t>
                          </w:r>
                        </w:p>
                      </w:txbxContent>
                    </v:textbox>
                  </v:rect>
                  <v:group id="Csoportba foglalás 306" o:spid="_x0000_s1331" style="position:absolute;left:2381;top:-2571;width:7429;height:3239" coordorigin="-95,-2571" coordsize="742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rect id="Téglalap 308" o:spid="_x0000_s1332" style="position:absolute;left:4857;top:-2571;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" fillcolor="#bfbfbf [2412]" strokecolor="black [3213]" strokeweight="1pt">
                      <v:textbox>
                        <w:txbxContent>
                          <w:p w14:paraId="21AB4D70" w14:textId="77777777" w:rsidR="00B92C93" w:rsidRDefault="00B92C93" w:rsidP="00D22843">
                            <w:pPr>
                              <w:jc w:val="center"/>
                            </w:pPr>
                            <w:r>
                              <w:t>1</w:t>
                            </w:r>
                          </w:p>
                        </w:txbxContent>
                      </v:textbox>
                    </v:rect>
                    <v:rect id="Téglalap 309" o:spid="_x0000_s1333" style="position:absolute;left:-95;top:-257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" fillcolor="#bfbfbf [2412]" strokecolor="black [3213]" strokeweight="1pt">
                      <v:textbox>
                        <w:txbxContent>
                          <w:p w14:paraId="3038F60B" w14:textId="77777777" w:rsidR="00B92C93" w:rsidRDefault="00B92C93" w:rsidP="00D22843">
                            <w:pPr>
                              <w:jc w:val="center"/>
                            </w:pPr>
                            <w:r>
                              <w:t>1</w:t>
                            </w:r>
                          </w:p>
                        </w:txbxContent>
                      </v:textbox>
                    </v:rect>
                  </v:group>
                </v:group>
                <w10:anchorlock/>
              </v:group>
            </w:pict>
          </mc:Fallback>
        </mc:AlternateContent>
      </w:r>
    </w:p>
    <w:p w14:paraId="46B74040" w14:textId="78C5B213" w:rsidR="00D22843" w:rsidRDefault="002356CA" w:rsidP="002356CA">
      <w:pPr>
        <w:pStyle w:val="SzKpalrs"/>
      </w:pPr>
      <w:r>
        <w:fldChar w:fldCharType="begin"/>
      </w:r>
      <w:r>
        <w:instrText xml:space="preserve"> SEQ ábra \* ARABIC </w:instrText>
      </w:r>
      <w:r>
        <w:fldChar w:fldCharType="separate"/>
      </w:r>
      <w:bookmarkStart w:id="25" w:name="_Toc6346900"/>
      <w:r w:rsidR="00065E77">
        <w:t>6</w:t>
      </w:r>
      <w:r>
        <w:fldChar w:fldCharType="end"/>
      </w:r>
      <w:r>
        <w:t xml:space="preserve">. ábra: </w:t>
      </w:r>
      <w:r w:rsidRPr="004A320C">
        <w:t>Egyenletes keresztezés egy utóddal</w:t>
      </w:r>
      <w:bookmarkEnd w:id="25"/>
    </w:p>
    <w:p w14:paraId="7F28B73B" w14:textId="77777777" w:rsidR="00272C54" w:rsidRDefault="00434D12" w:rsidP="004C265B">
      <w:pPr>
        <w:pStyle w:val="SzDSzvegTrzs"/>
      </w:pPr>
      <w:r>
        <w:t xml:space="preserve">A pozíciós hiba kiküszöbölésére alkalmas módszer még a csúsztatott keresztezés, itt a csere előtt mindkét szülőben eltoljuk a biteket egy </w:t>
      </w:r>
      <w:r w:rsidR="006411F7">
        <w:t xml:space="preserve">véletlenszerűen meghatározott </w:t>
      </w:r>
      <w:r>
        <w:t xml:space="preserve">értékkel, majd utána fordított irányba is elvégezzük a tolást. </w:t>
      </w:r>
    </w:p>
    <w:p w14:paraId="580A466C" w14:textId="7D5A9090" w:rsidR="00AA03C2" w:rsidRDefault="00E602AB" w:rsidP="004C265B">
      <w:pPr>
        <w:pStyle w:val="SzDSzvegTrzs"/>
      </w:pPr>
      <w:r>
        <w:t xml:space="preserve">Az említett módszerek olyan esetekben használhatók, ha a gének értékei megegyezhetnek, viszont ha az </w:t>
      </w:r>
      <w:r w:rsidR="000B4235">
        <w:t>allélok</w:t>
      </w:r>
      <w:r>
        <w:t xml:space="preserve"> egyediek más műveleteket kell használni, </w:t>
      </w:r>
      <w:r w:rsidR="00B25AA7">
        <w:t>melyeket</w:t>
      </w:r>
      <w:r>
        <w:t xml:space="preserve"> átrendező operátoroknak </w:t>
      </w:r>
      <w:r w:rsidR="000B4235">
        <w:t xml:space="preserve">(reordering operators) </w:t>
      </w:r>
      <w:r w:rsidR="00B25AA7">
        <w:t>hív</w:t>
      </w:r>
      <w:r>
        <w:t>u</w:t>
      </w:r>
      <w:r w:rsidR="00B25AA7">
        <w:t>n</w:t>
      </w:r>
      <w:r>
        <w:t>k.</w:t>
      </w:r>
      <w:r w:rsidR="00434D12">
        <w:t xml:space="preserve"> </w:t>
      </w:r>
    </w:p>
    <w:p w14:paraId="1A671DCD" w14:textId="40EFBB8E" w:rsidR="00957123" w:rsidRDefault="002356CA" w:rsidP="004C265B">
      <w:pPr>
        <w:pStyle w:val="SzDSzvegTrzs"/>
      </w:pPr>
      <w:r>
        <w:rPr>
          <w:noProof/>
          <w:lang w:eastAsia="hu-HU" w:bidi="ar-SA"/>
        </w:rPr>
        <w:lastRenderedPageBreak/>
        <mc:AlternateContent>
          <mc:Choice Requires="wpg">
            <w:drawing>
              <wp:anchor distT="0" distB="0" distL="114300" distR="114300" simplePos="0" relativeHeight="251851776" behindDoc="0" locked="0" layoutInCell="1" allowOverlap="1" wp14:anchorId="3960A9B7" wp14:editId="5C5E29EE">
                <wp:simplePos x="0" y="0"/>
                <wp:positionH relativeFrom="column">
                  <wp:posOffset>415290</wp:posOffset>
                </wp:positionH>
                <wp:positionV relativeFrom="paragraph">
                  <wp:posOffset>597535</wp:posOffset>
                </wp:positionV>
                <wp:extent cx="4724400" cy="2870835"/>
                <wp:effectExtent l="0" t="0" r="19050" b="5715"/>
                <wp:wrapTopAndBottom/>
                <wp:docPr id="347" name="Csoportba foglalás 347"/>
                <wp:cNvGraphicFramePr/>
                <a:graphic xmlns:a="http://schemas.openxmlformats.org/drawingml/2006/main">
                  <a:graphicData uri="http://schemas.microsoft.com/office/word/2010/wordprocessingGroup">
                    <wpg:wgp>
                      <wpg:cNvGrpSpPr/>
                      <wpg:grpSpPr>
                        <a:xfrm>
                          <a:off x="0" y="0"/>
                          <a:ext cx="4724400" cy="2870835"/>
                          <a:chOff x="0" y="0"/>
                          <a:chExt cx="4724400" cy="2870835"/>
                        </a:xfrm>
                      </wpg:grpSpPr>
                      <wpg:grpSp>
                        <wpg:cNvPr id="414" name="Csoportba foglalás 414"/>
                        <wpg:cNvGrpSpPr/>
                        <wpg:grpSpPr>
                          <a:xfrm>
                            <a:off x="0" y="0"/>
                            <a:ext cx="4724400" cy="2333624"/>
                            <a:chOff x="0" y="0"/>
                            <a:chExt cx="4724400" cy="2333625"/>
                          </a:xfrm>
                        </wpg:grpSpPr>
                        <wpg:grpSp>
                          <wpg:cNvPr id="413" name="Csoportba foglalás 413"/>
                          <wpg:cNvGrpSpPr/>
                          <wpg:grpSpPr>
                            <a:xfrm>
                              <a:off x="2657475" y="0"/>
                              <a:ext cx="2066925" cy="2333625"/>
                              <a:chOff x="0" y="0"/>
                              <a:chExt cx="2066925" cy="2333625"/>
                            </a:xfrm>
                          </wpg:grpSpPr>
                          <wpg:grpSp>
                            <wpg:cNvPr id="373" name="Csoportba foglalás 373"/>
                            <wpg:cNvGrpSpPr/>
                            <wpg:grpSpPr>
                              <a:xfrm>
                                <a:off x="85725" y="514350"/>
                                <a:ext cx="1981200" cy="1171050"/>
                                <a:chOff x="0" y="0"/>
                                <a:chExt cx="1981200" cy="1171050"/>
                              </a:xfrm>
                            </wpg:grpSpPr>
                            <wpg:grpSp>
                              <wpg:cNvPr id="350" name="Csoportba foglalás 350"/>
                              <wpg:cNvGrpSpPr/>
                              <wpg:grpSpPr>
                                <a:xfrm>
                                  <a:off x="0" y="85725"/>
                                  <a:ext cx="1981200" cy="323850"/>
                                  <a:chOff x="0" y="0"/>
                                  <a:chExt cx="1981200" cy="324244"/>
                                </a:xfrm>
                                <a:solidFill>
                                  <a:schemeClr val="bg1"/>
                                </a:solidFill>
                              </wpg:grpSpPr>
                              <wps:wsp>
                                <wps:cNvPr id="351" name="Téglalap 351"/>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1BF429" w14:textId="77777777" w:rsidR="00B92C93" w:rsidRDefault="00B92C93" w:rsidP="0079417C">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Téglalap 352"/>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44332E" w14:textId="77777777" w:rsidR="00B92C93" w:rsidRDefault="00B92C93" w:rsidP="0079417C">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Téglalap 353"/>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8E0C6" w14:textId="77777777" w:rsidR="00B92C93" w:rsidRDefault="00B92C93" w:rsidP="0079417C">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églalap 354"/>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913889" w14:textId="77777777" w:rsidR="00B92C93" w:rsidRDefault="00B92C93" w:rsidP="0079417C">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églalap 355"/>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64314" w14:textId="77777777" w:rsidR="00B92C93" w:rsidRDefault="00B92C93" w:rsidP="0079417C">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Téglalap 356"/>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971256" w14:textId="77777777" w:rsidR="00B92C93" w:rsidRDefault="00B92C93" w:rsidP="0079417C">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Téglalap 357"/>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D9DA49" w14:textId="77777777" w:rsidR="00B92C93" w:rsidRDefault="00B92C93" w:rsidP="0079417C">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églalap 358"/>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FB6FA2" w14:textId="77777777" w:rsidR="00B92C93" w:rsidRDefault="00B92C93" w:rsidP="0079417C">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59" name="Csoportba foglalás 359"/>
                              <wpg:cNvGrpSpPr/>
                              <wpg:grpSpPr>
                                <a:xfrm>
                                  <a:off x="0" y="771525"/>
                                  <a:ext cx="1981200" cy="324244"/>
                                  <a:chOff x="0" y="0"/>
                                  <a:chExt cx="1981200" cy="324244"/>
                                </a:xfrm>
                                <a:solidFill>
                                  <a:schemeClr val="bg1"/>
                                </a:solidFill>
                              </wpg:grpSpPr>
                              <wps:wsp>
                                <wps:cNvPr id="360" name="Téglalap 360"/>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45C04" w14:textId="77777777" w:rsidR="00B92C93" w:rsidRDefault="00B92C93" w:rsidP="0079417C">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Téglalap 361"/>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8EE65B" w14:textId="77777777" w:rsidR="00B92C93" w:rsidRDefault="00B92C93" w:rsidP="00361CE9">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Téglalap 362"/>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DB007" w14:textId="77777777" w:rsidR="00B92C93" w:rsidRDefault="00B92C93" w:rsidP="0079417C">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Téglalap 363"/>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47638" w14:textId="77777777" w:rsidR="00B92C93" w:rsidRDefault="00B92C93" w:rsidP="0079417C">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Téglalap 364"/>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3FE9B6" w14:textId="77777777" w:rsidR="00B92C93" w:rsidRDefault="00B92C93" w:rsidP="0079417C">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Téglalap 365"/>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02B12E" w14:textId="77777777" w:rsidR="00B92C93" w:rsidRDefault="00B92C93" w:rsidP="0079417C">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Téglalap 366"/>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C14A10" w14:textId="77777777" w:rsidR="00B92C93" w:rsidRDefault="00B92C93" w:rsidP="0079417C">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Téglalap 367"/>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DF1BCF" w14:textId="77777777" w:rsidR="00B92C93" w:rsidRDefault="00B92C93" w:rsidP="0079417C">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1" name="Egyenes összekötő 371"/>
                              <wps:cNvCnPr/>
                              <wps:spPr>
                                <a:xfrm>
                                  <a:off x="125730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2" name="Egyenes összekötő 372"/>
                              <wps:cNvCnPr/>
                              <wps:spPr>
                                <a:xfrm>
                                  <a:off x="504825" y="1905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g:cNvPr id="408" name="Csoportba foglalás 408"/>
                            <wpg:cNvGrpSpPr/>
                            <wpg:grpSpPr>
                              <a:xfrm>
                                <a:off x="504825" y="295275"/>
                                <a:ext cx="1466850" cy="323850"/>
                                <a:chOff x="0" y="0"/>
                                <a:chExt cx="1466850" cy="323850"/>
                              </a:xfrm>
                            </wpg:grpSpPr>
                            <wpg:grpSp>
                              <wpg:cNvPr id="379" name="Csoportba foglalás 379"/>
                              <wpg:cNvGrpSpPr/>
                              <wpg:grpSpPr>
                                <a:xfrm>
                                  <a:off x="247650" y="85725"/>
                                  <a:ext cx="1219200" cy="218440"/>
                                  <a:chOff x="0" y="0"/>
                                  <a:chExt cx="1219200" cy="219069"/>
                                </a:xfrm>
                              </wpg:grpSpPr>
                              <wps:wsp>
                                <wps:cNvPr id="376" name="Egyenes összekötő nyíllal 376"/>
                                <wps:cNvCnPr/>
                                <wps:spPr>
                                  <a:xfrm>
                                    <a:off x="0" y="0"/>
                                    <a:ext cx="0" cy="2190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7" name="Egyenes összekötő nyíllal 377"/>
                                <wps:cNvCnPr/>
                                <wps:spPr>
                                  <a:xfrm>
                                    <a:off x="1219200" y="0"/>
                                    <a:ext cx="0" cy="2190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8" name="Egyenes összekötő 378"/>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89" name="Szövegdoboz 389"/>
                              <wps:cNvSpPr txBox="1"/>
                              <wps:spPr>
                                <a:xfrm>
                                  <a:off x="0" y="0"/>
                                  <a:ext cx="323850" cy="323850"/>
                                </a:xfrm>
                                <a:prstGeom prst="rect">
                                  <a:avLst/>
                                </a:prstGeom>
                                <a:noFill/>
                                <a:ln w="6350">
                                  <a:noFill/>
                                </a:ln>
                              </wps:spPr>
                              <wps:txbx>
                                <w:txbxContent>
                                  <w:p w14:paraId="4C84B1B9" w14:textId="77777777" w:rsidR="00B92C93" w:rsidRDefault="00B92C93">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9" name="Csoportba foglalás 409"/>
                            <wpg:cNvGrpSpPr/>
                            <wpg:grpSpPr>
                              <a:xfrm>
                                <a:off x="923925" y="923925"/>
                                <a:ext cx="1039650" cy="323850"/>
                                <a:chOff x="0" y="0"/>
                                <a:chExt cx="1039650" cy="323850"/>
                              </a:xfrm>
                            </wpg:grpSpPr>
                            <wpg:grpSp>
                              <wpg:cNvPr id="385" name="Csoportba foglalás 385"/>
                              <wpg:cNvGrpSpPr/>
                              <wpg:grpSpPr>
                                <a:xfrm rot="10800000">
                                  <a:off x="247650" y="0"/>
                                  <a:ext cx="792000" cy="171450"/>
                                  <a:chOff x="0" y="0"/>
                                  <a:chExt cx="792000" cy="324000"/>
                                </a:xfrm>
                              </wpg:grpSpPr>
                              <wps:wsp>
                                <wps:cNvPr id="386" name="Egyenes összekötő nyíllal 386"/>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7" name="Egyenes összekötő nyíllal 387"/>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8" name="Egyenes összekötő 388"/>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91" name="Szövegdoboz 391"/>
                              <wps:cNvSpPr txBox="1"/>
                              <wps:spPr>
                                <a:xfrm>
                                  <a:off x="0" y="0"/>
                                  <a:ext cx="323850" cy="323850"/>
                                </a:xfrm>
                                <a:prstGeom prst="rect">
                                  <a:avLst/>
                                </a:prstGeom>
                                <a:noFill/>
                                <a:ln w="6350">
                                  <a:noFill/>
                                </a:ln>
                              </wps:spPr>
                              <wps:txbx>
                                <w:txbxContent>
                                  <w:p w14:paraId="19C76F08" w14:textId="77777777" w:rsidR="00B92C93" w:rsidRDefault="00B92C93" w:rsidP="00361CE9">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1" name="Csoportba foglalás 411"/>
                            <wpg:cNvGrpSpPr/>
                            <wpg:grpSpPr>
                              <a:xfrm>
                                <a:off x="495300" y="1619250"/>
                                <a:ext cx="668020" cy="390525"/>
                                <a:chOff x="0" y="0"/>
                                <a:chExt cx="668020" cy="390525"/>
                              </a:xfrm>
                            </wpg:grpSpPr>
                            <wpg:grpSp>
                              <wpg:cNvPr id="392" name="Csoportba foglalás 392"/>
                              <wpg:cNvGrpSpPr/>
                              <wpg:grpSpPr>
                                <a:xfrm rot="10800000">
                                  <a:off x="161925" y="0"/>
                                  <a:ext cx="506095" cy="171451"/>
                                  <a:chOff x="0" y="0"/>
                                  <a:chExt cx="792000" cy="324000"/>
                                </a:xfrm>
                              </wpg:grpSpPr>
                              <wps:wsp>
                                <wps:cNvPr id="393" name="Egyenes összekötő nyíllal 393"/>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4" name="Egyenes összekötő nyíllal 394"/>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5" name="Egyenes összekötő 395"/>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96" name="Szövegdoboz 396"/>
                              <wps:cNvSpPr txBox="1"/>
                              <wps:spPr>
                                <a:xfrm>
                                  <a:off x="0" y="66675"/>
                                  <a:ext cx="323850" cy="323850"/>
                                </a:xfrm>
                                <a:prstGeom prst="rect">
                                  <a:avLst/>
                                </a:prstGeom>
                                <a:noFill/>
                                <a:ln w="6350">
                                  <a:noFill/>
                                </a:ln>
                              </wps:spPr>
                              <wps:txbx>
                                <w:txbxContent>
                                  <w:p w14:paraId="4DDD535B" w14:textId="77777777" w:rsidR="00B92C93" w:rsidRDefault="00B92C93" w:rsidP="007768C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2" name="Csoportba foglalás 412"/>
                            <wpg:cNvGrpSpPr/>
                            <wpg:grpSpPr>
                              <a:xfrm>
                                <a:off x="0" y="1619250"/>
                                <a:ext cx="1001550" cy="714375"/>
                                <a:chOff x="0" y="0"/>
                                <a:chExt cx="1001550" cy="714375"/>
                              </a:xfrm>
                            </wpg:grpSpPr>
                            <wpg:grpSp>
                              <wpg:cNvPr id="397" name="Csoportba foglalás 397"/>
                              <wpg:cNvGrpSpPr/>
                              <wpg:grpSpPr>
                                <a:xfrm rot="10800000">
                                  <a:off x="209550" y="0"/>
                                  <a:ext cx="792000" cy="495300"/>
                                  <a:chOff x="0" y="0"/>
                                  <a:chExt cx="792000" cy="324000"/>
                                </a:xfrm>
                              </wpg:grpSpPr>
                              <wps:wsp>
                                <wps:cNvPr id="398" name="Egyenes összekötő nyíllal 398"/>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9" name="Egyenes összekötő nyíllal 399"/>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0" name="Egyenes összekötő 400"/>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01" name="Szövegdoboz 401"/>
                              <wps:cNvSpPr txBox="1"/>
                              <wps:spPr>
                                <a:xfrm>
                                  <a:off x="0" y="390525"/>
                                  <a:ext cx="323850" cy="323850"/>
                                </a:xfrm>
                                <a:prstGeom prst="rect">
                                  <a:avLst/>
                                </a:prstGeom>
                                <a:noFill/>
                                <a:ln w="6350">
                                  <a:noFill/>
                                </a:ln>
                              </wps:spPr>
                              <wps:txbx>
                                <w:txbxContent>
                                  <w:p w14:paraId="582C8143" w14:textId="77777777" w:rsidR="00B92C93" w:rsidRDefault="00B92C93" w:rsidP="007768C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7" name="Csoportba foglalás 407"/>
                            <wpg:cNvGrpSpPr/>
                            <wpg:grpSpPr>
                              <a:xfrm>
                                <a:off x="942975" y="0"/>
                                <a:ext cx="791845" cy="581025"/>
                                <a:chOff x="0" y="0"/>
                                <a:chExt cx="791845" cy="581025"/>
                              </a:xfrm>
                            </wpg:grpSpPr>
                            <wps:wsp>
                              <wps:cNvPr id="390" name="Szövegdoboz 390"/>
                              <wps:cNvSpPr txBox="1"/>
                              <wps:spPr>
                                <a:xfrm>
                                  <a:off x="57150" y="0"/>
                                  <a:ext cx="323850" cy="323850"/>
                                </a:xfrm>
                                <a:prstGeom prst="rect">
                                  <a:avLst/>
                                </a:prstGeom>
                                <a:noFill/>
                                <a:ln w="6350">
                                  <a:noFill/>
                                </a:ln>
                              </wps:spPr>
                              <wps:txbx>
                                <w:txbxContent>
                                  <w:p w14:paraId="2C8A9D79" w14:textId="77777777" w:rsidR="00B92C93" w:rsidRDefault="00B92C93" w:rsidP="00361CE9">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2" name="Csoportba foglalás 402"/>
                              <wpg:cNvGrpSpPr/>
                              <wpg:grpSpPr>
                                <a:xfrm>
                                  <a:off x="0" y="257175"/>
                                  <a:ext cx="791845" cy="323850"/>
                                  <a:chOff x="0" y="0"/>
                                  <a:chExt cx="792000" cy="324000"/>
                                </a:xfrm>
                              </wpg:grpSpPr>
                              <wps:wsp>
                                <wps:cNvPr id="403" name="Egyenes összekötő nyíllal 403"/>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4" name="Egyenes összekötő nyíllal 404"/>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5" name="Egyenes összekötő 405"/>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cNvPr id="410" name="Csoportba foglalás 410"/>
                            <wpg:cNvGrpSpPr/>
                            <wpg:grpSpPr>
                              <a:xfrm>
                                <a:off x="523875" y="1000125"/>
                                <a:ext cx="933450" cy="323850"/>
                                <a:chOff x="0" y="0"/>
                                <a:chExt cx="933450" cy="323850"/>
                              </a:xfrm>
                            </wpg:grpSpPr>
                            <wpg:grpSp>
                              <wpg:cNvPr id="384" name="Csoportba foglalás 384"/>
                              <wpg:cNvGrpSpPr/>
                              <wpg:grpSpPr>
                                <a:xfrm>
                                  <a:off x="200025" y="133350"/>
                                  <a:ext cx="733425" cy="152400"/>
                                  <a:chOff x="0" y="0"/>
                                  <a:chExt cx="792000" cy="324000"/>
                                </a:xfrm>
                              </wpg:grpSpPr>
                              <wps:wsp>
                                <wps:cNvPr id="381" name="Egyenes összekötő nyíllal 381"/>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2" name="Egyenes összekötő nyíllal 382"/>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3" name="Egyenes összekötő 383"/>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06" name="Szövegdoboz 406"/>
                              <wps:cNvSpPr txBox="1"/>
                              <wps:spPr>
                                <a:xfrm>
                                  <a:off x="0" y="0"/>
                                  <a:ext cx="323850" cy="323850"/>
                                </a:xfrm>
                                <a:prstGeom prst="rect">
                                  <a:avLst/>
                                </a:prstGeom>
                                <a:noFill/>
                                <a:ln w="6350">
                                  <a:noFill/>
                                </a:ln>
                              </wps:spPr>
                              <wps:txbx>
                                <w:txbxContent>
                                  <w:p w14:paraId="7CC981AE" w14:textId="77777777" w:rsidR="00B92C93" w:rsidRDefault="00B92C93" w:rsidP="007768C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374" name="Csoportba foglalás 374"/>
                          <wpg:cNvGrpSpPr/>
                          <wpg:grpSpPr>
                            <a:xfrm>
                              <a:off x="0" y="533400"/>
                              <a:ext cx="1981200" cy="1152000"/>
                              <a:chOff x="0" y="0"/>
                              <a:chExt cx="1981200" cy="1152000"/>
                            </a:xfrm>
                          </wpg:grpSpPr>
                          <wpg:grpSp>
                            <wpg:cNvPr id="336" name="Csoportba foglalás 336"/>
                            <wpg:cNvGrpSpPr/>
                            <wpg:grpSpPr>
                              <a:xfrm>
                                <a:off x="0" y="66675"/>
                                <a:ext cx="1981200" cy="323850"/>
                                <a:chOff x="0" y="0"/>
                                <a:chExt cx="1981200" cy="324244"/>
                              </a:xfrm>
                              <a:solidFill>
                                <a:schemeClr val="bg1"/>
                              </a:solidFill>
                            </wpg:grpSpPr>
                            <wps:wsp>
                              <wps:cNvPr id="328" name="Téglalap 328"/>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331F7" w14:textId="77777777" w:rsidR="00B92C93" w:rsidRDefault="00B92C93" w:rsidP="000B4235">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Téglalap 329"/>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8FF212" w14:textId="77777777" w:rsidR="00B92C93" w:rsidRDefault="00B92C93" w:rsidP="000B4235">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églalap 330"/>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D826D" w14:textId="77777777" w:rsidR="00B92C93" w:rsidRDefault="00B92C93" w:rsidP="000B4235">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Téglalap 331"/>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04FE85" w14:textId="77777777" w:rsidR="00B92C93" w:rsidRDefault="00B92C93" w:rsidP="000B4235">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Téglalap 332"/>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59C604" w14:textId="77777777" w:rsidR="00B92C93" w:rsidRDefault="00B92C93" w:rsidP="000B4235">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Téglalap 333"/>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18B093" w14:textId="77777777" w:rsidR="00B92C93" w:rsidRDefault="00B92C93" w:rsidP="000B4235">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églalap 334"/>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C18F17" w14:textId="77777777" w:rsidR="00B92C93" w:rsidRDefault="00B92C93" w:rsidP="000B4235">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Téglalap 335"/>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F62EE7" w14:textId="77777777" w:rsidR="00B92C93" w:rsidRDefault="00B92C93" w:rsidP="000B423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7" name="Csoportba foglalás 337"/>
                            <wpg:cNvGrpSpPr/>
                            <wpg:grpSpPr>
                              <a:xfrm>
                                <a:off x="0" y="752475"/>
                                <a:ext cx="1981200" cy="323850"/>
                                <a:chOff x="0" y="0"/>
                                <a:chExt cx="1981200" cy="324244"/>
                              </a:xfrm>
                              <a:solidFill>
                                <a:schemeClr val="bg1"/>
                              </a:solidFill>
                            </wpg:grpSpPr>
                            <wps:wsp>
                              <wps:cNvPr id="338" name="Téglalap 338"/>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82C3EE" w14:textId="77777777" w:rsidR="00B92C93" w:rsidRDefault="00B92C93" w:rsidP="000B423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Téglalap 339"/>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2EC7EF" w14:textId="77777777" w:rsidR="00B92C93" w:rsidRDefault="00B92C93" w:rsidP="000B4235">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églalap 340"/>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BC05C" w14:textId="77777777" w:rsidR="00B92C93" w:rsidRDefault="00B92C93" w:rsidP="000B4235">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Téglalap 341"/>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5D8453" w14:textId="77777777" w:rsidR="00B92C93" w:rsidRDefault="00B92C93" w:rsidP="000B4235">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Téglalap 342"/>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4C9D1C" w14:textId="77777777" w:rsidR="00B92C93" w:rsidRDefault="00B92C93" w:rsidP="000B4235">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Téglalap 343"/>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E6741" w14:textId="77777777" w:rsidR="00B92C93" w:rsidRDefault="00B92C93" w:rsidP="000B4235">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Téglalap 344"/>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DFD84B" w14:textId="77777777" w:rsidR="00B92C93" w:rsidRDefault="00B92C93" w:rsidP="000B4235">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Téglalap 345"/>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22BFCB" w14:textId="77777777" w:rsidR="00B92C93" w:rsidRDefault="00B92C93" w:rsidP="000B4235">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0" name="Egyenes összekötő 370"/>
                            <wps:cNvCnPr/>
                            <wps:spPr>
                              <a:xfrm>
                                <a:off x="123825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46" name="Egyenes összekötő 346"/>
                            <wps:cNvCnPr/>
                            <wps:spPr>
                              <a:xfrm>
                                <a:off x="49530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s:wsp>
                        <wps:cNvPr id="326" name="Szövegdoboz 326"/>
                        <wps:cNvSpPr txBox="1"/>
                        <wps:spPr>
                          <a:xfrm>
                            <a:off x="0" y="2390775"/>
                            <a:ext cx="4724400" cy="480060"/>
                          </a:xfrm>
                          <a:prstGeom prst="rect">
                            <a:avLst/>
                          </a:prstGeom>
                          <a:solidFill>
                            <a:prstClr val="white"/>
                          </a:solidFill>
                          <a:ln>
                            <a:noFill/>
                          </a:ln>
                        </wps:spPr>
                        <wps:txbx>
                          <w:txbxContent>
                            <w:bookmarkStart w:id="26" w:name="_Ref3119845"/>
                            <w:p w14:paraId="794EE6E3" w14:textId="57C780A9" w:rsidR="00B92C93" w:rsidRPr="00407D35" w:rsidRDefault="00B92C93" w:rsidP="002356CA">
                              <w:pPr>
                                <w:pStyle w:val="SzKpalrs"/>
                              </w:pPr>
                              <w:r>
                                <w:fldChar w:fldCharType="begin"/>
                              </w:r>
                              <w:r>
                                <w:instrText xml:space="preserve"> SEQ ábra \* ARABIC </w:instrText>
                              </w:r>
                              <w:r>
                                <w:fldChar w:fldCharType="separate"/>
                              </w:r>
                              <w:bookmarkStart w:id="27" w:name="_Toc6346901"/>
                              <w:r w:rsidR="00065E77">
                                <w:t>7</w:t>
                              </w:r>
                              <w:r>
                                <w:fldChar w:fldCharType="end"/>
                              </w:r>
                              <w:r>
                                <w:t xml:space="preserve">. ábra: </w:t>
                              </w:r>
                              <w:r w:rsidRPr="00A95906">
                                <w:t>PMX működése</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60A9B7" id="Csoportba foglalás 347" o:spid="_x0000_s1334" style="position:absolute;left:0;text-align:left;margin-left:32.7pt;margin-top:47.05pt;width:372pt;height:226.05pt;z-index:251851776;mso-position-horizontal-relative:text;mso-position-vertical-relative:text" coordsize="47244,28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">
                <v:group id="Csoportba foglalás 414" o:spid="_x0000_s1335" style="position:absolute;width:47244;height:23336" coordsize="47244,2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group id="Csoportba foglalás 413" o:spid="_x0000_s1336" style="position:absolute;left:26574;width:20670;height:23336" coordsize="20669,2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group id="Csoportba foglalás 373" o:spid="_x0000_s1337" style="position:absolute;left:857;top:5143;width:19812;height:11711" coordsize="19812,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group id="Csoportba foglalás 350" o:spid="_x0000_s1338" style="position:absolute;top:857;width:19812;height:3238"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rect id="Téglalap 351" o:spid="_x0000_s1339"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" filled="f" strokecolor="black [3213]" strokeweight="1pt">
                          <v:textbox>
                            <w:txbxContent>
                              <w:p w14:paraId="591BF429" w14:textId="77777777" w:rsidR="00B92C93" w:rsidRDefault="00B92C93" w:rsidP="0079417C">
                                <w:pPr>
                                  <w:jc w:val="center"/>
                                </w:pPr>
                                <w:r>
                                  <w:t>C</w:t>
                                </w:r>
                              </w:p>
                            </w:txbxContent>
                          </v:textbox>
                        </v:rect>
                        <v:rect id="Téglalap 352" o:spid="_x0000_s1340"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F4xwAAANwAAAAPAAAAZHJzL2Rvd25yZXYueG1sRI9Ba8JA&#10;FITvhf6H5RW8iG60tE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OQgAXjHAAAA3AAA&#10;AA8AAAAAAAAAAAAAAAAABwIAAGRycy9kb3ducmV2LnhtbFBLBQYAAAAAAwADALcAAAD7AgAAAAA=&#10;" filled="f" strokecolor="black [3213]" strokeweight="1pt">
                          <v:textbox>
                            <w:txbxContent>
                              <w:p w14:paraId="6944332E" w14:textId="77777777" w:rsidR="00B92C93" w:rsidRDefault="00B92C93" w:rsidP="0079417C">
                                <w:pPr>
                                  <w:jc w:val="center"/>
                                </w:pPr>
                                <w:r>
                                  <w:t>D</w:t>
                                </w:r>
                              </w:p>
                            </w:txbxContent>
                          </v:textbox>
                        </v:rect>
                        <v:rect id="Téglalap 353" o:spid="_x0000_s1341"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TjxwAAANwAAAAPAAAAZHJzL2Rvd25yZXYueG1sRI9Ba8JA&#10;FITvQv/D8gq9iG6sWE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ItspOPHAAAA3AAA&#10;AA8AAAAAAAAAAAAAAAAABwIAAGRycy9kb3ducmV2LnhtbFBLBQYAAAAAAwADALcAAAD7AgAAAAA=&#10;" filled="f" strokecolor="black [3213]" strokeweight="1pt">
                          <v:textbox>
                            <w:txbxContent>
                              <w:p w14:paraId="7288E0C6" w14:textId="77777777" w:rsidR="00B92C93" w:rsidRDefault="00B92C93" w:rsidP="0079417C">
                                <w:pPr>
                                  <w:jc w:val="center"/>
                                </w:pPr>
                                <w:r>
                                  <w:t>B</w:t>
                                </w:r>
                              </w:p>
                            </w:txbxContent>
                          </v:textbox>
                        </v:rect>
                        <v:rect id="Téglalap 354" o:spid="_x0000_s1342"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" filled="f" strokecolor="black [3213]" strokeweight="1pt">
                          <v:textbox>
                            <w:txbxContent>
                              <w:p w14:paraId="65913889" w14:textId="77777777" w:rsidR="00B92C93" w:rsidRDefault="00B92C93" w:rsidP="0079417C">
                                <w:pPr>
                                  <w:jc w:val="center"/>
                                </w:pPr>
                                <w:r>
                                  <w:t>H</w:t>
                                </w:r>
                              </w:p>
                            </w:txbxContent>
                          </v:textbox>
                        </v:rect>
                        <v:rect id="Téglalap 355" o:spid="_x0000_s1343"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ZkMxwAAANwAAAAPAAAAZHJzL2Rvd25yZXYueG1sRI9Ba8JA&#10;FITvQv/D8gq9iG6sWE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GvJmQzHAAAA3AAA&#10;AA8AAAAAAAAAAAAAAAAABwIAAGRycy9kb3ducmV2LnhtbFBLBQYAAAAAAwADALcAAAD7AgAAAAA=&#10;" filled="f" strokecolor="black [3213]" strokeweight="1pt">
                          <v:textbox>
                            <w:txbxContent>
                              <w:p w14:paraId="28664314" w14:textId="77777777" w:rsidR="00B92C93" w:rsidRDefault="00B92C93" w:rsidP="0079417C">
                                <w:pPr>
                                  <w:jc w:val="center"/>
                                </w:pPr>
                                <w:r>
                                  <w:t>E</w:t>
                                </w:r>
                              </w:p>
                            </w:txbxContent>
                          </v:textbox>
                        </v:rect>
                        <v:rect id="Téglalap 356" o:spid="_x0000_s1344"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" filled="f" strokecolor="black [3213]" strokeweight="1pt">
                          <v:textbox>
                            <w:txbxContent>
                              <w:p w14:paraId="7B971256" w14:textId="77777777" w:rsidR="00B92C93" w:rsidRDefault="00B92C93" w:rsidP="0079417C">
                                <w:pPr>
                                  <w:jc w:val="center"/>
                                </w:pPr>
                                <w:r>
                                  <w:t>G</w:t>
                                </w:r>
                              </w:p>
                            </w:txbxContent>
                          </v:textbox>
                        </v:rect>
                        <v:rect id="Téglalap 357" o:spid="_x0000_s1345"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" filled="f" strokecolor="black [3213]" strokeweight="1pt">
                          <v:textbox>
                            <w:txbxContent>
                              <w:p w14:paraId="48D9DA49" w14:textId="77777777" w:rsidR="00B92C93" w:rsidRDefault="00B92C93" w:rsidP="0079417C">
                                <w:pPr>
                                  <w:jc w:val="center"/>
                                </w:pPr>
                                <w:r>
                                  <w:t>A</w:t>
                                </w:r>
                              </w:p>
                            </w:txbxContent>
                          </v:textbox>
                        </v:rect>
                        <v:rect id="Téglalap 358" o:spid="_x0000_s1346"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aSxAAAANwAAAAPAAAAZHJzL2Rvd25yZXYueG1sRE9Na8JA&#10;EL0X/A/LFHoR3djS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IXINpLEAAAA3AAAAA8A&#10;AAAAAAAAAAAAAAAABwIAAGRycy9kb3ducmV2LnhtbFBLBQYAAAAAAwADALcAAAD4AgAAAAA=&#10;" filled="f" strokecolor="black [3213]" strokeweight="1pt">
                          <v:textbox>
                            <w:txbxContent>
                              <w:p w14:paraId="28FB6FA2" w14:textId="77777777" w:rsidR="00B92C93" w:rsidRDefault="00B92C93" w:rsidP="0079417C">
                                <w:pPr>
                                  <w:jc w:val="center"/>
                                </w:pPr>
                                <w:r>
                                  <w:t>F</w:t>
                                </w:r>
                              </w:p>
                            </w:txbxContent>
                          </v:textbox>
                        </v:rect>
                      </v:group>
                      <v:group id="Csoportba foglalás 359" o:spid="_x0000_s1347" style="position:absolute;top:7715;width:19812;height:3242"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rect id="Téglalap 360" o:spid="_x0000_s1348"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vApwwAAANwAAAAPAAAAZHJzL2Rvd25yZXYueG1sRE9Na8JA&#10;EL0L/odlBC9SN1aQ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tdLwKcMAAADcAAAADwAA&#10;AAAAAAAAAAAAAAAHAgAAZHJzL2Rvd25yZXYueG1sUEsFBgAAAAADAAMAtwAAAPcCAAAAAA==&#10;" filled="f" strokecolor="black [3213]" strokeweight="1pt">
                          <v:textbox>
                            <w:txbxContent>
                              <w:p w14:paraId="14745C04" w14:textId="77777777" w:rsidR="00B92C93" w:rsidRDefault="00B92C93" w:rsidP="0079417C">
                                <w:pPr>
                                  <w:jc w:val="center"/>
                                </w:pPr>
                                <w:r>
                                  <w:t>E</w:t>
                                </w:r>
                              </w:p>
                            </w:txbxContent>
                          </v:textbox>
                        </v:rect>
                        <v:rect id="Téglalap 361" o:spid="_x0000_s1349"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" filled="f" strokecolor="black [3213]" strokeweight="1pt">
                          <v:textbox>
                            <w:txbxContent>
                              <w:p w14:paraId="078EE65B" w14:textId="77777777" w:rsidR="00B92C93" w:rsidRDefault="00B92C93" w:rsidP="00361CE9">
                                <w:r>
                                  <w:t>A</w:t>
                                </w:r>
                              </w:p>
                            </w:txbxContent>
                          </v:textbox>
                        </v:rect>
                        <v:rect id="Téglalap 362" o:spid="_x0000_s1350"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" filled="f" strokecolor="black [3213]" strokeweight="1pt">
                          <v:textbox>
                            <w:txbxContent>
                              <w:p w14:paraId="653DB007" w14:textId="77777777" w:rsidR="00B92C93" w:rsidRDefault="00B92C93" w:rsidP="0079417C">
                                <w:pPr>
                                  <w:jc w:val="center"/>
                                </w:pPr>
                                <w:r>
                                  <w:t>B</w:t>
                                </w:r>
                              </w:p>
                            </w:txbxContent>
                          </v:textbox>
                        </v:rect>
                        <v:rect id="Téglalap 363" o:spid="_x0000_s1351"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5e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D3TDoCevUDAAD//wMAUEsBAi0AFAAGAAgAAAAhANvh9svuAAAAhQEAABMAAAAAAAAA&#10;AAAAAAAAAAAAAFtDb250ZW50X1R5cGVzXS54bWxQSwECLQAUAAYACAAAACEAWvQsW78AAAAVAQAA&#10;CwAAAAAAAAAAAAAAAAAfAQAAX3JlbHMvLnJlbHNQSwECLQAUAAYACAAAACEARQBuXsYAAADcAAAA&#10;DwAAAAAAAAAAAAAAAAAHAgAAZHJzL2Rvd25yZXYueG1sUEsFBgAAAAADAAMAtwAAAPoCAAAAAA==&#10;" filled="f" strokecolor="black [3213]" strokeweight="1pt">
                          <v:textbox>
                            <w:txbxContent>
                              <w:p w14:paraId="58747638" w14:textId="77777777" w:rsidR="00B92C93" w:rsidRDefault="00B92C93" w:rsidP="0079417C">
                                <w:pPr>
                                  <w:jc w:val="center"/>
                                </w:pPr>
                                <w:r>
                                  <w:t>D</w:t>
                                </w:r>
                              </w:p>
                            </w:txbxContent>
                          </v:textbox>
                        </v:rect>
                        <v:rect id="Téglalap 364" o:spid="_x0000_s1352"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fYqxwAAANwAAAAPAAAAZHJzL2Rvd25yZXYueG1sRI9Ba8JA&#10;FITvhf6H5RV6Ed2oRS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Mrp9irHAAAA3AAA&#10;AA8AAAAAAAAAAAAAAAAABwIAAGRycy9kb3ducmV2LnhtbFBLBQYAAAAAAwADALcAAAD7AgAAAAA=&#10;" filled="f" strokecolor="black [3213]" strokeweight="1pt">
                          <v:textbox>
                            <w:txbxContent>
                              <w:p w14:paraId="143FE9B6" w14:textId="77777777" w:rsidR="00B92C93" w:rsidRDefault="00B92C93" w:rsidP="0079417C">
                                <w:pPr>
                                  <w:jc w:val="center"/>
                                </w:pPr>
                                <w:r>
                                  <w:t>C</w:t>
                                </w:r>
                              </w:p>
                            </w:txbxContent>
                          </v:textbox>
                        </v:rect>
                        <v:rect id="Téglalap 365" o:spid="_x0000_s1353"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VOxxwAAANwAAAAPAAAAZHJzL2Rvd25yZXYueG1sRI9Ba8JA&#10;FITvhf6H5RV6Ed2oVC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KWlU7HHAAAA3AAA&#10;AA8AAAAAAAAAAAAAAAAABwIAAGRycy9kb3ducmV2LnhtbFBLBQYAAAAAAwADALcAAAD7AgAAAAA=&#10;" filled="f" strokecolor="black [3213]" strokeweight="1pt">
                          <v:textbox>
                            <w:txbxContent>
                              <w:p w14:paraId="5502B12E" w14:textId="77777777" w:rsidR="00B92C93" w:rsidRDefault="00B92C93" w:rsidP="0079417C">
                                <w:pPr>
                                  <w:jc w:val="center"/>
                                </w:pPr>
                                <w:r>
                                  <w:t>F</w:t>
                                </w:r>
                              </w:p>
                            </w:txbxContent>
                          </v:textbox>
                        </v:rect>
                        <v:rect id="Téglalap 366" o:spid="_x0000_s1354"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" filled="f" strokecolor="black [3213]" strokeweight="1pt">
                          <v:textbox>
                            <w:txbxContent>
                              <w:p w14:paraId="2DC14A10" w14:textId="77777777" w:rsidR="00B92C93" w:rsidRDefault="00B92C93" w:rsidP="0079417C">
                                <w:pPr>
                                  <w:jc w:val="center"/>
                                </w:pPr>
                                <w:r>
                                  <w:t>G</w:t>
                                </w:r>
                              </w:p>
                            </w:txbxContent>
                          </v:textbox>
                        </v:rect>
                        <v:rect id="Téglalap 367" o:spid="_x0000_s1355"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" filled="f" strokecolor="black [3213]" strokeweight="1pt">
                          <v:textbox>
                            <w:txbxContent>
                              <w:p w14:paraId="08DF1BCF" w14:textId="77777777" w:rsidR="00B92C93" w:rsidRDefault="00B92C93" w:rsidP="0079417C">
                                <w:pPr>
                                  <w:jc w:val="center"/>
                                </w:pPr>
                                <w:r>
                                  <w:t>H</w:t>
                                </w:r>
                              </w:p>
                            </w:txbxContent>
                          </v:textbox>
                        </v:rect>
                      </v:group>
                      <v:line id="Egyenes összekötő 371" o:spid="_x0000_s1356" style="position:absolute;visibility:visible;mso-wrap-style:square" from="12573,0" to="12573,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" strokecolor="black [3200]" strokeweight="3pt">
                        <v:stroke joinstyle="miter"/>
                      </v:line>
                      <v:line id="Egyenes összekötő 372" o:spid="_x0000_s1357" style="position:absolute;visibility:visible;mso-wrap-style:square" from="5048,190" to="5048,11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" strokecolor="black [3200]" strokeweight="3pt">
                        <v:stroke joinstyle="miter"/>
                      </v:line>
                    </v:group>
                    <v:group id="Csoportba foglalás 408" o:spid="_x0000_s1358" style="position:absolute;left:5048;top:2952;width:14668;height:3239" coordsize="14668,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Csoportba foglalás 379" o:spid="_x0000_s1359" style="position:absolute;left:2476;top:857;width:12192;height:2184" coordsize="12192,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shape id="Egyenes összekötő nyíllal 376" o:spid="_x0000_s1360" type="#_x0000_t32" style="position:absolute;width:0;height:2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" strokecolor="black [3200]" strokeweight=".5pt">
                          <v:stroke endarrow="block" joinstyle="miter"/>
                        </v:shape>
                        <v:shape id="Egyenes összekötő nyíllal 377" o:spid="_x0000_s1361" type="#_x0000_t32" style="position:absolute;left:12192;width:0;height:2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wuixAAAANwAAAAPAAAAZHJzL2Rvd25yZXYueG1sRI9Pi8Iw&#10;FMTvgt8hPMGbpi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CFrC6LEAAAA3AAAAA8A&#10;AAAAAAAAAAAAAAAABwIAAGRycy9kb3ducmV2LnhtbFBLBQYAAAAAAwADALcAAAD4AgAAAAA=&#10;" strokecolor="black [3200]" strokeweight=".5pt">
                          <v:stroke endarrow="block" joinstyle="miter"/>
                        </v:shape>
                        <v:line id="Egyenes összekötő 378" o:spid="_x0000_s1362" style="position:absolute;visibility:visible;mso-wrap-style:square" from="0,0" to="121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" strokecolor="black [3200]" strokeweight=".5pt">
                          <v:stroke joinstyle="miter"/>
                        </v:line>
                      </v:group>
                      <v:shape id="Szövegdoboz 389" o:spid="_x0000_s1363" type="#_x0000_t202" style="position:absolute;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4C84B1B9" w14:textId="77777777" w:rsidR="00B92C93" w:rsidRDefault="00B92C93">
                              <w:r>
                                <w:t>1.</w:t>
                              </w:r>
                            </w:p>
                          </w:txbxContent>
                        </v:textbox>
                      </v:shape>
                    </v:group>
                    <v:group id="Csoportba foglalás 409" o:spid="_x0000_s1364" style="position:absolute;left:9239;top:9239;width:10396;height:3238" coordsize="1039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group id="Csoportba foglalás 385" o:spid="_x0000_s1365" style="position:absolute;left:2476;width:7920;height:1714;rotation:180"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">
                        <v:shape id="Egyenes összekötő nyíllal 386" o:spid="_x0000_s1366"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" strokecolor="black [3200]" strokeweight=".5pt">
                          <v:stroke endarrow="block" joinstyle="miter"/>
                        </v:shape>
                        <v:shape id="Egyenes összekötő nyíllal 387" o:spid="_x0000_s1367"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" strokecolor="black [3200]" strokeweight=".5pt">
                          <v:stroke endarrow="block" joinstyle="miter"/>
                        </v:shape>
                        <v:line id="Egyenes összekötő 388" o:spid="_x0000_s1368"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" strokecolor="black [3200]" strokeweight=".5pt">
                          <v:stroke joinstyle="miter"/>
                        </v:line>
                      </v:group>
                      <v:shape id="Szövegdoboz 391" o:spid="_x0000_s1369" type="#_x0000_t202" style="position:absolute;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" filled="f" stroked="f" strokeweight=".5pt">
                        <v:textbox>
                          <w:txbxContent>
                            <w:p w14:paraId="19C76F08" w14:textId="77777777" w:rsidR="00B92C93" w:rsidRDefault="00B92C93" w:rsidP="00361CE9">
                              <w:r>
                                <w:t>3.</w:t>
                              </w:r>
                            </w:p>
                          </w:txbxContent>
                        </v:textbox>
                      </v:shape>
                    </v:group>
                    <v:group id="Csoportba foglalás 411" o:spid="_x0000_s1370" style="position:absolute;left:4953;top:16192;width:6680;height:3905" coordsize="6680,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">
                      <v:group id="Csoportba foglalás 392" o:spid="_x0000_s1371" style="position:absolute;left:1619;width:5061;height:1714;rotation:180"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">
                        <v:shape id="Egyenes összekötő nyíllal 393" o:spid="_x0000_s1372"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OtbwwAAANwAAAAPAAAAZHJzL2Rvd25yZXYueG1sRI9Lq8Iw&#10;FIT3F/wP4QjurqmK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7lzrW8MAAADcAAAADwAA&#10;AAAAAAAAAAAAAAAHAgAAZHJzL2Rvd25yZXYueG1sUEsFBgAAAAADAAMAtwAAAPcCAAAAAA==&#10;" strokecolor="black [3200]" strokeweight=".5pt">
                          <v:stroke endarrow="block" joinstyle="miter"/>
                        </v:shape>
                        <v:shape id="Egyenes összekötő nyíllal 394" o:spid="_x0000_s1373"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" strokecolor="black [3200]" strokeweight=".5pt">
                          <v:stroke endarrow="block" joinstyle="miter"/>
                        </v:shape>
                        <v:line id="Egyenes összekötő 395" o:spid="_x0000_s1374"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" strokecolor="black [3200]" strokeweight=".5pt">
                          <v:stroke joinstyle="miter"/>
                        </v:line>
                      </v:group>
                      <v:shape id="Szövegdoboz 396" o:spid="_x0000_s1375" type="#_x0000_t202" style="position:absolute;top:666;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" filled="f" stroked="f" strokeweight=".5pt">
                        <v:textbox>
                          <w:txbxContent>
                            <w:p w14:paraId="4DDD535B" w14:textId="77777777" w:rsidR="00B92C93" w:rsidRDefault="00B92C93" w:rsidP="007768C8">
                              <w:r>
                                <w:t>1.</w:t>
                              </w:r>
                            </w:p>
                          </w:txbxContent>
                        </v:textbox>
                      </v:shape>
                    </v:group>
                    <v:group id="Csoportba foglalás 412" o:spid="_x0000_s1376" style="position:absolute;top:16192;width:10015;height:7144" coordsize="10015,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v:group id="Csoportba foglalás 397" o:spid="_x0000_s1377" style="position:absolute;left:2095;width:7920;height:4953;rotation:180"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">
                        <v:shape id="Egyenes összekötő nyíllal 398" o:spid="_x0000_s1378"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kqwQAAANwAAAAPAAAAZHJzL2Rvd25yZXYueG1sRE/LasJA&#10;FN0L/sNwhe50osW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OD4eSrBAAAA3AAAAA8AAAAA&#10;AAAAAAAAAAAABwIAAGRycy9kb3ducmV2LnhtbFBLBQYAAAAAAwADALcAAAD1AgAAAAA=&#10;" strokecolor="black [3200]" strokeweight=".5pt">
                          <v:stroke endarrow="block" joinstyle="miter"/>
                        </v:shape>
                        <v:shape id="Egyenes összekötő nyíllal 399" o:spid="_x0000_s1379"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" strokecolor="black [3200]" strokeweight=".5pt">
                          <v:stroke endarrow="block" joinstyle="miter"/>
                        </v:shape>
                        <v:line id="Egyenes összekötő 400" o:spid="_x0000_s1380"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" strokecolor="black [3200]" strokeweight=".5pt">
                          <v:stroke joinstyle="miter"/>
                        </v:line>
                      </v:group>
                      <v:shape id="Szövegdoboz 401" o:spid="_x0000_s1381" type="#_x0000_t202" style="position:absolute;top:3905;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582C8143" w14:textId="77777777" w:rsidR="00B92C93" w:rsidRDefault="00B92C93" w:rsidP="007768C8">
                              <w:r>
                                <w:t>2.</w:t>
                              </w:r>
                            </w:p>
                          </w:txbxContent>
                        </v:textbox>
                      </v:shape>
                    </v:group>
                    <v:group id="Csoportba foglalás 407" o:spid="_x0000_s1382" style="position:absolute;left:9429;width:7919;height:5810" coordsize="7918,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shape id="Szövegdoboz 390" o:spid="_x0000_s1383" type="#_x0000_t202" style="position:absolute;left:571;width:323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" filled="f" stroked="f" strokeweight=".5pt">
                        <v:textbox>
                          <w:txbxContent>
                            <w:p w14:paraId="2C8A9D79" w14:textId="77777777" w:rsidR="00B92C93" w:rsidRDefault="00B92C93" w:rsidP="00361CE9">
                              <w:r>
                                <w:t>2.</w:t>
                              </w:r>
                            </w:p>
                          </w:txbxContent>
                        </v:textbox>
                      </v:shape>
                      <v:group id="Csoportba foglalás 402" o:spid="_x0000_s1384" style="position:absolute;top:2571;width:7918;height:3239"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shape id="Egyenes összekötő nyíllal 403" o:spid="_x0000_s1385"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" strokecolor="black [3200]" strokeweight=".5pt">
                          <v:stroke endarrow="block" joinstyle="miter"/>
                        </v:shape>
                        <v:shape id="Egyenes összekötő nyíllal 404" o:spid="_x0000_s1386"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" strokecolor="black [3200]" strokeweight=".5pt">
                          <v:stroke endarrow="block" joinstyle="miter"/>
                        </v:shape>
                        <v:line id="Egyenes összekötő 405" o:spid="_x0000_s1387"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" strokecolor="black [3200]" strokeweight=".5pt">
                          <v:stroke joinstyle="miter"/>
                        </v:line>
                      </v:group>
                    </v:group>
                    <v:group id="Csoportba foglalás 410" o:spid="_x0000_s1388" style="position:absolute;left:5238;top:10001;width:9335;height:3238" coordsize="9334,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">
                      <v:group id="Csoportba foglalás 384" o:spid="_x0000_s1389" style="position:absolute;left:2000;top:1333;width:7334;height:1524"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shape id="Egyenes összekötő nyíllal 381" o:spid="_x0000_s1390"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" strokecolor="black [3200]" strokeweight=".5pt">
                          <v:stroke endarrow="block" joinstyle="miter"/>
                        </v:shape>
                        <v:shape id="Egyenes összekötő nyíllal 382" o:spid="_x0000_s1391"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" strokecolor="black [3200]" strokeweight=".5pt">
                          <v:stroke endarrow="block" joinstyle="miter"/>
                        </v:shape>
                        <v:line id="Egyenes összekötő 383" o:spid="_x0000_s1392"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" strokecolor="black [3200]" strokeweight=".5pt">
                          <v:stroke joinstyle="miter"/>
                        </v:line>
                      </v:group>
                      <v:shape id="Szövegdoboz 406" o:spid="_x0000_s1393" type="#_x0000_t202" style="position:absolute;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5RoxwAAANwAAAAPAAAAZHJzL2Rvd25yZXYueG1sRI9La8Mw&#10;EITvhfwHsYXeGrmh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ORflGjHAAAA3AAA&#10;AA8AAAAAAAAAAAAAAAAABwIAAGRycy9kb3ducmV2LnhtbFBLBQYAAAAAAwADALcAAAD7AgAAAAA=&#10;" filled="f" stroked="f" strokeweight=".5pt">
                        <v:textbox>
                          <w:txbxContent>
                            <w:p w14:paraId="7CC981AE" w14:textId="77777777" w:rsidR="00B92C93" w:rsidRDefault="00B92C93" w:rsidP="007768C8">
                              <w:r>
                                <w:t>3.</w:t>
                              </w:r>
                            </w:p>
                          </w:txbxContent>
                        </v:textbox>
                      </v:shape>
                    </v:group>
                  </v:group>
                  <v:group id="Csoportba foglalás 374" o:spid="_x0000_s1394" style="position:absolute;top:5334;width:19812;height:11520" coordsize="19812,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group id="Csoportba foglalás 336" o:spid="_x0000_s1395" style="position:absolute;top:666;width:19812;height:3239"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rect id="Téglalap 328" o:spid="_x0000_s1396"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" filled="f" strokecolor="black [3213]" strokeweight="1pt">
                        <v:textbox>
                          <w:txbxContent>
                            <w:p w14:paraId="416331F7" w14:textId="77777777" w:rsidR="00B92C93" w:rsidRDefault="00B92C93" w:rsidP="000B4235">
                              <w:pPr>
                                <w:jc w:val="center"/>
                              </w:pPr>
                              <w:r>
                                <w:t>E</w:t>
                              </w:r>
                            </w:p>
                          </w:txbxContent>
                        </v:textbox>
                      </v:rect>
                      <v:rect id="Téglalap 329" o:spid="_x0000_s1397"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B0xwAAANwAAAAPAAAAZHJzL2Rvd25yZXYueG1sRI9Ba8JA&#10;FITvhf6H5RW8iG60UG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LKC4HTHAAAA3AAA&#10;AA8AAAAAAAAAAAAAAAAABwIAAGRycy9kb3ducmV2LnhtbFBLBQYAAAAAAwADALcAAAD7AgAAAAA=&#10;" filled="f" strokecolor="black [3213]" strokeweight="1pt">
                        <v:textbox>
                          <w:txbxContent>
                            <w:p w14:paraId="018FF212" w14:textId="77777777" w:rsidR="00B92C93" w:rsidRDefault="00B92C93" w:rsidP="000B4235">
                              <w:pPr>
                                <w:jc w:val="center"/>
                              </w:pPr>
                              <w:r>
                                <w:t>A</w:t>
                              </w:r>
                            </w:p>
                          </w:txbxContent>
                        </v:textbox>
                      </v:rect>
                      <v:rect id="Téglalap 330" o:spid="_x0000_s1398"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d80wwAAANwAAAAPAAAAZHJzL2Rvd25yZXYueG1sRE9Na8JA&#10;EL0X/A/LCF6kbqxQ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pmHfNMMAAADcAAAADwAA&#10;AAAAAAAAAAAAAAAHAgAAZHJzL2Rvd25yZXYueG1sUEsFBgAAAAADAAMAtwAAAPcCAAAAAA==&#10;" filled="f" strokecolor="black [3213]" strokeweight="1pt">
                        <v:textbox>
                          <w:txbxContent>
                            <w:p w14:paraId="489D826D" w14:textId="77777777" w:rsidR="00B92C93" w:rsidRDefault="00B92C93" w:rsidP="000B4235">
                              <w:pPr>
                                <w:jc w:val="center"/>
                              </w:pPr>
                              <w:r>
                                <w:t>B</w:t>
                              </w:r>
                            </w:p>
                          </w:txbxContent>
                        </v:textbox>
                      </v:rect>
                      <v:rect id="Téglalap 331" o:spid="_x0000_s1399"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qv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Mkteq/HAAAA3AAA&#10;AA8AAAAAAAAAAAAAAAAABwIAAGRycy9kb3ducmV2LnhtbFBLBQYAAAAAAwADALcAAAD7AgAAAAA=&#10;" filled="f" strokecolor="black [3213]" strokeweight="1pt">
                        <v:textbox>
                          <w:txbxContent>
                            <w:p w14:paraId="1304FE85" w14:textId="77777777" w:rsidR="00B92C93" w:rsidRDefault="00B92C93" w:rsidP="000B4235">
                              <w:pPr>
                                <w:jc w:val="center"/>
                              </w:pPr>
                              <w:r>
                                <w:t>H</w:t>
                              </w:r>
                            </w:p>
                          </w:txbxContent>
                        </v:textbox>
                      </v:rect>
                      <v:rect id="Téglalap 332" o:spid="_x0000_s1400"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Y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Of/k2MYAAADcAAAA&#10;DwAAAAAAAAAAAAAAAAAHAgAAZHJzL2Rvd25yZXYueG1sUEsFBgAAAAADAAMAtwAAAPoCAAAAAA==&#10;" filled="f" strokecolor="black [3213]" strokeweight="1pt">
                        <v:textbox>
                          <w:txbxContent>
                            <w:p w14:paraId="7159C604" w14:textId="77777777" w:rsidR="00B92C93" w:rsidRDefault="00B92C93" w:rsidP="000B4235">
                              <w:pPr>
                                <w:jc w:val="center"/>
                              </w:pPr>
                              <w:r>
                                <w:t>F</w:t>
                              </w:r>
                            </w:p>
                          </w:txbxContent>
                        </v:textbox>
                      </v:rect>
                      <v:rect id="Téglalap 333" o:spid="_x0000_s1401"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" filled="f" strokecolor="black [3213]" strokeweight="1pt">
                        <v:textbox>
                          <w:txbxContent>
                            <w:p w14:paraId="7118B093" w14:textId="77777777" w:rsidR="00B92C93" w:rsidRDefault="00B92C93" w:rsidP="000B4235">
                              <w:pPr>
                                <w:jc w:val="center"/>
                              </w:pPr>
                              <w:r>
                                <w:t>G</w:t>
                              </w:r>
                            </w:p>
                          </w:txbxContent>
                        </v:textbox>
                      </v:rect>
                      <v:rect id="Téglalap 334" o:spid="_x0000_s1402"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tk3xwAAANwAAAAPAAAAZHJzL2Rvd25yZXYueG1sRI9Ba8JA&#10;FITvQv/D8gq9iG6sU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Nla2TfHAAAA3AAA&#10;AA8AAAAAAAAAAAAAAAAABwIAAGRycy9kb3ducmV2LnhtbFBLBQYAAAAAAwADALcAAAD7AgAAAAA=&#10;" filled="f" strokecolor="black [3213]" strokeweight="1pt">
                        <v:textbox>
                          <w:txbxContent>
                            <w:p w14:paraId="7CC18F17" w14:textId="77777777" w:rsidR="00B92C93" w:rsidRDefault="00B92C93" w:rsidP="000B4235">
                              <w:pPr>
                                <w:jc w:val="center"/>
                              </w:pPr>
                              <w:r>
                                <w:t>D</w:t>
                              </w:r>
                            </w:p>
                          </w:txbxContent>
                        </v:textbox>
                      </v:rect>
                      <v:rect id="Téglalap 335" o:spid="_x0000_s1403"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nysxwAAANwAAAAPAAAAZHJzL2Rvd25yZXYueG1sRI9Ba8JA&#10;FITvQv/D8gq9iG6sWE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LYWfKzHAAAA3AAA&#10;AA8AAAAAAAAAAAAAAAAABwIAAGRycy9kb3ducmV2LnhtbFBLBQYAAAAAAwADALcAAAD7AgAAAAA=&#10;" filled="f" strokecolor="black [3213]" strokeweight="1pt">
                        <v:textbox>
                          <w:txbxContent>
                            <w:p w14:paraId="69F62EE7" w14:textId="77777777" w:rsidR="00B92C93" w:rsidRDefault="00B92C93" w:rsidP="000B4235">
                              <w:pPr>
                                <w:jc w:val="center"/>
                              </w:pPr>
                              <w:r>
                                <w:t>C</w:t>
                              </w:r>
                            </w:p>
                          </w:txbxContent>
                        </v:textbox>
                      </v:rect>
                    </v:group>
                    <v:group id="Csoportba foglalás 337" o:spid="_x0000_s1404" style="position:absolute;top:7524;width:19812;height:3239"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rect id="Téglalap 338" o:spid="_x0000_s1405"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" filled="f" strokecolor="black [3213]" strokeweight="1pt">
                        <v:textbox>
                          <w:txbxContent>
                            <w:p w14:paraId="4D82C3EE" w14:textId="77777777" w:rsidR="00B92C93" w:rsidRDefault="00B92C93" w:rsidP="000B4235">
                              <w:pPr>
                                <w:jc w:val="center"/>
                              </w:pPr>
                              <w:r>
                                <w:t>C</w:t>
                              </w:r>
                            </w:p>
                          </w:txbxContent>
                        </v:textbox>
                      </v:rect>
                      <v:rect id="Téglalap 339" o:spid="_x0000_s1406"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" filled="f" strokecolor="black [3213]" strokeweight="1pt">
                        <v:textbox>
                          <w:txbxContent>
                            <w:p w14:paraId="122EC7EF" w14:textId="77777777" w:rsidR="00B92C93" w:rsidRDefault="00B92C93" w:rsidP="000B4235">
                              <w:pPr>
                                <w:jc w:val="center"/>
                              </w:pPr>
                              <w:r>
                                <w:t>D</w:t>
                              </w:r>
                            </w:p>
                          </w:txbxContent>
                        </v:textbox>
                      </v:rect>
                      <v:rect id="Téglalap 340" o:spid="_x0000_s1407"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" filled="f" strokecolor="black [3213]" strokeweight="1pt">
                        <v:textbox>
                          <w:txbxContent>
                            <w:p w14:paraId="766BC05C" w14:textId="77777777" w:rsidR="00B92C93" w:rsidRDefault="00B92C93" w:rsidP="000B4235">
                              <w:pPr>
                                <w:jc w:val="center"/>
                              </w:pPr>
                              <w:r>
                                <w:t>B</w:t>
                              </w:r>
                            </w:p>
                          </w:txbxContent>
                        </v:textbox>
                      </v:rect>
                      <v:rect id="Téglalap 341" o:spid="_x0000_s1408"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" filled="f" strokecolor="black [3213]" strokeweight="1pt">
                        <v:textbox>
                          <w:txbxContent>
                            <w:p w14:paraId="335D8453" w14:textId="77777777" w:rsidR="00B92C93" w:rsidRDefault="00B92C93" w:rsidP="000B4235">
                              <w:pPr>
                                <w:jc w:val="center"/>
                              </w:pPr>
                              <w:r>
                                <w:t>A</w:t>
                              </w:r>
                            </w:p>
                          </w:txbxContent>
                        </v:textbox>
                      </v:rect>
                      <v:rect id="Téglalap 342" o:spid="_x0000_s1409"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elxwAAANwAAAAPAAAAZHJzL2Rvd25yZXYueG1sRI9Ba8JA&#10;FITvhf6H5RW8iG60pU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GH5l6XHAAAA3AAA&#10;AA8AAAAAAAAAAAAAAAAABwIAAGRycy9kb3ducmV2LnhtbFBLBQYAAAAAAwADALcAAAD7AgAAAAA=&#10;" filled="f" strokecolor="black [3213]" strokeweight="1pt">
                        <v:textbox>
                          <w:txbxContent>
                            <w:p w14:paraId="104C9D1C" w14:textId="77777777" w:rsidR="00B92C93" w:rsidRDefault="00B92C93" w:rsidP="000B4235">
                              <w:pPr>
                                <w:jc w:val="center"/>
                              </w:pPr>
                              <w:r>
                                <w:t>E</w:t>
                              </w:r>
                            </w:p>
                          </w:txbxContent>
                        </v:textbox>
                      </v:rect>
                      <v:rect id="Téglalap 343" o:spid="_x0000_s1410"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TI+xwAAANwAAAAPAAAAZHJzL2Rvd25yZXYueG1sRI9Ba8JA&#10;FITvQv/D8gq9iG6sUk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A61Mj7HAAAA3AAA&#10;AA8AAAAAAAAAAAAAAAAABwIAAGRycy9kb3ducmV2LnhtbFBLBQYAAAAAAwADALcAAAD7AgAAAAA=&#10;" filled="f" strokecolor="black [3213]" strokeweight="1pt">
                        <v:textbox>
                          <w:txbxContent>
                            <w:p w14:paraId="742E6741" w14:textId="77777777" w:rsidR="00B92C93" w:rsidRDefault="00B92C93" w:rsidP="000B4235">
                              <w:pPr>
                                <w:jc w:val="center"/>
                              </w:pPr>
                              <w:r>
                                <w:t>F</w:t>
                              </w:r>
                            </w:p>
                          </w:txbxContent>
                        </v:textbox>
                      </v:rect>
                      <v:rect id="Téglalap 344" o:spid="_x0000_s1411"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KpKxwAAANwAAAAPAAAAZHJzL2Rvd25yZXYueG1sRI9Ba8JA&#10;FITvQv/D8gq9iG6sUk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IFcqkrHAAAA3AAA&#10;AA8AAAAAAAAAAAAAAAAABwIAAGRycy9kb3ducmV2LnhtbFBLBQYAAAAAAwADALcAAAD7AgAAAAA=&#10;" filled="f" strokecolor="black [3213]" strokeweight="1pt">
                        <v:textbox>
                          <w:txbxContent>
                            <w:p w14:paraId="24DFD84B" w14:textId="77777777" w:rsidR="00B92C93" w:rsidRDefault="00B92C93" w:rsidP="000B4235">
                              <w:pPr>
                                <w:jc w:val="center"/>
                              </w:pPr>
                              <w:r>
                                <w:t>G</w:t>
                              </w:r>
                            </w:p>
                          </w:txbxContent>
                        </v:textbox>
                      </v:rect>
                      <v:rect id="Téglalap 345" o:spid="_x0000_s1412"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" filled="f" strokecolor="black [3213]" strokeweight="1pt">
                        <v:textbox>
                          <w:txbxContent>
                            <w:p w14:paraId="6322BFCB" w14:textId="77777777" w:rsidR="00B92C93" w:rsidRDefault="00B92C93" w:rsidP="000B4235">
                              <w:pPr>
                                <w:jc w:val="center"/>
                              </w:pPr>
                              <w:r>
                                <w:t>H</w:t>
                              </w:r>
                            </w:p>
                          </w:txbxContent>
                        </v:textbox>
                      </v:rect>
                    </v:group>
                    <v:line id="Egyenes összekötő 370" o:spid="_x0000_s1413" style="position:absolute;visibility:visible;mso-wrap-style:square" from="12382,0" to="12382,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" strokecolor="black [3200]" strokeweight="3pt">
                      <v:stroke joinstyle="miter"/>
                    </v:line>
                    <v:line id="Egyenes összekötő 346" o:spid="_x0000_s1414" style="position:absolute;visibility:visible;mso-wrap-style:square" from="4953,0" to="4953,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" strokecolor="black [3200]" strokeweight="3pt">
                      <v:stroke joinstyle="miter"/>
                    </v:line>
                  </v:group>
                </v:group>
                <v:shape id="Szövegdoboz 326" o:spid="_x0000_s1415" type="#_x0000_t202" style="position:absolute;top:23907;width:47244;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" stroked="f">
                  <v:textbox style="mso-fit-shape-to-text:t" inset="0,0,0,0">
                    <w:txbxContent>
                      <w:bookmarkStart w:id="28" w:name="_Ref3119845"/>
                      <w:p w14:paraId="794EE6E3" w14:textId="57C780A9" w:rsidR="00B92C93" w:rsidRPr="00407D35" w:rsidRDefault="00B92C93" w:rsidP="002356CA">
                        <w:pPr>
                          <w:pStyle w:val="SzKpalrs"/>
                        </w:pPr>
                        <w:r>
                          <w:fldChar w:fldCharType="begin"/>
                        </w:r>
                        <w:r>
                          <w:instrText xml:space="preserve"> SEQ ábra \* ARABIC </w:instrText>
                        </w:r>
                        <w:r>
                          <w:fldChar w:fldCharType="separate"/>
                        </w:r>
                        <w:bookmarkStart w:id="29" w:name="_Toc6346901"/>
                        <w:r w:rsidR="00065E77">
                          <w:t>7</w:t>
                        </w:r>
                        <w:r>
                          <w:fldChar w:fldCharType="end"/>
                        </w:r>
                        <w:r>
                          <w:t xml:space="preserve">. ábra: </w:t>
                        </w:r>
                        <w:r w:rsidRPr="00A95906">
                          <w:t>PMX működése</w:t>
                        </w:r>
                        <w:bookmarkEnd w:id="28"/>
                        <w:bookmarkEnd w:id="29"/>
                      </w:p>
                    </w:txbxContent>
                  </v:textbox>
                </v:shape>
                <w10:wrap type="topAndBottom"/>
              </v:group>
            </w:pict>
          </mc:Fallback>
        </mc:AlternateContent>
      </w:r>
      <w:r w:rsidR="000B4235">
        <w:t>A részlegesen megfeleltetett keresztezés (partially matched crossover</w:t>
      </w:r>
      <w:r w:rsidR="00D55B12">
        <w:t>, PMX</w:t>
      </w:r>
      <w:r w:rsidR="000B4235">
        <w:t>) során a szülőkben két véletlenszerű vágással egy megfeleltetési szakaszt hozunk létre, melynek elemeit</w:t>
      </w:r>
      <w:r w:rsidR="00811A84">
        <w:t xml:space="preserve"> a szülőkön belül</w:t>
      </w:r>
      <w:r w:rsidR="000B4235">
        <w:t xml:space="preserve"> megcseréljük</w:t>
      </w:r>
      <w:r w:rsidR="00947C48">
        <w:t xml:space="preserve"> a szakaszon belüli párjukkal, </w:t>
      </w:r>
      <w:r w:rsidR="004C26A4">
        <w:t xml:space="preserve">a </w:t>
      </w:r>
      <w:r>
        <w:fldChar w:fldCharType="begin"/>
      </w:r>
      <w:r>
        <w:instrText xml:space="preserve"> REF _Ref3119845 \h </w:instrText>
      </w:r>
      <w:r>
        <w:fldChar w:fldCharType="separate"/>
      </w:r>
      <w:r>
        <w:rPr>
          <w:noProof/>
        </w:rPr>
        <w:t>7</w:t>
      </w:r>
      <w:r>
        <w:t>. ábra</w:t>
      </w:r>
      <w:r>
        <w:fldChar w:fldCharType="end"/>
      </w:r>
      <w:r>
        <w:t xml:space="preserve"> </w:t>
      </w:r>
      <w:r w:rsidR="00811A84">
        <w:t>egy ilyen keresztezést mutat be.</w:t>
      </w:r>
      <w:r w:rsidR="00957123">
        <w:t xml:space="preserve"> Az ábrán a megfeleltetési szakasz az első szülőben EAF, a másik szülőben CDE, így a párok E-C, A-D, F-E. A felső szülőn a keresztezés menete:</w:t>
      </w:r>
    </w:p>
    <w:p w14:paraId="67C75AF5" w14:textId="3E9F9D5F" w:rsidR="00957123" w:rsidRDefault="00957123" w:rsidP="00957123">
      <w:pPr>
        <w:pStyle w:val="SzDSzvegTrzs"/>
        <w:numPr>
          <w:ilvl w:val="0"/>
          <w:numId w:val="21"/>
        </w:numPr>
      </w:pPr>
      <w:r>
        <w:t>E – C: megkeressük a pár két tagját az első szülőben, majd megcseréljük őket. (részállás: HBCAFGDE)</w:t>
      </w:r>
    </w:p>
    <w:p w14:paraId="2DEAE283" w14:textId="017B8E11" w:rsidR="00957123" w:rsidRDefault="00957123" w:rsidP="00957123">
      <w:pPr>
        <w:pStyle w:val="SzDSzvegTrzs"/>
        <w:numPr>
          <w:ilvl w:val="0"/>
          <w:numId w:val="21"/>
        </w:numPr>
      </w:pPr>
      <w:r>
        <w:t>A – D: itt is megkeressük a géneket és megcseréljük őket. (részállás HBCDFGAE)</w:t>
      </w:r>
    </w:p>
    <w:p w14:paraId="6A2D62A7" w14:textId="03C6BB52" w:rsidR="00957123" w:rsidRDefault="007135EA" w:rsidP="00957123">
      <w:pPr>
        <w:pStyle w:val="SzDSzvegTrzs"/>
        <w:numPr>
          <w:ilvl w:val="0"/>
          <w:numId w:val="21"/>
        </w:numPr>
      </w:pPr>
      <w:r>
        <w:t>F – E: lépés ugyan az, mint előbb. Végeredmény: HBCDEGAF.</w:t>
      </w:r>
    </w:p>
    <w:p w14:paraId="45B21FBC" w14:textId="332B4398" w:rsidR="00AA03C2" w:rsidRDefault="00D55B12" w:rsidP="004C265B">
      <w:pPr>
        <w:pStyle w:val="SzDSzvegTrzs"/>
      </w:pPr>
      <w:r>
        <w:t>Az átrendezési keresztezés</w:t>
      </w:r>
      <w:r w:rsidR="00727B48">
        <w:t xml:space="preserve"> (order crossover OX)</w:t>
      </w:r>
      <w:r>
        <w:t xml:space="preserve"> is hasonlóké</w:t>
      </w:r>
      <w:r w:rsidR="009B6CFF">
        <w:t>p</w:t>
      </w:r>
      <w:r>
        <w:t>pen indul, mint a PMX, létrehozunk egy megfeleltetési szakaszt. Először az egyik egyedből kitöröljük a másik megfelel</w:t>
      </w:r>
      <w:r w:rsidR="00FF1AF6">
        <w:t>tetési szakaszában lévő elemeit, majd ezeket az üres géneket úgy tesszük a két vágáspont közé,</w:t>
      </w:r>
      <w:r w:rsidR="005122D2">
        <w:t xml:space="preserve"> hogy a kromoszómát két végénél fogva összefűzöttnek tekintjük, és a 2. vágásponttól balra lévő elemek</w:t>
      </w:r>
      <w:r w:rsidR="007E5755">
        <w:t>et</w:t>
      </w:r>
      <w:r w:rsidR="005122D2">
        <w:t xml:space="preserve"> addig toljuk balra, amíg az üresek középre nem tolódnak. Végül az első elem megfeleltetési szakaszát a második helyére másoljuk.</w:t>
      </w:r>
      <w:r w:rsidR="004C26A4">
        <w:t xml:space="preserve"> Az OX műveletét a </w:t>
      </w:r>
      <w:r w:rsidR="00141757">
        <w:fldChar w:fldCharType="begin"/>
      </w:r>
      <w:r w:rsidR="00141757">
        <w:instrText xml:space="preserve"> REF _Ref3119928 \h </w:instrText>
      </w:r>
      <w:r w:rsidR="00141757">
        <w:fldChar w:fldCharType="separate"/>
      </w:r>
      <w:r w:rsidR="00141757">
        <w:rPr>
          <w:noProof/>
        </w:rPr>
        <w:t>8</w:t>
      </w:r>
      <w:r w:rsidR="00141757">
        <w:t>. ábrán</w:t>
      </w:r>
      <w:r w:rsidR="00141757">
        <w:fldChar w:fldCharType="end"/>
      </w:r>
      <w:r w:rsidR="00141757">
        <w:t xml:space="preserve"> </w:t>
      </w:r>
      <w:r w:rsidR="00727B48">
        <w:t>szemléltetem egy utód létrehozásával, a másik gyerek kromoszóma értéke „AFCDEGHB” lenne.</w:t>
      </w:r>
      <w:r w:rsidR="005122D2">
        <w:t xml:space="preserve"> </w:t>
      </w:r>
    </w:p>
    <w:p w14:paraId="5D7839A0" w14:textId="56B49EF9" w:rsidR="005122D2" w:rsidRDefault="00141757" w:rsidP="00A15012">
      <w:pPr>
        <w:pStyle w:val="SzDSzvegTrzs"/>
      </w:pPr>
      <w:r>
        <w:rPr>
          <w:noProof/>
          <w:lang w:eastAsia="hu-HU" w:bidi="ar-SA"/>
        </w:rPr>
        <w:lastRenderedPageBreak/>
        <mc:AlternateContent>
          <mc:Choice Requires="wpg">
            <w:drawing>
              <wp:anchor distT="0" distB="0" distL="114300" distR="114300" simplePos="0" relativeHeight="251855872" behindDoc="0" locked="0" layoutInCell="1" allowOverlap="1" wp14:anchorId="1FA1CCB9" wp14:editId="237B7268">
                <wp:simplePos x="0" y="0"/>
                <wp:positionH relativeFrom="column">
                  <wp:posOffset>-127635</wp:posOffset>
                </wp:positionH>
                <wp:positionV relativeFrom="paragraph">
                  <wp:posOffset>0</wp:posOffset>
                </wp:positionV>
                <wp:extent cx="5829300" cy="2895600"/>
                <wp:effectExtent l="0" t="0" r="0" b="38100"/>
                <wp:wrapTopAndBottom/>
                <wp:docPr id="483" name="Csoportba foglalás 483"/>
                <wp:cNvGraphicFramePr/>
                <a:graphic xmlns:a="http://schemas.openxmlformats.org/drawingml/2006/main">
                  <a:graphicData uri="http://schemas.microsoft.com/office/word/2010/wordprocessingGroup">
                    <wpg:wgp>
                      <wpg:cNvGrpSpPr/>
                      <wpg:grpSpPr>
                        <a:xfrm>
                          <a:off x="0" y="0"/>
                          <a:ext cx="5829300" cy="2895600"/>
                          <a:chOff x="0" y="0"/>
                          <a:chExt cx="5829300" cy="2895600"/>
                        </a:xfrm>
                      </wpg:grpSpPr>
                      <wpg:grpSp>
                        <wpg:cNvPr id="478" name="Csoportba foglalás 478"/>
                        <wpg:cNvGrpSpPr/>
                        <wpg:grpSpPr>
                          <a:xfrm>
                            <a:off x="0" y="790575"/>
                            <a:ext cx="1981200" cy="1152000"/>
                            <a:chOff x="0" y="0"/>
                            <a:chExt cx="1981200" cy="1152000"/>
                          </a:xfrm>
                        </wpg:grpSpPr>
                        <wpg:grpSp>
                          <wpg:cNvPr id="437" name="Csoportba foglalás 437"/>
                          <wpg:cNvGrpSpPr/>
                          <wpg:grpSpPr>
                            <a:xfrm>
                              <a:off x="0" y="66675"/>
                              <a:ext cx="1981200" cy="323850"/>
                              <a:chOff x="0" y="0"/>
                              <a:chExt cx="1981200" cy="323850"/>
                            </a:xfrm>
                          </wpg:grpSpPr>
                          <wps:wsp>
                            <wps:cNvPr id="419" name="Téglalap 419"/>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8ECAA8" w14:textId="77777777" w:rsidR="00B92C93" w:rsidRDefault="00B92C93" w:rsidP="005122D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Téglalap 420"/>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0B0AC7" w14:textId="77777777" w:rsidR="00B92C93" w:rsidRDefault="00B92C93" w:rsidP="005122D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 name="Téglalap 421"/>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5DB20F" w14:textId="77777777" w:rsidR="00B92C93" w:rsidRDefault="00B92C93"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Téglalap 422"/>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3E7E7" w14:textId="77777777" w:rsidR="00B92C93" w:rsidRDefault="00B92C93"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Téglalap 423"/>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531CC8" w14:textId="77777777" w:rsidR="00B92C93" w:rsidRDefault="00B92C93" w:rsidP="005122D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Téglalap 424"/>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98DB4" w14:textId="77777777" w:rsidR="00B92C93" w:rsidRDefault="00B92C93"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Téglalap 425"/>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FD4877" w14:textId="77777777" w:rsidR="00B92C93" w:rsidRDefault="00B92C93"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 name="Téglalap 426"/>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B26B7C" w14:textId="77777777" w:rsidR="00B92C93" w:rsidRDefault="00B92C93"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38" name="Csoportba foglalás 438"/>
                          <wpg:cNvGrpSpPr/>
                          <wpg:grpSpPr>
                            <a:xfrm>
                              <a:off x="0" y="752475"/>
                              <a:ext cx="1981200" cy="323850"/>
                              <a:chOff x="0" y="0"/>
                              <a:chExt cx="1981200" cy="323850"/>
                            </a:xfrm>
                          </wpg:grpSpPr>
                          <wps:wsp>
                            <wps:cNvPr id="427" name="Téglalap 427"/>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5FD00E" w14:textId="77777777" w:rsidR="00B92C93" w:rsidRDefault="00B92C93"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Téglalap 428"/>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95D33F" w14:textId="77777777" w:rsidR="00B92C93" w:rsidRDefault="00B92C93"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Téglalap 429"/>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03911F" w14:textId="77777777" w:rsidR="00B92C93" w:rsidRDefault="00B92C93"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0" name="Téglalap 430"/>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FC86A2" w14:textId="77777777" w:rsidR="00B92C93" w:rsidRDefault="00B92C93" w:rsidP="005122D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Téglalap 431"/>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B2DDB" w14:textId="77777777" w:rsidR="00B92C93" w:rsidRDefault="00B92C93" w:rsidP="005122D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Téglalap 432"/>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24C8F8" w14:textId="77777777" w:rsidR="00B92C93" w:rsidRDefault="00B92C93" w:rsidP="005122D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Téglalap 433"/>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8598FB" w14:textId="77777777" w:rsidR="00B92C93" w:rsidRDefault="00B92C93"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Téglalap 434"/>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3E848" w14:textId="77777777" w:rsidR="00B92C93" w:rsidRDefault="00B92C93"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5" name="Egyenes összekötő 435"/>
                          <wps:cNvCnPr/>
                          <wps:spPr>
                            <a:xfrm>
                              <a:off x="123825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36" name="Egyenes összekötő 436"/>
                          <wps:cNvCnPr/>
                          <wps:spPr>
                            <a:xfrm>
                              <a:off x="49530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g:cNvPr id="482" name="Csoportba foglalás 482"/>
                        <wpg:cNvGrpSpPr/>
                        <wpg:grpSpPr>
                          <a:xfrm>
                            <a:off x="2495550" y="0"/>
                            <a:ext cx="3333750" cy="2895600"/>
                            <a:chOff x="0" y="0"/>
                            <a:chExt cx="3333750" cy="2895600"/>
                          </a:xfrm>
                        </wpg:grpSpPr>
                        <wpg:grpSp>
                          <wpg:cNvPr id="479" name="Csoportba foglalás 479"/>
                          <wpg:cNvGrpSpPr/>
                          <wpg:grpSpPr>
                            <a:xfrm>
                              <a:off x="0" y="0"/>
                              <a:ext cx="3333750" cy="847725"/>
                              <a:chOff x="0" y="0"/>
                              <a:chExt cx="3333750" cy="847725"/>
                            </a:xfrm>
                          </wpg:grpSpPr>
                          <wpg:grpSp>
                            <wpg:cNvPr id="450" name="Csoportba foglalás 450"/>
                            <wpg:cNvGrpSpPr/>
                            <wpg:grpSpPr>
                              <a:xfrm>
                                <a:off x="590550" y="247650"/>
                                <a:ext cx="1981200" cy="600075"/>
                                <a:chOff x="0" y="0"/>
                                <a:chExt cx="1981200" cy="600075"/>
                              </a:xfrm>
                            </wpg:grpSpPr>
                            <wpg:grpSp>
                              <wpg:cNvPr id="439" name="Csoportba foglalás 439"/>
                              <wpg:cNvGrpSpPr/>
                              <wpg:grpSpPr>
                                <a:xfrm>
                                  <a:off x="0" y="142875"/>
                                  <a:ext cx="1981200" cy="323850"/>
                                  <a:chOff x="0" y="0"/>
                                  <a:chExt cx="1981200" cy="323850"/>
                                </a:xfrm>
                              </wpg:grpSpPr>
                              <wps:wsp>
                                <wps:cNvPr id="440" name="Téglalap 440"/>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2AFEC6" w14:textId="77777777" w:rsidR="00B92C93" w:rsidRDefault="00B92C93"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Téglalap 441"/>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BB902" w14:textId="77777777" w:rsidR="00B92C93" w:rsidRDefault="00B92C93"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Téglalap 442"/>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8CEC46" w14:textId="77777777" w:rsidR="00B92C93" w:rsidRDefault="00B92C93"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Téglalap 443"/>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B6573C" w14:textId="77777777" w:rsidR="00B92C93" w:rsidRDefault="00B92C93"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Téglalap 444"/>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56F31" w14:textId="77777777" w:rsidR="00B92C93" w:rsidRDefault="00B92C93"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Téglalap 445"/>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BD4BBF" w14:textId="77777777" w:rsidR="00B92C93" w:rsidRDefault="00B92C93"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Téglalap 446"/>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5E25D0" w14:textId="77777777" w:rsidR="00B92C93" w:rsidRDefault="00B92C93"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Téglalap 447"/>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654983" w14:textId="77777777" w:rsidR="00B92C93" w:rsidRDefault="00B92C93"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8" name="Egyenes összekötő 448"/>
                              <wps:cNvCnPr/>
                              <wps:spPr>
                                <a:xfrm>
                                  <a:off x="49530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49" name="Egyenes összekötő 449"/>
                              <wps:cNvCnPr/>
                              <wps:spPr>
                                <a:xfrm>
                                  <a:off x="123825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63" name="Szövegdoboz 463"/>
                            <wps:cNvSpPr txBox="1"/>
                            <wps:spPr>
                              <a:xfrm>
                                <a:off x="0" y="0"/>
                                <a:ext cx="3333750" cy="323456"/>
                              </a:xfrm>
                              <a:prstGeom prst="rect">
                                <a:avLst/>
                              </a:prstGeom>
                              <a:noFill/>
                              <a:ln w="6350">
                                <a:noFill/>
                              </a:ln>
                            </wps:spPr>
                            <wps:txbx>
                              <w:txbxContent>
                                <w:p w14:paraId="4E1F411B" w14:textId="77777777" w:rsidR="00B92C93" w:rsidRDefault="00B92C93">
                                  <w:r>
                                    <w:t>1. Eltávolítjuk a megfeleltetési szakasz elemeit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0" name="Csoportba foglalás 480"/>
                          <wpg:cNvGrpSpPr/>
                          <wpg:grpSpPr>
                            <a:xfrm>
                              <a:off x="0" y="838200"/>
                              <a:ext cx="3333750" cy="1028700"/>
                              <a:chOff x="0" y="0"/>
                              <a:chExt cx="3333750" cy="1028700"/>
                            </a:xfrm>
                          </wpg:grpSpPr>
                          <wpg:grpSp>
                            <wpg:cNvPr id="451" name="Csoportba foglalás 451"/>
                            <wpg:cNvGrpSpPr/>
                            <wpg:grpSpPr>
                              <a:xfrm>
                                <a:off x="600075" y="428625"/>
                                <a:ext cx="1981200" cy="600075"/>
                                <a:chOff x="0" y="0"/>
                                <a:chExt cx="1981200" cy="600075"/>
                              </a:xfrm>
                            </wpg:grpSpPr>
                            <wpg:grpSp>
                              <wpg:cNvPr id="452" name="Csoportba foglalás 452"/>
                              <wpg:cNvGrpSpPr/>
                              <wpg:grpSpPr>
                                <a:xfrm>
                                  <a:off x="0" y="142875"/>
                                  <a:ext cx="1981200" cy="323850"/>
                                  <a:chOff x="0" y="0"/>
                                  <a:chExt cx="1981200" cy="323850"/>
                                </a:xfrm>
                              </wpg:grpSpPr>
                              <wps:wsp>
                                <wps:cNvPr id="453" name="Téglalap 453"/>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527D0C" w14:textId="77777777" w:rsidR="00B92C93" w:rsidRDefault="00B92C93"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Téglalap 454"/>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0F1E13" w14:textId="77777777" w:rsidR="00B92C93" w:rsidRDefault="00B92C93"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Téglalap 455"/>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9D510A" w14:textId="77777777" w:rsidR="00B92C93" w:rsidRDefault="00B92C93"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Téglalap 456"/>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9BF52D" w14:textId="77777777" w:rsidR="00B92C93" w:rsidRDefault="00B92C93"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Téglalap 457"/>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A40FA" w14:textId="77777777" w:rsidR="00B92C93" w:rsidRDefault="00B92C93"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Téglalap 458"/>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B7B976" w14:textId="77777777" w:rsidR="00B92C93" w:rsidRDefault="00B92C93"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Téglalap 459"/>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F37014" w14:textId="77777777" w:rsidR="00B92C93" w:rsidRDefault="00B92C93"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Téglalap 460"/>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F6467" w14:textId="77777777" w:rsidR="00B92C93" w:rsidRDefault="00B92C93"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1" name="Egyenes összekötő 461"/>
                              <wps:cNvCnPr/>
                              <wps:spPr>
                                <a:xfrm>
                                  <a:off x="49530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62" name="Egyenes összekötő 462"/>
                              <wps:cNvCnPr/>
                              <wps:spPr>
                                <a:xfrm>
                                  <a:off x="123825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64" name="Szövegdoboz 464"/>
                            <wps:cNvSpPr txBox="1"/>
                            <wps:spPr>
                              <a:xfrm>
                                <a:off x="0" y="0"/>
                                <a:ext cx="3333750" cy="418465"/>
                              </a:xfrm>
                              <a:prstGeom prst="rect">
                                <a:avLst/>
                              </a:prstGeom>
                              <a:noFill/>
                              <a:ln w="6350">
                                <a:noFill/>
                              </a:ln>
                            </wps:spPr>
                            <wps:txbx>
                              <w:txbxContent>
                                <w:p w14:paraId="5E3F6274" w14:textId="77777777" w:rsidR="00B92C93" w:rsidRDefault="00B92C93" w:rsidP="005122D2">
                                  <w:r>
                                    <w:t>2.Addig toljuk balra az elemeket amíg az üres gének középre nem kerülnek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1" name="Csoportba foglalás 481"/>
                          <wpg:cNvGrpSpPr/>
                          <wpg:grpSpPr>
                            <a:xfrm>
                              <a:off x="0" y="1866900"/>
                              <a:ext cx="3333750" cy="1028700"/>
                              <a:chOff x="0" y="0"/>
                              <a:chExt cx="3333750" cy="1028700"/>
                            </a:xfrm>
                          </wpg:grpSpPr>
                          <wpg:grpSp>
                            <wpg:cNvPr id="465" name="Csoportba foglalás 465"/>
                            <wpg:cNvGrpSpPr/>
                            <wpg:grpSpPr>
                              <a:xfrm>
                                <a:off x="600075" y="428625"/>
                                <a:ext cx="1981200" cy="600075"/>
                                <a:chOff x="0" y="0"/>
                                <a:chExt cx="1981200" cy="600075"/>
                              </a:xfrm>
                            </wpg:grpSpPr>
                            <wpg:grpSp>
                              <wpg:cNvPr id="466" name="Csoportba foglalás 466"/>
                              <wpg:cNvGrpSpPr/>
                              <wpg:grpSpPr>
                                <a:xfrm>
                                  <a:off x="0" y="142875"/>
                                  <a:ext cx="1981200" cy="323850"/>
                                  <a:chOff x="0" y="0"/>
                                  <a:chExt cx="1981200" cy="323850"/>
                                </a:xfrm>
                              </wpg:grpSpPr>
                              <wps:wsp>
                                <wps:cNvPr id="467" name="Téglalap 467"/>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52A17" w14:textId="77777777" w:rsidR="00B92C93" w:rsidRDefault="00B92C93" w:rsidP="005122D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Téglalap 468"/>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B9FCB6" w14:textId="77777777" w:rsidR="00B92C93" w:rsidRDefault="00B92C93" w:rsidP="005122D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Téglalap 469"/>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4B30E" w14:textId="77777777" w:rsidR="00B92C93" w:rsidRDefault="00B92C93"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Téglalap 470"/>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12D49" w14:textId="77777777" w:rsidR="00B92C93" w:rsidRDefault="00B92C93"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Téglalap 471"/>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DAB376" w14:textId="77777777" w:rsidR="00B92C93" w:rsidRDefault="00B92C93" w:rsidP="005122D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Téglalap 472"/>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97F816" w14:textId="77777777" w:rsidR="00B92C93" w:rsidRDefault="00B92C93"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Téglalap 473"/>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09930F" w14:textId="77777777" w:rsidR="00B92C93" w:rsidRDefault="00B92C93"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Téglalap 474"/>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7D232" w14:textId="77777777" w:rsidR="00B92C93" w:rsidRDefault="00B92C93"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5" name="Egyenes összekötő 475"/>
                              <wps:cNvCnPr/>
                              <wps:spPr>
                                <a:xfrm>
                                  <a:off x="49530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76" name="Egyenes összekötő 476"/>
                              <wps:cNvCnPr/>
                              <wps:spPr>
                                <a:xfrm>
                                  <a:off x="123825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77" name="Szövegdoboz 477"/>
                            <wps:cNvSpPr txBox="1"/>
                            <wps:spPr>
                              <a:xfrm>
                                <a:off x="0" y="0"/>
                                <a:ext cx="3333750" cy="418465"/>
                              </a:xfrm>
                              <a:prstGeom prst="rect">
                                <a:avLst/>
                              </a:prstGeom>
                              <a:noFill/>
                              <a:ln w="6350">
                                <a:noFill/>
                              </a:ln>
                            </wps:spPr>
                            <wps:txbx>
                              <w:txbxContent>
                                <w:p w14:paraId="0331ABD5" w14:textId="77777777" w:rsidR="00B92C93" w:rsidRDefault="00B92C93" w:rsidP="005122D2">
                                  <w:r>
                                    <w:t>3. Végül beillesszük a megfeleltetési szakaszt a másik kromoszómából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1FA1CCB9" id="Csoportba foglalás 483" o:spid="_x0000_s1416" style="position:absolute;left:0;text-align:left;margin-left:-10.05pt;margin-top:0;width:459pt;height:228pt;z-index:251855872;mso-position-horizontal-relative:text;mso-position-vertical-relative:text" coordsize="58293,28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">
                <v:group id="Csoportba foglalás 478" o:spid="_x0000_s1417" style="position:absolute;top:7905;width:19812;height:11520" coordsize="19812,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group id="Csoportba foglalás 437" o:spid="_x0000_s1418" style="position:absolute;top:666;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rect id="Téglalap 419" o:spid="_x0000_s1419"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OesxwAAANwAAAAPAAAAZHJzL2Rvd25yZXYueG1sRI9BS8NA&#10;FITvQv/D8gpeSruJiN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LxE56zHAAAA3AAA&#10;AA8AAAAAAAAAAAAAAAAABwIAAGRycy9kb3ducmV2LnhtbFBLBQYAAAAAAwADALcAAAD7AgAAAAA=&#10;" filled="f" strokecolor="black [3213]" strokeweight="1pt">
                      <v:textbox>
                        <w:txbxContent>
                          <w:p w14:paraId="098ECAA8" w14:textId="77777777" w:rsidR="00B92C93" w:rsidRDefault="00B92C93" w:rsidP="005122D2">
                            <w:pPr>
                              <w:jc w:val="center"/>
                            </w:pPr>
                            <w:r>
                              <w:t>E</w:t>
                            </w:r>
                          </w:p>
                        </w:txbxContent>
                      </v:textbox>
                    </v:rect>
                    <v:rect id="Téglalap 420" o:spid="_x0000_s1420"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" filled="f" strokecolor="black [3213]" strokeweight="1pt">
                      <v:textbox>
                        <w:txbxContent>
                          <w:p w14:paraId="390B0AC7" w14:textId="77777777" w:rsidR="00B92C93" w:rsidRDefault="00B92C93" w:rsidP="005122D2">
                            <w:pPr>
                              <w:jc w:val="center"/>
                            </w:pPr>
                            <w:r>
                              <w:t>A</w:t>
                            </w:r>
                          </w:p>
                        </w:txbxContent>
                      </v:textbox>
                    </v:rect>
                    <v:rect id="Téglalap 421" o:spid="_x0000_s1421"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" filled="f" strokecolor="black [3213]" strokeweight="1pt">
                      <v:textbox>
                        <w:txbxContent>
                          <w:p w14:paraId="365DB20F" w14:textId="77777777" w:rsidR="00B92C93" w:rsidRDefault="00B92C93" w:rsidP="005122D2">
                            <w:pPr>
                              <w:jc w:val="center"/>
                            </w:pPr>
                            <w:r>
                              <w:t>B</w:t>
                            </w:r>
                          </w:p>
                        </w:txbxContent>
                      </v:textbox>
                    </v:rect>
                    <v:rect id="Téglalap 422" o:spid="_x0000_s1422"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" filled="f" strokecolor="black [3213]" strokeweight="1pt">
                      <v:textbox>
                        <w:txbxContent>
                          <w:p w14:paraId="53C3E7E7" w14:textId="77777777" w:rsidR="00B92C93" w:rsidRDefault="00B92C93" w:rsidP="005122D2">
                            <w:pPr>
                              <w:jc w:val="center"/>
                            </w:pPr>
                            <w:r>
                              <w:t>H</w:t>
                            </w:r>
                          </w:p>
                        </w:txbxContent>
                      </v:textbox>
                    </v:rect>
                    <v:rect id="Téglalap 423" o:spid="_x0000_s1423"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" filled="f" strokecolor="black [3213]" strokeweight="1pt">
                      <v:textbox>
                        <w:txbxContent>
                          <w:p w14:paraId="49531CC8" w14:textId="77777777" w:rsidR="00B92C93" w:rsidRDefault="00B92C93" w:rsidP="005122D2">
                            <w:pPr>
                              <w:jc w:val="center"/>
                            </w:pPr>
                            <w:r>
                              <w:t>F</w:t>
                            </w:r>
                          </w:p>
                        </w:txbxContent>
                      </v:textbox>
                    </v:rect>
                    <v:rect id="Téglalap 424" o:spid="_x0000_s1424"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" filled="f" strokecolor="black [3213]" strokeweight="1pt">
                      <v:textbox>
                        <w:txbxContent>
                          <w:p w14:paraId="28598DB4" w14:textId="77777777" w:rsidR="00B92C93" w:rsidRDefault="00B92C93" w:rsidP="005122D2">
                            <w:pPr>
                              <w:jc w:val="center"/>
                            </w:pPr>
                            <w:r>
                              <w:t>G</w:t>
                            </w:r>
                          </w:p>
                        </w:txbxContent>
                      </v:textbox>
                    </v:rect>
                    <v:rect id="Téglalap 425" o:spid="_x0000_s1425"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" filled="f" strokecolor="black [3213]" strokeweight="1pt">
                      <v:textbox>
                        <w:txbxContent>
                          <w:p w14:paraId="5FFD4877" w14:textId="77777777" w:rsidR="00B92C93" w:rsidRDefault="00B92C93" w:rsidP="005122D2">
                            <w:pPr>
                              <w:jc w:val="center"/>
                            </w:pPr>
                            <w:r>
                              <w:t>D</w:t>
                            </w:r>
                          </w:p>
                        </w:txbxContent>
                      </v:textbox>
                    </v:rect>
                    <v:rect id="Téglalap 426" o:spid="_x0000_s1426"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" filled="f" strokecolor="black [3213]" strokeweight="1pt">
                      <v:textbox>
                        <w:txbxContent>
                          <w:p w14:paraId="1BB26B7C" w14:textId="77777777" w:rsidR="00B92C93" w:rsidRDefault="00B92C93" w:rsidP="005122D2">
                            <w:pPr>
                              <w:jc w:val="center"/>
                            </w:pPr>
                            <w:r>
                              <w:t>C</w:t>
                            </w:r>
                          </w:p>
                        </w:txbxContent>
                      </v:textbox>
                    </v:rect>
                  </v:group>
                  <v:group id="Csoportba foglalás 438" o:spid="_x0000_s1427" style="position:absolute;top:7524;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">
                    <v:rect id="Téglalap 427" o:spid="_x0000_s1428"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" filled="f" strokecolor="black [3213]" strokeweight="1pt">
                      <v:textbox>
                        <w:txbxContent>
                          <w:p w14:paraId="675FD00E" w14:textId="77777777" w:rsidR="00B92C93" w:rsidRDefault="00B92C93" w:rsidP="005122D2">
                            <w:pPr>
                              <w:jc w:val="center"/>
                            </w:pPr>
                            <w:r>
                              <w:t>C</w:t>
                            </w:r>
                          </w:p>
                        </w:txbxContent>
                      </v:textbox>
                    </v:rect>
                    <v:rect id="Téglalap 428" o:spid="_x0000_s1429"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" filled="f" strokecolor="black [3213]" strokeweight="1pt">
                      <v:textbox>
                        <w:txbxContent>
                          <w:p w14:paraId="4395D33F" w14:textId="77777777" w:rsidR="00B92C93" w:rsidRDefault="00B92C93" w:rsidP="005122D2">
                            <w:pPr>
                              <w:jc w:val="center"/>
                            </w:pPr>
                            <w:r>
                              <w:t>D</w:t>
                            </w:r>
                          </w:p>
                        </w:txbxContent>
                      </v:textbox>
                    </v:rect>
                    <v:rect id="Téglalap 429" o:spid="_x0000_s1430"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0RxwAAANwAAAAPAAAAZHJzL2Rvd25yZXYueG1sRI9Ba8JA&#10;FITvhf6H5RW8iG6UUm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HIoLRHHAAAA3AAA&#10;AA8AAAAAAAAAAAAAAAAABwIAAGRycy9kb3ducmV2LnhtbFBLBQYAAAAAAwADALcAAAD7AgAAAAA=&#10;" filled="f" strokecolor="black [3213]" strokeweight="1pt">
                      <v:textbox>
                        <w:txbxContent>
                          <w:p w14:paraId="5A03911F" w14:textId="77777777" w:rsidR="00B92C93" w:rsidRDefault="00B92C93" w:rsidP="005122D2">
                            <w:pPr>
                              <w:jc w:val="center"/>
                            </w:pPr>
                            <w:r>
                              <w:t>B</w:t>
                            </w:r>
                          </w:p>
                        </w:txbxContent>
                      </v:textbox>
                    </v:rect>
                    <v:rect id="Téglalap 430" o:spid="_x0000_s1431"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" filled="f" strokecolor="black [3213]" strokeweight="1pt">
                      <v:textbox>
                        <w:txbxContent>
                          <w:p w14:paraId="0AFC86A2" w14:textId="77777777" w:rsidR="00B92C93" w:rsidRDefault="00B92C93" w:rsidP="005122D2">
                            <w:pPr>
                              <w:jc w:val="center"/>
                            </w:pPr>
                            <w:r>
                              <w:t>A</w:t>
                            </w:r>
                          </w:p>
                        </w:txbxContent>
                      </v:textbox>
                    </v:rect>
                    <v:rect id="Téglalap 431" o:spid="_x0000_s1432"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" filled="f" strokecolor="black [3213]" strokeweight="1pt">
                      <v:textbox>
                        <w:txbxContent>
                          <w:p w14:paraId="7E0B2DDB" w14:textId="77777777" w:rsidR="00B92C93" w:rsidRDefault="00B92C93" w:rsidP="005122D2">
                            <w:pPr>
                              <w:jc w:val="center"/>
                            </w:pPr>
                            <w:r>
                              <w:t>E</w:t>
                            </w:r>
                          </w:p>
                        </w:txbxContent>
                      </v:textbox>
                    </v:rect>
                    <v:rect id="Téglalap 432" o:spid="_x0000_s1433"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" filled="f" strokecolor="black [3213]" strokeweight="1pt">
                      <v:textbox>
                        <w:txbxContent>
                          <w:p w14:paraId="1224C8F8" w14:textId="77777777" w:rsidR="00B92C93" w:rsidRDefault="00B92C93" w:rsidP="005122D2">
                            <w:pPr>
                              <w:jc w:val="center"/>
                            </w:pPr>
                            <w:r>
                              <w:t>F</w:t>
                            </w:r>
                          </w:p>
                        </w:txbxContent>
                      </v:textbox>
                    </v:rect>
                    <v:rect id="Téglalap 433" o:spid="_x0000_s1434"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" filled="f" strokecolor="black [3213]" strokeweight="1pt">
                      <v:textbox>
                        <w:txbxContent>
                          <w:p w14:paraId="028598FB" w14:textId="77777777" w:rsidR="00B92C93" w:rsidRDefault="00B92C93" w:rsidP="005122D2">
                            <w:pPr>
                              <w:jc w:val="center"/>
                            </w:pPr>
                            <w:r>
                              <w:t>G</w:t>
                            </w:r>
                          </w:p>
                        </w:txbxContent>
                      </v:textbox>
                    </v:rect>
                    <v:rect id="Téglalap 434" o:spid="_x0000_s1435"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BRSxwAAANwAAAAPAAAAZHJzL2Rvd25yZXYueG1sRI9Ba8JA&#10;FITvQv/D8gq9iG6sUk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BnwFFLHAAAA3AAA&#10;AA8AAAAAAAAAAAAAAAAABwIAAGRycy9kb3ducmV2LnhtbFBLBQYAAAAAAwADALcAAAD7AgAAAAA=&#10;" filled="f" strokecolor="black [3213]" strokeweight="1pt">
                      <v:textbox>
                        <w:txbxContent>
                          <w:p w14:paraId="78D3E848" w14:textId="77777777" w:rsidR="00B92C93" w:rsidRDefault="00B92C93" w:rsidP="005122D2">
                            <w:pPr>
                              <w:jc w:val="center"/>
                            </w:pPr>
                            <w:r>
                              <w:t>H</w:t>
                            </w:r>
                          </w:p>
                        </w:txbxContent>
                      </v:textbox>
                    </v:rect>
                  </v:group>
                  <v:line id="Egyenes összekötő 435" o:spid="_x0000_s1436" style="position:absolute;visibility:visible;mso-wrap-style:square" from="12382,0" to="12382,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" strokecolor="black [3200]" strokeweight="3pt">
                    <v:stroke joinstyle="miter"/>
                  </v:line>
                  <v:line id="Egyenes összekötő 436" o:spid="_x0000_s1437" style="position:absolute;visibility:visible;mso-wrap-style:square" from="4953,0" to="4953,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" strokecolor="black [3200]" strokeweight="3pt">
                    <v:stroke joinstyle="miter"/>
                  </v:line>
                </v:group>
                <v:group id="Csoportba foglalás 482" o:spid="_x0000_s1438" style="position:absolute;left:24955;width:33338;height:28956" coordsize="33337,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group id="Csoportba foglalás 479" o:spid="_x0000_s1439" style="position:absolute;width:33337;height:8477" coordsize="33337,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group id="Csoportba foglalás 450" o:spid="_x0000_s1440" style="position:absolute;left:5905;top:2476;width:19812;height:6001" coordsize="198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group id="Csoportba foglalás 439" o:spid="_x0000_s1441" style="position:absolute;top:1428;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r4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">
                        <v:rect id="Téglalap 440" o:spid="_x0000_s1442"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EswwAAANwAAAAPAAAAZHJzL2Rvd25yZXYueG1sRE9Na8JA&#10;EL0X/A/LCF6kbixS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Ps1hLMMAAADcAAAADwAA&#10;AAAAAAAAAAAAAAAHAgAAZHJzL2Rvd25yZXYueG1sUEsFBgAAAAADAAMAtwAAAPcCAAAAAA==&#10;" filled="f" strokecolor="black [3213]" strokeweight="1pt">
                          <v:textbox>
                            <w:txbxContent>
                              <w:p w14:paraId="612AFEC6" w14:textId="77777777" w:rsidR="00B92C93" w:rsidRDefault="00B92C93" w:rsidP="005122D2">
                                <w:pPr>
                                  <w:jc w:val="center"/>
                                </w:pPr>
                                <w:r>
                                  <w:t>C</w:t>
                                </w:r>
                              </w:p>
                            </w:txbxContent>
                          </v:textbox>
                        </v:rect>
                        <v:rect id="Téglalap 441" o:spid="_x0000_s1443"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cS3xwAAANwAAAAPAAAAZHJzL2Rvd25yZXYueG1sRI9BS8NA&#10;FITvgv9heUIvpd2kFJ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FGBxLfHAAAA3AAA&#10;AA8AAAAAAAAAAAAAAAAABwIAAGRycy9kb3ducmV2LnhtbFBLBQYAAAAAAwADALcAAAD7AgAAAAA=&#10;" filled="f" strokecolor="black [3213]" strokeweight="1pt">
                          <v:textbox>
                            <w:txbxContent>
                              <w:p w14:paraId="562BB902" w14:textId="77777777" w:rsidR="00B92C93" w:rsidRDefault="00B92C93" w:rsidP="005122D2">
                                <w:pPr>
                                  <w:jc w:val="center"/>
                                </w:pPr>
                                <w:r>
                                  <w:t>D</w:t>
                                </w:r>
                              </w:p>
                            </w:txbxContent>
                          </v:textbox>
                        </v:rect>
                        <v:rect id="Téglalap 442" o:spid="_x0000_s1444"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1rAxgAAANwAAAAPAAAAZHJzL2Rvd25yZXYueG1sRI9Ba8JA&#10;FITvQv/D8gpeRDeKSI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oVNawMYAAADcAAAA&#10;DwAAAAAAAAAAAAAAAAAHAgAAZHJzL2Rvd25yZXYueG1sUEsFBgAAAAADAAMAtwAAAPoCAAAAAA==&#10;" filled="f" strokecolor="black [3213]" strokeweight="1pt">
                          <v:textbox>
                            <w:txbxContent>
                              <w:p w14:paraId="5D8CEC46" w14:textId="77777777" w:rsidR="00B92C93" w:rsidRDefault="00B92C93" w:rsidP="005122D2">
                                <w:pPr>
                                  <w:jc w:val="center"/>
                                </w:pPr>
                                <w:r>
                                  <w:t>B</w:t>
                                </w:r>
                              </w:p>
                            </w:txbxContent>
                          </v:textbox>
                        </v:rect>
                        <v:rect id="Téglalap 443" o:spid="_x0000_s1445"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" filled="f" strokecolor="black [3213]" strokeweight="1pt">
                          <v:textbox>
                            <w:txbxContent>
                              <w:p w14:paraId="7AB6573C" w14:textId="77777777" w:rsidR="00B92C93" w:rsidRDefault="00B92C93" w:rsidP="005122D2">
                                <w:pPr>
                                  <w:jc w:val="center"/>
                                </w:pPr>
                              </w:p>
                            </w:txbxContent>
                          </v:textbox>
                        </v:rect>
                        <v:rect id="Téglalap 444" o:spid="_x0000_s1446"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" filled="f" strokecolor="black [3213]" strokeweight="1pt">
                          <v:textbox>
                            <w:txbxContent>
                              <w:p w14:paraId="17656F31" w14:textId="77777777" w:rsidR="00B92C93" w:rsidRDefault="00B92C93" w:rsidP="005122D2">
                                <w:pPr>
                                  <w:jc w:val="center"/>
                                </w:pPr>
                              </w:p>
                            </w:txbxContent>
                          </v:textbox>
                        </v:rect>
                        <v:rect id="Téglalap 445" o:spid="_x0000_s1447"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sK0xwAAANwAAAAPAAAAZHJzL2Rvd25yZXYueG1sRI9Ba8JA&#10;FITvQv/D8gq9iG4sW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C66wrTHAAAA3AAA&#10;AA8AAAAAAAAAAAAAAAAABwIAAGRycy9kb3ducmV2LnhtbFBLBQYAAAAAAwADALcAAAD7AgAAAAA=&#10;" filled="f" strokecolor="black [3213]" strokeweight="1pt">
                          <v:textbox>
                            <w:txbxContent>
                              <w:p w14:paraId="01BD4BBF" w14:textId="77777777" w:rsidR="00B92C93" w:rsidRDefault="00B92C93" w:rsidP="005122D2">
                                <w:pPr>
                                  <w:jc w:val="center"/>
                                </w:pPr>
                              </w:p>
                            </w:txbxContent>
                          </v:textbox>
                        </v:rect>
                        <v:rect id="Téglalap 446" o:spid="_x0000_s1448"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FzDxgAAANwAAAAPAAAAZHJzL2Rvd25yZXYueG1sRI9Ba8JA&#10;FITvgv9heYVeRDcWkR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3mhcw8YAAADcAAAA&#10;DwAAAAAAAAAAAAAAAAAHAgAAZHJzL2Rvd25yZXYueG1sUEsFBgAAAAADAAMAtwAAAPoCAAAAAA==&#10;" filled="f" strokecolor="black [3213]" strokeweight="1pt">
                          <v:textbox>
                            <w:txbxContent>
                              <w:p w14:paraId="305E25D0" w14:textId="77777777" w:rsidR="00B92C93" w:rsidRDefault="00B92C93" w:rsidP="005122D2">
                                <w:pPr>
                                  <w:jc w:val="center"/>
                                </w:pPr>
                                <w:r>
                                  <w:t>G</w:t>
                                </w:r>
                              </w:p>
                            </w:txbxContent>
                          </v:textbox>
                        </v:rect>
                        <v:rect id="Téglalap 447" o:spid="_x0000_s1449"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lYxwAAANwAAAAPAAAAZHJzL2Rvd25yZXYueG1sRI9Ba8JA&#10;FITvQv/D8gq9iG4sYk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LEk+VjHAAAA3AAA&#10;AA8AAAAAAAAAAAAAAAAABwIAAGRycy9kb3ducmV2LnhtbFBLBQYAAAAAAwADALcAAAD7AgAAAAA=&#10;" filled="f" strokecolor="black [3213]" strokeweight="1pt">
                          <v:textbox>
                            <w:txbxContent>
                              <w:p w14:paraId="15654983" w14:textId="77777777" w:rsidR="00B92C93" w:rsidRDefault="00B92C93" w:rsidP="005122D2">
                                <w:pPr>
                                  <w:jc w:val="center"/>
                                </w:pPr>
                                <w:r>
                                  <w:t>H</w:t>
                                </w:r>
                              </w:p>
                            </w:txbxContent>
                          </v:textbox>
                        </v:rect>
                      </v:group>
                      <v:line id="Egyenes összekötő 448" o:spid="_x0000_s1450" style="position:absolute;visibility:visible;mso-wrap-style:square" from="4953,0" to="495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" strokecolor="black [3200]" strokeweight="3pt">
                        <v:stroke joinstyle="miter"/>
                      </v:line>
                      <v:line id="Egyenes összekötő 449" o:spid="_x0000_s1451" style="position:absolute;visibility:visible;mso-wrap-style:square" from="12382,0" to="1238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" strokecolor="black [3200]" strokeweight="3pt">
                        <v:stroke joinstyle="miter"/>
                      </v:line>
                    </v:group>
                    <v:shape id="Szövegdoboz 463" o:spid="_x0000_s1452" type="#_x0000_t202" style="position:absolute;width:33337;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4E1F411B" w14:textId="77777777" w:rsidR="00B92C93" w:rsidRDefault="00B92C93">
                            <w:r>
                              <w:t>1. Eltávolítjuk a megfeleltetési szakasz elemeit</w:t>
                            </w:r>
                          </w:p>
                        </w:txbxContent>
                      </v:textbox>
                    </v:shape>
                  </v:group>
                  <v:group id="Csoportba foglalás 480" o:spid="_x0000_s1453" style="position:absolute;top:8382;width:33337;height:10287" coordsize="33337,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">
                    <v:group id="Csoportba foglalás 451" o:spid="_x0000_s1454" style="position:absolute;left:6000;top:4286;width:19812;height:6001" coordsize="198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group id="Csoportba foglalás 452" o:spid="_x0000_s1455" style="position:absolute;top:1428;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rect id="Téglalap 453" o:spid="_x0000_s1456"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" filled="f" strokecolor="black [3213]" strokeweight="1pt">
                          <v:textbox>
                            <w:txbxContent>
                              <w:p w14:paraId="59527D0C" w14:textId="77777777" w:rsidR="00B92C93" w:rsidRDefault="00B92C93" w:rsidP="005122D2">
                                <w:pPr>
                                  <w:jc w:val="center"/>
                                </w:pPr>
                              </w:p>
                            </w:txbxContent>
                          </v:textbox>
                        </v:rect>
                        <v:rect id="Téglalap 454" o:spid="_x0000_s1457"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HyxwAAANwAAAAPAAAAZHJzL2Rvd25yZXYueG1sRI9Ba8JA&#10;FITvQv/D8gq9iG4sWk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MQv8fLHAAAA3AAA&#10;AA8AAAAAAAAAAAAAAAAABwIAAGRycy9kb3ducmV2LnhtbFBLBQYAAAAAAwADALcAAAD7AgAAAAA=&#10;" filled="f" strokecolor="black [3213]" strokeweight="1pt">
                          <v:textbox>
                            <w:txbxContent>
                              <w:p w14:paraId="680F1E13" w14:textId="77777777" w:rsidR="00B92C93" w:rsidRDefault="00B92C93" w:rsidP="005122D2">
                                <w:pPr>
                                  <w:jc w:val="center"/>
                                </w:pPr>
                              </w:p>
                            </w:txbxContent>
                          </v:textbox>
                        </v:rect>
                        <v:rect id="Téglalap 455" o:spid="_x0000_s1458"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1RpxwAAANwAAAAPAAAAZHJzL2Rvd25yZXYueG1sRI9Ba8JA&#10;FITvQv/D8gq9iG4sWk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KtjVGnHAAAA3AAA&#10;AA8AAAAAAAAAAAAAAAAABwIAAGRycy9kb3ducmV2LnhtbFBLBQYAAAAAAwADALcAAAD7AgAAAAA=&#10;" filled="f" strokecolor="black [3213]" strokeweight="1pt">
                          <v:textbox>
                            <w:txbxContent>
                              <w:p w14:paraId="079D510A" w14:textId="77777777" w:rsidR="00B92C93" w:rsidRDefault="00B92C93" w:rsidP="005122D2">
                                <w:pPr>
                                  <w:jc w:val="center"/>
                                </w:pPr>
                                <w:r>
                                  <w:t>D</w:t>
                                </w:r>
                              </w:p>
                            </w:txbxContent>
                          </v:textbox>
                        </v:rect>
                        <v:rect id="Téglalap 456" o:spid="_x0000_s1459"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" filled="f" strokecolor="black [3213]" strokeweight="1pt">
                          <v:textbox>
                            <w:txbxContent>
                              <w:p w14:paraId="179BF52D" w14:textId="77777777" w:rsidR="00B92C93" w:rsidRDefault="00B92C93" w:rsidP="005122D2">
                                <w:pPr>
                                  <w:jc w:val="center"/>
                                </w:pPr>
                                <w:r>
                                  <w:t>C</w:t>
                                </w:r>
                              </w:p>
                            </w:txbxContent>
                          </v:textbox>
                        </v:rect>
                        <v:rect id="Téglalap 457" o:spid="_x0000_s1460"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" filled="f" strokecolor="black [3213]" strokeweight="1pt">
                          <v:textbox>
                            <w:txbxContent>
                              <w:p w14:paraId="4E8A40FA" w14:textId="77777777" w:rsidR="00B92C93" w:rsidRDefault="00B92C93" w:rsidP="005122D2">
                                <w:pPr>
                                  <w:jc w:val="center"/>
                                </w:pPr>
                              </w:p>
                            </w:txbxContent>
                          </v:textbox>
                        </v:rect>
                        <v:rect id="Téglalap 458" o:spid="_x0000_s1461"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vv3xAAAANwAAAAPAAAAZHJzL2Rvd25yZXYueG1sRE9Na8JA&#10;EL0X/A/LFHoR3Vja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EVi+/fEAAAA3AAAAA8A&#10;AAAAAAAAAAAAAAAABwIAAGRycy9kb3ducmV2LnhtbFBLBQYAAAAAAwADALcAAAD4AgAAAAA=&#10;" filled="f" strokecolor="black [3213]" strokeweight="1pt">
                          <v:textbox>
                            <w:txbxContent>
                              <w:p w14:paraId="6FB7B976" w14:textId="77777777" w:rsidR="00B92C93" w:rsidRDefault="00B92C93" w:rsidP="005122D2">
                                <w:pPr>
                                  <w:jc w:val="center"/>
                                </w:pPr>
                                <w:r>
                                  <w:t>G</w:t>
                                </w:r>
                              </w:p>
                            </w:txbxContent>
                          </v:textbox>
                        </v:rect>
                        <v:rect id="Téglalap 459" o:spid="_x0000_s1462"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l5sxwAAANwAAAAPAAAAZHJzL2Rvd25yZXYueG1sRI9BS8NA&#10;FITvQv/D8gpeSrupqL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CouXmzHAAAA3AAA&#10;AA8AAAAAAAAAAAAAAAAABwIAAGRycy9kb3ducmV2LnhtbFBLBQYAAAAAAwADALcAAAD7AgAAAAA=&#10;" filled="f" strokecolor="black [3213]" strokeweight="1pt">
                          <v:textbox>
                            <w:txbxContent>
                              <w:p w14:paraId="62F37014" w14:textId="77777777" w:rsidR="00B92C93" w:rsidRDefault="00B92C93" w:rsidP="005122D2">
                                <w:pPr>
                                  <w:jc w:val="center"/>
                                </w:pPr>
                                <w:r>
                                  <w:t>H</w:t>
                                </w:r>
                              </w:p>
                            </w:txbxContent>
                          </v:textbox>
                        </v:rect>
                        <v:rect id="Téglalap 460" o:spid="_x0000_s1463"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D1MwwAAANwAAAAPAAAAZHJzL2Rvd25yZXYueG1sRE9Na8JA&#10;EL0L/odlBC9SNxaR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dXg9TMMAAADcAAAADwAA&#10;AAAAAAAAAAAAAAAHAgAAZHJzL2Rvd25yZXYueG1sUEsFBgAAAAADAAMAtwAAAPcCAAAAAA==&#10;" filled="f" strokecolor="black [3213]" strokeweight="1pt">
                          <v:textbox>
                            <w:txbxContent>
                              <w:p w14:paraId="4A3F6467" w14:textId="77777777" w:rsidR="00B92C93" w:rsidRDefault="00B92C93" w:rsidP="005122D2">
                                <w:pPr>
                                  <w:jc w:val="center"/>
                                </w:pPr>
                                <w:r>
                                  <w:t>B</w:t>
                                </w:r>
                              </w:p>
                            </w:txbxContent>
                          </v:textbox>
                        </v:rect>
                      </v:group>
                      <v:line id="Egyenes összekötő 461" o:spid="_x0000_s1464" style="position:absolute;visibility:visible;mso-wrap-style:square" from="4953,0" to="495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" strokecolor="black [3200]" strokeweight="3pt">
                        <v:stroke joinstyle="miter"/>
                      </v:line>
                      <v:line id="Egyenes összekötő 462" o:spid="_x0000_s1465" style="position:absolute;visibility:visible;mso-wrap-style:square" from="12382,0" to="1238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" strokecolor="black [3200]" strokeweight="3pt">
                        <v:stroke joinstyle="miter"/>
                      </v:line>
                    </v:group>
                    <v:shape id="Szövegdoboz 464" o:spid="_x0000_s1466" type="#_x0000_t202" style="position:absolute;width:33337;height:4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" filled="f" stroked="f" strokeweight=".5pt">
                      <v:textbox>
                        <w:txbxContent>
                          <w:p w14:paraId="5E3F6274" w14:textId="77777777" w:rsidR="00B92C93" w:rsidRDefault="00B92C93" w:rsidP="005122D2">
                            <w:r>
                              <w:t>2.Addig toljuk balra az elemeket amíg az üres gének középre nem kerülnek</w:t>
                            </w:r>
                          </w:p>
                        </w:txbxContent>
                      </v:textbox>
                    </v:shape>
                  </v:group>
                  <v:group id="Csoportba foglalás 481" o:spid="_x0000_s1467" style="position:absolute;top:18669;width:33337;height:10287" coordsize="33337,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group id="Csoportba foglalás 465" o:spid="_x0000_s1468" style="position:absolute;left:6000;top:4286;width:19812;height:6001" coordsize="198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">
                      <v:group id="Csoportba foglalás 466" o:spid="_x0000_s1469" style="position:absolute;top:1428;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rect id="Téglalap 467" o:spid="_x0000_s1470"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" filled="f" strokecolor="black [3213]" strokeweight="1pt">
                          <v:textbox>
                            <w:txbxContent>
                              <w:p w14:paraId="5E552A17" w14:textId="77777777" w:rsidR="00B92C93" w:rsidRDefault="00B92C93" w:rsidP="005122D2">
                                <w:pPr>
                                  <w:jc w:val="center"/>
                                </w:pPr>
                                <w:r>
                                  <w:t>E</w:t>
                                </w:r>
                              </w:p>
                            </w:txbxContent>
                          </v:textbox>
                        </v:rect>
                        <v:rect id="Téglalap 468" o:spid="_x0000_s1471"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jFKwwAAANwAAAAPAAAAZHJzL2Rvd25yZXYueG1sRE9Na8JA&#10;EL0L/odlBC9SNxaR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iw4xSsMAAADcAAAADwAA&#10;AAAAAAAAAAAAAAAHAgAAZHJzL2Rvd25yZXYueG1sUEsFBgAAAAADAAMAtwAAAPcCAAAAAA==&#10;" filled="f" strokecolor="black [3213]" strokeweight="1pt">
                          <v:textbox>
                            <w:txbxContent>
                              <w:p w14:paraId="25B9FCB6" w14:textId="77777777" w:rsidR="00B92C93" w:rsidRDefault="00B92C93" w:rsidP="005122D2">
                                <w:pPr>
                                  <w:jc w:val="center"/>
                                </w:pPr>
                                <w:r>
                                  <w:t>A</w:t>
                                </w:r>
                              </w:p>
                            </w:txbxContent>
                          </v:textbox>
                        </v:rect>
                        <v:rect id="Téglalap 469" o:spid="_x0000_s1472"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TRxwAAANwAAAAPAAAAZHJzL2Rvd25yZXYueG1sRI9Ba8JA&#10;FITvQv/D8gq9iG4sIm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ORClNHHAAAA3AAA&#10;AA8AAAAAAAAAAAAAAAAABwIAAGRycy9kb3ducmV2LnhtbFBLBQYAAAAAAwADALcAAAD7AgAAAAA=&#10;" filled="f" strokecolor="black [3213]" strokeweight="1pt">
                          <v:textbox>
                            <w:txbxContent>
                              <w:p w14:paraId="5E74B30E" w14:textId="77777777" w:rsidR="00B92C93" w:rsidRDefault="00B92C93" w:rsidP="005122D2">
                                <w:pPr>
                                  <w:jc w:val="center"/>
                                </w:pPr>
                                <w:r>
                                  <w:t>D</w:t>
                                </w:r>
                              </w:p>
                            </w:txbxContent>
                          </v:textbox>
                        </v:rect>
                        <v:rect id="Téglalap 470" o:spid="_x0000_s1473"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uRxAAAANwAAAAPAAAAZHJzL2Rvd25yZXYueG1sRE9Na8JA&#10;EL0X/A/LFHoR3VhK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PChq5HEAAAA3AAAAA8A&#10;AAAAAAAAAAAAAAAABwIAAGRycy9kb3ducmV2LnhtbFBLBQYAAAAAAwADALcAAAD4AgAAAAA=&#10;" filled="f" strokecolor="black [3213]" strokeweight="1pt">
                          <v:textbox>
                            <w:txbxContent>
                              <w:p w14:paraId="08E12D49" w14:textId="77777777" w:rsidR="00B92C93" w:rsidRDefault="00B92C93" w:rsidP="005122D2">
                                <w:pPr>
                                  <w:jc w:val="center"/>
                                </w:pPr>
                                <w:r>
                                  <w:t>C</w:t>
                                </w:r>
                              </w:p>
                            </w:txbxContent>
                          </v:textbox>
                        </v:rect>
                        <v:rect id="Téglalap 471" o:spid="_x0000_s1474"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Q4KxwAAANwAAAAPAAAAZHJzL2Rvd25yZXYueG1sRI9BS8NA&#10;FITvQv/D8gpeSruJiJ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J/tDgrHAAAA3AAA&#10;AA8AAAAAAAAAAAAAAAAABwIAAGRycy9kb3ducmV2LnhtbFBLBQYAAAAAAwADALcAAAD7AgAAAAA=&#10;" filled="f" strokecolor="black [3213]" strokeweight="1pt">
                          <v:textbox>
                            <w:txbxContent>
                              <w:p w14:paraId="41DAB376" w14:textId="77777777" w:rsidR="00B92C93" w:rsidRDefault="00B92C93" w:rsidP="005122D2">
                                <w:pPr>
                                  <w:jc w:val="center"/>
                                </w:pPr>
                                <w:r>
                                  <w:t>F</w:t>
                                </w:r>
                              </w:p>
                            </w:txbxContent>
                          </v:textbox>
                        </v:rect>
                        <v:rect id="Téglalap 472" o:spid="_x0000_s1475"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" filled="f" strokecolor="black [3213]" strokeweight="1pt">
                          <v:textbox>
                            <w:txbxContent>
                              <w:p w14:paraId="3397F816" w14:textId="77777777" w:rsidR="00B92C93" w:rsidRDefault="00B92C93" w:rsidP="005122D2">
                                <w:pPr>
                                  <w:jc w:val="center"/>
                                </w:pPr>
                                <w:r>
                                  <w:t>G</w:t>
                                </w:r>
                              </w:p>
                            </w:txbxContent>
                          </v:textbox>
                        </v:rect>
                        <v:rect id="Téglalap 473" o:spid="_x0000_s1476"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" filled="f" strokecolor="black [3213]" strokeweight="1pt">
                          <v:textbox>
                            <w:txbxContent>
                              <w:p w14:paraId="0E09930F" w14:textId="77777777" w:rsidR="00B92C93" w:rsidRDefault="00B92C93" w:rsidP="005122D2">
                                <w:pPr>
                                  <w:jc w:val="center"/>
                                </w:pPr>
                                <w:r>
                                  <w:t>H</w:t>
                                </w:r>
                              </w:p>
                            </w:txbxContent>
                          </v:textbox>
                        </v:rect>
                        <v:rect id="Téglalap 474" o:spid="_x0000_s1477"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" filled="f" strokecolor="black [3213]" strokeweight="1pt">
                          <v:textbox>
                            <w:txbxContent>
                              <w:p w14:paraId="6DB7D232" w14:textId="77777777" w:rsidR="00B92C93" w:rsidRDefault="00B92C93" w:rsidP="005122D2">
                                <w:pPr>
                                  <w:jc w:val="center"/>
                                </w:pPr>
                                <w:r>
                                  <w:t>B</w:t>
                                </w:r>
                              </w:p>
                            </w:txbxContent>
                          </v:textbox>
                        </v:rect>
                      </v:group>
                      <v:line id="Egyenes összekötő 475" o:spid="_x0000_s1478" style="position:absolute;visibility:visible;mso-wrap-style:square" from="4953,0" to="495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" strokecolor="black [3200]" strokeweight="3pt">
                        <v:stroke joinstyle="miter"/>
                      </v:line>
                      <v:line id="Egyenes összekötő 476" o:spid="_x0000_s1479" style="position:absolute;visibility:visible;mso-wrap-style:square" from="12382,0" to="1238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" strokecolor="black [3200]" strokeweight="3pt">
                        <v:stroke joinstyle="miter"/>
                      </v:line>
                    </v:group>
                    <v:shape id="Szövegdoboz 477" o:spid="_x0000_s1480" type="#_x0000_t202" style="position:absolute;width:33337;height:4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" filled="f" stroked="f" strokeweight=".5pt">
                      <v:textbox>
                        <w:txbxContent>
                          <w:p w14:paraId="0331ABD5" w14:textId="77777777" w:rsidR="00B92C93" w:rsidRDefault="00B92C93" w:rsidP="005122D2">
                            <w:r>
                              <w:t>3. Végül beillesszük a megfeleltetési szakaszt a másik kromoszómából</w:t>
                            </w:r>
                          </w:p>
                        </w:txbxContent>
                      </v:textbox>
                    </v:shape>
                  </v:group>
                </v:group>
                <w10:wrap type="topAndBottom"/>
              </v:group>
            </w:pict>
          </mc:Fallback>
        </mc:AlternateContent>
      </w:r>
      <w:r>
        <w:rPr>
          <w:noProof/>
          <w:lang w:eastAsia="hu-HU" w:bidi="ar-SA"/>
        </w:rPr>
        <mc:AlternateContent>
          <mc:Choice Requires="wps">
            <w:drawing>
              <wp:anchor distT="0" distB="0" distL="114300" distR="114300" simplePos="0" relativeHeight="251856896" behindDoc="0" locked="0" layoutInCell="1" allowOverlap="1" wp14:anchorId="14B0B3BF" wp14:editId="51E0C0F8">
                <wp:simplePos x="0" y="0"/>
                <wp:positionH relativeFrom="column">
                  <wp:posOffset>-127635</wp:posOffset>
                </wp:positionH>
                <wp:positionV relativeFrom="paragraph">
                  <wp:posOffset>2950210</wp:posOffset>
                </wp:positionV>
                <wp:extent cx="5829300" cy="480060"/>
                <wp:effectExtent l="0" t="0" r="0" b="0"/>
                <wp:wrapTopAndBottom/>
                <wp:docPr id="348" name="Szövegdoboz 348"/>
                <wp:cNvGraphicFramePr/>
                <a:graphic xmlns:a="http://schemas.openxmlformats.org/drawingml/2006/main">
                  <a:graphicData uri="http://schemas.microsoft.com/office/word/2010/wordprocessingShape">
                    <wps:wsp>
                      <wps:cNvSpPr txBox="1"/>
                      <wps:spPr>
                        <a:xfrm>
                          <a:off x="0" y="0"/>
                          <a:ext cx="5829300" cy="480060"/>
                        </a:xfrm>
                        <a:prstGeom prst="rect">
                          <a:avLst/>
                        </a:prstGeom>
                        <a:solidFill>
                          <a:prstClr val="white"/>
                        </a:solidFill>
                        <a:ln>
                          <a:noFill/>
                        </a:ln>
                      </wps:spPr>
                      <wps:txbx>
                        <w:txbxContent>
                          <w:bookmarkStart w:id="30" w:name="_Ref3119928"/>
                          <w:p w14:paraId="2F473D3D" w14:textId="2E318D2A" w:rsidR="00B92C93" w:rsidRPr="00E4016C" w:rsidRDefault="00B92C93" w:rsidP="00141757">
                            <w:pPr>
                              <w:pStyle w:val="SzKpalrs"/>
                            </w:pPr>
                            <w:r>
                              <w:fldChar w:fldCharType="begin"/>
                            </w:r>
                            <w:r>
                              <w:instrText xml:space="preserve"> SEQ ábra \* ARABIC </w:instrText>
                            </w:r>
                            <w:r>
                              <w:fldChar w:fldCharType="separate"/>
                            </w:r>
                            <w:bookmarkStart w:id="31" w:name="_Toc6346902"/>
                            <w:r w:rsidR="00065E77">
                              <w:t>8</w:t>
                            </w:r>
                            <w:r>
                              <w:fldChar w:fldCharType="end"/>
                            </w:r>
                            <w:r>
                              <w:t xml:space="preserve">. ábra: </w:t>
                            </w:r>
                            <w:r w:rsidRPr="003B2C93">
                              <w:t>Az OX működése</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0B3BF" id="Szövegdoboz 348" o:spid="_x0000_s1481" type="#_x0000_t202" style="position:absolute;left:0;text-align:left;margin-left:-10.05pt;margin-top:232.3pt;width:459pt;height:37.8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" stroked="f">
                <v:textbox style="mso-fit-shape-to-text:t" inset="0,0,0,0">
                  <w:txbxContent>
                    <w:bookmarkStart w:id="32" w:name="_Ref3119928"/>
                    <w:p w14:paraId="2F473D3D" w14:textId="2E318D2A" w:rsidR="00B92C93" w:rsidRPr="00E4016C" w:rsidRDefault="00B92C93" w:rsidP="00141757">
                      <w:pPr>
                        <w:pStyle w:val="SzKpalrs"/>
                      </w:pPr>
                      <w:r>
                        <w:fldChar w:fldCharType="begin"/>
                      </w:r>
                      <w:r>
                        <w:instrText xml:space="preserve"> SEQ ábra \* ARABIC </w:instrText>
                      </w:r>
                      <w:r>
                        <w:fldChar w:fldCharType="separate"/>
                      </w:r>
                      <w:bookmarkStart w:id="33" w:name="_Toc6346902"/>
                      <w:r w:rsidR="00065E77">
                        <w:t>8</w:t>
                      </w:r>
                      <w:r>
                        <w:fldChar w:fldCharType="end"/>
                      </w:r>
                      <w:r>
                        <w:t xml:space="preserve">. ábra: </w:t>
                      </w:r>
                      <w:r w:rsidRPr="003B2C93">
                        <w:t>Az OX működése</w:t>
                      </w:r>
                      <w:bookmarkEnd w:id="32"/>
                      <w:bookmarkEnd w:id="33"/>
                    </w:p>
                  </w:txbxContent>
                </v:textbox>
                <w10:wrap type="topAndBottom"/>
              </v:shape>
            </w:pict>
          </mc:Fallback>
        </mc:AlternateContent>
      </w:r>
      <w:r>
        <w:rPr>
          <w:noProof/>
          <w:lang w:eastAsia="hu-HU" w:bidi="ar-SA"/>
        </w:rPr>
        <mc:AlternateContent>
          <mc:Choice Requires="wps">
            <w:drawing>
              <wp:anchor distT="0" distB="0" distL="114300" distR="114300" simplePos="0" relativeHeight="251858944" behindDoc="0" locked="0" layoutInCell="1" allowOverlap="1" wp14:anchorId="4AA17D01" wp14:editId="3657C4FC">
                <wp:simplePos x="0" y="0"/>
                <wp:positionH relativeFrom="column">
                  <wp:posOffset>38100</wp:posOffset>
                </wp:positionH>
                <wp:positionV relativeFrom="paragraph">
                  <wp:posOffset>8246110</wp:posOffset>
                </wp:positionV>
                <wp:extent cx="5617210" cy="635"/>
                <wp:effectExtent l="0" t="0" r="0" b="0"/>
                <wp:wrapTopAndBottom/>
                <wp:docPr id="487" name="Szövegdoboz 487"/>
                <wp:cNvGraphicFramePr/>
                <a:graphic xmlns:a="http://schemas.openxmlformats.org/drawingml/2006/main">
                  <a:graphicData uri="http://schemas.microsoft.com/office/word/2010/wordprocessingShape">
                    <wps:wsp>
                      <wps:cNvSpPr txBox="1"/>
                      <wps:spPr>
                        <a:xfrm>
                          <a:off x="0" y="0"/>
                          <a:ext cx="5617210" cy="635"/>
                        </a:xfrm>
                        <a:prstGeom prst="rect">
                          <a:avLst/>
                        </a:prstGeom>
                        <a:solidFill>
                          <a:prstClr val="white"/>
                        </a:solidFill>
                        <a:ln>
                          <a:noFill/>
                        </a:ln>
                      </wps:spPr>
                      <wps:txbx>
                        <w:txbxContent>
                          <w:bookmarkStart w:id="34" w:name="_Ref3120132"/>
                          <w:p w14:paraId="1686D3ED" w14:textId="3D4FE08F" w:rsidR="00B92C93" w:rsidRPr="00641507" w:rsidRDefault="00B92C93" w:rsidP="00141757">
                            <w:pPr>
                              <w:pStyle w:val="SzKpalrs"/>
                            </w:pPr>
                            <w:r>
                              <w:fldChar w:fldCharType="begin"/>
                            </w:r>
                            <w:r>
                              <w:instrText xml:space="preserve"> SEQ ábra \* ARABIC </w:instrText>
                            </w:r>
                            <w:r>
                              <w:fldChar w:fldCharType="separate"/>
                            </w:r>
                            <w:bookmarkStart w:id="35" w:name="_Toc6346903"/>
                            <w:r w:rsidR="00065E77">
                              <w:t>9</w:t>
                            </w:r>
                            <w:r>
                              <w:fldChar w:fldCharType="end"/>
                            </w:r>
                            <w:r>
                              <w:t>. ábra: A</w:t>
                            </w:r>
                            <w:r w:rsidRPr="00C47163">
                              <w:t xml:space="preserve"> CX működése</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17D01" id="Szövegdoboz 487" o:spid="_x0000_s1482" type="#_x0000_t202" style="position:absolute;left:0;text-align:left;margin-left:3pt;margin-top:649.3pt;width:442.3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" stroked="f">
                <v:textbox style="mso-fit-shape-to-text:t" inset="0,0,0,0">
                  <w:txbxContent>
                    <w:bookmarkStart w:id="36" w:name="_Ref3120132"/>
                    <w:p w14:paraId="1686D3ED" w14:textId="3D4FE08F" w:rsidR="00B92C93" w:rsidRPr="00641507" w:rsidRDefault="00B92C93" w:rsidP="00141757">
                      <w:pPr>
                        <w:pStyle w:val="SzKpalrs"/>
                      </w:pPr>
                      <w:r>
                        <w:fldChar w:fldCharType="begin"/>
                      </w:r>
                      <w:r>
                        <w:instrText xml:space="preserve"> SEQ ábra \* ARABIC </w:instrText>
                      </w:r>
                      <w:r>
                        <w:fldChar w:fldCharType="separate"/>
                      </w:r>
                      <w:bookmarkStart w:id="37" w:name="_Toc6346903"/>
                      <w:r w:rsidR="00065E77">
                        <w:t>9</w:t>
                      </w:r>
                      <w:r>
                        <w:fldChar w:fldCharType="end"/>
                      </w:r>
                      <w:r>
                        <w:t>. ábra: A</w:t>
                      </w:r>
                      <w:r w:rsidRPr="00C47163">
                        <w:t xml:space="preserve"> CX működése</w:t>
                      </w:r>
                      <w:bookmarkEnd w:id="36"/>
                      <w:bookmarkEnd w:id="37"/>
                    </w:p>
                  </w:txbxContent>
                </v:textbox>
                <w10:wrap type="topAndBottom"/>
              </v:shape>
            </w:pict>
          </mc:Fallback>
        </mc:AlternateContent>
      </w:r>
      <w:r>
        <w:rPr>
          <w:noProof/>
          <w:lang w:eastAsia="hu-HU" w:bidi="ar-SA"/>
        </w:rPr>
        <mc:AlternateContent>
          <mc:Choice Requires="wpg">
            <w:drawing>
              <wp:anchor distT="0" distB="0" distL="114300" distR="114300" simplePos="0" relativeHeight="251624448" behindDoc="0" locked="0" layoutInCell="1" allowOverlap="1" wp14:anchorId="365304AA" wp14:editId="602CB7AF">
                <wp:simplePos x="0" y="0"/>
                <wp:positionH relativeFrom="column">
                  <wp:posOffset>38187</wp:posOffset>
                </wp:positionH>
                <wp:positionV relativeFrom="paragraph">
                  <wp:posOffset>4302760</wp:posOffset>
                </wp:positionV>
                <wp:extent cx="5617238" cy="3886200"/>
                <wp:effectExtent l="0" t="0" r="0" b="19050"/>
                <wp:wrapTopAndBottom/>
                <wp:docPr id="641" name="Csoportba foglalás 641"/>
                <wp:cNvGraphicFramePr/>
                <a:graphic xmlns:a="http://schemas.openxmlformats.org/drawingml/2006/main">
                  <a:graphicData uri="http://schemas.microsoft.com/office/word/2010/wordprocessingGroup">
                    <wpg:wgp>
                      <wpg:cNvGrpSpPr/>
                      <wpg:grpSpPr>
                        <a:xfrm>
                          <a:off x="0" y="0"/>
                          <a:ext cx="5617238" cy="3886200"/>
                          <a:chOff x="84375" y="0"/>
                          <a:chExt cx="5529299" cy="3886200"/>
                        </a:xfrm>
                      </wpg:grpSpPr>
                      <wpg:grpSp>
                        <wpg:cNvPr id="556" name="Csoportba foglalás 556"/>
                        <wpg:cNvGrpSpPr/>
                        <wpg:grpSpPr>
                          <a:xfrm>
                            <a:off x="84375" y="1295400"/>
                            <a:ext cx="1981201" cy="323850"/>
                            <a:chOff x="84375" y="438150"/>
                            <a:chExt cx="1981201" cy="323850"/>
                          </a:xfrm>
                        </wpg:grpSpPr>
                        <wps:wsp>
                          <wps:cNvPr id="557" name="Téglalap 557"/>
                          <wps:cNvSpPr/>
                          <wps:spPr>
                            <a:xfrm>
                              <a:off x="57967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0D6FC" w14:textId="77777777" w:rsidR="00B92C93" w:rsidRDefault="00B92C93" w:rsidP="00F05408">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8" name="Téglalap 558"/>
                          <wps:cNvSpPr/>
                          <wps:spPr>
                            <a:xfrm>
                              <a:off x="827325"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569FD1" w14:textId="77777777" w:rsidR="00B92C93" w:rsidRDefault="00B92C93"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 name="Téglalap 559"/>
                          <wps:cNvSpPr/>
                          <wps:spPr>
                            <a:xfrm>
                              <a:off x="332025"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871E49" w14:textId="77777777" w:rsidR="00B92C93" w:rsidRDefault="00B92C93" w:rsidP="00F05408">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 name="Téglalap 560"/>
                          <wps:cNvSpPr/>
                          <wps:spPr>
                            <a:xfrm>
                              <a:off x="84375" y="43815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EB8915" w14:textId="77777777" w:rsidR="00B92C93" w:rsidRDefault="00B92C93"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 name="Téglalap 561"/>
                          <wps:cNvSpPr/>
                          <wps:spPr>
                            <a:xfrm>
                              <a:off x="1074975"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57FE30" w14:textId="77777777" w:rsidR="00B92C93" w:rsidRDefault="00B92C93" w:rsidP="00F05408">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 name="Téglalap 562"/>
                          <wps:cNvSpPr/>
                          <wps:spPr>
                            <a:xfrm>
                              <a:off x="1322625"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3BCFD8" w14:textId="77777777" w:rsidR="00B92C93" w:rsidRDefault="00B92C93" w:rsidP="00F05408">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3" name="Téglalap 563"/>
                          <wps:cNvSpPr/>
                          <wps:spPr>
                            <a:xfrm>
                              <a:off x="157027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DB672F" w14:textId="77777777" w:rsidR="00B92C93" w:rsidRDefault="00B92C93" w:rsidP="00F05408">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 name="Téglalap 564"/>
                          <wps:cNvSpPr/>
                          <wps:spPr>
                            <a:xfrm>
                              <a:off x="181792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F1FA43" w14:textId="77777777" w:rsidR="00B92C93" w:rsidRDefault="00B92C93" w:rsidP="00F05408">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65" name="Csoportba foglalás 565"/>
                        <wpg:cNvGrpSpPr/>
                        <wpg:grpSpPr>
                          <a:xfrm>
                            <a:off x="84375" y="1981200"/>
                            <a:ext cx="1981201" cy="323850"/>
                            <a:chOff x="84375" y="438150"/>
                            <a:chExt cx="1981201" cy="323850"/>
                          </a:xfrm>
                        </wpg:grpSpPr>
                        <wps:wsp>
                          <wps:cNvPr id="566" name="Téglalap 566"/>
                          <wps:cNvSpPr/>
                          <wps:spPr>
                            <a:xfrm>
                              <a:off x="57967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080628" w14:textId="77777777" w:rsidR="00B92C93" w:rsidRDefault="00B92C93" w:rsidP="00F05408">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7" name="Téglalap 567"/>
                          <wps:cNvSpPr/>
                          <wps:spPr>
                            <a:xfrm>
                              <a:off x="82732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BB30CE" w14:textId="77777777" w:rsidR="00B92C93" w:rsidRDefault="00B92C93" w:rsidP="00F05408">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Téglalap 568"/>
                          <wps:cNvSpPr/>
                          <wps:spPr>
                            <a:xfrm>
                              <a:off x="33202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15254C" w14:textId="77777777" w:rsidR="00B92C93" w:rsidRDefault="00B92C93" w:rsidP="00F05408">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9" name="Téglalap 569"/>
                          <wps:cNvSpPr/>
                          <wps:spPr>
                            <a:xfrm>
                              <a:off x="84375" y="43815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159EB8" w14:textId="77777777" w:rsidR="00B92C93" w:rsidRDefault="00B92C93"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0" name="Téglalap 570"/>
                          <wps:cNvSpPr/>
                          <wps:spPr>
                            <a:xfrm>
                              <a:off x="107497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40756E" w14:textId="77777777" w:rsidR="00B92C93" w:rsidRDefault="00B92C93" w:rsidP="00F05408">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Téglalap 571"/>
                          <wps:cNvSpPr/>
                          <wps:spPr>
                            <a:xfrm>
                              <a:off x="132262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AA22E6" w14:textId="77777777" w:rsidR="00B92C93" w:rsidRDefault="00B92C93"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2" name="Téglalap 572"/>
                          <wps:cNvSpPr/>
                          <wps:spPr>
                            <a:xfrm>
                              <a:off x="157027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4BD001" w14:textId="77777777" w:rsidR="00B92C93" w:rsidRDefault="00B92C93" w:rsidP="00F05408">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églalap 573"/>
                          <wps:cNvSpPr/>
                          <wps:spPr>
                            <a:xfrm>
                              <a:off x="181792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43A1D9" w14:textId="77777777" w:rsidR="00B92C93" w:rsidRDefault="00B92C93" w:rsidP="00F05408">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40" name="Csoportba foglalás 640"/>
                        <wpg:cNvGrpSpPr/>
                        <wpg:grpSpPr>
                          <a:xfrm>
                            <a:off x="2270399" y="0"/>
                            <a:ext cx="3343275" cy="3886200"/>
                            <a:chOff x="-215626" y="0"/>
                            <a:chExt cx="3343275" cy="3886200"/>
                          </a:xfrm>
                        </wpg:grpSpPr>
                        <wpg:grpSp>
                          <wpg:cNvPr id="605" name="Csoportba foglalás 605"/>
                          <wpg:cNvGrpSpPr/>
                          <wpg:grpSpPr>
                            <a:xfrm>
                              <a:off x="-206101" y="1809750"/>
                              <a:ext cx="3333750" cy="1057275"/>
                              <a:chOff x="-215626" y="-57150"/>
                              <a:chExt cx="3333750" cy="1057275"/>
                            </a:xfrm>
                          </wpg:grpSpPr>
                          <wpg:grpSp>
                            <wpg:cNvPr id="607" name="Csoportba foglalás 607"/>
                            <wpg:cNvGrpSpPr/>
                            <wpg:grpSpPr>
                              <a:xfrm>
                                <a:off x="384449" y="676275"/>
                                <a:ext cx="1981200" cy="323850"/>
                                <a:chOff x="-215626" y="104775"/>
                                <a:chExt cx="1981200" cy="323850"/>
                              </a:xfrm>
                            </wpg:grpSpPr>
                            <wps:wsp>
                              <wps:cNvPr id="608" name="Téglalap 608"/>
                              <wps:cNvSpPr/>
                              <wps:spPr>
                                <a:xfrm>
                                  <a:off x="279674" y="104775"/>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36A493" w14:textId="77777777" w:rsidR="00B92C93" w:rsidRDefault="00B92C93"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9" name="Téglalap 609"/>
                              <wps:cNvSpPr/>
                              <wps:spPr>
                                <a:xfrm>
                                  <a:off x="527324" y="104775"/>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7CFD92" w14:textId="77777777" w:rsidR="00B92C93" w:rsidRDefault="00B92C93"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0" name="Téglalap 610"/>
                              <wps:cNvSpPr/>
                              <wps:spPr>
                                <a:xfrm>
                                  <a:off x="32024" y="104775"/>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CE814D" w14:textId="77777777" w:rsidR="00B92C93" w:rsidRDefault="00B92C93"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 name="Téglalap 611"/>
                              <wps:cNvSpPr/>
                              <wps:spPr>
                                <a:xfrm>
                                  <a:off x="-215626" y="104775"/>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9C19F3" w14:textId="77777777" w:rsidR="00B92C93" w:rsidRDefault="00B92C93"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2" name="Téglalap 612"/>
                              <wps:cNvSpPr/>
                              <wps:spPr>
                                <a:xfrm>
                                  <a:off x="774973"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272A6" w14:textId="77777777" w:rsidR="00B92C93" w:rsidRDefault="00B92C93" w:rsidP="00B8210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3" name="Téglalap 613"/>
                              <wps:cNvSpPr/>
                              <wps:spPr>
                                <a:xfrm>
                                  <a:off x="1022624"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E9B055" w14:textId="77777777" w:rsidR="00B92C93" w:rsidRDefault="00B92C93" w:rsidP="00F05408">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4" name="Téglalap 614"/>
                              <wps:cNvSpPr/>
                              <wps:spPr>
                                <a:xfrm>
                                  <a:off x="1270274"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DCB99D" w14:textId="77777777" w:rsidR="00B92C93" w:rsidRDefault="00B92C93" w:rsidP="009360BB">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5" name="Téglalap 615"/>
                              <wps:cNvSpPr/>
                              <wps:spPr>
                                <a:xfrm>
                                  <a:off x="1517924"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0B9297" w14:textId="77777777" w:rsidR="00B92C93" w:rsidRDefault="00B92C93"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8" name="Szövegdoboz 618"/>
                            <wps:cNvSpPr txBox="1"/>
                            <wps:spPr>
                              <a:xfrm>
                                <a:off x="-215626" y="-57150"/>
                                <a:ext cx="3333750" cy="733425"/>
                              </a:xfrm>
                              <a:prstGeom prst="rect">
                                <a:avLst/>
                              </a:prstGeom>
                              <a:noFill/>
                              <a:ln w="6350">
                                <a:noFill/>
                              </a:ln>
                            </wps:spPr>
                            <wps:txbx>
                              <w:txbxContent>
                                <w:p w14:paraId="6A155438" w14:textId="77777777" w:rsidR="00B92C93" w:rsidRDefault="00B92C93" w:rsidP="00F05408">
                                  <w:r>
                                    <w:t>3. …és ezt addig folytatjuk amíg el nem érünk egy olyan allélig ami már szerepel az új egyedben, ami most a negyedik lépés után következett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91" name="Csoportba foglalás 591"/>
                          <wpg:cNvGrpSpPr/>
                          <wpg:grpSpPr>
                            <a:xfrm>
                              <a:off x="-215626" y="723900"/>
                              <a:ext cx="3333750" cy="1009650"/>
                              <a:chOff x="-225151" y="-114300"/>
                              <a:chExt cx="3333750" cy="1009650"/>
                            </a:xfrm>
                          </wpg:grpSpPr>
                          <wpg:grpSp>
                            <wpg:cNvPr id="593" name="Csoportba foglalás 593"/>
                            <wpg:cNvGrpSpPr/>
                            <wpg:grpSpPr>
                              <a:xfrm>
                                <a:off x="384449" y="571500"/>
                                <a:ext cx="1981200" cy="323850"/>
                                <a:chOff x="-215626" y="0"/>
                                <a:chExt cx="1981200" cy="323850"/>
                              </a:xfrm>
                            </wpg:grpSpPr>
                            <wps:wsp>
                              <wps:cNvPr id="594" name="Téglalap 594"/>
                              <wps:cNvSpPr/>
                              <wps:spPr>
                                <a:xfrm>
                                  <a:off x="27967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85CDF4" w14:textId="77777777" w:rsidR="00B92C93" w:rsidRDefault="00B92C93"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 name="Téglalap 595"/>
                              <wps:cNvSpPr/>
                              <wps:spPr>
                                <a:xfrm>
                                  <a:off x="5273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640C4E" w14:textId="77777777" w:rsidR="00B92C93" w:rsidRDefault="00B92C93"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 name="Téglalap 596"/>
                              <wps:cNvSpPr/>
                              <wps:spPr>
                                <a:xfrm>
                                  <a:off x="320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22043B" w14:textId="77777777" w:rsidR="00B92C93" w:rsidRDefault="00B92C93"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7" name="Téglalap 597"/>
                              <wps:cNvSpPr/>
                              <wps:spPr>
                                <a:xfrm>
                                  <a:off x="-215626"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18F4ED" w14:textId="77777777" w:rsidR="00B92C93" w:rsidRDefault="00B92C93"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8" name="Téglalap 598"/>
                              <wps:cNvSpPr/>
                              <wps:spPr>
                                <a:xfrm>
                                  <a:off x="77497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D3552" w14:textId="77777777" w:rsidR="00B92C93" w:rsidRDefault="00B92C93"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 name="Téglalap 599"/>
                              <wps:cNvSpPr/>
                              <wps:spPr>
                                <a:xfrm>
                                  <a:off x="10226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76CB06" w14:textId="77777777" w:rsidR="00B92C93" w:rsidRDefault="00B92C93"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 name="Téglalap 600"/>
                              <wps:cNvSpPr/>
                              <wps:spPr>
                                <a:xfrm>
                                  <a:off x="127027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E1E94F" w14:textId="77777777" w:rsidR="00B92C93" w:rsidRDefault="00B92C93"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 name="Téglalap 601"/>
                              <wps:cNvSpPr/>
                              <wps:spPr>
                                <a:xfrm>
                                  <a:off x="15179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3F2E0D" w14:textId="77777777" w:rsidR="00B92C93" w:rsidRDefault="00B92C93"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4" name="Szövegdoboz 604"/>
                            <wps:cNvSpPr txBox="1"/>
                            <wps:spPr>
                              <a:xfrm>
                                <a:off x="-225151" y="-114300"/>
                                <a:ext cx="3333750" cy="704850"/>
                              </a:xfrm>
                              <a:prstGeom prst="rect">
                                <a:avLst/>
                              </a:prstGeom>
                              <a:noFill/>
                              <a:ln w="6350">
                                <a:noFill/>
                              </a:ln>
                            </wps:spPr>
                            <wps:txbx>
                              <w:txbxContent>
                                <w:p w14:paraId="09BA24B3" w14:textId="77777777" w:rsidR="00B92C93" w:rsidRDefault="00B92C93" w:rsidP="009E36E1">
                                  <w:pPr>
                                    <w:jc w:val="both"/>
                                  </w:pPr>
                                  <w:r>
                                    <w:t>2. Megkeressük az előbb átmásolt gén helyén a második egyedben lévő allélját az első egyedben és áthelyezzük az új kromoszómában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77" name="Csoportba foglalás 577"/>
                          <wpg:cNvGrpSpPr/>
                          <wpg:grpSpPr>
                            <a:xfrm>
                              <a:off x="-206101" y="0"/>
                              <a:ext cx="3333750" cy="714375"/>
                              <a:chOff x="-215626" y="0"/>
                              <a:chExt cx="3333750" cy="714375"/>
                            </a:xfrm>
                          </wpg:grpSpPr>
                          <wpg:grpSp>
                            <wpg:cNvPr id="579" name="Csoportba foglalás 579"/>
                            <wpg:cNvGrpSpPr/>
                            <wpg:grpSpPr>
                              <a:xfrm>
                                <a:off x="374924" y="390525"/>
                                <a:ext cx="1981200" cy="323850"/>
                                <a:chOff x="-215626" y="0"/>
                                <a:chExt cx="1981200" cy="323850"/>
                              </a:xfrm>
                            </wpg:grpSpPr>
                            <wps:wsp>
                              <wps:cNvPr id="580" name="Téglalap 580"/>
                              <wps:cNvSpPr/>
                              <wps:spPr>
                                <a:xfrm>
                                  <a:off x="27967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74311" w14:textId="77777777" w:rsidR="00B92C93" w:rsidRDefault="00B92C93"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 name="Téglalap 581"/>
                              <wps:cNvSpPr/>
                              <wps:spPr>
                                <a:xfrm>
                                  <a:off x="5273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4A09C8" w14:textId="77777777" w:rsidR="00B92C93" w:rsidRDefault="00B92C93"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2" name="Téglalap 582"/>
                              <wps:cNvSpPr/>
                              <wps:spPr>
                                <a:xfrm>
                                  <a:off x="320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2ADCA5" w14:textId="77777777" w:rsidR="00B92C93" w:rsidRDefault="00B92C93"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3" name="Téglalap 583"/>
                              <wps:cNvSpPr/>
                              <wps:spPr>
                                <a:xfrm>
                                  <a:off x="-215626"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636AA2" w14:textId="77777777" w:rsidR="00B92C93" w:rsidRDefault="00B92C93"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 name="Téglalap 584"/>
                              <wps:cNvSpPr/>
                              <wps:spPr>
                                <a:xfrm>
                                  <a:off x="774973"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A7A66" w14:textId="77777777" w:rsidR="00B92C93" w:rsidRDefault="00B92C93"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5" name="Téglalap 585"/>
                              <wps:cNvSpPr/>
                              <wps:spPr>
                                <a:xfrm>
                                  <a:off x="10226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343F81" w14:textId="77777777" w:rsidR="00B92C93" w:rsidRDefault="00B92C93"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6" name="Téglalap 586"/>
                              <wps:cNvSpPr/>
                              <wps:spPr>
                                <a:xfrm>
                                  <a:off x="127027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2E3356" w14:textId="77777777" w:rsidR="00B92C93" w:rsidRDefault="00B92C93"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7" name="Téglalap 587"/>
                              <wps:cNvSpPr/>
                              <wps:spPr>
                                <a:xfrm>
                                  <a:off x="15179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8449E0" w14:textId="77777777" w:rsidR="00B92C93" w:rsidRDefault="00B92C93"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0" name="Szövegdoboz 590"/>
                            <wps:cNvSpPr txBox="1"/>
                            <wps:spPr>
                              <a:xfrm>
                                <a:off x="-215626" y="0"/>
                                <a:ext cx="3333750" cy="323456"/>
                              </a:xfrm>
                              <a:prstGeom prst="rect">
                                <a:avLst/>
                              </a:prstGeom>
                              <a:noFill/>
                              <a:ln w="6350">
                                <a:noFill/>
                              </a:ln>
                            </wps:spPr>
                            <wps:txbx>
                              <w:txbxContent>
                                <w:p w14:paraId="27396A3E" w14:textId="77777777" w:rsidR="00B92C93" w:rsidRDefault="00B92C93" w:rsidP="00F05408">
                                  <w:r>
                                    <w:t>1. Átmásoljuk az első allélt az első szülőből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29" name="Csoportba foglalás 629"/>
                          <wpg:cNvGrpSpPr/>
                          <wpg:grpSpPr>
                            <a:xfrm>
                              <a:off x="-215626" y="3028950"/>
                              <a:ext cx="3333750" cy="857250"/>
                              <a:chOff x="-215626" y="-57150"/>
                              <a:chExt cx="3333750" cy="857250"/>
                            </a:xfrm>
                          </wpg:grpSpPr>
                          <wpg:grpSp>
                            <wpg:cNvPr id="630" name="Csoportba foglalás 630"/>
                            <wpg:cNvGrpSpPr/>
                            <wpg:grpSpPr>
                              <a:xfrm>
                                <a:off x="384449" y="476250"/>
                                <a:ext cx="1981200" cy="323850"/>
                                <a:chOff x="-215626" y="-95250"/>
                                <a:chExt cx="1981200" cy="323850"/>
                              </a:xfrm>
                            </wpg:grpSpPr>
                            <wps:wsp>
                              <wps:cNvPr id="631" name="Téglalap 631"/>
                              <wps:cNvSpPr/>
                              <wps:spPr>
                                <a:xfrm>
                                  <a:off x="279674"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9486A" w14:textId="77777777" w:rsidR="00B92C93" w:rsidRDefault="00B92C93" w:rsidP="00A1501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2" name="Téglalap 632"/>
                              <wps:cNvSpPr/>
                              <wps:spPr>
                                <a:xfrm>
                                  <a:off x="527324"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A8AC48" w14:textId="77777777" w:rsidR="00B92C93" w:rsidRDefault="00B92C93" w:rsidP="00A1501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3" name="Téglalap 633"/>
                              <wps:cNvSpPr/>
                              <wps:spPr>
                                <a:xfrm>
                                  <a:off x="32024"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68D428" w14:textId="77777777" w:rsidR="00B92C93" w:rsidRDefault="00B92C93" w:rsidP="00A1501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4" name="Téglalap 634"/>
                              <wps:cNvSpPr/>
                              <wps:spPr>
                                <a:xfrm>
                                  <a:off x="-215626" y="-9525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427E0" w14:textId="77777777" w:rsidR="00B92C93" w:rsidRDefault="00B92C93" w:rsidP="00A1501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 name="Téglalap 635"/>
                              <wps:cNvSpPr/>
                              <wps:spPr>
                                <a:xfrm>
                                  <a:off x="77497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BC8035" w14:textId="77777777" w:rsidR="00B92C93" w:rsidRDefault="00B92C93" w:rsidP="00A15012">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6" name="Téglalap 636"/>
                              <wps:cNvSpPr/>
                              <wps:spPr>
                                <a:xfrm>
                                  <a:off x="102262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787781" w14:textId="77777777" w:rsidR="00B92C93" w:rsidRDefault="00B92C93" w:rsidP="00A1501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7" name="Téglalap 637"/>
                              <wps:cNvSpPr/>
                              <wps:spPr>
                                <a:xfrm>
                                  <a:off x="127027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64F856" w14:textId="77777777" w:rsidR="00B92C93" w:rsidRDefault="00B92C93" w:rsidP="00A15012">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églalap 638"/>
                              <wps:cNvSpPr/>
                              <wps:spPr>
                                <a:xfrm>
                                  <a:off x="151792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29EF4" w14:textId="77777777" w:rsidR="00B92C93" w:rsidRDefault="00B92C93" w:rsidP="00A1501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39" name="Szövegdoboz 639"/>
                            <wps:cNvSpPr txBox="1"/>
                            <wps:spPr>
                              <a:xfrm>
                                <a:off x="-215626" y="-57150"/>
                                <a:ext cx="3333750" cy="485775"/>
                              </a:xfrm>
                              <a:prstGeom prst="rect">
                                <a:avLst/>
                              </a:prstGeom>
                              <a:noFill/>
                              <a:ln w="6350">
                                <a:noFill/>
                              </a:ln>
                            </wps:spPr>
                            <wps:txbx>
                              <w:txbxContent>
                                <w:p w14:paraId="058D50EF" w14:textId="77777777" w:rsidR="00B92C93" w:rsidRDefault="00B92C93" w:rsidP="00A15012">
                                  <w:r>
                                    <w:t>4. Végül a második kromoszóma génjeit átmásoljuk az új egyed üres helyeire.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365304AA" id="Csoportba foglalás 641" o:spid="_x0000_s1483" style="position:absolute;left:0;text-align:left;margin-left:3pt;margin-top:338.8pt;width:442.3pt;height:306pt;z-index:251624448;mso-position-horizontal-relative:text;mso-position-vertical-relative:text" coordorigin="843" coordsize="55292,38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">
                <v:group id="Csoportba foglalás 556" o:spid="_x0000_s1484" style="position:absolute;left:843;top:12954;width:19812;height:3238" coordorigin="843,4381"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rect id="Téglalap 557" o:spid="_x0000_s1485" style="position:absolute;left:5796;top:4381;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YxwAAANwAAAAPAAAAZHJzL2Rvd25yZXYueG1sRI9Ba8JA&#10;FITvQv/D8gq9iG4sa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EIcYBjHAAAA3AAA&#10;AA8AAAAAAAAAAAAAAAAABwIAAGRycy9kb3ducmV2LnhtbFBLBQYAAAAAAwADALcAAAD7AgAAAAA=&#10;" filled="f" strokecolor="black [3213]" strokeweight="1pt">
                    <v:textbox>
                      <w:txbxContent>
                        <w:p w14:paraId="4A30D6FC" w14:textId="77777777" w:rsidR="00B92C93" w:rsidRDefault="00B92C93" w:rsidP="00F05408">
                          <w:pPr>
                            <w:jc w:val="center"/>
                          </w:pPr>
                          <w:r>
                            <w:t>E</w:t>
                          </w:r>
                        </w:p>
                      </w:txbxContent>
                    </v:textbox>
                  </v:rect>
                  <v:rect id="Téglalap 558" o:spid="_x0000_s1486" style="position:absolute;left:8273;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" filled="f" strokecolor="black [3213]" strokeweight="1pt">
                    <v:textbox>
                      <w:txbxContent>
                        <w:p w14:paraId="77569FD1" w14:textId="77777777" w:rsidR="00B92C93" w:rsidRDefault="00B92C93" w:rsidP="00F05408">
                          <w:pPr>
                            <w:jc w:val="center"/>
                          </w:pPr>
                          <w:r>
                            <w:t>A</w:t>
                          </w:r>
                        </w:p>
                      </w:txbxContent>
                    </v:textbox>
                  </v:rect>
                  <v:rect id="Téglalap 559" o:spid="_x0000_s1487" style="position:absolute;left:3320;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" filled="f" strokecolor="black [3213]" strokeweight="1pt">
                    <v:textbox>
                      <w:txbxContent>
                        <w:p w14:paraId="53871E49" w14:textId="77777777" w:rsidR="00B92C93" w:rsidRDefault="00B92C93" w:rsidP="00F05408">
                          <w:pPr>
                            <w:jc w:val="center"/>
                          </w:pPr>
                          <w:r>
                            <w:t>B</w:t>
                          </w:r>
                        </w:p>
                      </w:txbxContent>
                    </v:textbox>
                  </v:rect>
                  <v:rect id="Téglalap 560" o:spid="_x0000_s1488" style="position:absolute;left:843;top:4381;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TLRwwAAANwAAAAPAAAAZHJzL2Rvd25yZXYueG1sRE9Na8JA&#10;EL0L/odlBC9SNxaU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A5ky0cMAAADcAAAADwAA&#10;AAAAAAAAAAAAAAAHAgAAZHJzL2Rvd25yZXYueG1sUEsFBgAAAAADAAMAtwAAAPcCAAAAAA==&#10;" filled="f" strokecolor="black [3213]" strokeweight="1pt">
                    <v:textbox>
                      <w:txbxContent>
                        <w:p w14:paraId="35EB8915" w14:textId="77777777" w:rsidR="00B92C93" w:rsidRDefault="00B92C93" w:rsidP="00F05408">
                          <w:pPr>
                            <w:jc w:val="center"/>
                          </w:pPr>
                          <w:r>
                            <w:t>H</w:t>
                          </w:r>
                        </w:p>
                      </w:txbxContent>
                    </v:textbox>
                  </v:rect>
                  <v:rect id="Téglalap 561" o:spid="_x0000_s1489" style="position:absolute;left:10749;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" filled="f" strokecolor="black [3213]" strokeweight="1pt">
                    <v:textbox>
                      <w:txbxContent>
                        <w:p w14:paraId="3F57FE30" w14:textId="77777777" w:rsidR="00B92C93" w:rsidRDefault="00B92C93" w:rsidP="00F05408">
                          <w:pPr>
                            <w:jc w:val="center"/>
                          </w:pPr>
                          <w:r>
                            <w:t>F</w:t>
                          </w:r>
                        </w:p>
                      </w:txbxContent>
                    </v:textbox>
                  </v:rect>
                  <v:rect id="Téglalap 562" o:spid="_x0000_s1490" style="position:absolute;left:13226;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" filled="f" strokecolor="black [3213]" strokeweight="1pt">
                    <v:textbox>
                      <w:txbxContent>
                        <w:p w14:paraId="213BCFD8" w14:textId="77777777" w:rsidR="00B92C93" w:rsidRDefault="00B92C93" w:rsidP="00F05408">
                          <w:pPr>
                            <w:jc w:val="center"/>
                          </w:pPr>
                          <w:r>
                            <w:t>G</w:t>
                          </w:r>
                        </w:p>
                      </w:txbxContent>
                    </v:textbox>
                  </v:rect>
                  <v:rect id="Téglalap 563" o:spid="_x0000_s1491" style="position:absolute;left:15702;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" filled="f" strokecolor="black [3213]" strokeweight="1pt">
                    <v:textbox>
                      <w:txbxContent>
                        <w:p w14:paraId="5EDB672F" w14:textId="77777777" w:rsidR="00B92C93" w:rsidRDefault="00B92C93" w:rsidP="00F05408">
                          <w:pPr>
                            <w:jc w:val="center"/>
                          </w:pPr>
                          <w:r>
                            <w:t>D</w:t>
                          </w:r>
                        </w:p>
                      </w:txbxContent>
                    </v:textbox>
                  </v:rect>
                  <v:rect id="Téglalap 564" o:spid="_x0000_s1492" style="position:absolute;left:18179;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" filled="f" strokecolor="black [3213]" strokeweight="1pt">
                    <v:textbox>
                      <w:txbxContent>
                        <w:p w14:paraId="35F1FA43" w14:textId="77777777" w:rsidR="00B92C93" w:rsidRDefault="00B92C93" w:rsidP="00F05408">
                          <w:pPr>
                            <w:jc w:val="center"/>
                          </w:pPr>
                          <w:r>
                            <w:t>C</w:t>
                          </w:r>
                        </w:p>
                      </w:txbxContent>
                    </v:textbox>
                  </v:rect>
                </v:group>
                <v:group id="Csoportba foglalás 565" o:spid="_x0000_s1493" style="position:absolute;left:843;top:19812;width:19812;height:3238" coordorigin="843,4381"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rect id="Téglalap 566" o:spid="_x0000_s1494" style="position:absolute;left:5796;top:4381;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" filled="f" strokecolor="black [3213]" strokeweight="1pt">
                    <v:textbox>
                      <w:txbxContent>
                        <w:p w14:paraId="60080628" w14:textId="77777777" w:rsidR="00B92C93" w:rsidRDefault="00B92C93" w:rsidP="00F05408">
                          <w:pPr>
                            <w:jc w:val="center"/>
                          </w:pPr>
                          <w:r>
                            <w:t>C</w:t>
                          </w:r>
                        </w:p>
                      </w:txbxContent>
                    </v:textbox>
                  </v:rect>
                  <v:rect id="Téglalap 567" o:spid="_x0000_s1495" style="position:absolute;left:8273;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" filled="f" strokecolor="black [3213]" strokeweight="1pt">
                    <v:textbox>
                      <w:txbxContent>
                        <w:p w14:paraId="0ABB30CE" w14:textId="77777777" w:rsidR="00B92C93" w:rsidRDefault="00B92C93" w:rsidP="00F05408">
                          <w:pPr>
                            <w:jc w:val="center"/>
                          </w:pPr>
                          <w:r>
                            <w:t>D</w:t>
                          </w:r>
                        </w:p>
                      </w:txbxContent>
                    </v:textbox>
                  </v:rect>
                  <v:rect id="Téglalap 568" o:spid="_x0000_s1496" style="position:absolute;left:3320;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7XwwAAANwAAAAPAAAAZHJzL2Rvd25yZXYueG1sRE9Na8JA&#10;EL0L/odlBC9SNxaU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e8+18MAAADcAAAADwAA&#10;AAAAAAAAAAAAAAAHAgAAZHJzL2Rvd25yZXYueG1sUEsFBgAAAAADAAMAtwAAAPcCAAAAAA==&#10;" filled="f" strokecolor="black [3213]" strokeweight="1pt">
                    <v:textbox>
                      <w:txbxContent>
                        <w:p w14:paraId="6415254C" w14:textId="77777777" w:rsidR="00B92C93" w:rsidRDefault="00B92C93" w:rsidP="00F05408">
                          <w:pPr>
                            <w:jc w:val="center"/>
                          </w:pPr>
                          <w:r>
                            <w:t>B</w:t>
                          </w:r>
                        </w:p>
                      </w:txbxContent>
                    </v:textbox>
                  </v:rect>
                  <v:rect id="Téglalap 569" o:spid="_x0000_s1497" style="position:absolute;left:843;top:4381;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5tMxwAAANwAAAAPAAAAZHJzL2Rvd25yZXYueG1sRI9Ba8JA&#10;FITvQv/D8gq9iG4sKG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JKjm0zHAAAA3AAA&#10;AA8AAAAAAAAAAAAAAAAABwIAAGRycy9kb3ducmV2LnhtbFBLBQYAAAAAAwADALcAAAD7AgAAAAA=&#10;" filled="f" strokecolor="black [3213]" strokeweight="1pt">
                    <v:textbox>
                      <w:txbxContent>
                        <w:p w14:paraId="5B159EB8" w14:textId="77777777" w:rsidR="00B92C93" w:rsidRDefault="00B92C93" w:rsidP="00F05408">
                          <w:pPr>
                            <w:jc w:val="center"/>
                          </w:pPr>
                          <w:r>
                            <w:t>A</w:t>
                          </w:r>
                        </w:p>
                      </w:txbxContent>
                    </v:textbox>
                  </v:rect>
                  <v:rect id="Téglalap 570" o:spid="_x0000_s1498" style="position:absolute;left:10749;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QMxAAAANwAAAAPAAAAZHJzL2Rvd25yZXYueG1sRE9Na8JA&#10;EL0X/A/LFHoR3Vho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IZApAzEAAAA3AAAAA8A&#10;AAAAAAAAAAAAAAAABwIAAGRycy9kb3ducmV2LnhtbFBLBQYAAAAAAwADALcAAAD4AgAAAAA=&#10;" filled="f" strokecolor="black [3213]" strokeweight="1pt">
                    <v:textbox>
                      <w:txbxContent>
                        <w:p w14:paraId="5740756E" w14:textId="77777777" w:rsidR="00B92C93" w:rsidRDefault="00B92C93" w:rsidP="00F05408">
                          <w:pPr>
                            <w:jc w:val="center"/>
                          </w:pPr>
                          <w:r>
                            <w:t>E</w:t>
                          </w:r>
                        </w:p>
                      </w:txbxContent>
                    </v:textbox>
                  </v:rect>
                  <v:rect id="Téglalap 571" o:spid="_x0000_s1499" style="position:absolute;left:13226;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GXxwAAANwAAAAPAAAAZHJzL2Rvd25yZXYueG1sRI9BS8NA&#10;FITvQv/D8gpeSruJoJ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OkMAZfHAAAA3AAA&#10;AA8AAAAAAAAAAAAAAAAABwIAAGRycy9kb3ducmV2LnhtbFBLBQYAAAAAAwADALcAAAD7AgAAAAA=&#10;" filled="f" strokecolor="black [3213]" strokeweight="1pt">
                    <v:textbox>
                      <w:txbxContent>
                        <w:p w14:paraId="35AA22E6" w14:textId="77777777" w:rsidR="00B92C93" w:rsidRDefault="00B92C93" w:rsidP="00F05408">
                          <w:pPr>
                            <w:jc w:val="center"/>
                          </w:pPr>
                          <w:r>
                            <w:t>H</w:t>
                          </w:r>
                        </w:p>
                      </w:txbxContent>
                    </v:textbox>
                  </v:rect>
                  <v:rect id="Téglalap 572" o:spid="_x0000_s1500" style="position:absolute;left:15702;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" filled="f" strokecolor="black [3213]" strokeweight="1pt">
                    <v:textbox>
                      <w:txbxContent>
                        <w:p w14:paraId="1D4BD001" w14:textId="77777777" w:rsidR="00B92C93" w:rsidRDefault="00B92C93" w:rsidP="00F05408">
                          <w:pPr>
                            <w:jc w:val="center"/>
                          </w:pPr>
                          <w:r>
                            <w:t>G</w:t>
                          </w:r>
                        </w:p>
                      </w:txbxContent>
                    </v:textbox>
                  </v:rect>
                  <v:rect id="Téglalap 573" o:spid="_x0000_s1501" style="position:absolute;left:18179;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" filled="f" strokecolor="black [3213]" strokeweight="1pt">
                    <v:textbox>
                      <w:txbxContent>
                        <w:p w14:paraId="0143A1D9" w14:textId="77777777" w:rsidR="00B92C93" w:rsidRDefault="00B92C93" w:rsidP="00F05408">
                          <w:pPr>
                            <w:jc w:val="center"/>
                          </w:pPr>
                          <w:r>
                            <w:t>F</w:t>
                          </w:r>
                        </w:p>
                      </w:txbxContent>
                    </v:textbox>
                  </v:rect>
                </v:group>
                <v:group id="Csoportba foglalás 640" o:spid="_x0000_s1502" style="position:absolute;left:22703;width:33433;height:38862" coordorigin="-2156" coordsize="33432,3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">
                  <v:group id="Csoportba foglalás 605" o:spid="_x0000_s1503" style="position:absolute;left:-2061;top:18097;width:33337;height:10573" coordorigin="-2156,-571" coordsize="33337,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">
                    <v:group id="Csoportba foglalás 607" o:spid="_x0000_s1504" style="position:absolute;left:3844;top:6762;width:19812;height:3239" coordorigin="-2156,1047"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v:rect id="Téglalap 608" o:spid="_x0000_s1505" style="position:absolute;left:2796;top:1047;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" filled="f" strokecolor="black [3213]" strokeweight="1pt">
                        <v:textbox>
                          <w:txbxContent>
                            <w:p w14:paraId="3D36A493" w14:textId="77777777" w:rsidR="00B92C93" w:rsidRDefault="00B92C93" w:rsidP="00F05408">
                              <w:pPr>
                                <w:jc w:val="center"/>
                              </w:pPr>
                            </w:p>
                          </w:txbxContent>
                        </v:textbox>
                      </v:rect>
                      <v:rect id="Téglalap 609" o:spid="_x0000_s1506" style="position:absolute;left:5273;top:1047;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" filled="f" strokecolor="black [3213]" strokeweight="1pt">
                        <v:textbox>
                          <w:txbxContent>
                            <w:p w14:paraId="687CFD92" w14:textId="77777777" w:rsidR="00B92C93" w:rsidRDefault="00B92C93" w:rsidP="00F05408">
                              <w:pPr>
                                <w:jc w:val="center"/>
                              </w:pPr>
                              <w:r>
                                <w:t>A</w:t>
                              </w:r>
                            </w:p>
                          </w:txbxContent>
                        </v:textbox>
                      </v:rect>
                      <v:rect id="Téglalap 610" o:spid="_x0000_s1507" style="position:absolute;left:320;top:1047;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" filled="f" strokecolor="black [3213]" strokeweight="1pt">
                        <v:textbox>
                          <w:txbxContent>
                            <w:p w14:paraId="37CE814D" w14:textId="77777777" w:rsidR="00B92C93" w:rsidRDefault="00B92C93" w:rsidP="00F05408">
                              <w:pPr>
                                <w:jc w:val="center"/>
                              </w:pPr>
                            </w:p>
                          </w:txbxContent>
                        </v:textbox>
                      </v:rect>
                      <v:rect id="Téglalap 611" o:spid="_x0000_s1508" style="position:absolute;left:-2156;top:1047;width:2476;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" filled="f" strokecolor="black [3213]" strokeweight="1pt">
                        <v:textbox>
                          <w:txbxContent>
                            <w:p w14:paraId="149C19F3" w14:textId="77777777" w:rsidR="00B92C93" w:rsidRDefault="00B92C93" w:rsidP="00F05408">
                              <w:pPr>
                                <w:jc w:val="center"/>
                              </w:pPr>
                              <w:r>
                                <w:t>H</w:t>
                              </w:r>
                            </w:p>
                          </w:txbxContent>
                        </v:textbox>
                      </v:rect>
                      <v:rect id="Téglalap 612" o:spid="_x0000_s1509" style="position:absolute;left:7749;top:1047;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" filled="f" strokecolor="black [3213]" strokeweight="1pt">
                        <v:textbox>
                          <w:txbxContent>
                            <w:p w14:paraId="596272A6" w14:textId="77777777" w:rsidR="00B92C93" w:rsidRDefault="00B92C93" w:rsidP="00B82100"/>
                          </w:txbxContent>
                        </v:textbox>
                      </v:rect>
                      <v:rect id="Téglalap 613" o:spid="_x0000_s1510" style="position:absolute;left:10226;top:1047;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" filled="f" strokecolor="black [3213]" strokeweight="1pt">
                        <v:textbox>
                          <w:txbxContent>
                            <w:p w14:paraId="7BE9B055" w14:textId="77777777" w:rsidR="00B92C93" w:rsidRDefault="00B92C93" w:rsidP="00F05408">
                              <w:pPr>
                                <w:jc w:val="center"/>
                              </w:pPr>
                              <w:r>
                                <w:t>G</w:t>
                              </w:r>
                            </w:p>
                          </w:txbxContent>
                        </v:textbox>
                      </v:rect>
                      <v:rect id="Téglalap 614" o:spid="_x0000_s1511" style="position:absolute;left:12702;top:1047;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" filled="f" strokecolor="black [3213]" strokeweight="1pt">
                        <v:textbox>
                          <w:txbxContent>
                            <w:p w14:paraId="68DCB99D" w14:textId="77777777" w:rsidR="00B92C93" w:rsidRDefault="00B92C93" w:rsidP="009360BB">
                              <w:r>
                                <w:t>D</w:t>
                              </w:r>
                            </w:p>
                          </w:txbxContent>
                        </v:textbox>
                      </v:rect>
                      <v:rect id="Téglalap 615" o:spid="_x0000_s1512" style="position:absolute;left:15179;top:1047;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" filled="f" strokecolor="black [3213]" strokeweight="1pt">
                        <v:textbox>
                          <w:txbxContent>
                            <w:p w14:paraId="300B9297" w14:textId="77777777" w:rsidR="00B92C93" w:rsidRDefault="00B92C93" w:rsidP="00F05408">
                              <w:pPr>
                                <w:jc w:val="center"/>
                              </w:pPr>
                            </w:p>
                          </w:txbxContent>
                        </v:textbox>
                      </v:rect>
                    </v:group>
                    <v:shape id="Szövegdoboz 618" o:spid="_x0000_s1513" type="#_x0000_t202" style="position:absolute;left:-2156;top:-571;width:33337;height:7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" filled="f" stroked="f" strokeweight=".5pt">
                      <v:textbox>
                        <w:txbxContent>
                          <w:p w14:paraId="6A155438" w14:textId="77777777" w:rsidR="00B92C93" w:rsidRDefault="00B92C93" w:rsidP="00F05408">
                            <w:r>
                              <w:t>3. …és ezt addig folytatjuk amíg el nem érünk egy olyan allélig ami már szerepel az új egyedben, ami most a negyedik lépés után következett be.</w:t>
                            </w:r>
                          </w:p>
                        </w:txbxContent>
                      </v:textbox>
                    </v:shape>
                  </v:group>
                  <v:group id="Csoportba foglalás 591" o:spid="_x0000_s1514" style="position:absolute;left:-2156;top:7239;width:33337;height:10096" coordorigin="-2251,-1143" coordsize="33337,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">
                    <v:group id="Csoportba foglalás 593" o:spid="_x0000_s1515" style="position:absolute;left:3844;top:5715;width:19812;height:3238" coordorigin="-2156"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21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CulvB7JhwBuf4BAAD//wMAUEsBAi0AFAAGAAgAAAAhANvh9svuAAAAhQEAABMAAAAAAAAA&#10;AAAAAAAAAAAAAFtDb250ZW50X1R5cGVzXS54bWxQSwECLQAUAAYACAAAACEAWvQsW78AAAAVAQAA&#10;CwAAAAAAAAAAAAAAAAAfAQAAX3JlbHMvLnJlbHNQSwECLQAUAAYACAAAACEASJM9tcYAAADcAAAA&#10;DwAAAAAAAAAAAAAAAAAHAgAAZHJzL2Rvd25yZXYueG1sUEsFBgAAAAADAAMAtwAAAPoCAAAAAA==&#10;">
                      <v:rect id="Téglalap 594" o:spid="_x0000_s1516" style="position:absolute;left:279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" filled="f" strokecolor="black [3213]" strokeweight="1pt">
                        <v:textbox>
                          <w:txbxContent>
                            <w:p w14:paraId="4F85CDF4" w14:textId="77777777" w:rsidR="00B92C93" w:rsidRDefault="00B92C93" w:rsidP="00F05408">
                              <w:pPr>
                                <w:jc w:val="center"/>
                              </w:pPr>
                            </w:p>
                          </w:txbxContent>
                        </v:textbox>
                      </v:rect>
                      <v:rect id="Téglalap 595" o:spid="_x0000_s1517" style="position:absolute;left:527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" filled="f" strokecolor="black [3213]" strokeweight="1pt">
                        <v:textbox>
                          <w:txbxContent>
                            <w:p w14:paraId="7B640C4E" w14:textId="77777777" w:rsidR="00B92C93" w:rsidRDefault="00B92C93" w:rsidP="00F05408">
                              <w:pPr>
                                <w:jc w:val="center"/>
                              </w:pPr>
                              <w:r>
                                <w:t>A</w:t>
                              </w:r>
                            </w:p>
                          </w:txbxContent>
                        </v:textbox>
                      </v:rect>
                      <v:rect id="Téglalap 596" o:spid="_x0000_s1518" style="position:absolute;left:320;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" filled="f" strokecolor="black [3213]" strokeweight="1pt">
                        <v:textbox>
                          <w:txbxContent>
                            <w:p w14:paraId="4C22043B" w14:textId="77777777" w:rsidR="00B92C93" w:rsidRDefault="00B92C93" w:rsidP="00F05408">
                              <w:pPr>
                                <w:jc w:val="center"/>
                              </w:pPr>
                            </w:p>
                          </w:txbxContent>
                        </v:textbox>
                      </v:rect>
                      <v:rect id="Téglalap 597" o:spid="_x0000_s1519" style="position:absolute;left:-2156;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" filled="f" strokecolor="black [3213]" strokeweight="1pt">
                        <v:textbox>
                          <w:txbxContent>
                            <w:p w14:paraId="0818F4ED" w14:textId="77777777" w:rsidR="00B92C93" w:rsidRDefault="00B92C93" w:rsidP="00F05408">
                              <w:pPr>
                                <w:jc w:val="center"/>
                              </w:pPr>
                              <w:r>
                                <w:t>H</w:t>
                              </w:r>
                            </w:p>
                          </w:txbxContent>
                        </v:textbox>
                      </v:rect>
                      <v:rect id="Téglalap 598" o:spid="_x0000_s1520" style="position:absolute;left:7749;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" filled="f" strokecolor="black [3213]" strokeweight="1pt">
                        <v:textbox>
                          <w:txbxContent>
                            <w:p w14:paraId="792D3552" w14:textId="77777777" w:rsidR="00B92C93" w:rsidRDefault="00B92C93" w:rsidP="00F05408">
                              <w:pPr>
                                <w:jc w:val="center"/>
                              </w:pPr>
                            </w:p>
                          </w:txbxContent>
                        </v:textbox>
                      </v:rect>
                      <v:rect id="Téglalap 599" o:spid="_x0000_s1521" style="position:absolute;left:1022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" filled="f" strokecolor="black [3213]" strokeweight="1pt">
                        <v:textbox>
                          <w:txbxContent>
                            <w:p w14:paraId="4076CB06" w14:textId="77777777" w:rsidR="00B92C93" w:rsidRDefault="00B92C93" w:rsidP="00F05408">
                              <w:pPr>
                                <w:jc w:val="center"/>
                              </w:pPr>
                            </w:p>
                          </w:txbxContent>
                        </v:textbox>
                      </v:rect>
                      <v:rect id="Téglalap 600" o:spid="_x0000_s1522" style="position:absolute;left:1270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" filled="f" strokecolor="black [3213]" strokeweight="1pt">
                        <v:textbox>
                          <w:txbxContent>
                            <w:p w14:paraId="3DE1E94F" w14:textId="77777777" w:rsidR="00B92C93" w:rsidRDefault="00B92C93" w:rsidP="00F05408">
                              <w:pPr>
                                <w:jc w:val="center"/>
                              </w:pPr>
                            </w:p>
                          </w:txbxContent>
                        </v:textbox>
                      </v:rect>
                      <v:rect id="Téglalap 601" o:spid="_x0000_s1523" style="position:absolute;left:1517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" filled="f" strokecolor="black [3213]" strokeweight="1pt">
                        <v:textbox>
                          <w:txbxContent>
                            <w:p w14:paraId="553F2E0D" w14:textId="77777777" w:rsidR="00B92C93" w:rsidRDefault="00B92C93" w:rsidP="00F05408">
                              <w:pPr>
                                <w:jc w:val="center"/>
                              </w:pPr>
                            </w:p>
                          </w:txbxContent>
                        </v:textbox>
                      </v:rect>
                    </v:group>
                    <v:shape id="Szövegdoboz 604" o:spid="_x0000_s1524" type="#_x0000_t202" style="position:absolute;left:-2251;top:-1143;width:33336;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" filled="f" stroked="f" strokeweight=".5pt">
                      <v:textbox>
                        <w:txbxContent>
                          <w:p w14:paraId="09BA24B3" w14:textId="77777777" w:rsidR="00B92C93" w:rsidRDefault="00B92C93" w:rsidP="009E36E1">
                            <w:pPr>
                              <w:jc w:val="both"/>
                            </w:pPr>
                            <w:r>
                              <w:t>2. Megkeressük az előbb átmásolt gén helyén a második egyedben lévő allélját az első egyedben és áthelyezzük az új kromoszómában</w:t>
                            </w:r>
                          </w:p>
                        </w:txbxContent>
                      </v:textbox>
                    </v:shape>
                  </v:group>
                  <v:group id="Csoportba foglalás 577" o:spid="_x0000_s1525" style="position:absolute;left:-2061;width:33337;height:7143" coordorigin="-2156" coordsize="3333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">
                    <v:group id="Csoportba foglalás 579" o:spid="_x0000_s1526" style="position:absolute;left:3749;top:3905;width:19812;height:3238" coordorigin="-2156"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v:rect id="Téglalap 580" o:spid="_x0000_s1527" style="position:absolute;left:279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" filled="f" strokecolor="black [3213]" strokeweight="1pt">
                        <v:textbox>
                          <w:txbxContent>
                            <w:p w14:paraId="43F74311" w14:textId="77777777" w:rsidR="00B92C93" w:rsidRDefault="00B92C93" w:rsidP="00F05408">
                              <w:pPr>
                                <w:jc w:val="center"/>
                              </w:pPr>
                            </w:p>
                          </w:txbxContent>
                        </v:textbox>
                      </v:rect>
                      <v:rect id="Téglalap 581" o:spid="_x0000_s1528" style="position:absolute;left:527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XGw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HZPIe/M+kI6OUvAAAA//8DAFBLAQItABQABgAIAAAAIQDb4fbL7gAAAIUBAAATAAAAAAAA&#10;AAAAAAAAAAAAAABbQ29udGVudF9UeXBlc10ueG1sUEsBAi0AFAAGAAgAAAAhAFr0LFu/AAAAFQEA&#10;AAsAAAAAAAAAAAAAAAAAHwEAAF9yZWxzLy5yZWxzUEsBAi0AFAAGAAgAAAAhANzZcbDHAAAA3AAA&#10;AA8AAAAAAAAAAAAAAAAABwIAAGRycy9kb3ducmV2LnhtbFBLBQYAAAAAAwADALcAAAD7AgAAAAA=&#10;" filled="f" strokecolor="black [3213]" strokeweight="1pt">
                        <v:textbox>
                          <w:txbxContent>
                            <w:p w14:paraId="204A09C8" w14:textId="77777777" w:rsidR="00B92C93" w:rsidRDefault="00B92C93" w:rsidP="00F05408">
                              <w:pPr>
                                <w:jc w:val="center"/>
                              </w:pPr>
                            </w:p>
                          </w:txbxContent>
                        </v:textbox>
                      </v:rect>
                      <v:rect id="Téglalap 582" o:spid="_x0000_s1529" style="position:absolute;left:320;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" filled="f" strokecolor="black [3213]" strokeweight="1pt">
                        <v:textbox>
                          <w:txbxContent>
                            <w:p w14:paraId="0B2ADCA5" w14:textId="77777777" w:rsidR="00B92C93" w:rsidRDefault="00B92C93" w:rsidP="00F05408">
                              <w:pPr>
                                <w:jc w:val="center"/>
                              </w:pPr>
                            </w:p>
                          </w:txbxContent>
                        </v:textbox>
                      </v:rect>
                      <v:rect id="Téglalap 583" o:spid="_x0000_s1530" style="position:absolute;left:-2156;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" filled="f" strokecolor="black [3213]" strokeweight="1pt">
                        <v:textbox>
                          <w:txbxContent>
                            <w:p w14:paraId="13636AA2" w14:textId="77777777" w:rsidR="00B92C93" w:rsidRDefault="00B92C93" w:rsidP="00F05408">
                              <w:pPr>
                                <w:jc w:val="center"/>
                              </w:pPr>
                              <w:r>
                                <w:t>H</w:t>
                              </w:r>
                            </w:p>
                          </w:txbxContent>
                        </v:textbox>
                      </v:rect>
                      <v:rect id="Téglalap 584" o:spid="_x0000_s1531" style="position:absolute;left:7749;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" filled="f" strokecolor="black [3213]" strokeweight="1pt">
                        <v:textbox>
                          <w:txbxContent>
                            <w:p w14:paraId="286A7A66" w14:textId="77777777" w:rsidR="00B92C93" w:rsidRDefault="00B92C93" w:rsidP="00F05408">
                              <w:pPr>
                                <w:jc w:val="center"/>
                              </w:pPr>
                            </w:p>
                          </w:txbxContent>
                        </v:textbox>
                      </v:rect>
                      <v:rect id="Téglalap 585" o:spid="_x0000_s1532" style="position:absolute;left:1022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" filled="f" strokecolor="black [3213]" strokeweight="1pt">
                        <v:textbox>
                          <w:txbxContent>
                            <w:p w14:paraId="7A343F81" w14:textId="77777777" w:rsidR="00B92C93" w:rsidRDefault="00B92C93" w:rsidP="00F05408">
                              <w:pPr>
                                <w:jc w:val="center"/>
                              </w:pPr>
                            </w:p>
                          </w:txbxContent>
                        </v:textbox>
                      </v:rect>
                      <v:rect id="Téglalap 586" o:spid="_x0000_s1533" style="position:absolute;left:1270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OnE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6n8H1TDoCevkHAAD//wMAUEsBAi0AFAAGAAgAAAAhANvh9svuAAAAhQEAABMAAAAAAAAA&#10;AAAAAAAAAAAAAFtDb250ZW50X1R5cGVzXS54bWxQSwECLQAUAAYACAAAACEAWvQsW78AAAAVAQAA&#10;CwAAAAAAAAAAAAAAAAAfAQAAX3JlbHMvLnJlbHNQSwECLQAUAAYACAAAACEAUzDpxMYAAADcAAAA&#10;DwAAAAAAAAAAAAAAAAAHAgAAZHJzL2Rvd25yZXYueG1sUEsFBgAAAAADAAMAtwAAAPoCAAAAAA==&#10;" filled="f" strokecolor="black [3213]" strokeweight="1pt">
                        <v:textbox>
                          <w:txbxContent>
                            <w:p w14:paraId="492E3356" w14:textId="77777777" w:rsidR="00B92C93" w:rsidRDefault="00B92C93" w:rsidP="00F05408">
                              <w:pPr>
                                <w:jc w:val="center"/>
                              </w:pPr>
                            </w:p>
                          </w:txbxContent>
                        </v:textbox>
                      </v:rect>
                      <v:rect id="Téglalap 587" o:spid="_x0000_s1534" style="position:absolute;left:1517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" filled="f" strokecolor="black [3213]" strokeweight="1pt">
                        <v:textbox>
                          <w:txbxContent>
                            <w:p w14:paraId="638449E0" w14:textId="77777777" w:rsidR="00B92C93" w:rsidRDefault="00B92C93" w:rsidP="00F05408">
                              <w:pPr>
                                <w:jc w:val="center"/>
                              </w:pPr>
                            </w:p>
                          </w:txbxContent>
                        </v:textbox>
                      </v:rect>
                    </v:group>
                    <v:shape id="Szövegdoboz 590" o:spid="_x0000_s1535" type="#_x0000_t202" style="position:absolute;left:-2156;width:33337;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" filled="f" stroked="f" strokeweight=".5pt">
                      <v:textbox>
                        <w:txbxContent>
                          <w:p w14:paraId="27396A3E" w14:textId="77777777" w:rsidR="00B92C93" w:rsidRDefault="00B92C93" w:rsidP="00F05408">
                            <w:r>
                              <w:t>1. Átmásoljuk az első allélt az első szülőből</w:t>
                            </w:r>
                          </w:p>
                        </w:txbxContent>
                      </v:textbox>
                    </v:shape>
                  </v:group>
                  <v:group id="Csoportba foglalás 629" o:spid="_x0000_s1536" style="position:absolute;left:-2156;top:30289;width:33337;height:8573" coordorigin="-2156,-571" coordsize="33337,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LE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lvB7JhwBuf4BAAD//wMAUEsBAi0AFAAGAAgAAAAhANvh9svuAAAAhQEAABMAAAAAAAAA&#10;AAAAAAAAAAAAAFtDb250ZW50X1R5cGVzXS54bWxQSwECLQAUAAYACAAAACEAWvQsW78AAAAVAQAA&#10;CwAAAAAAAAAAAAAAAAAfAQAAX3JlbHMvLnJlbHNQSwECLQAUAAYACAAAACEAUeGixMYAAADcAAAA&#10;DwAAAAAAAAAAAAAAAAAHAgAAZHJzL2Rvd25yZXYueG1sUEsFBgAAAAADAAMAtwAAAPoCAAAAAA==&#10;">
                    <v:group id="Csoportba foglalás 630" o:spid="_x0000_s1537" style="position:absolute;left:3844;top:4762;width:19812;height:3239" coordorigin="-2156,-952"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">
                      <v:rect id="Téglalap 631" o:spid="_x0000_s1538" style="position:absolute;left:2796;top:-952;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" filled="f" strokecolor="black [3213]" strokeweight="1pt">
                        <v:textbox>
                          <w:txbxContent>
                            <w:p w14:paraId="7EA9486A" w14:textId="77777777" w:rsidR="00B92C93" w:rsidRDefault="00B92C93" w:rsidP="00A15012">
                              <w:pPr>
                                <w:jc w:val="center"/>
                              </w:pPr>
                              <w:r>
                                <w:t>C</w:t>
                              </w:r>
                            </w:p>
                          </w:txbxContent>
                        </v:textbox>
                      </v:rect>
                      <v:rect id="Téglalap 632" o:spid="_x0000_s1539" style="position:absolute;left:5273;top:-95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" filled="f" strokecolor="black [3213]" strokeweight="1pt">
                        <v:textbox>
                          <w:txbxContent>
                            <w:p w14:paraId="61A8AC48" w14:textId="77777777" w:rsidR="00B92C93" w:rsidRDefault="00B92C93" w:rsidP="00A15012">
                              <w:pPr>
                                <w:jc w:val="center"/>
                              </w:pPr>
                              <w:r>
                                <w:t>A</w:t>
                              </w:r>
                            </w:p>
                          </w:txbxContent>
                        </v:textbox>
                      </v:rect>
                      <v:rect id="Téglalap 633" o:spid="_x0000_s1540" style="position:absolute;left:320;top:-95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eLH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fzeD3TDoCevUDAAD//wMAUEsBAi0AFAAGAAgAAAAhANvh9svuAAAAhQEAABMAAAAAAAAA&#10;AAAAAAAAAAAAAFtDb250ZW50X1R5cGVzXS54bWxQSwECLQAUAAYACAAAACEAWvQsW78AAAAVAQAA&#10;CwAAAAAAAAAAAAAAAAAfAQAAX3JlbHMvLnJlbHNQSwECLQAUAAYACAAAACEAO93ix8YAAADcAAAA&#10;DwAAAAAAAAAAAAAAAAAHAgAAZHJzL2Rvd25yZXYueG1sUEsFBgAAAAADAAMAtwAAAPoCAAAAAA==&#10;" filled="f" strokecolor="black [3213]" strokeweight="1pt">
                        <v:textbox>
                          <w:txbxContent>
                            <w:p w14:paraId="7F68D428" w14:textId="77777777" w:rsidR="00B92C93" w:rsidRDefault="00B92C93" w:rsidP="00A15012">
                              <w:pPr>
                                <w:jc w:val="center"/>
                              </w:pPr>
                              <w:r>
                                <w:t>B</w:t>
                              </w:r>
                            </w:p>
                          </w:txbxContent>
                        </v:textbox>
                      </v:rect>
                      <v:rect id="Téglalap 634" o:spid="_x0000_s1541" style="position:absolute;left:-2156;top:-952;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" filled="f" strokecolor="black [3213]" strokeweight="1pt">
                        <v:textbox>
                          <w:txbxContent>
                            <w:p w14:paraId="5B3427E0" w14:textId="77777777" w:rsidR="00B92C93" w:rsidRDefault="00B92C93" w:rsidP="00A15012">
                              <w:pPr>
                                <w:jc w:val="center"/>
                              </w:pPr>
                              <w:r>
                                <w:t>H</w:t>
                              </w:r>
                            </w:p>
                          </w:txbxContent>
                        </v:textbox>
                      </v:rect>
                      <v:rect id="Téglalap 635" o:spid="_x0000_s1542" style="position:absolute;left:7749;top:-952;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" filled="f" strokecolor="black [3213]" strokeweight="1pt">
                        <v:textbox>
                          <w:txbxContent>
                            <w:p w14:paraId="15BC8035" w14:textId="77777777" w:rsidR="00B92C93" w:rsidRDefault="00B92C93" w:rsidP="00A15012">
                              <w:r>
                                <w:t>E</w:t>
                              </w:r>
                            </w:p>
                          </w:txbxContent>
                        </v:textbox>
                      </v:rect>
                      <v:rect id="Téglalap 636" o:spid="_x0000_s1543" style="position:absolute;left:10226;top:-952;width:2476;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" filled="f" strokecolor="black [3213]" strokeweight="1pt">
                        <v:textbox>
                          <w:txbxContent>
                            <w:p w14:paraId="3C787781" w14:textId="77777777" w:rsidR="00B92C93" w:rsidRDefault="00B92C93" w:rsidP="00A15012">
                              <w:pPr>
                                <w:jc w:val="center"/>
                              </w:pPr>
                              <w:r>
                                <w:t>G</w:t>
                              </w:r>
                            </w:p>
                          </w:txbxContent>
                        </v:textbox>
                      </v:rect>
                      <v:rect id="Téglalap 637" o:spid="_x0000_s1544" style="position:absolute;left:12702;top:-952;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" filled="f" strokecolor="black [3213]" strokeweight="1pt">
                        <v:textbox>
                          <w:txbxContent>
                            <w:p w14:paraId="6F64F856" w14:textId="77777777" w:rsidR="00B92C93" w:rsidRDefault="00B92C93" w:rsidP="00A15012">
                              <w:r>
                                <w:t>D</w:t>
                              </w:r>
                            </w:p>
                          </w:txbxContent>
                        </v:textbox>
                      </v:rect>
                      <v:rect id="Téglalap 638" o:spid="_x0000_s1545" style="position:absolute;left:15179;top:-952;width:2476;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" filled="f" strokecolor="black [3213]" strokeweight="1pt">
                        <v:textbox>
                          <w:txbxContent>
                            <w:p w14:paraId="53D29EF4" w14:textId="77777777" w:rsidR="00B92C93" w:rsidRDefault="00B92C93" w:rsidP="00A15012">
                              <w:pPr>
                                <w:jc w:val="center"/>
                              </w:pPr>
                              <w:r>
                                <w:t>F</w:t>
                              </w:r>
                            </w:p>
                          </w:txbxContent>
                        </v:textbox>
                      </v:rect>
                    </v:group>
                    <v:shape id="Szövegdoboz 639" o:spid="_x0000_s1546" type="#_x0000_t202" style="position:absolute;left:-2156;top:-571;width:3333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" filled="f" stroked="f" strokeweight=".5pt">
                      <v:textbox>
                        <w:txbxContent>
                          <w:p w14:paraId="058D50EF" w14:textId="77777777" w:rsidR="00B92C93" w:rsidRDefault="00B92C93" w:rsidP="00A15012">
                            <w:r>
                              <w:t>4. Végül a második kromoszóma génjeit átmásoljuk az új egyed üres helyeire.</w:t>
                            </w:r>
                          </w:p>
                        </w:txbxContent>
                      </v:textbox>
                    </v:shape>
                  </v:group>
                </v:group>
                <w10:wrap type="topAndBottom"/>
              </v:group>
            </w:pict>
          </mc:Fallback>
        </mc:AlternateContent>
      </w:r>
      <w:r w:rsidR="00F447DE">
        <w:t>Az utolsó általam szemléltetett operátor a ciklikus keresztezés (cycle crossover CX) lesz.</w:t>
      </w:r>
      <w:r w:rsidR="00F05408">
        <w:t xml:space="preserve"> Itt nem használnak vágópontokat. </w:t>
      </w:r>
      <w:r w:rsidR="00B82100">
        <w:t xml:space="preserve">Az első lépés, hogy az egyik szülő első génjét átmásoljuk a leszármazottba. Majd a másik szülő azonos pozíciójában lévő allélját megkeressük az első </w:t>
      </w:r>
      <w:r w:rsidR="00B82100">
        <w:lastRenderedPageBreak/>
        <w:t xml:space="preserve">szülőben és azt is átmásoljuk az új kromoszómába, de abba a pozícióba, ahol az egyes szülőben helyet foglalt. </w:t>
      </w:r>
      <w:r w:rsidR="008161EF">
        <w:t>Ez után</w:t>
      </w:r>
      <w:r w:rsidR="00B82100">
        <w:t xml:space="preserve"> megnézzük, hogy az előbb átmásolt allél </w:t>
      </w:r>
      <w:r w:rsidR="008161EF">
        <w:t>álláspontjában</w:t>
      </w:r>
      <w:r w:rsidR="00B82100">
        <w:t xml:space="preserve"> a </w:t>
      </w:r>
      <w:r w:rsidR="008161EF">
        <w:t>második szülőben milyen értéke szerepel, amit megkeresünk az első szülőben és átmásoljuk azonos helyre az utódba. Ez így folytatódik, amíg nem jutunk el olyan allélhoz a második szülőben, ami</w:t>
      </w:r>
      <w:r w:rsidR="008272CE">
        <w:t xml:space="preserve"> már szerepel a leszármazottban. E</w:t>
      </w:r>
      <w:r w:rsidR="008161EF">
        <w:t>kkor a maradék helyekre a második szülő értékeit másoljuk át a pozíciókat megtartva.</w:t>
      </w:r>
      <w:r w:rsidR="00B82100">
        <w:t xml:space="preserve"> </w:t>
      </w:r>
      <w:r w:rsidR="004C26A4">
        <w:t xml:space="preserve">Működését a </w:t>
      </w:r>
      <w:r w:rsidR="00D34853">
        <w:fldChar w:fldCharType="begin"/>
      </w:r>
      <w:r w:rsidR="00D34853">
        <w:instrText xml:space="preserve"> REF _Ref3120132 \h </w:instrText>
      </w:r>
      <w:r w:rsidR="00D34853">
        <w:fldChar w:fldCharType="separate"/>
      </w:r>
      <w:r w:rsidR="00D34853">
        <w:t>9. ábr</w:t>
      </w:r>
      <w:r w:rsidR="00D34853">
        <w:fldChar w:fldCharType="end"/>
      </w:r>
      <w:r w:rsidR="00D34853">
        <w:t xml:space="preserve">án </w:t>
      </w:r>
      <w:r w:rsidR="00D05D67">
        <w:t>lehet megtekinteni.</w:t>
      </w:r>
      <w:r w:rsidR="00D9066A">
        <w:t xml:space="preserve"> </w:t>
      </w:r>
    </w:p>
    <w:p w14:paraId="68479028" w14:textId="00D53D22" w:rsidR="00895C6B" w:rsidRDefault="00895C6B" w:rsidP="00895C6B">
      <w:pPr>
        <w:pStyle w:val="SzDSzvegTrzs"/>
      </w:pPr>
      <w:r>
        <w:t>Másik utód értéke a művelet elvégzése után ABEDFHGC lenne.</w:t>
      </w:r>
    </w:p>
    <w:p w14:paraId="1C7230FD" w14:textId="30B187CF" w:rsidR="00F05408" w:rsidRDefault="001957B0" w:rsidP="001957B0">
      <w:pPr>
        <w:pStyle w:val="SzDCmsor3"/>
      </w:pPr>
      <w:bookmarkStart w:id="38" w:name="_Toc6346848"/>
      <w:r>
        <w:t>Mutáció</w:t>
      </w:r>
      <w:bookmarkEnd w:id="38"/>
    </w:p>
    <w:p w14:paraId="63CE274F" w14:textId="5D420D6E" w:rsidR="0001211D" w:rsidRDefault="00620F6F" w:rsidP="001957B0">
      <w:pPr>
        <w:pStyle w:val="SzDSzvegTrzs"/>
      </w:pPr>
      <w:r>
        <w:rPr>
          <w:noProof/>
          <w:lang w:eastAsia="hu-HU" w:bidi="ar-SA"/>
        </w:rPr>
        <mc:AlternateContent>
          <mc:Choice Requires="wps">
            <w:drawing>
              <wp:anchor distT="0" distB="0" distL="114300" distR="114300" simplePos="0" relativeHeight="251860992" behindDoc="0" locked="0" layoutInCell="1" allowOverlap="1" wp14:anchorId="4A0A2D12" wp14:editId="2E8FA0FF">
                <wp:simplePos x="0" y="0"/>
                <wp:positionH relativeFrom="column">
                  <wp:posOffset>43815</wp:posOffset>
                </wp:positionH>
                <wp:positionV relativeFrom="paragraph">
                  <wp:posOffset>1334135</wp:posOffset>
                </wp:positionV>
                <wp:extent cx="5457825" cy="635"/>
                <wp:effectExtent l="0" t="0" r="0" b="0"/>
                <wp:wrapTopAndBottom/>
                <wp:docPr id="488" name="Szövegdoboz 488"/>
                <wp:cNvGraphicFramePr/>
                <a:graphic xmlns:a="http://schemas.openxmlformats.org/drawingml/2006/main">
                  <a:graphicData uri="http://schemas.microsoft.com/office/word/2010/wordprocessingShape">
                    <wps:wsp>
                      <wps:cNvSpPr txBox="1"/>
                      <wps:spPr>
                        <a:xfrm>
                          <a:off x="0" y="0"/>
                          <a:ext cx="5457825" cy="635"/>
                        </a:xfrm>
                        <a:prstGeom prst="rect">
                          <a:avLst/>
                        </a:prstGeom>
                        <a:solidFill>
                          <a:prstClr val="white"/>
                        </a:solidFill>
                        <a:ln>
                          <a:noFill/>
                        </a:ln>
                      </wps:spPr>
                      <wps:txbx>
                        <w:txbxContent>
                          <w:p w14:paraId="6B0C9877" w14:textId="25022D47" w:rsidR="00B92C93" w:rsidRPr="00E50764" w:rsidRDefault="00B92C93" w:rsidP="00620F6F">
                            <w:pPr>
                              <w:pStyle w:val="SzKpalrs"/>
                            </w:pPr>
                            <w:r>
                              <w:fldChar w:fldCharType="begin"/>
                            </w:r>
                            <w:r>
                              <w:instrText xml:space="preserve"> SEQ ábra \* ARABIC </w:instrText>
                            </w:r>
                            <w:r>
                              <w:fldChar w:fldCharType="separate"/>
                            </w:r>
                            <w:bookmarkStart w:id="39" w:name="_Toc6346904"/>
                            <w:r w:rsidR="00065E77">
                              <w:t>10</w:t>
                            </w:r>
                            <w:r>
                              <w:fldChar w:fldCharType="end"/>
                            </w:r>
                            <w:r>
                              <w:t xml:space="preserve">. ábra: </w:t>
                            </w:r>
                            <w:r w:rsidRPr="009C4B10">
                              <w:t>Gén értékének vátozása</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A2D12" id="Szövegdoboz 488" o:spid="_x0000_s1547" type="#_x0000_t202" style="position:absolute;left:0;text-align:left;margin-left:3.45pt;margin-top:105.05pt;width:429.7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" stroked="f">
                <v:textbox style="mso-fit-shape-to-text:t" inset="0,0,0,0">
                  <w:txbxContent>
                    <w:p w14:paraId="6B0C9877" w14:textId="25022D47" w:rsidR="00B92C93" w:rsidRPr="00E50764" w:rsidRDefault="00B92C93" w:rsidP="00620F6F">
                      <w:pPr>
                        <w:pStyle w:val="SzKpalrs"/>
                      </w:pPr>
                      <w:r>
                        <w:fldChar w:fldCharType="begin"/>
                      </w:r>
                      <w:r>
                        <w:instrText xml:space="preserve"> SEQ ábra \* ARABIC </w:instrText>
                      </w:r>
                      <w:r>
                        <w:fldChar w:fldCharType="separate"/>
                      </w:r>
                      <w:bookmarkStart w:id="40" w:name="_Toc6346904"/>
                      <w:r w:rsidR="00065E77">
                        <w:t>10</w:t>
                      </w:r>
                      <w:r>
                        <w:fldChar w:fldCharType="end"/>
                      </w:r>
                      <w:r>
                        <w:t xml:space="preserve">. ábra: </w:t>
                      </w:r>
                      <w:r w:rsidRPr="009C4B10">
                        <w:t>Gén értékének vátozása</w:t>
                      </w:r>
                      <w:bookmarkEnd w:id="40"/>
                    </w:p>
                  </w:txbxContent>
                </v:textbox>
                <w10:wrap type="topAndBottom"/>
              </v:shape>
            </w:pict>
          </mc:Fallback>
        </mc:AlternateContent>
      </w:r>
      <w:r>
        <w:rPr>
          <w:noProof/>
          <w:lang w:eastAsia="hu-HU" w:bidi="ar-SA"/>
        </w:rPr>
        <mc:AlternateContent>
          <mc:Choice Requires="wpg">
            <w:drawing>
              <wp:anchor distT="0" distB="0" distL="114300" distR="114300" simplePos="0" relativeHeight="251641856" behindDoc="0" locked="0" layoutInCell="1" allowOverlap="1" wp14:anchorId="392EF5DE" wp14:editId="57202A1B">
                <wp:simplePos x="0" y="0"/>
                <wp:positionH relativeFrom="column">
                  <wp:posOffset>43815</wp:posOffset>
                </wp:positionH>
                <wp:positionV relativeFrom="paragraph">
                  <wp:posOffset>562610</wp:posOffset>
                </wp:positionV>
                <wp:extent cx="5457825" cy="714375"/>
                <wp:effectExtent l="0" t="19050" r="28575" b="28575"/>
                <wp:wrapTopAndBottom/>
                <wp:docPr id="700" name="Csoportba foglalás 700"/>
                <wp:cNvGraphicFramePr/>
                <a:graphic xmlns:a="http://schemas.openxmlformats.org/drawingml/2006/main">
                  <a:graphicData uri="http://schemas.microsoft.com/office/word/2010/wordprocessingGroup">
                    <wpg:wgp>
                      <wpg:cNvGrpSpPr/>
                      <wpg:grpSpPr>
                        <a:xfrm>
                          <a:off x="0" y="0"/>
                          <a:ext cx="5457825" cy="714375"/>
                          <a:chOff x="0" y="0"/>
                          <a:chExt cx="5457825" cy="714375"/>
                        </a:xfrm>
                      </wpg:grpSpPr>
                      <wps:wsp>
                        <wps:cNvPr id="669" name="Egyenes összekötő nyíllal 669"/>
                        <wps:cNvCnPr/>
                        <wps:spPr>
                          <a:xfrm>
                            <a:off x="2562225" y="542925"/>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670" name="Csoportba foglalás 670"/>
                        <wpg:cNvGrpSpPr/>
                        <wpg:grpSpPr>
                          <a:xfrm>
                            <a:off x="0" y="0"/>
                            <a:ext cx="5457825" cy="714375"/>
                            <a:chOff x="0" y="0"/>
                            <a:chExt cx="5457825" cy="714375"/>
                          </a:xfrm>
                        </wpg:grpSpPr>
                        <wpg:grpSp>
                          <wpg:cNvPr id="655" name="Csoportba foglalás 655"/>
                          <wpg:cNvGrpSpPr/>
                          <wpg:grpSpPr>
                            <a:xfrm>
                              <a:off x="0" y="0"/>
                              <a:ext cx="2476500" cy="714375"/>
                              <a:chOff x="0" y="0"/>
                              <a:chExt cx="2476500" cy="714375"/>
                            </a:xfrm>
                          </wpg:grpSpPr>
                          <wpg:grpSp>
                            <wpg:cNvPr id="653" name="Csoportba foglalás 653"/>
                            <wpg:cNvGrpSpPr/>
                            <wpg:grpSpPr>
                              <a:xfrm>
                                <a:off x="0" y="390525"/>
                                <a:ext cx="2476500" cy="323850"/>
                                <a:chOff x="0" y="0"/>
                                <a:chExt cx="2476500" cy="324000"/>
                              </a:xfrm>
                            </wpg:grpSpPr>
                            <wps:wsp>
                              <wps:cNvPr id="643" name="Téglalap 643"/>
                              <wps:cNvSpPr/>
                              <wps:spPr>
                                <a:xfrm>
                                  <a:off x="4953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6107B8" w14:textId="77777777" w:rsidR="00B92C93" w:rsidRDefault="00B92C93"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4" name="Téglalap 644"/>
                              <wps:cNvSpPr/>
                              <wps:spPr>
                                <a:xfrm>
                                  <a:off x="7429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C728D5" w14:textId="77777777" w:rsidR="00B92C93" w:rsidRDefault="00B92C93"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Téglalap 645"/>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62A224" w14:textId="77777777" w:rsidR="00B92C93" w:rsidRDefault="00B92C93"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Téglalap 646"/>
                              <wps:cNvSpPr/>
                              <wps:spPr>
                                <a:xfrm>
                                  <a:off x="2476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694B0F" w14:textId="77777777" w:rsidR="00B92C93" w:rsidRDefault="00B92C93"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7" name="Téglalap 647"/>
                              <wps:cNvSpPr/>
                              <wps:spPr>
                                <a:xfrm>
                                  <a:off x="9906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43ED2" w14:textId="77777777" w:rsidR="00B92C93" w:rsidRDefault="00B92C93"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8" name="Téglalap 648"/>
                              <wps:cNvSpPr/>
                              <wps:spPr>
                                <a:xfrm>
                                  <a:off x="12382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A7599" w14:textId="77777777" w:rsidR="00B92C93" w:rsidRDefault="00B92C93"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9" name="Téglalap 649"/>
                              <wps:cNvSpPr/>
                              <wps:spPr>
                                <a:xfrm>
                                  <a:off x="19812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3E169" w14:textId="77777777" w:rsidR="00B92C93" w:rsidRDefault="00B92C93"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Téglalap 650"/>
                              <wps:cNvSpPr/>
                              <wps:spPr>
                                <a:xfrm>
                                  <a:off x="22288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73178" w14:textId="77777777" w:rsidR="00B92C93" w:rsidRDefault="00B92C93"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1" name="Téglalap 651"/>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A77990" w14:textId="77777777" w:rsidR="00B92C93" w:rsidRDefault="00B92C93"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 name="Téglalap 652"/>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D29FCE" w14:textId="77777777" w:rsidR="00B92C93" w:rsidRDefault="00B92C93"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4" name="Villám 654"/>
                            <wps:cNvSpPr/>
                            <wps:spPr>
                              <a:xfrm>
                                <a:off x="933450"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57" name="Csoportba foglalás 657"/>
                          <wpg:cNvGrpSpPr/>
                          <wpg:grpSpPr>
                            <a:xfrm>
                              <a:off x="2981325" y="390525"/>
                              <a:ext cx="2476500" cy="323850"/>
                              <a:chOff x="0" y="0"/>
                              <a:chExt cx="2476500" cy="324000"/>
                            </a:xfrm>
                          </wpg:grpSpPr>
                          <wps:wsp>
                            <wps:cNvPr id="658" name="Téglalap 658"/>
                            <wps:cNvSpPr/>
                            <wps:spPr>
                              <a:xfrm>
                                <a:off x="4953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D824FC" w14:textId="77777777" w:rsidR="00B92C93" w:rsidRDefault="00B92C93"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9" name="Téglalap 659"/>
                            <wps:cNvSpPr/>
                            <wps:spPr>
                              <a:xfrm>
                                <a:off x="7429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7F7B5D" w14:textId="77777777" w:rsidR="00B92C93" w:rsidRDefault="00B92C93"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0" name="Téglalap 660"/>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9BFFD" w14:textId="77777777" w:rsidR="00B92C93" w:rsidRDefault="00B92C93"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1" name="Téglalap 661"/>
                            <wps:cNvSpPr/>
                            <wps:spPr>
                              <a:xfrm>
                                <a:off x="2476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AC4A9A" w14:textId="77777777" w:rsidR="00B92C93" w:rsidRDefault="00B92C93"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2" name="Téglalap 662"/>
                            <wps:cNvSpPr/>
                            <wps:spPr>
                              <a:xfrm>
                                <a:off x="9906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8E9CEA" w14:textId="77777777" w:rsidR="00B92C93" w:rsidRDefault="00B92C93"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Téglalap 663"/>
                            <wps:cNvSpPr/>
                            <wps:spPr>
                              <a:xfrm>
                                <a:off x="12382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D0F6D1" w14:textId="77777777" w:rsidR="00B92C93" w:rsidRDefault="00B92C93"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 name="Téglalap 664"/>
                            <wps:cNvSpPr/>
                            <wps:spPr>
                              <a:xfrm>
                                <a:off x="19812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D4268F" w14:textId="77777777" w:rsidR="00B92C93" w:rsidRDefault="00B92C93"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 name="Téglalap 665"/>
                            <wps:cNvSpPr/>
                            <wps:spPr>
                              <a:xfrm>
                                <a:off x="22288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5A245" w14:textId="77777777" w:rsidR="00B92C93" w:rsidRDefault="00B92C93"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6" name="Téglalap 666"/>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5CB8AD" w14:textId="77777777" w:rsidR="00B92C93" w:rsidRDefault="00B92C93"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 name="Téglalap 667"/>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B2A730" w14:textId="77777777" w:rsidR="00B92C93" w:rsidRDefault="00B92C93"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V relativeFrom="margin">
                  <wp14:pctHeight>0</wp14:pctHeight>
                </wp14:sizeRelV>
              </wp:anchor>
            </w:drawing>
          </mc:Choice>
          <mc:Fallback>
            <w:pict>
              <v:group w14:anchorId="392EF5DE" id="Csoportba foglalás 700" o:spid="_x0000_s1548" style="position:absolute;left:0;text-align:left;margin-left:3.45pt;margin-top:44.3pt;width:429.75pt;height:56.25pt;z-index:251641856;mso-position-horizontal-relative:text;mso-position-vertical-relative:text;mso-height-relative:margin" coordsize="54578,7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">
                <v:shape id="Egyenes összekötő nyíllal 669" o:spid="_x0000_s1549" type="#_x0000_t32" style="position:absolute;left:25622;top:5429;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" strokecolor="black [3200]" strokeweight=".5pt">
                  <v:stroke endarrow="block" joinstyle="miter"/>
                </v:shape>
                <v:group id="Csoportba foglalás 670" o:spid="_x0000_s1550"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">
                  <v:group id="Csoportba foglalás 655" o:spid="_x0000_s1551" style="position:absolute;width:24765;height:7143" coordsize="24765,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">
                    <v:group id="Csoportba foglalás 653" o:spid="_x0000_s1552" style="position:absolute;top:3905;width:24765;height:3238"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">
                      <v:rect id="Téglalap 643" o:spid="_x0000_s1553"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" fillcolor="white [3212]" strokecolor="black [3213]" strokeweight="1pt">
                        <v:textbox>
                          <w:txbxContent>
                            <w:p w14:paraId="716107B8" w14:textId="77777777" w:rsidR="00B92C93" w:rsidRDefault="00B92C93" w:rsidP="0001211D">
                              <w:pPr>
                                <w:jc w:val="center"/>
                              </w:pPr>
                              <w:r>
                                <w:t>0</w:t>
                              </w:r>
                            </w:p>
                          </w:txbxContent>
                        </v:textbox>
                      </v:rect>
                      <v:rect id="Téglalap 644" o:spid="_x0000_s1554" style="position:absolute;left:7429;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" fillcolor="white [3212]" strokecolor="black [3213]" strokeweight="1pt">
                        <v:textbox>
                          <w:txbxContent>
                            <w:p w14:paraId="5BC728D5" w14:textId="77777777" w:rsidR="00B92C93" w:rsidRDefault="00B92C93" w:rsidP="0001211D">
                              <w:pPr>
                                <w:jc w:val="center"/>
                              </w:pPr>
                              <w:r>
                                <w:t>0</w:t>
                              </w:r>
                            </w:p>
                          </w:txbxContent>
                        </v:textbox>
                      </v:rect>
                      <v:rect id="Téglalap 645" o:spid="_x0000_s1555"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" fillcolor="white [3212]" strokecolor="black [3213]" strokeweight="1pt">
                        <v:textbox>
                          <w:txbxContent>
                            <w:p w14:paraId="1362A224" w14:textId="77777777" w:rsidR="00B92C93" w:rsidRDefault="00B92C93" w:rsidP="0001211D">
                              <w:pPr>
                                <w:jc w:val="center"/>
                              </w:pPr>
                              <w:r>
                                <w:t>1</w:t>
                              </w:r>
                            </w:p>
                          </w:txbxContent>
                        </v:textbox>
                      </v:rect>
                      <v:rect id="Téglalap 646" o:spid="_x0000_s1556"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" fillcolor="white [3212]" strokecolor="black [3213]" strokeweight="1pt">
                        <v:textbox>
                          <w:txbxContent>
                            <w:p w14:paraId="0C694B0F" w14:textId="77777777" w:rsidR="00B92C93" w:rsidRDefault="00B92C93" w:rsidP="0001211D">
                              <w:pPr>
                                <w:jc w:val="center"/>
                              </w:pPr>
                              <w:r>
                                <w:t>0</w:t>
                              </w:r>
                            </w:p>
                          </w:txbxContent>
                        </v:textbox>
                      </v:rect>
                      <v:rect id="Téglalap 647" o:spid="_x0000_s1557"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" fillcolor="white [3212]" strokecolor="black [3213]" strokeweight="1pt">
                        <v:textbox>
                          <w:txbxContent>
                            <w:p w14:paraId="1AB43ED2" w14:textId="77777777" w:rsidR="00B92C93" w:rsidRDefault="00B92C93" w:rsidP="0001211D">
                              <w:pPr>
                                <w:jc w:val="center"/>
                              </w:pPr>
                              <w:r>
                                <w:t>1</w:t>
                              </w:r>
                            </w:p>
                          </w:txbxContent>
                        </v:textbox>
                      </v:rect>
                      <v:rect id="Téglalap 648" o:spid="_x0000_s1558"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" fillcolor="white [3212]" strokecolor="black [3213]" strokeweight="1pt">
                        <v:textbox>
                          <w:txbxContent>
                            <w:p w14:paraId="549A7599" w14:textId="77777777" w:rsidR="00B92C93" w:rsidRDefault="00B92C93" w:rsidP="0001211D">
                              <w:pPr>
                                <w:jc w:val="center"/>
                              </w:pPr>
                              <w:r>
                                <w:t>1</w:t>
                              </w:r>
                            </w:p>
                          </w:txbxContent>
                        </v:textbox>
                      </v:rect>
                      <v:rect id="Téglalap 649" o:spid="_x0000_s1559"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" fillcolor="white [3212]" strokecolor="black [3213]" strokeweight="1pt">
                        <v:textbox>
                          <w:txbxContent>
                            <w:p w14:paraId="07F3E169" w14:textId="77777777" w:rsidR="00B92C93" w:rsidRDefault="00B92C93" w:rsidP="0001211D">
                              <w:pPr>
                                <w:jc w:val="center"/>
                              </w:pPr>
                              <w:r>
                                <w:t>1</w:t>
                              </w:r>
                            </w:p>
                          </w:txbxContent>
                        </v:textbox>
                      </v:rect>
                      <v:rect id="Téglalap 650" o:spid="_x0000_s1560"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" fillcolor="white [3212]" strokecolor="black [3213]" strokeweight="1pt">
                        <v:textbox>
                          <w:txbxContent>
                            <w:p w14:paraId="56273178" w14:textId="77777777" w:rsidR="00B92C93" w:rsidRDefault="00B92C93" w:rsidP="0001211D">
                              <w:pPr>
                                <w:jc w:val="center"/>
                              </w:pPr>
                              <w:r>
                                <w:t>1</w:t>
                              </w:r>
                            </w:p>
                          </w:txbxContent>
                        </v:textbox>
                      </v:rect>
                      <v:rect id="Téglalap 651" o:spid="_x0000_s1561"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" fillcolor="white [3212]" strokecolor="black [3213]" strokeweight="1pt">
                        <v:textbox>
                          <w:txbxContent>
                            <w:p w14:paraId="2DA77990" w14:textId="77777777" w:rsidR="00B92C93" w:rsidRDefault="00B92C93" w:rsidP="0001211D">
                              <w:pPr>
                                <w:jc w:val="center"/>
                              </w:pPr>
                              <w:r>
                                <w:t>0</w:t>
                              </w:r>
                            </w:p>
                          </w:txbxContent>
                        </v:textbox>
                      </v:rect>
                      <v:rect id="Téglalap 652" o:spid="_x0000_s1562"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" fillcolor="white [3212]" strokecolor="black [3213]" strokeweight="1pt">
                        <v:textbox>
                          <w:txbxContent>
                            <w:p w14:paraId="56D29FCE" w14:textId="77777777" w:rsidR="00B92C93" w:rsidRDefault="00B92C93" w:rsidP="0001211D">
                              <w:pPr>
                                <w:jc w:val="center"/>
                              </w:pPr>
                              <w:r>
                                <w:t>1</w:t>
                              </w:r>
                            </w:p>
                          </w:txbxContent>
                        </v:textbox>
                      </v:rect>
                    </v:group>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Villám 654" o:spid="_x0000_s1563" type="#_x0000_t73" style="position:absolute;left:9334;width:247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" fillcolor="white [3212]" strokecolor="black [3213]" strokeweight="1pt"/>
                  </v:group>
                  <v:group id="Csoportba foglalás 657" o:spid="_x0000_s1564" style="position:absolute;left:29813;top:3905;width:24765;height:3238"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rect id="Téglalap 658" o:spid="_x0000_s1565"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" fillcolor="white [3212]" strokecolor="black [3213]" strokeweight="1pt">
                      <v:textbox>
                        <w:txbxContent>
                          <w:p w14:paraId="43D824FC" w14:textId="77777777" w:rsidR="00B92C93" w:rsidRDefault="00B92C93" w:rsidP="0001211D">
                            <w:pPr>
                              <w:jc w:val="center"/>
                            </w:pPr>
                            <w:r>
                              <w:t>0</w:t>
                            </w:r>
                          </w:p>
                        </w:txbxContent>
                      </v:textbox>
                    </v:rect>
                    <v:rect id="Téglalap 659" o:spid="_x0000_s1566" style="position:absolute;left:7429;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" fillcolor="white [3212]" strokecolor="black [3213]" strokeweight="1pt">
                      <v:textbox>
                        <w:txbxContent>
                          <w:p w14:paraId="327F7B5D" w14:textId="77777777" w:rsidR="00B92C93" w:rsidRDefault="00B92C93" w:rsidP="0001211D">
                            <w:pPr>
                              <w:jc w:val="center"/>
                            </w:pPr>
                            <w:r>
                              <w:t>0</w:t>
                            </w:r>
                          </w:p>
                        </w:txbxContent>
                      </v:textbox>
                    </v:rect>
                    <v:rect id="Téglalap 660" o:spid="_x0000_s1567"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" fillcolor="white [3212]" strokecolor="black [3213]" strokeweight="1pt">
                      <v:textbox>
                        <w:txbxContent>
                          <w:p w14:paraId="7429BFFD" w14:textId="77777777" w:rsidR="00B92C93" w:rsidRDefault="00B92C93" w:rsidP="0001211D">
                            <w:pPr>
                              <w:jc w:val="center"/>
                            </w:pPr>
                            <w:r>
                              <w:t>1</w:t>
                            </w:r>
                          </w:p>
                        </w:txbxContent>
                      </v:textbox>
                    </v:rect>
                    <v:rect id="Téglalap 661" o:spid="_x0000_s1568"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" fillcolor="white [3212]" strokecolor="black [3213]" strokeweight="1pt">
                      <v:textbox>
                        <w:txbxContent>
                          <w:p w14:paraId="0FAC4A9A" w14:textId="77777777" w:rsidR="00B92C93" w:rsidRDefault="00B92C93" w:rsidP="0001211D">
                            <w:pPr>
                              <w:jc w:val="center"/>
                            </w:pPr>
                            <w:r>
                              <w:t>0</w:t>
                            </w:r>
                          </w:p>
                        </w:txbxContent>
                      </v:textbox>
                    </v:rect>
                    <v:rect id="Téglalap 662" o:spid="_x0000_s1569"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" fillcolor="white [3212]" strokecolor="black [3213]" strokeweight="1pt">
                      <v:textbox>
                        <w:txbxContent>
                          <w:p w14:paraId="7C8E9CEA" w14:textId="77777777" w:rsidR="00B92C93" w:rsidRDefault="00B92C93" w:rsidP="0001211D">
                            <w:pPr>
                              <w:jc w:val="center"/>
                            </w:pPr>
                            <w:r>
                              <w:t>0</w:t>
                            </w:r>
                          </w:p>
                        </w:txbxContent>
                      </v:textbox>
                    </v:rect>
                    <v:rect id="Téglalap 663" o:spid="_x0000_s1570"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" fillcolor="white [3212]" strokecolor="black [3213]" strokeweight="1pt">
                      <v:textbox>
                        <w:txbxContent>
                          <w:p w14:paraId="16D0F6D1" w14:textId="77777777" w:rsidR="00B92C93" w:rsidRDefault="00B92C93" w:rsidP="0001211D">
                            <w:pPr>
                              <w:jc w:val="center"/>
                            </w:pPr>
                            <w:r>
                              <w:t>1</w:t>
                            </w:r>
                          </w:p>
                        </w:txbxContent>
                      </v:textbox>
                    </v:rect>
                    <v:rect id="Téglalap 664" o:spid="_x0000_s1571"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" fillcolor="white [3212]" strokecolor="black [3213]" strokeweight="1pt">
                      <v:textbox>
                        <w:txbxContent>
                          <w:p w14:paraId="40D4268F" w14:textId="77777777" w:rsidR="00B92C93" w:rsidRDefault="00B92C93" w:rsidP="0001211D">
                            <w:pPr>
                              <w:jc w:val="center"/>
                            </w:pPr>
                            <w:r>
                              <w:t>1</w:t>
                            </w:r>
                          </w:p>
                        </w:txbxContent>
                      </v:textbox>
                    </v:rect>
                    <v:rect id="Téglalap 665" o:spid="_x0000_s1572"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" fillcolor="white [3212]" strokecolor="black [3213]" strokeweight="1pt">
                      <v:textbox>
                        <w:txbxContent>
                          <w:p w14:paraId="6CE5A245" w14:textId="77777777" w:rsidR="00B92C93" w:rsidRDefault="00B92C93" w:rsidP="0001211D">
                            <w:pPr>
                              <w:jc w:val="center"/>
                            </w:pPr>
                            <w:r>
                              <w:t>1</w:t>
                            </w:r>
                          </w:p>
                        </w:txbxContent>
                      </v:textbox>
                    </v:rect>
                    <v:rect id="Téglalap 666" o:spid="_x0000_s1573"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" fillcolor="white [3212]" strokecolor="black [3213]" strokeweight="1pt">
                      <v:textbox>
                        <w:txbxContent>
                          <w:p w14:paraId="4D5CB8AD" w14:textId="77777777" w:rsidR="00B92C93" w:rsidRDefault="00B92C93" w:rsidP="0001211D">
                            <w:pPr>
                              <w:jc w:val="center"/>
                            </w:pPr>
                            <w:r>
                              <w:t>0</w:t>
                            </w:r>
                          </w:p>
                        </w:txbxContent>
                      </v:textbox>
                    </v:rect>
                    <v:rect id="Téglalap 667" o:spid="_x0000_s1574"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" fillcolor="white [3212]" strokecolor="black [3213]" strokeweight="1pt">
                      <v:textbox>
                        <w:txbxContent>
                          <w:p w14:paraId="34B2A730" w14:textId="77777777" w:rsidR="00B92C93" w:rsidRDefault="00B92C93" w:rsidP="0001211D">
                            <w:pPr>
                              <w:jc w:val="center"/>
                            </w:pPr>
                            <w:r>
                              <w:t>1</w:t>
                            </w:r>
                          </w:p>
                        </w:txbxContent>
                      </v:textbox>
                    </v:rect>
                  </v:group>
                </v:group>
                <w10:wrap type="topAndBottom"/>
              </v:group>
            </w:pict>
          </mc:Fallback>
        </mc:AlternateContent>
      </w:r>
      <w:r w:rsidR="00BD5D0F">
        <w:t>A mutáció lényege, hogy a meglévő p</w:t>
      </w:r>
      <w:r w:rsidR="00CA4205">
        <w:t>opulációból kis valószínűséggel</w:t>
      </w:r>
      <w:r w:rsidR="00BD5D0F">
        <w:t xml:space="preserve"> módosítsa a kromoszómák értékét, ezáltal segítve a keresési tér eddig fel nem fedezett területeit felkutatni.</w:t>
      </w:r>
      <w:r w:rsidR="00A14B1C">
        <w:t xml:space="preserve"> Mutáció lehet például</w:t>
      </w:r>
      <w:r w:rsidR="00196C62">
        <w:t xml:space="preserve"> bitsztringek esetén</w:t>
      </w:r>
      <w:r w:rsidR="00A14B1C">
        <w:t xml:space="preserve"> egy </w:t>
      </w:r>
      <w:r w:rsidR="004602EE">
        <w:t xml:space="preserve">kiválasztott gén értékének véletlenszerű megváltoztatása, vagy minden gén értékének kis valószínűséggel való </w:t>
      </w:r>
      <w:r w:rsidR="00F066DB">
        <w:t>módosítása</w:t>
      </w:r>
      <w:r w:rsidR="004602EE">
        <w:t>.</w:t>
      </w:r>
      <w:r w:rsidR="0001211D" w:rsidRPr="0001211D">
        <w:rPr>
          <w:noProof/>
          <w:lang w:eastAsia="hu-HU" w:bidi="ar-SA"/>
        </w:rPr>
        <w:t xml:space="preserve"> </w:t>
      </w:r>
    </w:p>
    <w:p w14:paraId="76C6F3E3" w14:textId="69D308F3" w:rsidR="001957B0" w:rsidRDefault="00620F6F" w:rsidP="001957B0">
      <w:pPr>
        <w:pStyle w:val="SzDSzvegTrzs"/>
      </w:pPr>
      <w:r>
        <w:rPr>
          <w:noProof/>
          <w:lang w:eastAsia="hu-HU" w:bidi="ar-SA"/>
        </w:rPr>
        <mc:AlternateContent>
          <mc:Choice Requires="wps">
            <w:drawing>
              <wp:anchor distT="0" distB="0" distL="114300" distR="114300" simplePos="0" relativeHeight="251863040" behindDoc="0" locked="0" layoutInCell="1" allowOverlap="1" wp14:anchorId="600B4BF6" wp14:editId="07FC34FD">
                <wp:simplePos x="0" y="0"/>
                <wp:positionH relativeFrom="column">
                  <wp:posOffset>43815</wp:posOffset>
                </wp:positionH>
                <wp:positionV relativeFrom="paragraph">
                  <wp:posOffset>2579370</wp:posOffset>
                </wp:positionV>
                <wp:extent cx="5457825" cy="635"/>
                <wp:effectExtent l="0" t="0" r="0" b="0"/>
                <wp:wrapTopAndBottom/>
                <wp:docPr id="489" name="Szövegdoboz 489"/>
                <wp:cNvGraphicFramePr/>
                <a:graphic xmlns:a="http://schemas.openxmlformats.org/drawingml/2006/main">
                  <a:graphicData uri="http://schemas.microsoft.com/office/word/2010/wordprocessingShape">
                    <wps:wsp>
                      <wps:cNvSpPr txBox="1"/>
                      <wps:spPr>
                        <a:xfrm>
                          <a:off x="0" y="0"/>
                          <a:ext cx="5457825" cy="635"/>
                        </a:xfrm>
                        <a:prstGeom prst="rect">
                          <a:avLst/>
                        </a:prstGeom>
                        <a:solidFill>
                          <a:prstClr val="white"/>
                        </a:solidFill>
                        <a:ln>
                          <a:noFill/>
                        </a:ln>
                      </wps:spPr>
                      <wps:txbx>
                        <w:txbxContent>
                          <w:p w14:paraId="4F6ED44A" w14:textId="22245762" w:rsidR="00B92C93" w:rsidRPr="00BF2C98" w:rsidRDefault="00B92C93" w:rsidP="00620F6F">
                            <w:pPr>
                              <w:pStyle w:val="SzKpalrs"/>
                            </w:pPr>
                            <w:r>
                              <w:fldChar w:fldCharType="begin"/>
                            </w:r>
                            <w:r>
                              <w:instrText xml:space="preserve"> SEQ ábra \* ARABIC </w:instrText>
                            </w:r>
                            <w:r>
                              <w:fldChar w:fldCharType="separate"/>
                            </w:r>
                            <w:bookmarkStart w:id="41" w:name="_Toc6346905"/>
                            <w:r w:rsidR="00065E77">
                              <w:t>11</w:t>
                            </w:r>
                            <w:r>
                              <w:fldChar w:fldCharType="end"/>
                            </w:r>
                            <w:r>
                              <w:t xml:space="preserve">. ábra: </w:t>
                            </w:r>
                            <w:r w:rsidRPr="00525C07">
                              <w:t>Gén értékek cseréje és az inverzió</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B4BF6" id="Szövegdoboz 489" o:spid="_x0000_s1575" type="#_x0000_t202" style="position:absolute;left:0;text-align:left;margin-left:3.45pt;margin-top:203.1pt;width:429.7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" stroked="f">
                <v:textbox style="mso-fit-shape-to-text:t" inset="0,0,0,0">
                  <w:txbxContent>
                    <w:p w14:paraId="4F6ED44A" w14:textId="22245762" w:rsidR="00B92C93" w:rsidRPr="00BF2C98" w:rsidRDefault="00B92C93" w:rsidP="00620F6F">
                      <w:pPr>
                        <w:pStyle w:val="SzKpalrs"/>
                      </w:pPr>
                      <w:r>
                        <w:fldChar w:fldCharType="begin"/>
                      </w:r>
                      <w:r>
                        <w:instrText xml:space="preserve"> SEQ ábra \* ARABIC </w:instrText>
                      </w:r>
                      <w:r>
                        <w:fldChar w:fldCharType="separate"/>
                      </w:r>
                      <w:bookmarkStart w:id="42" w:name="_Toc6346905"/>
                      <w:r w:rsidR="00065E77">
                        <w:t>11</w:t>
                      </w:r>
                      <w:r>
                        <w:fldChar w:fldCharType="end"/>
                      </w:r>
                      <w:r>
                        <w:t xml:space="preserve">. ábra: </w:t>
                      </w:r>
                      <w:r w:rsidRPr="00525C07">
                        <w:t>Gén értékek cseréje és az inverzió</w:t>
                      </w:r>
                      <w:bookmarkEnd w:id="42"/>
                    </w:p>
                  </w:txbxContent>
                </v:textbox>
                <w10:wrap type="topAndBottom"/>
              </v:shape>
            </w:pict>
          </mc:Fallback>
        </mc:AlternateContent>
      </w:r>
      <w:r>
        <w:rPr>
          <w:noProof/>
          <w:lang w:eastAsia="hu-HU" w:bidi="ar-SA"/>
        </w:rPr>
        <mc:AlternateContent>
          <mc:Choice Requires="wpg">
            <w:drawing>
              <wp:anchor distT="0" distB="0" distL="114300" distR="114300" simplePos="0" relativeHeight="251655168" behindDoc="0" locked="0" layoutInCell="1" allowOverlap="1" wp14:anchorId="08C5C9E7" wp14:editId="718985F4">
                <wp:simplePos x="0" y="0"/>
                <wp:positionH relativeFrom="column">
                  <wp:posOffset>43815</wp:posOffset>
                </wp:positionH>
                <wp:positionV relativeFrom="paragraph">
                  <wp:posOffset>1036320</wp:posOffset>
                </wp:positionV>
                <wp:extent cx="5457825" cy="1485900"/>
                <wp:effectExtent l="0" t="19050" r="28575" b="19050"/>
                <wp:wrapTopAndBottom/>
                <wp:docPr id="745" name="Csoportba foglalás 745"/>
                <wp:cNvGraphicFramePr/>
                <a:graphic xmlns:a="http://schemas.openxmlformats.org/drawingml/2006/main">
                  <a:graphicData uri="http://schemas.microsoft.com/office/word/2010/wordprocessingGroup">
                    <wpg:wgp>
                      <wpg:cNvGrpSpPr/>
                      <wpg:grpSpPr>
                        <a:xfrm>
                          <a:off x="0" y="0"/>
                          <a:ext cx="5457825" cy="1485900"/>
                          <a:chOff x="0" y="0"/>
                          <a:chExt cx="5457825" cy="1485900"/>
                        </a:xfrm>
                      </wpg:grpSpPr>
                      <wpg:grpSp>
                        <wpg:cNvPr id="744" name="Csoportba foglalás 744"/>
                        <wpg:cNvGrpSpPr/>
                        <wpg:grpSpPr>
                          <a:xfrm>
                            <a:off x="0" y="0"/>
                            <a:ext cx="5457825" cy="714375"/>
                            <a:chOff x="0" y="0"/>
                            <a:chExt cx="5457825" cy="714375"/>
                          </a:xfrm>
                        </wpg:grpSpPr>
                        <wpg:grpSp>
                          <wpg:cNvPr id="714" name="Csoportba foglalás 714"/>
                          <wpg:cNvGrpSpPr/>
                          <wpg:grpSpPr>
                            <a:xfrm>
                              <a:off x="0" y="0"/>
                              <a:ext cx="5457825" cy="714375"/>
                              <a:chOff x="0" y="0"/>
                              <a:chExt cx="5457825" cy="714375"/>
                            </a:xfrm>
                          </wpg:grpSpPr>
                          <wpg:grpSp>
                            <wpg:cNvPr id="676" name="Csoportba foglalás 676"/>
                            <wpg:cNvGrpSpPr/>
                            <wpg:grpSpPr>
                              <a:xfrm>
                                <a:off x="0" y="390525"/>
                                <a:ext cx="2476500" cy="323850"/>
                                <a:chOff x="0" y="0"/>
                                <a:chExt cx="2476500" cy="324000"/>
                              </a:xfrm>
                            </wpg:grpSpPr>
                            <wps:wsp>
                              <wps:cNvPr id="677" name="Téglalap 677"/>
                              <wps:cNvSpPr/>
                              <wps:spPr>
                                <a:xfrm>
                                  <a:off x="4953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2B8DFB" w14:textId="77777777" w:rsidR="00B92C93" w:rsidRDefault="00B92C93"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8" name="Téglalap 678"/>
                              <wps:cNvSpPr/>
                              <wps:spPr>
                                <a:xfrm>
                                  <a:off x="7429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5F6DFD" w14:textId="77777777" w:rsidR="00B92C93" w:rsidRDefault="00B92C93"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9" name="Téglalap 679"/>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342073" w14:textId="77777777" w:rsidR="00B92C93" w:rsidRDefault="00B92C93"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 name="Téglalap 680"/>
                              <wps:cNvSpPr/>
                              <wps:spPr>
                                <a:xfrm>
                                  <a:off x="2476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74004" w14:textId="77777777" w:rsidR="00B92C93" w:rsidRDefault="00B92C93"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1" name="Téglalap 681"/>
                              <wps:cNvSpPr/>
                              <wps:spPr>
                                <a:xfrm>
                                  <a:off x="9906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ADD59B" w14:textId="77777777" w:rsidR="00B92C93" w:rsidRDefault="00B92C93"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2" name="Téglalap 682"/>
                              <wps:cNvSpPr/>
                              <wps:spPr>
                                <a:xfrm>
                                  <a:off x="12382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E6A964" w14:textId="77777777" w:rsidR="00B92C93" w:rsidRDefault="00B92C93"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3" name="Téglalap 683"/>
                              <wps:cNvSpPr/>
                              <wps:spPr>
                                <a:xfrm>
                                  <a:off x="19812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2CF9CB" w14:textId="77777777" w:rsidR="00B92C93" w:rsidRDefault="00B92C93"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 name="Téglalap 684"/>
                              <wps:cNvSpPr/>
                              <wps:spPr>
                                <a:xfrm>
                                  <a:off x="22288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7FCFAE" w14:textId="77777777" w:rsidR="00B92C93" w:rsidRDefault="00B92C93"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5" name="Téglalap 685"/>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E273D" w14:textId="77777777" w:rsidR="00B92C93" w:rsidRDefault="00B92C93"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 name="Téglalap 686"/>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B1F64" w14:textId="77777777" w:rsidR="00B92C93" w:rsidRDefault="00B92C93"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87" name="Villám 687"/>
                            <wps:cNvSpPr/>
                            <wps:spPr>
                              <a:xfrm>
                                <a:off x="933450"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1" name="Villám 701"/>
                            <wps:cNvSpPr/>
                            <wps:spPr>
                              <a:xfrm>
                                <a:off x="1914525"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13" name="Csoportba foglalás 713"/>
                            <wpg:cNvGrpSpPr/>
                            <wpg:grpSpPr>
                              <a:xfrm>
                                <a:off x="2981325" y="390525"/>
                                <a:ext cx="2476500" cy="323850"/>
                                <a:chOff x="0" y="0"/>
                                <a:chExt cx="2476500" cy="323850"/>
                              </a:xfrm>
                            </wpg:grpSpPr>
                            <wps:wsp>
                              <wps:cNvPr id="703" name="Téglalap 703"/>
                              <wps:cNvSpPr/>
                              <wps:spPr>
                                <a:xfrm>
                                  <a:off x="4953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326D19" w14:textId="77777777" w:rsidR="00B92C93" w:rsidRDefault="00B92C93"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 name="Téglalap 704"/>
                              <wps:cNvSpPr/>
                              <wps:spPr>
                                <a:xfrm>
                                  <a:off x="7429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8F52A" w14:textId="77777777" w:rsidR="00B92C93" w:rsidRDefault="00B92C93"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5" name="Téglalap 705"/>
                              <wps:cNvSpPr/>
                              <wps:spPr>
                                <a:xfrm>
                                  <a:off x="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342090" w14:textId="77777777" w:rsidR="00B92C93" w:rsidRDefault="00B92C93"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6" name="Téglalap 706"/>
                              <wps:cNvSpPr/>
                              <wps:spPr>
                                <a:xfrm>
                                  <a:off x="2476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4A1F40" w14:textId="77777777" w:rsidR="00B92C93" w:rsidRDefault="00B92C93"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 name="Téglalap 707"/>
                              <wps:cNvSpPr/>
                              <wps:spPr>
                                <a:xfrm>
                                  <a:off x="9906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9FAD34" w14:textId="77777777" w:rsidR="00B92C93" w:rsidRDefault="00B92C93"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 name="Téglalap 708"/>
                              <wps:cNvSpPr/>
                              <wps:spPr>
                                <a:xfrm>
                                  <a:off x="12382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C3B71" w14:textId="77777777" w:rsidR="00B92C93" w:rsidRDefault="00B92C93"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 name="Téglalap 709"/>
                              <wps:cNvSpPr/>
                              <wps:spPr>
                                <a:xfrm>
                                  <a:off x="19812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7C9C42" w14:textId="77777777" w:rsidR="00B92C93" w:rsidRDefault="00B92C93"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0" name="Téglalap 710"/>
                              <wps:cNvSpPr/>
                              <wps:spPr>
                                <a:xfrm>
                                  <a:off x="22288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12A8D" w14:textId="77777777" w:rsidR="00B92C93" w:rsidRDefault="00B92C93"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 name="Téglalap 711"/>
                              <wps:cNvSpPr/>
                              <wps:spPr>
                                <a:xfrm>
                                  <a:off x="14859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06658B" w14:textId="77777777" w:rsidR="00B92C93" w:rsidRDefault="00B92C93"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2" name="Téglalap 712"/>
                              <wps:cNvSpPr/>
                              <wps:spPr>
                                <a:xfrm>
                                  <a:off x="17335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C5B7A4" w14:textId="77777777" w:rsidR="00B92C93" w:rsidRDefault="00B92C93"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41" name="Egyenes összekötő nyíllal 741"/>
                          <wps:cNvCnPr/>
                          <wps:spPr>
                            <a:xfrm>
                              <a:off x="2562225" y="561975"/>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743" name="Csoportba foglalás 743"/>
                        <wpg:cNvGrpSpPr/>
                        <wpg:grpSpPr>
                          <a:xfrm>
                            <a:off x="0" y="771525"/>
                            <a:ext cx="5457825" cy="714375"/>
                            <a:chOff x="0" y="0"/>
                            <a:chExt cx="5457825" cy="714375"/>
                          </a:xfrm>
                        </wpg:grpSpPr>
                        <wpg:grpSp>
                          <wpg:cNvPr id="715" name="Csoportba foglalás 715"/>
                          <wpg:cNvGrpSpPr/>
                          <wpg:grpSpPr>
                            <a:xfrm>
                              <a:off x="0" y="0"/>
                              <a:ext cx="5457825" cy="714375"/>
                              <a:chOff x="0" y="0"/>
                              <a:chExt cx="5457825" cy="714375"/>
                            </a:xfrm>
                          </wpg:grpSpPr>
                          <wpg:grpSp>
                            <wpg:cNvPr id="716" name="Csoportba foglalás 716"/>
                            <wpg:cNvGrpSpPr/>
                            <wpg:grpSpPr>
                              <a:xfrm>
                                <a:off x="0" y="390525"/>
                                <a:ext cx="2476500" cy="323850"/>
                                <a:chOff x="0" y="0"/>
                                <a:chExt cx="2476500" cy="324000"/>
                              </a:xfrm>
                            </wpg:grpSpPr>
                            <wps:wsp>
                              <wps:cNvPr id="717" name="Téglalap 717"/>
                              <wps:cNvSpPr/>
                              <wps:spPr>
                                <a:xfrm>
                                  <a:off x="4953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E28915" w14:textId="77777777" w:rsidR="00B92C93" w:rsidRDefault="00B92C93"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 name="Téglalap 718"/>
                              <wps:cNvSpPr/>
                              <wps:spPr>
                                <a:xfrm>
                                  <a:off x="7429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CB0144" w14:textId="77777777" w:rsidR="00B92C93" w:rsidRDefault="00B92C93"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 name="Téglalap 719"/>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0BD1F2" w14:textId="77777777" w:rsidR="00B92C93" w:rsidRDefault="00B92C93"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0" name="Téglalap 720"/>
                              <wps:cNvSpPr/>
                              <wps:spPr>
                                <a:xfrm>
                                  <a:off x="2476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C70F1A" w14:textId="77777777" w:rsidR="00B92C93" w:rsidRDefault="00B92C93"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1" name="Téglalap 721"/>
                              <wps:cNvSpPr/>
                              <wps:spPr>
                                <a:xfrm>
                                  <a:off x="9906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74FAF" w14:textId="77777777" w:rsidR="00B92C93" w:rsidRDefault="00B92C93"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2" name="Téglalap 722"/>
                              <wps:cNvSpPr/>
                              <wps:spPr>
                                <a:xfrm>
                                  <a:off x="12382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9CC98E" w14:textId="77777777" w:rsidR="00B92C93" w:rsidRDefault="00B92C93"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 name="Téglalap 723"/>
                              <wps:cNvSpPr/>
                              <wps:spPr>
                                <a:xfrm>
                                  <a:off x="19812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CC101D" w14:textId="77777777" w:rsidR="00B92C93" w:rsidRDefault="00B92C93"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4" name="Téglalap 724"/>
                              <wps:cNvSpPr/>
                              <wps:spPr>
                                <a:xfrm>
                                  <a:off x="22288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089779" w14:textId="77777777" w:rsidR="00B92C93" w:rsidRDefault="00B92C93"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5" name="Téglalap 725"/>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75A97C" w14:textId="77777777" w:rsidR="00B92C93" w:rsidRDefault="00B92C93"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 name="Téglalap 726"/>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39F57" w14:textId="77777777" w:rsidR="00B92C93" w:rsidRDefault="00B92C93"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27" name="Villám 727"/>
                            <wps:cNvSpPr/>
                            <wps:spPr>
                              <a:xfrm>
                                <a:off x="933450"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 name="Villám 728"/>
                            <wps:cNvSpPr/>
                            <wps:spPr>
                              <a:xfrm>
                                <a:off x="1914525"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29" name="Csoportba foglalás 729"/>
                            <wpg:cNvGrpSpPr/>
                            <wpg:grpSpPr>
                              <a:xfrm>
                                <a:off x="2981325" y="390525"/>
                                <a:ext cx="2476500" cy="323850"/>
                                <a:chOff x="0" y="0"/>
                                <a:chExt cx="2476500" cy="323850"/>
                              </a:xfrm>
                            </wpg:grpSpPr>
                            <wps:wsp>
                              <wps:cNvPr id="730" name="Téglalap 730"/>
                              <wps:cNvSpPr/>
                              <wps:spPr>
                                <a:xfrm>
                                  <a:off x="4953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816396" w14:textId="77777777" w:rsidR="00B92C93" w:rsidRDefault="00B92C93"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Téglalap 731"/>
                              <wps:cNvSpPr/>
                              <wps:spPr>
                                <a:xfrm>
                                  <a:off x="7429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160BF" w14:textId="77777777" w:rsidR="00B92C93" w:rsidRDefault="00B92C93"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2" name="Téglalap 732"/>
                              <wps:cNvSpPr/>
                              <wps:spPr>
                                <a:xfrm>
                                  <a:off x="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C92056" w14:textId="77777777" w:rsidR="00B92C93" w:rsidRDefault="00B92C93"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Téglalap 733"/>
                              <wps:cNvSpPr/>
                              <wps:spPr>
                                <a:xfrm>
                                  <a:off x="2476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63FE6F" w14:textId="77777777" w:rsidR="00B92C93" w:rsidRDefault="00B92C93"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Téglalap 734"/>
                              <wps:cNvSpPr/>
                              <wps:spPr>
                                <a:xfrm>
                                  <a:off x="9906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5375C4" w14:textId="77777777" w:rsidR="00B92C93" w:rsidRDefault="00B92C93"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 name="Téglalap 735"/>
                              <wps:cNvSpPr/>
                              <wps:spPr>
                                <a:xfrm>
                                  <a:off x="12382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E5881D" w14:textId="77777777" w:rsidR="00B92C93" w:rsidRDefault="00B92C93"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6" name="Téglalap 736"/>
                              <wps:cNvSpPr/>
                              <wps:spPr>
                                <a:xfrm>
                                  <a:off x="19812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B3852" w14:textId="77777777" w:rsidR="00B92C93" w:rsidRDefault="00B92C93"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 name="Téglalap 737"/>
                              <wps:cNvSpPr/>
                              <wps:spPr>
                                <a:xfrm>
                                  <a:off x="22288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18D1F5" w14:textId="77777777" w:rsidR="00B92C93" w:rsidRDefault="00B92C93"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8" name="Téglalap 738"/>
                              <wps:cNvSpPr/>
                              <wps:spPr>
                                <a:xfrm>
                                  <a:off x="14859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12C7C2" w14:textId="77777777" w:rsidR="00B92C93" w:rsidRDefault="00B92C93"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9" name="Téglalap 739"/>
                              <wps:cNvSpPr/>
                              <wps:spPr>
                                <a:xfrm>
                                  <a:off x="17335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009E8" w14:textId="77777777" w:rsidR="00B92C93" w:rsidRDefault="00B92C93"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42" name="Egyenes összekötő nyíllal 742"/>
                          <wps:cNvCnPr/>
                          <wps:spPr>
                            <a:xfrm>
                              <a:off x="2562225" y="552450"/>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08C5C9E7" id="Csoportba foglalás 745" o:spid="_x0000_s1576" style="position:absolute;left:0;text-align:left;margin-left:3.45pt;margin-top:81.6pt;width:429.75pt;height:117pt;z-index:251655168;mso-position-horizontal-relative:text;mso-position-vertical-relative:text" coordsize="54578,1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">
                <v:group id="Csoportba foglalás 744" o:spid="_x0000_s1577"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">
                  <v:group id="Csoportba foglalás 714" o:spid="_x0000_s1578"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">
                    <v:group id="Csoportba foglalás 676" o:spid="_x0000_s1579" style="position:absolute;top:3905;width:24765;height:3238"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">
                      <v:rect id="Téglalap 677" o:spid="_x0000_s1580"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" fillcolor="white [3212]" strokecolor="black [3213]" strokeweight="1pt">
                        <v:textbox>
                          <w:txbxContent>
                            <w:p w14:paraId="732B8DFB" w14:textId="77777777" w:rsidR="00B92C93" w:rsidRDefault="00B92C93" w:rsidP="0001211D">
                              <w:pPr>
                                <w:jc w:val="center"/>
                              </w:pPr>
                              <w:r>
                                <w:t>C</w:t>
                              </w:r>
                            </w:p>
                          </w:txbxContent>
                        </v:textbox>
                      </v:rect>
                      <v:rect id="Téglalap 678" o:spid="_x0000_s1581" style="position:absolute;left:7429;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" fillcolor="white [3212]" strokecolor="black [3213]" strokeweight="1pt">
                        <v:textbox>
                          <w:txbxContent>
                            <w:p w14:paraId="465F6DFD" w14:textId="77777777" w:rsidR="00B92C93" w:rsidRDefault="00B92C93" w:rsidP="0001211D">
                              <w:pPr>
                                <w:jc w:val="center"/>
                              </w:pPr>
                              <w:r>
                                <w:t>D</w:t>
                              </w:r>
                            </w:p>
                          </w:txbxContent>
                        </v:textbox>
                      </v:rect>
                      <v:rect id="Téglalap 679" o:spid="_x0000_s1582"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" fillcolor="white [3212]" strokecolor="black [3213]" strokeweight="1pt">
                        <v:textbox>
                          <w:txbxContent>
                            <w:p w14:paraId="0D342073" w14:textId="77777777" w:rsidR="00B92C93" w:rsidRDefault="00B92C93" w:rsidP="0001211D">
                              <w:pPr>
                                <w:jc w:val="center"/>
                              </w:pPr>
                              <w:r>
                                <w:t>A</w:t>
                              </w:r>
                            </w:p>
                          </w:txbxContent>
                        </v:textbox>
                      </v:rect>
                      <v:rect id="Téglalap 680" o:spid="_x0000_s1583"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" fillcolor="white [3212]" strokecolor="black [3213]" strokeweight="1pt">
                        <v:textbox>
                          <w:txbxContent>
                            <w:p w14:paraId="22F74004" w14:textId="77777777" w:rsidR="00B92C93" w:rsidRDefault="00B92C93" w:rsidP="0001211D">
                              <w:pPr>
                                <w:jc w:val="center"/>
                              </w:pPr>
                              <w:r>
                                <w:t>B</w:t>
                              </w:r>
                            </w:p>
                          </w:txbxContent>
                        </v:textbox>
                      </v:rect>
                      <v:rect id="Téglalap 681" o:spid="_x0000_s1584"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" fillcolor="white [3212]" strokecolor="black [3213]" strokeweight="1pt">
                        <v:textbox>
                          <w:txbxContent>
                            <w:p w14:paraId="29ADD59B" w14:textId="77777777" w:rsidR="00B92C93" w:rsidRDefault="00B92C93" w:rsidP="0001211D">
                              <w:pPr>
                                <w:jc w:val="center"/>
                              </w:pPr>
                              <w:r>
                                <w:t>E</w:t>
                              </w:r>
                            </w:p>
                          </w:txbxContent>
                        </v:textbox>
                      </v:rect>
                      <v:rect id="Téglalap 682" o:spid="_x0000_s1585"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" fillcolor="white [3212]" strokecolor="black [3213]" strokeweight="1pt">
                        <v:textbox>
                          <w:txbxContent>
                            <w:p w14:paraId="48E6A964" w14:textId="77777777" w:rsidR="00B92C93" w:rsidRDefault="00B92C93" w:rsidP="0001211D">
                              <w:pPr>
                                <w:jc w:val="center"/>
                              </w:pPr>
                              <w:r>
                                <w:t>F</w:t>
                              </w:r>
                            </w:p>
                          </w:txbxContent>
                        </v:textbox>
                      </v:rect>
                      <v:rect id="Téglalap 683" o:spid="_x0000_s1586"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" fillcolor="white [3212]" strokecolor="black [3213]" strokeweight="1pt">
                        <v:textbox>
                          <w:txbxContent>
                            <w:p w14:paraId="342CF9CB" w14:textId="77777777" w:rsidR="00B92C93" w:rsidRDefault="00B92C93" w:rsidP="0001211D">
                              <w:pPr>
                                <w:jc w:val="center"/>
                              </w:pPr>
                              <w:r>
                                <w:t>I</w:t>
                              </w:r>
                            </w:p>
                          </w:txbxContent>
                        </v:textbox>
                      </v:rect>
                      <v:rect id="Téglalap 684" o:spid="_x0000_s1587"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" fillcolor="white [3212]" strokecolor="black [3213]" strokeweight="1pt">
                        <v:textbox>
                          <w:txbxContent>
                            <w:p w14:paraId="597FCFAE" w14:textId="77777777" w:rsidR="00B92C93" w:rsidRDefault="00B92C93" w:rsidP="0001211D">
                              <w:pPr>
                                <w:jc w:val="center"/>
                              </w:pPr>
                              <w:r>
                                <w:t>J</w:t>
                              </w:r>
                            </w:p>
                          </w:txbxContent>
                        </v:textbox>
                      </v:rect>
                      <v:rect id="Téglalap 685" o:spid="_x0000_s1588"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" fillcolor="white [3212]" strokecolor="black [3213]" strokeweight="1pt">
                        <v:textbox>
                          <w:txbxContent>
                            <w:p w14:paraId="514E273D" w14:textId="77777777" w:rsidR="00B92C93" w:rsidRDefault="00B92C93" w:rsidP="0001211D">
                              <w:pPr>
                                <w:jc w:val="center"/>
                              </w:pPr>
                              <w:r>
                                <w:t>G</w:t>
                              </w:r>
                            </w:p>
                          </w:txbxContent>
                        </v:textbox>
                      </v:rect>
                      <v:rect id="Téglalap 686" o:spid="_x0000_s1589"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" fillcolor="white [3212]" strokecolor="black [3213]" strokeweight="1pt">
                        <v:textbox>
                          <w:txbxContent>
                            <w:p w14:paraId="59EB1F64" w14:textId="77777777" w:rsidR="00B92C93" w:rsidRDefault="00B92C93" w:rsidP="0001211D">
                              <w:pPr>
                                <w:jc w:val="center"/>
                              </w:pPr>
                              <w:r>
                                <w:t>H</w:t>
                              </w:r>
                            </w:p>
                          </w:txbxContent>
                        </v:textbox>
                      </v:rect>
                    </v:group>
                    <v:shape id="Villám 687" o:spid="_x0000_s1590" type="#_x0000_t73" style="position:absolute;left:9334;width:247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" fillcolor="white [3212]" strokecolor="black [3213]" strokeweight="1pt"/>
                    <v:shape id="Villám 701" o:spid="_x0000_s1591" type="#_x0000_t73" style="position:absolute;left:19145;width:247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" fillcolor="white [3212]" strokecolor="black [3213]" strokeweight="1pt"/>
                    <v:group id="Csoportba foglalás 713" o:spid="_x0000_s1592" style="position:absolute;left:29813;top:3905;width:24765;height:3238" coordsize="24765,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rect id="Téglalap 703" o:spid="_x0000_s1593"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" fillcolor="white [3212]" strokecolor="black [3213]" strokeweight="1pt">
                        <v:textbox>
                          <w:txbxContent>
                            <w:p w14:paraId="6A326D19" w14:textId="77777777" w:rsidR="00B92C93" w:rsidRDefault="00B92C93" w:rsidP="0001211D">
                              <w:pPr>
                                <w:jc w:val="center"/>
                              </w:pPr>
                              <w:r>
                                <w:t>C</w:t>
                              </w:r>
                            </w:p>
                          </w:txbxContent>
                        </v:textbox>
                      </v:rect>
                      <v:rect id="Téglalap 704" o:spid="_x0000_s1594"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" fillcolor="white [3212]" strokecolor="black [3213]" strokeweight="1pt">
                        <v:textbox>
                          <w:txbxContent>
                            <w:p w14:paraId="5678F52A" w14:textId="77777777" w:rsidR="00B92C93" w:rsidRDefault="00B92C93" w:rsidP="0001211D">
                              <w:pPr>
                                <w:jc w:val="center"/>
                              </w:pPr>
                              <w:r>
                                <w:t>D</w:t>
                              </w:r>
                            </w:p>
                          </w:txbxContent>
                        </v:textbox>
                      </v:rect>
                      <v:rect id="Téglalap 705" o:spid="_x0000_s1595"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" fillcolor="white [3212]" strokecolor="black [3213]" strokeweight="1pt">
                        <v:textbox>
                          <w:txbxContent>
                            <w:p w14:paraId="45342090" w14:textId="77777777" w:rsidR="00B92C93" w:rsidRDefault="00B92C93" w:rsidP="0001211D">
                              <w:pPr>
                                <w:jc w:val="center"/>
                              </w:pPr>
                              <w:r>
                                <w:t>A</w:t>
                              </w:r>
                            </w:p>
                          </w:txbxContent>
                        </v:textbox>
                      </v:rect>
                      <v:rect id="Téglalap 706" o:spid="_x0000_s1596"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" fillcolor="white [3212]" strokecolor="black [3213]" strokeweight="1pt">
                        <v:textbox>
                          <w:txbxContent>
                            <w:p w14:paraId="474A1F40" w14:textId="77777777" w:rsidR="00B92C93" w:rsidRDefault="00B92C93" w:rsidP="0001211D">
                              <w:pPr>
                                <w:jc w:val="center"/>
                              </w:pPr>
                              <w:r>
                                <w:t>B</w:t>
                              </w:r>
                            </w:p>
                          </w:txbxContent>
                        </v:textbox>
                      </v:rect>
                      <v:rect id="Téglalap 707" o:spid="_x0000_s1597" style="position:absolute;left:9906;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" fillcolor="white [3212]" strokecolor="black [3213]" strokeweight="1pt">
                        <v:textbox>
                          <w:txbxContent>
                            <w:p w14:paraId="199FAD34" w14:textId="77777777" w:rsidR="00B92C93" w:rsidRDefault="00B92C93" w:rsidP="0001211D">
                              <w:pPr>
                                <w:jc w:val="center"/>
                              </w:pPr>
                              <w:r>
                                <w:t>I</w:t>
                              </w:r>
                            </w:p>
                          </w:txbxContent>
                        </v:textbox>
                      </v:rect>
                      <v:rect id="Téglalap 708" o:spid="_x0000_s1598" style="position:absolute;left:12382;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" fillcolor="white [3212]" strokecolor="black [3213]" strokeweight="1pt">
                        <v:textbox>
                          <w:txbxContent>
                            <w:p w14:paraId="11FC3B71" w14:textId="77777777" w:rsidR="00B92C93" w:rsidRDefault="00B92C93" w:rsidP="0001211D">
                              <w:pPr>
                                <w:jc w:val="center"/>
                              </w:pPr>
                              <w:r>
                                <w:t>F</w:t>
                              </w:r>
                            </w:p>
                          </w:txbxContent>
                        </v:textbox>
                      </v:rect>
                      <v:rect id="Téglalap 709" o:spid="_x0000_s1599" style="position:absolute;left:1981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" fillcolor="white [3212]" strokecolor="black [3213]" strokeweight="1pt">
                        <v:textbox>
                          <w:txbxContent>
                            <w:p w14:paraId="3A7C9C42" w14:textId="77777777" w:rsidR="00B92C93" w:rsidRDefault="00B92C93" w:rsidP="0001211D">
                              <w:pPr>
                                <w:jc w:val="center"/>
                              </w:pPr>
                              <w:r>
                                <w:t>E</w:t>
                              </w:r>
                            </w:p>
                          </w:txbxContent>
                        </v:textbox>
                      </v:rect>
                      <v:rect id="Téglalap 710" o:spid="_x0000_s1600" style="position:absolute;left:22288;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" fillcolor="white [3212]" strokecolor="black [3213]" strokeweight="1pt">
                        <v:textbox>
                          <w:txbxContent>
                            <w:p w14:paraId="1FF12A8D" w14:textId="77777777" w:rsidR="00B92C93" w:rsidRDefault="00B92C93" w:rsidP="0001211D">
                              <w:pPr>
                                <w:jc w:val="center"/>
                              </w:pPr>
                              <w:r>
                                <w:t>J</w:t>
                              </w:r>
                            </w:p>
                          </w:txbxContent>
                        </v:textbox>
                      </v:rect>
                      <v:rect id="Téglalap 711" o:spid="_x0000_s1601" style="position:absolute;left:14859;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" fillcolor="white [3212]" strokecolor="black [3213]" strokeweight="1pt">
                        <v:textbox>
                          <w:txbxContent>
                            <w:p w14:paraId="7206658B" w14:textId="77777777" w:rsidR="00B92C93" w:rsidRDefault="00B92C93" w:rsidP="0001211D">
                              <w:pPr>
                                <w:jc w:val="center"/>
                              </w:pPr>
                              <w:r>
                                <w:t>G</w:t>
                              </w:r>
                            </w:p>
                          </w:txbxContent>
                        </v:textbox>
                      </v:rect>
                      <v:rect id="Téglalap 712" o:spid="_x0000_s1602" style="position:absolute;left:17335;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" fillcolor="white [3212]" strokecolor="black [3213]" strokeweight="1pt">
                        <v:textbox>
                          <w:txbxContent>
                            <w:p w14:paraId="12C5B7A4" w14:textId="77777777" w:rsidR="00B92C93" w:rsidRDefault="00B92C93" w:rsidP="0001211D">
                              <w:pPr>
                                <w:jc w:val="center"/>
                              </w:pPr>
                              <w:r>
                                <w:t>H</w:t>
                              </w:r>
                            </w:p>
                          </w:txbxContent>
                        </v:textbox>
                      </v:rect>
                    </v:group>
                  </v:group>
                  <v:shape id="Egyenes összekötő nyíllal 741" o:spid="_x0000_s1603" type="#_x0000_t32" style="position:absolute;left:25622;top:5619;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" strokecolor="black [3200]" strokeweight=".5pt">
                    <v:stroke endarrow="block" joinstyle="miter"/>
                  </v:shape>
                </v:group>
                <v:group id="Csoportba foglalás 743" o:spid="_x0000_s1604" style="position:absolute;top:7715;width:54578;height:7144"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">
                  <v:group id="Csoportba foglalás 715" o:spid="_x0000_s1605"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">
                    <v:group id="Csoportba foglalás 716" o:spid="_x0000_s1606" style="position:absolute;top:3905;width:24765;height:3238"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">
                      <v:rect id="Téglalap 717" o:spid="_x0000_s1607"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" fillcolor="white [3212]" strokecolor="black [3213]" strokeweight="1pt">
                        <v:textbox>
                          <w:txbxContent>
                            <w:p w14:paraId="40E28915" w14:textId="77777777" w:rsidR="00B92C93" w:rsidRDefault="00B92C93" w:rsidP="0001211D">
                              <w:pPr>
                                <w:jc w:val="center"/>
                              </w:pPr>
                              <w:r>
                                <w:t>C</w:t>
                              </w:r>
                            </w:p>
                          </w:txbxContent>
                        </v:textbox>
                      </v:rect>
                      <v:rect id="Téglalap 718" o:spid="_x0000_s1608" style="position:absolute;left:7429;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" fillcolor="white [3212]" strokecolor="black [3213]" strokeweight="1pt">
                        <v:textbox>
                          <w:txbxContent>
                            <w:p w14:paraId="37CB0144" w14:textId="77777777" w:rsidR="00B92C93" w:rsidRDefault="00B92C93" w:rsidP="0001211D">
                              <w:pPr>
                                <w:jc w:val="center"/>
                              </w:pPr>
                              <w:r>
                                <w:t>D</w:t>
                              </w:r>
                            </w:p>
                          </w:txbxContent>
                        </v:textbox>
                      </v:rect>
                      <v:rect id="Téglalap 719" o:spid="_x0000_s1609"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" fillcolor="white [3212]" strokecolor="black [3213]" strokeweight="1pt">
                        <v:textbox>
                          <w:txbxContent>
                            <w:p w14:paraId="4B0BD1F2" w14:textId="77777777" w:rsidR="00B92C93" w:rsidRDefault="00B92C93" w:rsidP="0001211D">
                              <w:pPr>
                                <w:jc w:val="center"/>
                              </w:pPr>
                              <w:r>
                                <w:t>A</w:t>
                              </w:r>
                            </w:p>
                          </w:txbxContent>
                        </v:textbox>
                      </v:rect>
                      <v:rect id="Téglalap 720" o:spid="_x0000_s1610"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" fillcolor="white [3212]" strokecolor="black [3213]" strokeweight="1pt">
                        <v:textbox>
                          <w:txbxContent>
                            <w:p w14:paraId="58C70F1A" w14:textId="77777777" w:rsidR="00B92C93" w:rsidRDefault="00B92C93" w:rsidP="0001211D">
                              <w:pPr>
                                <w:jc w:val="center"/>
                              </w:pPr>
                              <w:r>
                                <w:t>B</w:t>
                              </w:r>
                            </w:p>
                          </w:txbxContent>
                        </v:textbox>
                      </v:rect>
                      <v:rect id="Téglalap 721" o:spid="_x0000_s1611"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" fillcolor="white [3212]" strokecolor="black [3213]" strokeweight="1pt">
                        <v:textbox>
                          <w:txbxContent>
                            <w:p w14:paraId="47974FAF" w14:textId="77777777" w:rsidR="00B92C93" w:rsidRDefault="00B92C93" w:rsidP="0001211D">
                              <w:pPr>
                                <w:jc w:val="center"/>
                              </w:pPr>
                              <w:r>
                                <w:t>E</w:t>
                              </w:r>
                            </w:p>
                          </w:txbxContent>
                        </v:textbox>
                      </v:rect>
                      <v:rect id="Téglalap 722" o:spid="_x0000_s1612"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" fillcolor="white [3212]" strokecolor="black [3213]" strokeweight="1pt">
                        <v:textbox>
                          <w:txbxContent>
                            <w:p w14:paraId="209CC98E" w14:textId="77777777" w:rsidR="00B92C93" w:rsidRDefault="00B92C93" w:rsidP="0001211D">
                              <w:pPr>
                                <w:jc w:val="center"/>
                              </w:pPr>
                              <w:r>
                                <w:t>F</w:t>
                              </w:r>
                            </w:p>
                          </w:txbxContent>
                        </v:textbox>
                      </v:rect>
                      <v:rect id="Téglalap 723" o:spid="_x0000_s1613"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" fillcolor="white [3212]" strokecolor="black [3213]" strokeweight="1pt">
                        <v:textbox>
                          <w:txbxContent>
                            <w:p w14:paraId="54CC101D" w14:textId="77777777" w:rsidR="00B92C93" w:rsidRDefault="00B92C93" w:rsidP="0001211D">
                              <w:pPr>
                                <w:jc w:val="center"/>
                              </w:pPr>
                              <w:r>
                                <w:t>I</w:t>
                              </w:r>
                            </w:p>
                          </w:txbxContent>
                        </v:textbox>
                      </v:rect>
                      <v:rect id="Téglalap 724" o:spid="_x0000_s1614"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" fillcolor="white [3212]" strokecolor="black [3213]" strokeweight="1pt">
                        <v:textbox>
                          <w:txbxContent>
                            <w:p w14:paraId="29089779" w14:textId="77777777" w:rsidR="00B92C93" w:rsidRDefault="00B92C93" w:rsidP="0001211D">
                              <w:pPr>
                                <w:jc w:val="center"/>
                              </w:pPr>
                              <w:r>
                                <w:t>J</w:t>
                              </w:r>
                            </w:p>
                          </w:txbxContent>
                        </v:textbox>
                      </v:rect>
                      <v:rect id="Téglalap 725" o:spid="_x0000_s1615"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" fillcolor="white [3212]" strokecolor="black [3213]" strokeweight="1pt">
                        <v:textbox>
                          <w:txbxContent>
                            <w:p w14:paraId="4375A97C" w14:textId="77777777" w:rsidR="00B92C93" w:rsidRDefault="00B92C93" w:rsidP="0001211D">
                              <w:pPr>
                                <w:jc w:val="center"/>
                              </w:pPr>
                              <w:r>
                                <w:t>G</w:t>
                              </w:r>
                            </w:p>
                          </w:txbxContent>
                        </v:textbox>
                      </v:rect>
                      <v:rect id="Téglalap 726" o:spid="_x0000_s1616"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" fillcolor="white [3212]" strokecolor="black [3213]" strokeweight="1pt">
                        <v:textbox>
                          <w:txbxContent>
                            <w:p w14:paraId="0BE39F57" w14:textId="77777777" w:rsidR="00B92C93" w:rsidRDefault="00B92C93" w:rsidP="0001211D">
                              <w:pPr>
                                <w:jc w:val="center"/>
                              </w:pPr>
                              <w:r>
                                <w:t>H</w:t>
                              </w:r>
                            </w:p>
                          </w:txbxContent>
                        </v:textbox>
                      </v:rect>
                    </v:group>
                    <v:shape id="Villám 727" o:spid="_x0000_s1617" type="#_x0000_t73" style="position:absolute;left:9334;width:247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" fillcolor="white [3212]" strokecolor="black [3213]" strokeweight="1pt"/>
                    <v:shape id="Villám 728" o:spid="_x0000_s1618" type="#_x0000_t73" style="position:absolute;left:19145;width:247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" fillcolor="white [3212]" strokecolor="black [3213]" strokeweight="1pt"/>
                    <v:group id="Csoportba foglalás 729" o:spid="_x0000_s1619" style="position:absolute;left:29813;top:3905;width:24765;height:3238" coordsize="24765,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">
                      <v:rect id="Téglalap 730" o:spid="_x0000_s1620"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" fillcolor="white [3212]" strokecolor="black [3213]" strokeweight="1pt">
                        <v:textbox>
                          <w:txbxContent>
                            <w:p w14:paraId="47816396" w14:textId="77777777" w:rsidR="00B92C93" w:rsidRDefault="00B92C93" w:rsidP="0001211D">
                              <w:pPr>
                                <w:jc w:val="center"/>
                              </w:pPr>
                              <w:r>
                                <w:t>C</w:t>
                              </w:r>
                            </w:p>
                          </w:txbxContent>
                        </v:textbox>
                      </v:rect>
                      <v:rect id="Téglalap 731" o:spid="_x0000_s1621"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" fillcolor="white [3212]" strokecolor="black [3213]" strokeweight="1pt">
                        <v:textbox>
                          <w:txbxContent>
                            <w:p w14:paraId="3E3160BF" w14:textId="77777777" w:rsidR="00B92C93" w:rsidRDefault="00B92C93" w:rsidP="0001211D">
                              <w:pPr>
                                <w:jc w:val="center"/>
                              </w:pPr>
                              <w:r>
                                <w:t>D</w:t>
                              </w:r>
                            </w:p>
                          </w:txbxContent>
                        </v:textbox>
                      </v:rect>
                      <v:rect id="Téglalap 732" o:spid="_x0000_s1622"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" fillcolor="white [3212]" strokecolor="black [3213]" strokeweight="1pt">
                        <v:textbox>
                          <w:txbxContent>
                            <w:p w14:paraId="0BC92056" w14:textId="77777777" w:rsidR="00B92C93" w:rsidRDefault="00B92C93" w:rsidP="0001211D">
                              <w:pPr>
                                <w:jc w:val="center"/>
                              </w:pPr>
                              <w:r>
                                <w:t>A</w:t>
                              </w:r>
                            </w:p>
                          </w:txbxContent>
                        </v:textbox>
                      </v:rect>
                      <v:rect id="Téglalap 733" o:spid="_x0000_s1623"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" fillcolor="white [3212]" strokecolor="black [3213]" strokeweight="1pt">
                        <v:textbox>
                          <w:txbxContent>
                            <w:p w14:paraId="6063FE6F" w14:textId="77777777" w:rsidR="00B92C93" w:rsidRDefault="00B92C93" w:rsidP="0001211D">
                              <w:pPr>
                                <w:jc w:val="center"/>
                              </w:pPr>
                              <w:r>
                                <w:t>B</w:t>
                              </w:r>
                            </w:p>
                          </w:txbxContent>
                        </v:textbox>
                      </v:rect>
                      <v:rect id="Téglalap 734" o:spid="_x0000_s1624" style="position:absolute;left:9906;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" fillcolor="white [3212]" strokecolor="black [3213]" strokeweight="1pt">
                        <v:textbox>
                          <w:txbxContent>
                            <w:p w14:paraId="585375C4" w14:textId="77777777" w:rsidR="00B92C93" w:rsidRDefault="00B92C93" w:rsidP="0001211D">
                              <w:pPr>
                                <w:jc w:val="center"/>
                              </w:pPr>
                              <w:r>
                                <w:t>I</w:t>
                              </w:r>
                            </w:p>
                          </w:txbxContent>
                        </v:textbox>
                      </v:rect>
                      <v:rect id="Téglalap 735" o:spid="_x0000_s1625" style="position:absolute;left:12382;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" fillcolor="white [3212]" strokecolor="black [3213]" strokeweight="1pt">
                        <v:textbox>
                          <w:txbxContent>
                            <w:p w14:paraId="7FE5881D" w14:textId="77777777" w:rsidR="00B92C93" w:rsidRDefault="00B92C93" w:rsidP="0001211D">
                              <w:pPr>
                                <w:jc w:val="center"/>
                              </w:pPr>
                              <w:r>
                                <w:t>H</w:t>
                              </w:r>
                            </w:p>
                          </w:txbxContent>
                        </v:textbox>
                      </v:rect>
                      <v:rect id="Téglalap 736" o:spid="_x0000_s1626" style="position:absolute;left:1981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" fillcolor="white [3212]" strokecolor="black [3213]" strokeweight="1pt">
                        <v:textbox>
                          <w:txbxContent>
                            <w:p w14:paraId="5A6B3852" w14:textId="77777777" w:rsidR="00B92C93" w:rsidRDefault="00B92C93" w:rsidP="0001211D">
                              <w:pPr>
                                <w:jc w:val="center"/>
                              </w:pPr>
                              <w:r>
                                <w:t>E</w:t>
                              </w:r>
                            </w:p>
                          </w:txbxContent>
                        </v:textbox>
                      </v:rect>
                      <v:rect id="Téglalap 737" o:spid="_x0000_s1627" style="position:absolute;left:22288;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" fillcolor="white [3212]" strokecolor="black [3213]" strokeweight="1pt">
                        <v:textbox>
                          <w:txbxContent>
                            <w:p w14:paraId="2118D1F5" w14:textId="77777777" w:rsidR="00B92C93" w:rsidRDefault="00B92C93" w:rsidP="0001211D">
                              <w:pPr>
                                <w:jc w:val="center"/>
                              </w:pPr>
                              <w:r>
                                <w:t>J</w:t>
                              </w:r>
                            </w:p>
                          </w:txbxContent>
                        </v:textbox>
                      </v:rect>
                      <v:rect id="Téglalap 738" o:spid="_x0000_s1628" style="position:absolute;left:14859;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" fillcolor="white [3212]" strokecolor="black [3213]" strokeweight="1pt">
                        <v:textbox>
                          <w:txbxContent>
                            <w:p w14:paraId="1412C7C2" w14:textId="77777777" w:rsidR="00B92C93" w:rsidRDefault="00B92C93" w:rsidP="0001211D">
                              <w:pPr>
                                <w:jc w:val="center"/>
                              </w:pPr>
                              <w:r>
                                <w:t>G</w:t>
                              </w:r>
                            </w:p>
                          </w:txbxContent>
                        </v:textbox>
                      </v:rect>
                      <v:rect id="Téglalap 739" o:spid="_x0000_s1629" style="position:absolute;left:17335;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" fillcolor="white [3212]" strokecolor="black [3213]" strokeweight="1pt">
                        <v:textbox>
                          <w:txbxContent>
                            <w:p w14:paraId="460009E8" w14:textId="77777777" w:rsidR="00B92C93" w:rsidRDefault="00B92C93" w:rsidP="0001211D">
                              <w:pPr>
                                <w:jc w:val="center"/>
                              </w:pPr>
                              <w:r>
                                <w:t>F</w:t>
                              </w:r>
                            </w:p>
                          </w:txbxContent>
                        </v:textbox>
                      </v:rect>
                    </v:group>
                  </v:group>
                  <v:shape id="Egyenes összekötő nyíllal 742" o:spid="_x0000_s1630" type="#_x0000_t32" style="position:absolute;left:25622;top:5524;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" strokecolor="black [3200]" strokeweight=".5pt">
                    <v:stroke endarrow="block" joinstyle="miter"/>
                  </v:shape>
                </v:group>
                <w10:wrap type="topAndBottom"/>
              </v:group>
            </w:pict>
          </mc:Fallback>
        </mc:AlternateContent>
      </w:r>
      <w:r w:rsidR="00B77F87">
        <w:t>Sorrendi kódolás</w:t>
      </w:r>
      <w:r w:rsidR="00196C62">
        <w:t xml:space="preserve"> esetén</w:t>
      </w:r>
      <w:r w:rsidR="00B77F87">
        <w:t xml:space="preserve"> az</w:t>
      </w:r>
      <w:r w:rsidR="00196C62">
        <w:t xml:space="preserve"> egyik megoldás lehet</w:t>
      </w:r>
      <w:r w:rsidR="00212356">
        <w:t>,</w:t>
      </w:r>
      <w:r w:rsidR="00196C62">
        <w:t xml:space="preserve"> ha egy kromoszómán belül két véletlenszerűen kiválasztott gén értékét megcseréljük</w:t>
      </w:r>
      <w:r w:rsidR="00212356">
        <w:t>,</w:t>
      </w:r>
      <w:r w:rsidR="00196C62">
        <w:t xml:space="preserve"> vagy használjuk az inverziót és egy szakasz sorrendjét megfordítjuk.</w:t>
      </w:r>
      <w:r w:rsidR="0001211D" w:rsidRPr="0001211D">
        <w:rPr>
          <w:noProof/>
          <w:lang w:eastAsia="hu-HU" w:bidi="ar-SA"/>
        </w:rPr>
        <w:t xml:space="preserve"> </w:t>
      </w:r>
    </w:p>
    <w:p w14:paraId="498744C6" w14:textId="2A68251D" w:rsidR="008F3D72" w:rsidRDefault="00EA1090" w:rsidP="00EA1090">
      <w:pPr>
        <w:pStyle w:val="SzDCmsor3"/>
      </w:pPr>
      <w:bookmarkStart w:id="43" w:name="_Toc6346849"/>
      <w:r>
        <w:lastRenderedPageBreak/>
        <w:t>Reprodukció</w:t>
      </w:r>
      <w:bookmarkEnd w:id="43"/>
    </w:p>
    <w:p w14:paraId="65663CC4" w14:textId="1D92FFAE" w:rsidR="00EA1090" w:rsidRDefault="005A70DF" w:rsidP="00EA1090">
      <w:pPr>
        <w:pStyle w:val="SzDSzvegTrzs"/>
      </w:pPr>
      <w:r>
        <w:t>A szelekció, keresztezés, mutáció során létrejött köztes populációból és az előző generációból a reprodukció során jön létre az új generáció. Legegyszerűbb módja ennek az</w:t>
      </w:r>
      <w:r w:rsidR="009B6CFF">
        <w:t>,</w:t>
      </w:r>
      <w:r>
        <w:t xml:space="preserve"> ha az előző populációt teljes egész</w:t>
      </w:r>
      <w:r w:rsidR="00DF1035">
        <w:t>ében leváltja a köztes állomány. E</w:t>
      </w:r>
      <w:r>
        <w:t xml:space="preserve">zt egyszerű vagy generációs reprodukciónak hívják (simple, generational repoduction). </w:t>
      </w:r>
      <w:r w:rsidR="00140E2C">
        <w:t>Mivel semmi garancia nincs arra, hogy a köztes generáció tagjai jobbak, mint az előzők</w:t>
      </w:r>
      <w:r w:rsidR="009B6CFF">
        <w:t>,</w:t>
      </w:r>
      <w:r w:rsidR="00140E2C">
        <w:t xml:space="preserve"> érdemes lehet a legjobba(ka)t megőrizni</w:t>
      </w:r>
      <w:r w:rsidR="00AF1BFC">
        <w:t xml:space="preserve"> és </w:t>
      </w:r>
      <w:r w:rsidR="00DF1035">
        <w:t xml:space="preserve">ezáltal </w:t>
      </w:r>
      <w:r w:rsidR="00AF1BFC">
        <w:t>biztosítani a konvergenciát</w:t>
      </w:r>
      <w:r w:rsidR="000E785A">
        <w:t xml:space="preserve">. Ezt hívják </w:t>
      </w:r>
      <w:r w:rsidR="00140E2C">
        <w:t>elitizmus</w:t>
      </w:r>
      <w:r w:rsidR="000E785A">
        <w:t>nak</w:t>
      </w:r>
      <w:r w:rsidR="00140E2C">
        <w:t xml:space="preserve"> (elitism). A megtartott tagoka</w:t>
      </w:r>
      <w:r w:rsidR="002A4130">
        <w:t>t kétféle módon vihetjük tovább: h</w:t>
      </w:r>
      <w:r w:rsidR="00140E2C">
        <w:t>a kisebb a köztes generáció, mint az előző</w:t>
      </w:r>
      <w:r w:rsidR="009F22DC">
        <w:t>,</w:t>
      </w:r>
      <w:r w:rsidR="00140E2C">
        <w:t xml:space="preserve"> akkor csak hozzáadjuk az elit tagokat. Amikor az ideiglenes populáció mérete megegyezik az előzővel</w:t>
      </w:r>
      <w:r w:rsidR="009F22DC">
        <w:t>,</w:t>
      </w:r>
      <w:r w:rsidR="00140E2C">
        <w:t xml:space="preserve"> akkor vagy a legrosszabb fitnesz értékű vagy véletlenszerűen kiválasztott kromoszómák kerülnek leváltásra.</w:t>
      </w:r>
    </w:p>
    <w:p w14:paraId="1E360711" w14:textId="77777777" w:rsidR="001D7D95" w:rsidRDefault="001D7D95" w:rsidP="003A2593">
      <w:pPr>
        <w:pStyle w:val="SzDCmsor3"/>
      </w:pPr>
      <w:bookmarkStart w:id="44" w:name="_Toc6346850"/>
      <w:r>
        <w:t>Kilépési feltétel</w:t>
      </w:r>
      <w:bookmarkEnd w:id="44"/>
    </w:p>
    <w:p w14:paraId="19B9E52E" w14:textId="2B677A3F" w:rsidR="001D7D95" w:rsidRDefault="0001697E" w:rsidP="001D7D95">
      <w:pPr>
        <w:pStyle w:val="SzDSzvegTrzs"/>
      </w:pPr>
      <w:r>
        <w:t xml:space="preserve">A kilépési függvény különféle feltételek </w:t>
      </w:r>
      <w:r w:rsidR="00762EBD">
        <w:t>teljesülése esetén le</w:t>
      </w:r>
      <w:r>
        <w:t>állíthatja az iterációt. A legegyszerűbb megoldás, ha adott számú iteráció után leáll az algoritmus. Ehhez előismeretek szükségesek a problémával kapcsolatban. A leállás függhet az aktuális populáció állapotától is. Ha egy egyed jósága nagyon eltér az átlagos fitneszértéktől, akkor feltételezhetjük, hogy van egy kiemelkedő megoldás. Hasonló megoldás</w:t>
      </w:r>
      <w:r w:rsidR="009B6CFF">
        <w:t>,</w:t>
      </w:r>
      <w:r>
        <w:t xml:space="preserve"> ha a szórást vizsgáljuk és az egy adott értéken belül esik, ekkor a kromoszómák a keresési tér egy pontja köré csoportosulnak. </w:t>
      </w:r>
      <w:r w:rsidR="006F2696">
        <w:t xml:space="preserve">Ezeken kívül még kilépési ok lehet, ha a generáció átlagos fitnesz értéke nagyon hasonló vagy megegyezik az előző generációk rátermettségével. A legjobb egyedek konvergenciája is kilépést okozhat. A bináris kromoszómáknál egy gén konvergál, ha például 95%-ban azonos az értéke a populációban, egy populáció konvergál, ha minden gén konvergál. </w:t>
      </w:r>
    </w:p>
    <w:p w14:paraId="0B99CC90" w14:textId="77777777" w:rsidR="00316512" w:rsidRDefault="00316512" w:rsidP="00316512">
      <w:pPr>
        <w:pStyle w:val="SzDCmsor2"/>
      </w:pPr>
      <w:bookmarkStart w:id="45" w:name="_Toc6346851"/>
      <w:r>
        <w:t>A dolgozatban használt módszer</w:t>
      </w:r>
      <w:bookmarkEnd w:id="45"/>
    </w:p>
    <w:p w14:paraId="684C90A4" w14:textId="77777777" w:rsidR="0017294F" w:rsidRDefault="0017294F" w:rsidP="0017294F">
      <w:pPr>
        <w:pStyle w:val="SzDCmsor3"/>
      </w:pPr>
      <w:bookmarkStart w:id="46" w:name="_Toc6346852"/>
      <w:r w:rsidRPr="0017294F">
        <w:t>Reprezentáció</w:t>
      </w:r>
      <w:bookmarkEnd w:id="46"/>
    </w:p>
    <w:p w14:paraId="5C55C2A9" w14:textId="50C92717" w:rsidR="00F04E21" w:rsidRDefault="009D197D" w:rsidP="00F04E21">
      <w:pPr>
        <w:pStyle w:val="SzDSzvegTrzs"/>
      </w:pPr>
      <w:r>
        <w:t>A dolgozatban az útvonal kódolást használtam, mely az utazó ügynök probléma genetikus algoritmussal való megoldásánál a legkézenfekvőbb megoldás. Itt a</w:t>
      </w:r>
      <w:r w:rsidR="00F04E21">
        <w:t xml:space="preserve"> kromoszómákat alkotó gének egész számokat tárolnak, így a kromoszóma egy egész számokból álló tömb. Az allélok a városokat reprezentálják és a tömbben elfoglalt pozíciójuk a körútban</w:t>
      </w:r>
      <w:r w:rsidR="00655AE3">
        <w:t xml:space="preserve"> megfelelő </w:t>
      </w:r>
      <w:r w:rsidR="00655AE3">
        <w:lastRenderedPageBreak/>
        <w:t xml:space="preserve">sorszámukat jelenti. Ha négy város között keressük a legrövidebb körutat: Győr (0), Budapest (1), Szeged (2), Pécs (3), akkor egy kromoszóma a következőkép néz ki, ha Budapest, Pécs, Győr, Szeged az útirend: </w:t>
      </w:r>
      <w:r w:rsidR="00655AE3" w:rsidRPr="00655AE3">
        <w:rPr>
          <w:i/>
        </w:rPr>
        <w:t>[1,3,0,2]</w:t>
      </w:r>
      <w:r w:rsidR="00655AE3">
        <w:t>.</w:t>
      </w:r>
    </w:p>
    <w:p w14:paraId="6119BA7D" w14:textId="77777777" w:rsidR="0017294F" w:rsidRDefault="0017294F" w:rsidP="0017294F">
      <w:pPr>
        <w:pStyle w:val="SzDCmsor3"/>
      </w:pPr>
      <w:bookmarkStart w:id="47" w:name="_Toc6346853"/>
      <w:r>
        <w:t>Kiértékelési</w:t>
      </w:r>
      <w:r w:rsidR="0027617B">
        <w:t xml:space="preserve">- </w:t>
      </w:r>
      <w:r>
        <w:t>és jósági függvény</w:t>
      </w:r>
      <w:bookmarkEnd w:id="47"/>
    </w:p>
    <w:p w14:paraId="3314393C" w14:textId="77777777" w:rsidR="003451D1" w:rsidRDefault="003451D1" w:rsidP="00655AE3">
      <w:pPr>
        <w:pStyle w:val="SzDSzvegTrzs"/>
      </w:pPr>
      <w:r>
        <w:t>A két függvény kiválasztásánál elsődleges szempontom az volt, hogy a megfelelő érték reprezentáció mellett, könnyen és gyorsan elvégezhető legyen. Hiszen, ahogy fentebb is említettem, ezek a függvények sokszor le fognak futni.</w:t>
      </w:r>
    </w:p>
    <w:p w14:paraId="29E474E3" w14:textId="57474E12" w:rsidR="00655AE3" w:rsidRDefault="0027617B" w:rsidP="00655AE3">
      <w:pPr>
        <w:pStyle w:val="SzDSzvegTrzs"/>
      </w:pPr>
      <w:r>
        <w:t xml:space="preserve">A dolgozatban használt kiértékelési függvény kiszámolja a kromoszóma által képviselt út hosszát. Ezt a gén tömbön végig iterálva, </w:t>
      </w:r>
      <w:r w:rsidR="003451D1">
        <w:t>a városokat ábrázoló számokat használva, a távolság mátrixból k</w:t>
      </w:r>
      <w:r w:rsidR="00D618FA">
        <w:t>iolvasott értékek</w:t>
      </w:r>
      <w:r w:rsidR="003451D1">
        <w:t xml:space="preserve"> összeadásával éri el.</w:t>
      </w:r>
    </w:p>
    <w:p w14:paraId="3C64E3E2" w14:textId="77777777" w:rsidR="003451D1" w:rsidRDefault="003451D1" w:rsidP="00655AE3">
      <w:pPr>
        <w:pStyle w:val="SzDSzvegTrzs"/>
      </w:pPr>
      <w:r>
        <w:t>A jósági függvény a fitnesz értéket a célfüggvény által előállított teljes távolság reciprokát véve adja meg.</w:t>
      </w:r>
    </w:p>
    <w:p w14:paraId="05873085" w14:textId="77777777" w:rsidR="0017294F" w:rsidRDefault="0017294F" w:rsidP="0017294F">
      <w:pPr>
        <w:pStyle w:val="SzDCmsor3"/>
      </w:pPr>
      <w:bookmarkStart w:id="48" w:name="_Toc6346854"/>
      <w:r>
        <w:t>Szelekció</w:t>
      </w:r>
      <w:bookmarkEnd w:id="48"/>
    </w:p>
    <w:p w14:paraId="2E5D0282" w14:textId="77777777" w:rsidR="003451D1" w:rsidRDefault="007E2A02" w:rsidP="003451D1">
      <w:pPr>
        <w:pStyle w:val="SzDSzvegTrzs"/>
      </w:pPr>
      <w:r>
        <w:t xml:space="preserve">A szelekciós operátor kiválasztása nagyon fontos lépése volt a genetikus algoritmus elkészítésének. Több operátor (lineáris sorrendezés, versengő, rulettkerék) tesztelése után a döntésem a rulettkerék-kiválasztásra esett, mely nemcsak gyorsabb eredmény mutatott, hanem pontosabbat is. A kiválasztás menetét megtekinthetik a </w:t>
      </w:r>
      <w:r w:rsidR="007D0197">
        <w:fldChar w:fldCharType="begin"/>
      </w:r>
      <w:r w:rsidR="007D0197">
        <w:instrText xml:space="preserve"> REF _Ref1296008 \r \h </w:instrText>
      </w:r>
      <w:r w:rsidR="007D0197">
        <w:fldChar w:fldCharType="separate"/>
      </w:r>
      <w:r w:rsidR="007D0197">
        <w:t>1.2.4</w:t>
      </w:r>
      <w:r w:rsidR="007D0197">
        <w:fldChar w:fldCharType="end"/>
      </w:r>
      <w:r>
        <w:t>–es fejezetben.</w:t>
      </w:r>
    </w:p>
    <w:p w14:paraId="413604CD" w14:textId="77777777" w:rsidR="0017294F" w:rsidRDefault="0017294F" w:rsidP="0017294F">
      <w:pPr>
        <w:pStyle w:val="SzDCmsor3"/>
      </w:pPr>
      <w:bookmarkStart w:id="49" w:name="_Toc6346855"/>
      <w:r>
        <w:t>Keresztezés</w:t>
      </w:r>
      <w:bookmarkEnd w:id="49"/>
    </w:p>
    <w:p w14:paraId="50630291" w14:textId="7760A79B" w:rsidR="00C64E0A" w:rsidRDefault="001344E8" w:rsidP="00C64E0A">
      <w:pPr>
        <w:pStyle w:val="SzDSzvegTrzs"/>
      </w:pPr>
      <w:r>
        <w:t>A keresztezési operátor kiválasztása is nagyon fontos lépés volt. Szakirodalmak olvasása [0][4a] és különböző módszerek letesztelése után döntöttem a Heurisztikus Mohó Keresztezés (</w:t>
      </w:r>
      <w:r w:rsidRPr="001344E8">
        <w:rPr>
          <w:i/>
        </w:rPr>
        <w:t>heuristic greedy crossover</w:t>
      </w:r>
      <w:r>
        <w:rPr>
          <w:i/>
        </w:rPr>
        <w:t xml:space="preserve"> HGreX</w:t>
      </w:r>
      <w:r>
        <w:t>) mellett</w:t>
      </w:r>
      <w:r w:rsidR="003A3A53">
        <w:t>, melyet</w:t>
      </w:r>
      <w:r w:rsidR="009912BA">
        <w:t xml:space="preserve"> Grefens</w:t>
      </w:r>
      <w:r w:rsidR="0051122F">
        <w:t>tette</w:t>
      </w:r>
      <w:r w:rsidR="003A3A53">
        <w:t xml:space="preserve"> ajánlott</w:t>
      </w:r>
      <w:r w:rsidR="0051122F">
        <w:t xml:space="preserve"> [</w:t>
      </w:r>
      <w:r w:rsidR="003A3A53">
        <w:t>2a</w:t>
      </w:r>
      <w:r w:rsidR="0051122F">
        <w:t xml:space="preserve">]. </w:t>
      </w:r>
    </w:p>
    <w:p w14:paraId="01664334" w14:textId="16285E4A" w:rsidR="001344E8" w:rsidRDefault="003A3A53" w:rsidP="00C64E0A">
      <w:pPr>
        <w:pStyle w:val="SzDSzvegTrzs"/>
      </w:pPr>
      <w:r>
        <w:t>A keresztezés a kromoszómát egy irányított körként kezeli.</w:t>
      </w:r>
      <w:r w:rsidR="001701DE">
        <w:t xml:space="preserve"> A művelet lépései:</w:t>
      </w:r>
    </w:p>
    <w:p w14:paraId="25B5FD9F" w14:textId="6B16D3F7" w:rsidR="001701DE" w:rsidRDefault="001701DE" w:rsidP="001701DE">
      <w:pPr>
        <w:pStyle w:val="SzDSzvegTrzs"/>
        <w:numPr>
          <w:ilvl w:val="0"/>
          <w:numId w:val="22"/>
        </w:numPr>
      </w:pPr>
      <w:r>
        <w:t>Véletlenszerűen kiválasztunk egy várost kezdő pontnak</w:t>
      </w:r>
    </w:p>
    <w:p w14:paraId="18718EAF" w14:textId="2571F205" w:rsidR="001701DE" w:rsidRDefault="001701DE" w:rsidP="001701DE">
      <w:pPr>
        <w:pStyle w:val="SzDSzvegTrzs"/>
        <w:numPr>
          <w:ilvl w:val="0"/>
          <w:numId w:val="22"/>
        </w:numPr>
      </w:pPr>
      <w:r>
        <w:t xml:space="preserve">Összehasonlítjuk a kiválasztott város és az őt követő távolságát a másik szülőben lévő ugyanazon város és azt követő távolságával. </w:t>
      </w:r>
      <w:r w:rsidR="0036456D">
        <w:t xml:space="preserve">Ezután </w:t>
      </w:r>
      <w:r>
        <w:t>a kisebb értékűt tesszük a gyerek kromoszóma következő helyére.</w:t>
      </w:r>
    </w:p>
    <w:p w14:paraId="019A73EF" w14:textId="63A9208F" w:rsidR="001701DE" w:rsidRDefault="001701DE" w:rsidP="001701DE">
      <w:pPr>
        <w:pStyle w:val="SzDSzvegTrzs"/>
        <w:numPr>
          <w:ilvl w:val="0"/>
          <w:numId w:val="22"/>
        </w:numPr>
      </w:pPr>
      <w:r>
        <w:t>Ha a rövidebb távolságot jelentő város egy kört eredményezne, akkor a hosszabbat válasz</w:t>
      </w:r>
      <w:r w:rsidR="0036456D">
        <w:t>tj</w:t>
      </w:r>
      <w:r>
        <w:t xml:space="preserve">uk. Ha ez is egy kört </w:t>
      </w:r>
      <w:r w:rsidR="000E3C06">
        <w:t>eredményezne,</w:t>
      </w:r>
      <w:r>
        <w:t xml:space="preserve"> véletlenszerűen választunk egy várost, ami nem okoz kört.</w:t>
      </w:r>
    </w:p>
    <w:p w14:paraId="633A00D2" w14:textId="2B02EA22" w:rsidR="001701DE" w:rsidRDefault="001701DE" w:rsidP="001701DE">
      <w:pPr>
        <w:pStyle w:val="SzDSzvegTrzs"/>
        <w:numPr>
          <w:ilvl w:val="0"/>
          <w:numId w:val="22"/>
        </w:numPr>
      </w:pPr>
      <w:r>
        <w:lastRenderedPageBreak/>
        <w:t>2. és 3. lépés ismétlése, amíg minden gént felhasználunk</w:t>
      </w:r>
      <w:r w:rsidR="0036456D">
        <w:t>.</w:t>
      </w:r>
    </w:p>
    <w:p w14:paraId="725D9550" w14:textId="0C47C2E4" w:rsidR="001701DE" w:rsidRDefault="003F0768" w:rsidP="00F81E7E">
      <w:pPr>
        <w:pStyle w:val="SzDSzvegTrzs"/>
        <w:numPr>
          <w:ilvl w:val="0"/>
          <w:numId w:val="22"/>
        </w:numPr>
      </w:pPr>
      <w:r>
        <w:rPr>
          <w:noProof/>
          <w:lang w:eastAsia="hu-HU" w:bidi="ar-SA"/>
        </w:rPr>
        <mc:AlternateContent>
          <mc:Choice Requires="wps">
            <w:drawing>
              <wp:anchor distT="0" distB="0" distL="114300" distR="114300" simplePos="0" relativeHeight="251865088" behindDoc="0" locked="0" layoutInCell="1" allowOverlap="1" wp14:anchorId="39EE9484" wp14:editId="43E4DCBF">
                <wp:simplePos x="0" y="0"/>
                <wp:positionH relativeFrom="column">
                  <wp:posOffset>-146050</wp:posOffset>
                </wp:positionH>
                <wp:positionV relativeFrom="paragraph">
                  <wp:posOffset>5912485</wp:posOffset>
                </wp:positionV>
                <wp:extent cx="5857875" cy="635"/>
                <wp:effectExtent l="0" t="0" r="0" b="0"/>
                <wp:wrapTopAndBottom/>
                <wp:docPr id="491" name="Szövegdoboz 491"/>
                <wp:cNvGraphicFramePr/>
                <a:graphic xmlns:a="http://schemas.openxmlformats.org/drawingml/2006/main">
                  <a:graphicData uri="http://schemas.microsoft.com/office/word/2010/wordprocessingShape">
                    <wps:wsp>
                      <wps:cNvSpPr txBox="1"/>
                      <wps:spPr>
                        <a:xfrm>
                          <a:off x="0" y="0"/>
                          <a:ext cx="5857875" cy="635"/>
                        </a:xfrm>
                        <a:prstGeom prst="rect">
                          <a:avLst/>
                        </a:prstGeom>
                        <a:solidFill>
                          <a:prstClr val="white"/>
                        </a:solidFill>
                        <a:ln>
                          <a:noFill/>
                        </a:ln>
                      </wps:spPr>
                      <wps:txbx>
                        <w:txbxContent>
                          <w:p w14:paraId="26002847" w14:textId="3C5B0925" w:rsidR="00B92C93" w:rsidRPr="00FE7A59" w:rsidRDefault="00B92C93" w:rsidP="003F0768">
                            <w:pPr>
                              <w:pStyle w:val="SzKpalrs"/>
                            </w:pPr>
                            <w:r>
                              <w:fldChar w:fldCharType="begin"/>
                            </w:r>
                            <w:r>
                              <w:instrText xml:space="preserve"> SEQ ábra \* ARABIC </w:instrText>
                            </w:r>
                            <w:r>
                              <w:fldChar w:fldCharType="separate"/>
                            </w:r>
                            <w:bookmarkStart w:id="50" w:name="_Toc6346906"/>
                            <w:r w:rsidR="00065E77">
                              <w:t>12</w:t>
                            </w:r>
                            <w:r>
                              <w:fldChar w:fldCharType="end"/>
                            </w:r>
                            <w:r>
                              <w:t>. ábra: HGrex működése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E9484" id="Szövegdoboz 491" o:spid="_x0000_s1631" type="#_x0000_t202" style="position:absolute;left:0;text-align:left;margin-left:-11.5pt;margin-top:465.55pt;width:461.25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" stroked="f">
                <v:textbox style="mso-fit-shape-to-text:t" inset="0,0,0,0">
                  <w:txbxContent>
                    <w:p w14:paraId="26002847" w14:textId="3C5B0925" w:rsidR="00B92C93" w:rsidRPr="00FE7A59" w:rsidRDefault="00B92C93" w:rsidP="003F0768">
                      <w:pPr>
                        <w:pStyle w:val="SzKpalrs"/>
                      </w:pPr>
                      <w:r>
                        <w:fldChar w:fldCharType="begin"/>
                      </w:r>
                      <w:r>
                        <w:instrText xml:space="preserve"> SEQ ábra \* ARABIC </w:instrText>
                      </w:r>
                      <w:r>
                        <w:fldChar w:fldCharType="separate"/>
                      </w:r>
                      <w:bookmarkStart w:id="51" w:name="_Toc6346906"/>
                      <w:r w:rsidR="00065E77">
                        <w:t>12</w:t>
                      </w:r>
                      <w:r>
                        <w:fldChar w:fldCharType="end"/>
                      </w:r>
                      <w:r>
                        <w:t>. ábra: HGrex működése</w:t>
                      </w:r>
                      <w:bookmarkEnd w:id="51"/>
                    </w:p>
                  </w:txbxContent>
                </v:textbox>
                <w10:wrap type="topAndBottom"/>
              </v:shape>
            </w:pict>
          </mc:Fallback>
        </mc:AlternateContent>
      </w:r>
      <w:r w:rsidR="007F07FC">
        <w:rPr>
          <w:noProof/>
          <w:lang w:eastAsia="hu-HU" w:bidi="ar-SA"/>
        </w:rPr>
        <mc:AlternateContent>
          <mc:Choice Requires="wpg">
            <w:drawing>
              <wp:anchor distT="0" distB="0" distL="114300" distR="114300" simplePos="0" relativeHeight="251808768" behindDoc="0" locked="0" layoutInCell="1" allowOverlap="1" wp14:anchorId="541EFF11" wp14:editId="3DF57603">
                <wp:simplePos x="0" y="0"/>
                <wp:positionH relativeFrom="margin">
                  <wp:align>center</wp:align>
                </wp:positionH>
                <wp:positionV relativeFrom="paragraph">
                  <wp:posOffset>797560</wp:posOffset>
                </wp:positionV>
                <wp:extent cx="5857875" cy="5057775"/>
                <wp:effectExtent l="0" t="0" r="0" b="28575"/>
                <wp:wrapTopAndBottom/>
                <wp:docPr id="892" name="Csoportba foglalás 892"/>
                <wp:cNvGraphicFramePr/>
                <a:graphic xmlns:a="http://schemas.openxmlformats.org/drawingml/2006/main">
                  <a:graphicData uri="http://schemas.microsoft.com/office/word/2010/wordprocessingGroup">
                    <wpg:wgp>
                      <wpg:cNvGrpSpPr/>
                      <wpg:grpSpPr>
                        <a:xfrm>
                          <a:off x="0" y="0"/>
                          <a:ext cx="5857875" cy="5057775"/>
                          <a:chOff x="0" y="0"/>
                          <a:chExt cx="5810250" cy="5057775"/>
                        </a:xfrm>
                      </wpg:grpSpPr>
                      <wpg:grpSp>
                        <wpg:cNvPr id="656" name="Csoportba foglalás 656"/>
                        <wpg:cNvGrpSpPr/>
                        <wpg:grpSpPr>
                          <a:xfrm>
                            <a:off x="0" y="0"/>
                            <a:ext cx="5810250" cy="5057775"/>
                            <a:chOff x="0" y="0"/>
                            <a:chExt cx="5810250" cy="5057775"/>
                          </a:xfrm>
                        </wpg:grpSpPr>
                        <wpg:grpSp>
                          <wpg:cNvPr id="235" name="Csoportba foglalás 235"/>
                          <wpg:cNvGrpSpPr/>
                          <wpg:grpSpPr>
                            <a:xfrm>
                              <a:off x="3162300" y="0"/>
                              <a:ext cx="2575560" cy="657225"/>
                              <a:chOff x="0" y="0"/>
                              <a:chExt cx="2575560" cy="657225"/>
                            </a:xfrm>
                          </wpg:grpSpPr>
                          <wpg:grpSp>
                            <wpg:cNvPr id="544" name="Csoportba foglalás 544"/>
                            <wpg:cNvGrpSpPr/>
                            <wpg:grpSpPr>
                              <a:xfrm>
                                <a:off x="95250" y="333375"/>
                                <a:ext cx="2013585" cy="323850"/>
                                <a:chOff x="0" y="0"/>
                                <a:chExt cx="2013714" cy="323850"/>
                              </a:xfrm>
                            </wpg:grpSpPr>
                            <wps:wsp>
                              <wps:cNvPr id="545" name="Téglalap 545"/>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189667" w14:textId="77777777" w:rsidR="00B92C93" w:rsidRDefault="00B92C93"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Téglalap 546"/>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677BE" w14:textId="77777777" w:rsidR="00B92C93" w:rsidRDefault="00B92C93"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 name="Téglalap 547"/>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3D55CC" w14:textId="77777777" w:rsidR="00B92C93" w:rsidRDefault="00B92C93" w:rsidP="000444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Téglalap 548"/>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0FCB7A" w14:textId="77777777" w:rsidR="00B92C93" w:rsidRDefault="00B92C93"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Téglalap 549"/>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E745BA" w14:textId="77777777" w:rsidR="00B92C93" w:rsidRDefault="00B92C93"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Téglalap 550"/>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BB2F19" w14:textId="77777777" w:rsidR="00B92C93" w:rsidRDefault="00B92C93"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 name="Téglalap 551"/>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B7AF3" w14:textId="77777777" w:rsidR="00B92C93" w:rsidRDefault="00B92C93" w:rsidP="000444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2" name="Téglalap 552"/>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C938A" w14:textId="77777777" w:rsidR="00B92C93" w:rsidRDefault="00B92C93"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54" name="Szövegdoboz 554"/>
                            <wps:cNvSpPr txBox="1"/>
                            <wps:spPr>
                              <a:xfrm>
                                <a:off x="0" y="0"/>
                                <a:ext cx="2575560" cy="323456"/>
                              </a:xfrm>
                              <a:prstGeom prst="rect">
                                <a:avLst/>
                              </a:prstGeom>
                              <a:noFill/>
                              <a:ln w="6350">
                                <a:noFill/>
                              </a:ln>
                            </wps:spPr>
                            <wps:txbx>
                              <w:txbxContent>
                                <w:p w14:paraId="7F271490" w14:textId="77777777" w:rsidR="00B92C93" w:rsidRDefault="00B92C93" w:rsidP="00D217CF">
                                  <w:pPr>
                                    <w:tabs>
                                      <w:tab w:val="left" w:pos="709"/>
                                    </w:tabs>
                                  </w:pPr>
                                  <w:r>
                                    <w:t>1. Kiválasztunk egy kezdő várost: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6" name="Csoportba foglalás 236"/>
                          <wpg:cNvGrpSpPr/>
                          <wpg:grpSpPr>
                            <a:xfrm>
                              <a:off x="3162300" y="742950"/>
                              <a:ext cx="2575560" cy="952500"/>
                              <a:chOff x="0" y="0"/>
                              <a:chExt cx="2575560" cy="952500"/>
                            </a:xfrm>
                          </wpg:grpSpPr>
                          <wpg:grpSp>
                            <wpg:cNvPr id="555" name="Csoportba foglalás 555"/>
                            <wpg:cNvGrpSpPr/>
                            <wpg:grpSpPr>
                              <a:xfrm>
                                <a:off x="85725" y="628650"/>
                                <a:ext cx="2013585" cy="323850"/>
                                <a:chOff x="0" y="0"/>
                                <a:chExt cx="2013714" cy="323850"/>
                              </a:xfrm>
                            </wpg:grpSpPr>
                            <wps:wsp>
                              <wps:cNvPr id="574" name="Téglalap 574"/>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0762C" w14:textId="77777777" w:rsidR="00B92C93" w:rsidRDefault="00B92C93"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Téglalap 575"/>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D6A6E3" w14:textId="77777777" w:rsidR="00B92C93" w:rsidRDefault="00B92C93"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Téglalap 128"/>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347AF6" w14:textId="77777777" w:rsidR="00B92C93" w:rsidRDefault="00B92C93" w:rsidP="0004445F">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Téglalap 129"/>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EF013" w14:textId="77777777" w:rsidR="00B92C93" w:rsidRDefault="00B92C93"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Téglalap 130"/>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1EF4BB" w14:textId="77777777" w:rsidR="00B92C93" w:rsidRDefault="00B92C93"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Téglalap 131"/>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55402C" w14:textId="77777777" w:rsidR="00B92C93" w:rsidRDefault="00B92C93"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églalap 132"/>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88FE81" w14:textId="77777777" w:rsidR="00B92C93" w:rsidRDefault="00B92C93" w:rsidP="000444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Téglalap 133"/>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FA686" w14:textId="77777777" w:rsidR="00B92C93" w:rsidRDefault="00B92C93"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4" name="Szövegdoboz 134"/>
                            <wps:cNvSpPr txBox="1"/>
                            <wps:spPr>
                              <a:xfrm>
                                <a:off x="0" y="0"/>
                                <a:ext cx="2575560" cy="600075"/>
                              </a:xfrm>
                              <a:prstGeom prst="rect">
                                <a:avLst/>
                              </a:prstGeom>
                              <a:noFill/>
                              <a:ln w="6350">
                                <a:noFill/>
                              </a:ln>
                            </wps:spPr>
                            <wps:txbx>
                              <w:txbxContent>
                                <w:p w14:paraId="395CD080" w14:textId="77777777" w:rsidR="00B92C93" w:rsidRDefault="00B92C93" w:rsidP="0021315A">
                                  <w:pPr>
                                    <w:jc w:val="both"/>
                                  </w:pPr>
                                  <w:r>
                                    <w:t xml:space="preserve">2. A </w:t>
                                  </w:r>
                                  <w:r>
                                    <w:sym w:font="Wingdings" w:char="F0E0"/>
                                  </w:r>
                                  <w:r>
                                    <w:t xml:space="preserve"> F (3) és A </w:t>
                                  </w:r>
                                  <w:r>
                                    <w:sym w:font="Wingdings" w:char="F0E0"/>
                                  </w:r>
                                  <w:r>
                                    <w:t xml:space="preserve"> H (5) összehasonlítása. Mivel F közelebb van ezért ő lesz a következő város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2" name="Csoportba foglalás 232"/>
                          <wpg:cNvGrpSpPr/>
                          <wpg:grpSpPr>
                            <a:xfrm>
                              <a:off x="0" y="171450"/>
                              <a:ext cx="2080389" cy="1599806"/>
                              <a:chOff x="0" y="0"/>
                              <a:chExt cx="2080389" cy="1599806"/>
                            </a:xfrm>
                          </wpg:grpSpPr>
                          <wpg:grpSp>
                            <wpg:cNvPr id="229" name="Csoportba foglalás 229"/>
                            <wpg:cNvGrpSpPr/>
                            <wpg:grpSpPr>
                              <a:xfrm>
                                <a:off x="0" y="0"/>
                                <a:ext cx="2080389" cy="1133475"/>
                                <a:chOff x="0" y="0"/>
                                <a:chExt cx="2080389" cy="1133475"/>
                              </a:xfrm>
                            </wpg:grpSpPr>
                            <wpg:grpSp>
                              <wpg:cNvPr id="532" name="Csoportba foglalás 532"/>
                              <wpg:cNvGrpSpPr/>
                              <wpg:grpSpPr>
                                <a:xfrm>
                                  <a:off x="66675" y="361950"/>
                                  <a:ext cx="2013714" cy="323850"/>
                                  <a:chOff x="0" y="0"/>
                                  <a:chExt cx="2013714" cy="323850"/>
                                </a:xfrm>
                              </wpg:grpSpPr>
                              <wps:wsp>
                                <wps:cNvPr id="524" name="Téglalap 524"/>
                                <wps:cNvSpPr/>
                                <wps:spPr>
                                  <a:xfrm>
                                    <a:off x="50482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96F78" w14:textId="77777777" w:rsidR="00B92C93" w:rsidRDefault="00B92C93" w:rsidP="0004445F">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Téglalap 525"/>
                                <wps:cNvSpPr/>
                                <wps:spPr>
                                  <a:xfrm>
                                    <a:off x="762000"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FE12C" w14:textId="77777777" w:rsidR="00B92C93" w:rsidRDefault="00B92C93"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Téglalap 526"/>
                                <wps:cNvSpPr/>
                                <wps:spPr>
                                  <a:xfrm>
                                    <a:off x="25717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8751D6" w14:textId="77777777" w:rsidR="00B92C93" w:rsidRDefault="00B92C93" w:rsidP="0004445F">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Téglalap 527"/>
                                <wps:cNvSpPr/>
                                <wps:spPr>
                                  <a:xfrm>
                                    <a:off x="0" y="0"/>
                                    <a:ext cx="251589" cy="32345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CA1BAC" w14:textId="77777777" w:rsidR="00B92C93" w:rsidRDefault="00B92C93" w:rsidP="0004445F">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Téglalap 528"/>
                                <wps:cNvSpPr/>
                                <wps:spPr>
                                  <a:xfrm>
                                    <a:off x="1009650"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CFFAD" w14:textId="77777777" w:rsidR="00B92C93" w:rsidRDefault="00B92C93" w:rsidP="0004445F">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Téglalap 529"/>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FA038F" w14:textId="77777777" w:rsidR="00B92C93" w:rsidRDefault="00B92C93" w:rsidP="0004445F">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Téglalap 530"/>
                                <wps:cNvSpPr/>
                                <wps:spPr>
                                  <a:xfrm>
                                    <a:off x="1514475"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4A2A82" w14:textId="77777777" w:rsidR="00B92C93" w:rsidRDefault="00B92C93" w:rsidP="0004445F">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1" name="Téglalap 531"/>
                                <wps:cNvSpPr/>
                                <wps:spPr>
                                  <a:xfrm>
                                    <a:off x="1762125"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F44C81" w14:textId="77777777" w:rsidR="00B92C93" w:rsidRDefault="00B92C93" w:rsidP="0004445F">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33" name="Csoportba foglalás 533"/>
                              <wpg:cNvGrpSpPr/>
                              <wpg:grpSpPr>
                                <a:xfrm>
                                  <a:off x="66675" y="809625"/>
                                  <a:ext cx="2013585" cy="323850"/>
                                  <a:chOff x="0" y="0"/>
                                  <a:chExt cx="2013714" cy="323850"/>
                                </a:xfrm>
                              </wpg:grpSpPr>
                              <wps:wsp>
                                <wps:cNvPr id="534" name="Téglalap 534"/>
                                <wps:cNvSpPr/>
                                <wps:spPr>
                                  <a:xfrm>
                                    <a:off x="50482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69D81C" w14:textId="77777777" w:rsidR="00B92C93" w:rsidRDefault="00B92C93"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Téglalap 535"/>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F7920A" w14:textId="77777777" w:rsidR="00B92C93" w:rsidRDefault="00B92C93" w:rsidP="0004445F">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 name="Téglalap 536"/>
                                <wps:cNvSpPr/>
                                <wps:spPr>
                                  <a:xfrm>
                                    <a:off x="25717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638E60" w14:textId="77777777" w:rsidR="00B92C93" w:rsidRDefault="00B92C93" w:rsidP="0004445F">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Téglalap 537"/>
                                <wps:cNvSpPr/>
                                <wps:spPr>
                                  <a:xfrm>
                                    <a:off x="0" y="0"/>
                                    <a:ext cx="251589" cy="32345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D9F16" w14:textId="77777777" w:rsidR="00B92C93" w:rsidRDefault="00B92C93" w:rsidP="0004445F">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Téglalap 538"/>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2339B" w14:textId="77777777" w:rsidR="00B92C93" w:rsidRDefault="00B92C93" w:rsidP="0004445F">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Téglalap 539"/>
                                <wps:cNvSpPr/>
                                <wps:spPr>
                                  <a:xfrm>
                                    <a:off x="1257300"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A82694" w14:textId="77777777" w:rsidR="00B92C93" w:rsidRDefault="00B92C93" w:rsidP="0004445F">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 name="Téglalap 540"/>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B2E253" w14:textId="77777777" w:rsidR="00B92C93" w:rsidRDefault="00B92C93" w:rsidP="0004445F">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1" name="Téglalap 541"/>
                                <wps:cNvSpPr/>
                                <wps:spPr>
                                  <a:xfrm>
                                    <a:off x="1762125"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580686" w14:textId="77777777" w:rsidR="00B92C93" w:rsidRDefault="00B92C93" w:rsidP="0004445F">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43" name="Szövegdoboz 543"/>
                              <wps:cNvSpPr txBox="1"/>
                              <wps:spPr>
                                <a:xfrm>
                                  <a:off x="0" y="0"/>
                                  <a:ext cx="2013585" cy="323456"/>
                                </a:xfrm>
                                <a:prstGeom prst="rect">
                                  <a:avLst/>
                                </a:prstGeom>
                                <a:noFill/>
                                <a:ln w="6350">
                                  <a:noFill/>
                                </a:ln>
                              </wps:spPr>
                              <wps:txbx>
                                <w:txbxContent>
                                  <w:p w14:paraId="2A7FBA46" w14:textId="77777777" w:rsidR="00B92C93" w:rsidRDefault="00B92C93" w:rsidP="0004445F">
                                    <w:r>
                                      <w:t>Szülő kromoszómák: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5" name="Szövegdoboz 135"/>
                            <wps:cNvSpPr txBox="1"/>
                            <wps:spPr>
                              <a:xfrm>
                                <a:off x="0" y="1276350"/>
                                <a:ext cx="2013585" cy="323456"/>
                              </a:xfrm>
                              <a:prstGeom prst="rect">
                                <a:avLst/>
                              </a:prstGeom>
                              <a:noFill/>
                              <a:ln w="6350">
                                <a:noFill/>
                              </a:ln>
                            </wps:spPr>
                            <wps:txbx>
                              <w:txbxContent>
                                <w:p w14:paraId="55E97DD9" w14:textId="77777777" w:rsidR="00B92C93" w:rsidRDefault="00B92C93" w:rsidP="00322A29">
                                  <w:r>
                                    <w:t>Távolság mátrix: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9" name="Csoportba foglalás 239"/>
                          <wpg:cNvGrpSpPr/>
                          <wpg:grpSpPr>
                            <a:xfrm>
                              <a:off x="3162300" y="1733550"/>
                              <a:ext cx="2118360" cy="752475"/>
                              <a:chOff x="0" y="0"/>
                              <a:chExt cx="2118360" cy="752475"/>
                            </a:xfrm>
                          </wpg:grpSpPr>
                          <wpg:grpSp>
                            <wpg:cNvPr id="169" name="Csoportba foglalás 169"/>
                            <wpg:cNvGrpSpPr/>
                            <wpg:grpSpPr>
                              <a:xfrm>
                                <a:off x="104775" y="428625"/>
                                <a:ext cx="2013585" cy="323850"/>
                                <a:chOff x="0" y="0"/>
                                <a:chExt cx="2013714" cy="323850"/>
                              </a:xfrm>
                            </wpg:grpSpPr>
                            <wps:wsp>
                              <wps:cNvPr id="170" name="Téglalap 170"/>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E731FB" w14:textId="77777777" w:rsidR="00B92C93" w:rsidRDefault="00B92C93" w:rsidP="00A9281C">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Téglalap 576"/>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0C85D5" w14:textId="77777777" w:rsidR="00B92C93" w:rsidRDefault="00B92C93"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Téglalap 578"/>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325B56" w14:textId="77777777" w:rsidR="00B92C93" w:rsidRDefault="00B92C93" w:rsidP="00A9281C">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 name="Téglalap 588"/>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652D0E" w14:textId="77777777" w:rsidR="00B92C93" w:rsidRDefault="00B92C93" w:rsidP="00A9281C">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9" name="Téglalap 589"/>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8D334B" w14:textId="77777777" w:rsidR="00B92C93" w:rsidRDefault="00B92C93"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2" name="Téglalap 592"/>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F2EF60" w14:textId="77777777" w:rsidR="00B92C93" w:rsidRDefault="00B92C93"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Téglalap 602"/>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DA9D7E" w14:textId="77777777" w:rsidR="00B92C93" w:rsidRDefault="00B92C93" w:rsidP="00A928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Téglalap 603"/>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72111" w14:textId="77777777" w:rsidR="00B92C93" w:rsidRDefault="00B92C93"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6" name="Szövegdoboz 606"/>
                            <wps:cNvSpPr txBox="1"/>
                            <wps:spPr>
                              <a:xfrm>
                                <a:off x="0" y="0"/>
                                <a:ext cx="1856740" cy="466725"/>
                              </a:xfrm>
                              <a:prstGeom prst="rect">
                                <a:avLst/>
                              </a:prstGeom>
                              <a:noFill/>
                              <a:ln w="6350">
                                <a:noFill/>
                              </a:ln>
                            </wps:spPr>
                            <wps:txbx>
                              <w:txbxContent>
                                <w:p w14:paraId="6B73202B" w14:textId="77777777" w:rsidR="00B92C93" w:rsidRDefault="00B92C93" w:rsidP="0021315A">
                                  <w:pPr>
                                    <w:jc w:val="both"/>
                                  </w:pPr>
                                  <w:r>
                                    <w:t xml:space="preserve">3. F </w:t>
                                  </w:r>
                                  <w:r>
                                    <w:sym w:font="Wingdings" w:char="F0E0"/>
                                  </w:r>
                                  <w:r>
                                    <w:t xml:space="preserve"> H (4) és F </w:t>
                                  </w:r>
                                  <w:r>
                                    <w:sym w:font="Wingdings" w:char="F0E0"/>
                                  </w:r>
                                  <w:r>
                                    <w:t xml:space="preserve"> D (3) összehasonlítása.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0" name="Csoportba foglalás 240"/>
                          <wpg:cNvGrpSpPr/>
                          <wpg:grpSpPr>
                            <a:xfrm>
                              <a:off x="3162300" y="2552700"/>
                              <a:ext cx="2647950" cy="962025"/>
                              <a:chOff x="0" y="0"/>
                              <a:chExt cx="2647950" cy="962025"/>
                            </a:xfrm>
                          </wpg:grpSpPr>
                          <wpg:grpSp>
                            <wpg:cNvPr id="616" name="Csoportba foglalás 616"/>
                            <wpg:cNvGrpSpPr/>
                            <wpg:grpSpPr>
                              <a:xfrm>
                                <a:off x="85725" y="638175"/>
                                <a:ext cx="2013585" cy="323850"/>
                                <a:chOff x="0" y="0"/>
                                <a:chExt cx="2013714" cy="323850"/>
                              </a:xfrm>
                            </wpg:grpSpPr>
                            <wps:wsp>
                              <wps:cNvPr id="617" name="Téglalap 617"/>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7FDA93" w14:textId="77777777" w:rsidR="00B92C93" w:rsidRDefault="00B92C93" w:rsidP="0021315A">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Téglalap 620"/>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BBC2E1" w14:textId="77777777" w:rsidR="00B92C93" w:rsidRDefault="00B92C93" w:rsidP="0021315A">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 name="Téglalap 621"/>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FF2A01" w14:textId="77777777" w:rsidR="00B92C93" w:rsidRDefault="00B92C93" w:rsidP="0021315A">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 name="Téglalap 622"/>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3E9588" w14:textId="77777777" w:rsidR="00B92C93" w:rsidRDefault="00B92C93" w:rsidP="0021315A">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 name="Téglalap 623"/>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CA83C" w14:textId="77777777" w:rsidR="00B92C93" w:rsidRDefault="00B92C93" w:rsidP="002131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4" name="Téglalap 624"/>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208678" w14:textId="77777777" w:rsidR="00B92C93" w:rsidRDefault="00B92C93" w:rsidP="002131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5" name="Téglalap 625"/>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E78F3" w14:textId="77777777" w:rsidR="00B92C93" w:rsidRDefault="00B92C93" w:rsidP="0021315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6" name="Téglalap 626"/>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D7C33C" w14:textId="77777777" w:rsidR="00B92C93" w:rsidRDefault="00B92C93" w:rsidP="002131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7" name="Szövegdoboz 627"/>
                            <wps:cNvSpPr txBox="1"/>
                            <wps:spPr>
                              <a:xfrm>
                                <a:off x="0" y="0"/>
                                <a:ext cx="2647950" cy="638175"/>
                              </a:xfrm>
                              <a:prstGeom prst="rect">
                                <a:avLst/>
                              </a:prstGeom>
                              <a:noFill/>
                              <a:ln w="6350">
                                <a:noFill/>
                              </a:ln>
                            </wps:spPr>
                            <wps:txbx>
                              <w:txbxContent>
                                <w:p w14:paraId="73BB4BB5" w14:textId="77777777" w:rsidR="00B92C93" w:rsidRDefault="00B92C93" w:rsidP="00D217CF">
                                  <w:pPr>
                                    <w:jc w:val="both"/>
                                  </w:pPr>
                                  <w:r>
                                    <w:t xml:space="preserve">4. D </w:t>
                                  </w:r>
                                  <w:r>
                                    <w:sym w:font="Wingdings" w:char="F0E0"/>
                                  </w:r>
                                  <w:r>
                                    <w:t xml:space="preserve"> A (3) és D </w:t>
                                  </w:r>
                                  <w:r>
                                    <w:sym w:font="Wingdings" w:char="F0E0"/>
                                  </w:r>
                                  <w:r>
                                    <w:t xml:space="preserve"> C (4) összehasonlítása. DA rövidebb út, de túl hamar kört okozna, ezért C-t választjuk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3" name="Csoportba foglalás 243"/>
                          <wpg:cNvGrpSpPr/>
                          <wpg:grpSpPr>
                            <a:xfrm>
                              <a:off x="3171825" y="3581400"/>
                              <a:ext cx="2638425" cy="1476375"/>
                              <a:chOff x="0" y="0"/>
                              <a:chExt cx="2638425" cy="1476375"/>
                            </a:xfrm>
                          </wpg:grpSpPr>
                          <wpg:grpSp>
                            <wpg:cNvPr id="628" name="Csoportba foglalás 628"/>
                            <wpg:cNvGrpSpPr/>
                            <wpg:grpSpPr>
                              <a:xfrm>
                                <a:off x="85725" y="1152525"/>
                                <a:ext cx="2013585" cy="323850"/>
                                <a:chOff x="0" y="0"/>
                                <a:chExt cx="2013714" cy="323850"/>
                              </a:xfrm>
                            </wpg:grpSpPr>
                            <wps:wsp>
                              <wps:cNvPr id="210" name="Téglalap 210"/>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9873B0" w14:textId="77777777" w:rsidR="00B92C93" w:rsidRDefault="00B92C93" w:rsidP="0021315A">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Téglalap 211"/>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BE83F" w14:textId="77777777" w:rsidR="00B92C93" w:rsidRDefault="00B92C93" w:rsidP="0021315A">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Téglalap 214"/>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6F4C80" w14:textId="77777777" w:rsidR="00B92C93" w:rsidRDefault="00B92C93" w:rsidP="0021315A">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églalap 217"/>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0C3C87" w14:textId="77777777" w:rsidR="00B92C93" w:rsidRDefault="00B92C93" w:rsidP="0021315A">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Téglalap 218"/>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0D6B4" w14:textId="77777777" w:rsidR="00B92C93" w:rsidRDefault="00B92C93" w:rsidP="0021315A">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Téglalap 221"/>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CFE2FB" w14:textId="77777777" w:rsidR="00B92C93" w:rsidRDefault="00B92C93" w:rsidP="0021315A">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Téglalap 222"/>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A37365" w14:textId="77777777" w:rsidR="00B92C93" w:rsidRDefault="00B92C93" w:rsidP="0021315A">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églalap 225"/>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C1A7A" w14:textId="77777777" w:rsidR="00B92C93" w:rsidRDefault="00B92C93" w:rsidP="0021315A">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8" name="Szövegdoboz 228"/>
                            <wps:cNvSpPr txBox="1"/>
                            <wps:spPr>
                              <a:xfrm>
                                <a:off x="0" y="0"/>
                                <a:ext cx="2638425" cy="1123950"/>
                              </a:xfrm>
                              <a:prstGeom prst="rect">
                                <a:avLst/>
                              </a:prstGeom>
                              <a:noFill/>
                              <a:ln w="6350">
                                <a:noFill/>
                              </a:ln>
                            </wps:spPr>
                            <wps:txbx>
                              <w:txbxContent>
                                <w:p w14:paraId="353A52F0" w14:textId="77777777" w:rsidR="00B92C93" w:rsidRDefault="00B92C93" w:rsidP="0021315A">
                                  <w:pPr>
                                    <w:jc w:val="both"/>
                                  </w:pPr>
                                  <w:r>
                                    <w:t xml:space="preserve">5. Előzőek alapján következő C </w:t>
                                  </w:r>
                                  <w:r>
                                    <w:sym w:font="Wingdings" w:char="F0E0"/>
                                  </w:r>
                                  <w:r>
                                    <w:t xml:space="preserve"> G. Mivel a két lehetőség G </w:t>
                                  </w:r>
                                  <w:r>
                                    <w:sym w:font="Wingdings" w:char="F0E0"/>
                                  </w:r>
                                  <w:r>
                                    <w:t xml:space="preserve"> A és G </w:t>
                                  </w:r>
                                  <w:r>
                                    <w:sym w:font="Wingdings" w:char="F0E0"/>
                                  </w:r>
                                  <w:r>
                                    <w:t xml:space="preserve"> F kört okozna, ezért egy véletlenszerű, eddig nem felhasznált városba megyünk, és onnan folytatjuk. Ha ez B, akkor a végeredmény: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890" name="Csoportba foglalás 890"/>
                        <wpg:cNvGrpSpPr/>
                        <wpg:grpSpPr>
                          <a:xfrm>
                            <a:off x="57150" y="1838325"/>
                            <a:ext cx="2486660" cy="2486025"/>
                            <a:chOff x="0" y="0"/>
                            <a:chExt cx="2486660" cy="2486025"/>
                          </a:xfrm>
                        </wpg:grpSpPr>
                        <wpg:grpSp>
                          <wpg:cNvPr id="879" name="Csoportba foglalás 879"/>
                          <wpg:cNvGrpSpPr/>
                          <wpg:grpSpPr>
                            <a:xfrm>
                              <a:off x="0" y="0"/>
                              <a:ext cx="2486660" cy="2209800"/>
                              <a:chOff x="0" y="0"/>
                              <a:chExt cx="2486660" cy="2209800"/>
                            </a:xfrm>
                          </wpg:grpSpPr>
                          <wpg:grpSp>
                            <wpg:cNvPr id="869" name="Csoportba foglalás 869"/>
                            <wpg:cNvGrpSpPr/>
                            <wpg:grpSpPr>
                              <a:xfrm>
                                <a:off x="0" y="0"/>
                                <a:ext cx="2210435" cy="2209800"/>
                                <a:chOff x="0" y="0"/>
                                <a:chExt cx="2210435" cy="2209800"/>
                              </a:xfrm>
                            </wpg:grpSpPr>
                            <wpg:grpSp>
                              <wpg:cNvPr id="779" name="Csoportba foglalás 779"/>
                              <wpg:cNvGrpSpPr/>
                              <wpg:grpSpPr>
                                <a:xfrm>
                                  <a:off x="0" y="0"/>
                                  <a:ext cx="2210435" cy="276225"/>
                                  <a:chOff x="0" y="0"/>
                                  <a:chExt cx="2210435" cy="276225"/>
                                </a:xfrm>
                              </wpg:grpSpPr>
                              <wpg:grpSp>
                                <wpg:cNvPr id="771" name="Csoportba foglalás 771"/>
                                <wpg:cNvGrpSpPr/>
                                <wpg:grpSpPr>
                                  <a:xfrm>
                                    <a:off x="0" y="0"/>
                                    <a:ext cx="553425" cy="276225"/>
                                    <a:chOff x="0" y="0"/>
                                    <a:chExt cx="553425" cy="276225"/>
                                  </a:xfrm>
                                </wpg:grpSpPr>
                                <wps:wsp>
                                  <wps:cNvPr id="349" name="Téglalap 349"/>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6E80E" w14:textId="77777777" w:rsidR="00B92C93" w:rsidRDefault="00B92C93" w:rsidP="005165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Téglalap 368"/>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E7D4A1" w14:textId="77777777" w:rsidR="00B92C93" w:rsidRDefault="00B92C93" w:rsidP="005165D1">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72" name="Csoportba foglalás 772"/>
                                <wpg:cNvGrpSpPr/>
                                <wpg:grpSpPr>
                                  <a:xfrm>
                                    <a:off x="552450" y="0"/>
                                    <a:ext cx="553085" cy="276225"/>
                                    <a:chOff x="0" y="0"/>
                                    <a:chExt cx="553085" cy="276225"/>
                                  </a:xfrm>
                                </wpg:grpSpPr>
                                <wps:wsp>
                                  <wps:cNvPr id="369" name="Téglalap 369"/>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B1E83D" w14:textId="77777777" w:rsidR="00B92C93" w:rsidRDefault="00B92C93" w:rsidP="005165D1">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Téglalap 375"/>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A3C92" w14:textId="77777777" w:rsidR="00B92C93" w:rsidRDefault="00B92C93" w:rsidP="005165D1">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74" name="Téglalap 774"/>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C91E78" w14:textId="77777777" w:rsidR="00B92C93" w:rsidRDefault="00B92C93" w:rsidP="00993E37">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 name="Téglalap 775"/>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608C2" w14:textId="77777777" w:rsidR="00B92C93" w:rsidRDefault="00B92C93" w:rsidP="00993E37">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78" name="Csoportba foglalás 778"/>
                                <wpg:cNvGrpSpPr/>
                                <wpg:grpSpPr>
                                  <a:xfrm>
                                    <a:off x="1657350" y="0"/>
                                    <a:ext cx="553085" cy="276225"/>
                                    <a:chOff x="0" y="0"/>
                                    <a:chExt cx="553085" cy="276225"/>
                                  </a:xfrm>
                                </wpg:grpSpPr>
                                <wps:wsp>
                                  <wps:cNvPr id="776" name="Téglalap 776"/>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3B21A3" w14:textId="77777777" w:rsidR="00B92C93" w:rsidRDefault="00B92C93" w:rsidP="00993E37">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7" name="Téglalap 777"/>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FF7D9" w14:textId="77777777" w:rsidR="00B92C93" w:rsidRDefault="00B92C93" w:rsidP="00993E37">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80" name="Csoportba foglalás 780"/>
                              <wpg:cNvGrpSpPr/>
                              <wpg:grpSpPr>
                                <a:xfrm>
                                  <a:off x="0" y="276225"/>
                                  <a:ext cx="2210435" cy="276225"/>
                                  <a:chOff x="0" y="0"/>
                                  <a:chExt cx="2210435" cy="276225"/>
                                </a:xfrm>
                              </wpg:grpSpPr>
                              <wpg:grpSp>
                                <wpg:cNvPr id="781" name="Csoportba foglalás 781"/>
                                <wpg:cNvGrpSpPr/>
                                <wpg:grpSpPr>
                                  <a:xfrm>
                                    <a:off x="0" y="0"/>
                                    <a:ext cx="553425" cy="276225"/>
                                    <a:chOff x="0" y="0"/>
                                    <a:chExt cx="553425" cy="276225"/>
                                  </a:xfrm>
                                </wpg:grpSpPr>
                                <wps:wsp>
                                  <wps:cNvPr id="782" name="Téglalap 782"/>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ACB889" w14:textId="77777777" w:rsidR="00B92C93" w:rsidRDefault="00B92C93" w:rsidP="00993E37">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 name="Téglalap 783"/>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A88A1E" w14:textId="77777777" w:rsidR="00B92C93" w:rsidRDefault="00B92C93"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84" name="Csoportba foglalás 784"/>
                                <wpg:cNvGrpSpPr/>
                                <wpg:grpSpPr>
                                  <a:xfrm>
                                    <a:off x="552450" y="0"/>
                                    <a:ext cx="553085" cy="276225"/>
                                    <a:chOff x="0" y="0"/>
                                    <a:chExt cx="553085" cy="276225"/>
                                  </a:xfrm>
                                </wpg:grpSpPr>
                                <wps:wsp>
                                  <wps:cNvPr id="785" name="Téglalap 785"/>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130979" w14:textId="77777777" w:rsidR="00B92C93" w:rsidRDefault="00B92C93" w:rsidP="00993E3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6" name="Téglalap 786"/>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A4AB05" w14:textId="77777777" w:rsidR="00B92C93" w:rsidRDefault="00B92C93"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7" name="Téglalap 787"/>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1B544E" w14:textId="77777777" w:rsidR="00B92C93" w:rsidRDefault="00B92C93" w:rsidP="00993E3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Téglalap 788"/>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B368DD" w14:textId="77777777" w:rsidR="00B92C93" w:rsidRDefault="00B92C93" w:rsidP="00993E37">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89" name="Csoportba foglalás 789"/>
                                <wpg:cNvGrpSpPr/>
                                <wpg:grpSpPr>
                                  <a:xfrm>
                                    <a:off x="1657350" y="0"/>
                                    <a:ext cx="553085" cy="276225"/>
                                    <a:chOff x="0" y="0"/>
                                    <a:chExt cx="553085" cy="276225"/>
                                  </a:xfrm>
                                </wpg:grpSpPr>
                                <wps:wsp>
                                  <wps:cNvPr id="790" name="Téglalap 790"/>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3EC604" w14:textId="77777777" w:rsidR="00B92C93" w:rsidRDefault="00B92C93"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1" name="Téglalap 791"/>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460CD" w14:textId="77777777" w:rsidR="00B92C93" w:rsidRDefault="00B92C93"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30" name="Csoportba foglalás 830"/>
                              <wpg:cNvGrpSpPr/>
                              <wpg:grpSpPr>
                                <a:xfrm>
                                  <a:off x="0" y="552450"/>
                                  <a:ext cx="2210435" cy="828675"/>
                                  <a:chOff x="0" y="0"/>
                                  <a:chExt cx="2210435" cy="828675"/>
                                </a:xfrm>
                              </wpg:grpSpPr>
                              <wpg:grpSp>
                                <wpg:cNvPr id="792" name="Csoportba foglalás 792"/>
                                <wpg:cNvGrpSpPr/>
                                <wpg:grpSpPr>
                                  <a:xfrm>
                                    <a:off x="0" y="0"/>
                                    <a:ext cx="2210435" cy="276225"/>
                                    <a:chOff x="0" y="0"/>
                                    <a:chExt cx="2210435" cy="276225"/>
                                  </a:xfrm>
                                </wpg:grpSpPr>
                                <wpg:grpSp>
                                  <wpg:cNvPr id="793" name="Csoportba foglalás 793"/>
                                  <wpg:cNvGrpSpPr/>
                                  <wpg:grpSpPr>
                                    <a:xfrm>
                                      <a:off x="0" y="0"/>
                                      <a:ext cx="553425" cy="276225"/>
                                      <a:chOff x="0" y="0"/>
                                      <a:chExt cx="553425" cy="276225"/>
                                    </a:xfrm>
                                  </wpg:grpSpPr>
                                  <wps:wsp>
                                    <wps:cNvPr id="794" name="Téglalap 794"/>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14C7AE" w14:textId="77777777" w:rsidR="00B92C93" w:rsidRDefault="00B92C93" w:rsidP="00993E37">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 name="Téglalap 795"/>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823D8F" w14:textId="77777777" w:rsidR="00B92C93" w:rsidRDefault="00B92C93" w:rsidP="00993E3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6" name="Csoportba foglalás 796"/>
                                  <wpg:cNvGrpSpPr/>
                                  <wpg:grpSpPr>
                                    <a:xfrm>
                                      <a:off x="552450" y="0"/>
                                      <a:ext cx="553085" cy="276225"/>
                                      <a:chOff x="0" y="0"/>
                                      <a:chExt cx="553085" cy="276225"/>
                                    </a:xfrm>
                                  </wpg:grpSpPr>
                                  <wps:wsp>
                                    <wps:cNvPr id="797" name="Téglalap 797"/>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3489E5" w14:textId="77777777" w:rsidR="00B92C93" w:rsidRDefault="00B92C93"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8" name="Téglalap 798"/>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BC5B29" w14:textId="77777777" w:rsidR="00B92C93" w:rsidRDefault="00B92C93" w:rsidP="00993E37">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99" name="Téglalap 799"/>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161F6" w14:textId="77777777" w:rsidR="00B92C93" w:rsidRDefault="00B92C93"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0" name="Téglalap 800"/>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8FBF09" w14:textId="77777777" w:rsidR="00B92C93" w:rsidRDefault="00B92C93"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01" name="Csoportba foglalás 801"/>
                                  <wpg:cNvGrpSpPr/>
                                  <wpg:grpSpPr>
                                    <a:xfrm>
                                      <a:off x="1657350" y="0"/>
                                      <a:ext cx="553085" cy="276225"/>
                                      <a:chOff x="0" y="0"/>
                                      <a:chExt cx="553085" cy="276225"/>
                                    </a:xfrm>
                                  </wpg:grpSpPr>
                                  <wps:wsp>
                                    <wps:cNvPr id="802" name="Téglalap 802"/>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2F64E1" w14:textId="77777777" w:rsidR="00B92C93" w:rsidRDefault="00B92C93" w:rsidP="00993E3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3" name="Téglalap 803"/>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703791" w14:textId="77777777" w:rsidR="00B92C93" w:rsidRDefault="00B92C93" w:rsidP="00993E3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05" name="Csoportba foglalás 805"/>
                                <wpg:cNvGrpSpPr/>
                                <wpg:grpSpPr>
                                  <a:xfrm>
                                    <a:off x="0" y="276225"/>
                                    <a:ext cx="2210435" cy="552450"/>
                                    <a:chOff x="0" y="0"/>
                                    <a:chExt cx="2210435" cy="552450"/>
                                  </a:xfrm>
                                </wpg:grpSpPr>
                                <wpg:grpSp>
                                  <wpg:cNvPr id="806" name="Csoportba foglalás 806"/>
                                  <wpg:cNvGrpSpPr/>
                                  <wpg:grpSpPr>
                                    <a:xfrm>
                                      <a:off x="0" y="0"/>
                                      <a:ext cx="2210435" cy="276225"/>
                                      <a:chOff x="0" y="0"/>
                                      <a:chExt cx="2210435" cy="276225"/>
                                    </a:xfrm>
                                  </wpg:grpSpPr>
                                  <wpg:grpSp>
                                    <wpg:cNvPr id="807" name="Csoportba foglalás 807"/>
                                    <wpg:cNvGrpSpPr/>
                                    <wpg:grpSpPr>
                                      <a:xfrm>
                                        <a:off x="0" y="0"/>
                                        <a:ext cx="553425" cy="276225"/>
                                        <a:chOff x="0" y="0"/>
                                        <a:chExt cx="553425" cy="276225"/>
                                      </a:xfrm>
                                    </wpg:grpSpPr>
                                    <wps:wsp>
                                      <wps:cNvPr id="808" name="Téglalap 808"/>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38806B" w14:textId="77777777" w:rsidR="00B92C93" w:rsidRDefault="00B92C93" w:rsidP="00993E37">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9" name="Téglalap 809"/>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377282" w14:textId="77777777" w:rsidR="00B92C93" w:rsidRDefault="00B92C93" w:rsidP="00993E3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10" name="Csoportba foglalás 810"/>
                                    <wpg:cNvGrpSpPr/>
                                    <wpg:grpSpPr>
                                      <a:xfrm>
                                        <a:off x="552450" y="0"/>
                                        <a:ext cx="553085" cy="276225"/>
                                        <a:chOff x="0" y="0"/>
                                        <a:chExt cx="553085" cy="276225"/>
                                      </a:xfrm>
                                    </wpg:grpSpPr>
                                    <wps:wsp>
                                      <wps:cNvPr id="811" name="Téglalap 811"/>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1315DB" w14:textId="77777777" w:rsidR="00B92C93" w:rsidRDefault="00B92C93" w:rsidP="00993E37">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2" name="Téglalap 812"/>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BFE02C" w14:textId="77777777" w:rsidR="00B92C93" w:rsidRDefault="00B92C93"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3" name="Téglalap 813"/>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F8ACB" w14:textId="77777777" w:rsidR="00B92C93" w:rsidRDefault="00B92C93"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4" name="Téglalap 814"/>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9A8343" w14:textId="77777777" w:rsidR="00B92C93" w:rsidRDefault="00B92C93" w:rsidP="00993E37">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15" name="Csoportba foglalás 815"/>
                                    <wpg:cNvGrpSpPr/>
                                    <wpg:grpSpPr>
                                      <a:xfrm>
                                        <a:off x="1657350" y="0"/>
                                        <a:ext cx="553085" cy="276225"/>
                                        <a:chOff x="0" y="0"/>
                                        <a:chExt cx="553085" cy="276225"/>
                                      </a:xfrm>
                                    </wpg:grpSpPr>
                                    <wps:wsp>
                                      <wps:cNvPr id="816" name="Téglalap 816"/>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D67C54" w14:textId="77777777" w:rsidR="00B92C93" w:rsidRDefault="00B92C93" w:rsidP="00993E37">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 name="Téglalap 817"/>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B99DDE" w14:textId="77777777" w:rsidR="00B92C93" w:rsidRDefault="00B92C93"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18" name="Csoportba foglalás 818"/>
                                  <wpg:cNvGrpSpPr/>
                                  <wpg:grpSpPr>
                                    <a:xfrm>
                                      <a:off x="0" y="276225"/>
                                      <a:ext cx="2210435" cy="276225"/>
                                      <a:chOff x="0" y="0"/>
                                      <a:chExt cx="2210435" cy="276225"/>
                                    </a:xfrm>
                                  </wpg:grpSpPr>
                                  <wpg:grpSp>
                                    <wpg:cNvPr id="819" name="Csoportba foglalás 819"/>
                                    <wpg:cNvGrpSpPr/>
                                    <wpg:grpSpPr>
                                      <a:xfrm>
                                        <a:off x="0" y="0"/>
                                        <a:ext cx="553425" cy="276225"/>
                                        <a:chOff x="0" y="0"/>
                                        <a:chExt cx="553425" cy="276225"/>
                                      </a:xfrm>
                                    </wpg:grpSpPr>
                                    <wps:wsp>
                                      <wps:cNvPr id="820" name="Téglalap 820"/>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1BA5B" w14:textId="77777777" w:rsidR="00B92C93" w:rsidRDefault="00B92C93" w:rsidP="00993E37">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1" name="Téglalap 821"/>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09DBA9" w14:textId="77777777" w:rsidR="00B92C93" w:rsidRDefault="00B92C93"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22" name="Csoportba foglalás 822"/>
                                    <wpg:cNvGrpSpPr/>
                                    <wpg:grpSpPr>
                                      <a:xfrm>
                                        <a:off x="552450" y="0"/>
                                        <a:ext cx="553085" cy="276225"/>
                                        <a:chOff x="0" y="0"/>
                                        <a:chExt cx="553085" cy="276225"/>
                                      </a:xfrm>
                                    </wpg:grpSpPr>
                                    <wps:wsp>
                                      <wps:cNvPr id="823" name="Téglalap 823"/>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A33DB9" w14:textId="77777777" w:rsidR="00B92C93" w:rsidRDefault="00B92C93"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4" name="Téglalap 824"/>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FD768" w14:textId="77777777" w:rsidR="00B92C93" w:rsidRDefault="00B92C93"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25" name="Téglalap 825"/>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A7080" w14:textId="77777777" w:rsidR="00B92C93" w:rsidRDefault="00B92C93"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6" name="Téglalap 826"/>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2CC7EA" w14:textId="77777777" w:rsidR="00B92C93" w:rsidRDefault="00B92C93" w:rsidP="00993E37">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27" name="Csoportba foglalás 827"/>
                                    <wpg:cNvGrpSpPr/>
                                    <wpg:grpSpPr>
                                      <a:xfrm>
                                        <a:off x="1657350" y="0"/>
                                        <a:ext cx="553085" cy="276225"/>
                                        <a:chOff x="0" y="0"/>
                                        <a:chExt cx="553085" cy="276225"/>
                                      </a:xfrm>
                                    </wpg:grpSpPr>
                                    <wps:wsp>
                                      <wps:cNvPr id="828" name="Téglalap 828"/>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BB2AA5" w14:textId="77777777" w:rsidR="00B92C93" w:rsidRDefault="00B92C93"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9" name="Téglalap 829"/>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272D5" w14:textId="77777777" w:rsidR="00B92C93" w:rsidRDefault="00B92C93" w:rsidP="00993E3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cNvPr id="831" name="Csoportba foglalás 831"/>
                              <wpg:cNvGrpSpPr/>
                              <wpg:grpSpPr>
                                <a:xfrm>
                                  <a:off x="0" y="1381125"/>
                                  <a:ext cx="2210435" cy="828675"/>
                                  <a:chOff x="0" y="0"/>
                                  <a:chExt cx="2210435" cy="828675"/>
                                </a:xfrm>
                              </wpg:grpSpPr>
                              <wpg:grpSp>
                                <wpg:cNvPr id="832" name="Csoportba foglalás 832"/>
                                <wpg:cNvGrpSpPr/>
                                <wpg:grpSpPr>
                                  <a:xfrm>
                                    <a:off x="0" y="0"/>
                                    <a:ext cx="2210435" cy="276225"/>
                                    <a:chOff x="0" y="0"/>
                                    <a:chExt cx="2210435" cy="276225"/>
                                  </a:xfrm>
                                </wpg:grpSpPr>
                                <wpg:grpSp>
                                  <wpg:cNvPr id="833" name="Csoportba foglalás 833"/>
                                  <wpg:cNvGrpSpPr/>
                                  <wpg:grpSpPr>
                                    <a:xfrm>
                                      <a:off x="0" y="0"/>
                                      <a:ext cx="553425" cy="276225"/>
                                      <a:chOff x="0" y="0"/>
                                      <a:chExt cx="553425" cy="276225"/>
                                    </a:xfrm>
                                  </wpg:grpSpPr>
                                  <wps:wsp>
                                    <wps:cNvPr id="834" name="Téglalap 834"/>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9E7CBF" w14:textId="77777777" w:rsidR="00B92C93" w:rsidRDefault="00B92C93" w:rsidP="004C4D3C">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Téglalap 835"/>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D89697" w14:textId="77777777" w:rsidR="00B92C93" w:rsidRDefault="00B92C93" w:rsidP="004C4D3C">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36" name="Csoportba foglalás 836"/>
                                  <wpg:cNvGrpSpPr/>
                                  <wpg:grpSpPr>
                                    <a:xfrm>
                                      <a:off x="552450" y="0"/>
                                      <a:ext cx="553085" cy="276225"/>
                                      <a:chOff x="0" y="0"/>
                                      <a:chExt cx="553085" cy="276225"/>
                                    </a:xfrm>
                                  </wpg:grpSpPr>
                                  <wps:wsp>
                                    <wps:cNvPr id="837" name="Téglalap 837"/>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84146" w14:textId="77777777" w:rsidR="00B92C93" w:rsidRDefault="00B92C93"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 name="Téglalap 838"/>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A423C2" w14:textId="77777777" w:rsidR="00B92C93" w:rsidRDefault="00B92C93"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39" name="Téglalap 839"/>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324DC" w14:textId="77777777" w:rsidR="00B92C93" w:rsidRDefault="00B92C93"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0" name="Téglalap 840"/>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83F8A" w14:textId="77777777" w:rsidR="00B92C93" w:rsidRDefault="00B92C93" w:rsidP="004C4D3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41" name="Csoportba foglalás 841"/>
                                  <wpg:cNvGrpSpPr/>
                                  <wpg:grpSpPr>
                                    <a:xfrm>
                                      <a:off x="1657350" y="0"/>
                                      <a:ext cx="553085" cy="276225"/>
                                      <a:chOff x="0" y="0"/>
                                      <a:chExt cx="553085" cy="276225"/>
                                    </a:xfrm>
                                  </wpg:grpSpPr>
                                  <wps:wsp>
                                    <wps:cNvPr id="842" name="Téglalap 842"/>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B45C0" w14:textId="77777777" w:rsidR="00B92C93" w:rsidRDefault="00B92C93"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 name="Téglalap 843"/>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03258F" w14:textId="77777777" w:rsidR="00B92C93" w:rsidRDefault="00B92C93" w:rsidP="004C4D3C">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44" name="Csoportba foglalás 844"/>
                                <wpg:cNvGrpSpPr/>
                                <wpg:grpSpPr>
                                  <a:xfrm>
                                    <a:off x="0" y="276225"/>
                                    <a:ext cx="2210435" cy="552450"/>
                                    <a:chOff x="0" y="0"/>
                                    <a:chExt cx="2210435" cy="552450"/>
                                  </a:xfrm>
                                </wpg:grpSpPr>
                                <wpg:grpSp>
                                  <wpg:cNvPr id="845" name="Csoportba foglalás 845"/>
                                  <wpg:cNvGrpSpPr/>
                                  <wpg:grpSpPr>
                                    <a:xfrm>
                                      <a:off x="0" y="0"/>
                                      <a:ext cx="2210435" cy="276225"/>
                                      <a:chOff x="0" y="0"/>
                                      <a:chExt cx="2210435" cy="276225"/>
                                    </a:xfrm>
                                  </wpg:grpSpPr>
                                  <wpg:grpSp>
                                    <wpg:cNvPr id="846" name="Csoportba foglalás 846"/>
                                    <wpg:cNvGrpSpPr/>
                                    <wpg:grpSpPr>
                                      <a:xfrm>
                                        <a:off x="0" y="0"/>
                                        <a:ext cx="553425" cy="276225"/>
                                        <a:chOff x="0" y="0"/>
                                        <a:chExt cx="553425" cy="276225"/>
                                      </a:xfrm>
                                    </wpg:grpSpPr>
                                    <wps:wsp>
                                      <wps:cNvPr id="847" name="Téglalap 847"/>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A0F025" w14:textId="77777777" w:rsidR="00B92C93" w:rsidRDefault="00B92C93" w:rsidP="004C4D3C">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 name="Téglalap 848"/>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1F8801" w14:textId="77777777" w:rsidR="00B92C93" w:rsidRDefault="00B92C93" w:rsidP="004C4D3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49" name="Csoportba foglalás 849"/>
                                    <wpg:cNvGrpSpPr/>
                                    <wpg:grpSpPr>
                                      <a:xfrm>
                                        <a:off x="552450" y="0"/>
                                        <a:ext cx="553085" cy="276225"/>
                                        <a:chOff x="0" y="0"/>
                                        <a:chExt cx="553085" cy="276225"/>
                                      </a:xfrm>
                                    </wpg:grpSpPr>
                                    <wps:wsp>
                                      <wps:cNvPr id="850" name="Téglalap 850"/>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F3D6CD" w14:textId="77777777" w:rsidR="00B92C93" w:rsidRDefault="00B92C93" w:rsidP="004C4D3C">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1" name="Téglalap 851"/>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48F061" w14:textId="77777777" w:rsidR="00B92C93" w:rsidRDefault="00B92C93" w:rsidP="004C4D3C">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52" name="Téglalap 852"/>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8AF38A" w14:textId="77777777" w:rsidR="00B92C93" w:rsidRDefault="00B92C93" w:rsidP="004C4D3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3" name="Téglalap 853"/>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D861E3" w14:textId="77777777" w:rsidR="00B92C93" w:rsidRDefault="00B92C93"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54" name="Csoportba foglalás 854"/>
                                    <wpg:cNvGrpSpPr/>
                                    <wpg:grpSpPr>
                                      <a:xfrm>
                                        <a:off x="1657350" y="0"/>
                                        <a:ext cx="553085" cy="276225"/>
                                        <a:chOff x="0" y="0"/>
                                        <a:chExt cx="553085" cy="276225"/>
                                      </a:xfrm>
                                    </wpg:grpSpPr>
                                    <wps:wsp>
                                      <wps:cNvPr id="855" name="Téglalap 855"/>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C5B158" w14:textId="77777777" w:rsidR="00B92C93" w:rsidRDefault="00B92C93" w:rsidP="004C4D3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6" name="Téglalap 856"/>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6616F" w14:textId="77777777" w:rsidR="00B92C93" w:rsidRDefault="00B92C93"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57" name="Csoportba foglalás 857"/>
                                  <wpg:cNvGrpSpPr/>
                                  <wpg:grpSpPr>
                                    <a:xfrm>
                                      <a:off x="0" y="276225"/>
                                      <a:ext cx="2210435" cy="276225"/>
                                      <a:chOff x="0" y="0"/>
                                      <a:chExt cx="2210435" cy="276225"/>
                                    </a:xfrm>
                                  </wpg:grpSpPr>
                                  <wpg:grpSp>
                                    <wpg:cNvPr id="858" name="Csoportba foglalás 858"/>
                                    <wpg:cNvGrpSpPr/>
                                    <wpg:grpSpPr>
                                      <a:xfrm>
                                        <a:off x="0" y="0"/>
                                        <a:ext cx="553425" cy="276225"/>
                                        <a:chOff x="0" y="0"/>
                                        <a:chExt cx="553425" cy="276225"/>
                                      </a:xfrm>
                                    </wpg:grpSpPr>
                                    <wps:wsp>
                                      <wps:cNvPr id="859" name="Téglalap 859"/>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192D9B" w14:textId="77777777" w:rsidR="00B92C93" w:rsidRDefault="00B92C93" w:rsidP="004C4D3C">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 name="Téglalap 860"/>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009E08" w14:textId="77777777" w:rsidR="00B92C93" w:rsidRDefault="00B92C93" w:rsidP="004C4D3C">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61" name="Csoportba foglalás 861"/>
                                    <wpg:cNvGrpSpPr/>
                                    <wpg:grpSpPr>
                                      <a:xfrm>
                                        <a:off x="552450" y="0"/>
                                        <a:ext cx="553085" cy="276225"/>
                                        <a:chOff x="0" y="0"/>
                                        <a:chExt cx="553085" cy="276225"/>
                                      </a:xfrm>
                                    </wpg:grpSpPr>
                                    <wps:wsp>
                                      <wps:cNvPr id="862" name="Téglalap 862"/>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64AE9" w14:textId="77777777" w:rsidR="00B92C93" w:rsidRDefault="00B92C93" w:rsidP="004C4D3C">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 name="Téglalap 863"/>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9CC64E" w14:textId="77777777" w:rsidR="00B92C93" w:rsidRDefault="00B92C93"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64" name="Téglalap 864"/>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2EC073" w14:textId="77777777" w:rsidR="00B92C93" w:rsidRDefault="00B92C93" w:rsidP="004C4D3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 name="Téglalap 865"/>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919A86" w14:textId="77777777" w:rsidR="00B92C93" w:rsidRDefault="00B92C93" w:rsidP="004C4D3C">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66" name="Csoportba foglalás 866"/>
                                    <wpg:cNvGrpSpPr/>
                                    <wpg:grpSpPr>
                                      <a:xfrm>
                                        <a:off x="1657350" y="0"/>
                                        <a:ext cx="553085" cy="276225"/>
                                        <a:chOff x="0" y="0"/>
                                        <a:chExt cx="553085" cy="276225"/>
                                      </a:xfrm>
                                    </wpg:grpSpPr>
                                    <wps:wsp>
                                      <wps:cNvPr id="867" name="Téglalap 867"/>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8E3C1C" w14:textId="77777777" w:rsidR="00B92C93" w:rsidRDefault="00B92C93"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8" name="Téglalap 868"/>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5E866" w14:textId="77777777" w:rsidR="00B92C93" w:rsidRDefault="00B92C93" w:rsidP="004C4D3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cNvPr id="878" name="Csoportba foglalás 878"/>
                            <wpg:cNvGrpSpPr/>
                            <wpg:grpSpPr>
                              <a:xfrm>
                                <a:off x="2209800" y="0"/>
                                <a:ext cx="276860" cy="2209800"/>
                                <a:chOff x="0" y="0"/>
                                <a:chExt cx="276860" cy="2209800"/>
                              </a:xfrm>
                            </wpg:grpSpPr>
                            <wps:wsp>
                              <wps:cNvPr id="870" name="Téglalap 870"/>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0B597" w14:textId="77777777" w:rsidR="00B92C93" w:rsidRDefault="00B92C93" w:rsidP="00A86103">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1" name="Téglalap 871"/>
                              <wps:cNvSpPr/>
                              <wps:spPr>
                                <a:xfrm>
                                  <a:off x="0" y="27622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5263D" w14:textId="77777777" w:rsidR="00B92C93" w:rsidRDefault="00B92C93" w:rsidP="00A8610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2" name="Téglalap 872"/>
                              <wps:cNvSpPr/>
                              <wps:spPr>
                                <a:xfrm>
                                  <a:off x="0" y="55245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AC9CDC" w14:textId="77777777" w:rsidR="00B92C93" w:rsidRDefault="00B92C93" w:rsidP="00A86103">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3" name="Téglalap 873"/>
                              <wps:cNvSpPr/>
                              <wps:spPr>
                                <a:xfrm>
                                  <a:off x="0" y="82867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A9F1F5" w14:textId="77777777" w:rsidR="00B92C93" w:rsidRDefault="00B92C93" w:rsidP="00A86103">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4" name="Téglalap 874"/>
                              <wps:cNvSpPr/>
                              <wps:spPr>
                                <a:xfrm>
                                  <a:off x="0" y="110490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EECAD7" w14:textId="77777777" w:rsidR="00B92C93" w:rsidRDefault="00B92C93" w:rsidP="00A86103">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5" name="Téglalap 875"/>
                              <wps:cNvSpPr/>
                              <wps:spPr>
                                <a:xfrm>
                                  <a:off x="0" y="138112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C2B968" w14:textId="77777777" w:rsidR="00B92C93" w:rsidRDefault="00B92C93" w:rsidP="00A86103">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6" name="Téglalap 876"/>
                              <wps:cNvSpPr/>
                              <wps:spPr>
                                <a:xfrm>
                                  <a:off x="0" y="165735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D7C68E" w14:textId="77777777" w:rsidR="00B92C93" w:rsidRDefault="00B92C93" w:rsidP="00A86103">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7" name="Téglalap 877"/>
                              <wps:cNvSpPr/>
                              <wps:spPr>
                                <a:xfrm>
                                  <a:off x="0" y="193357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1E847C" w14:textId="77777777" w:rsidR="00B92C93" w:rsidRDefault="00B92C93" w:rsidP="00A8610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89" name="Csoportba foglalás 889"/>
                          <wpg:cNvGrpSpPr/>
                          <wpg:grpSpPr>
                            <a:xfrm>
                              <a:off x="0" y="2209800"/>
                              <a:ext cx="2486660" cy="276225"/>
                              <a:chOff x="0" y="0"/>
                              <a:chExt cx="2486660" cy="276225"/>
                            </a:xfrm>
                          </wpg:grpSpPr>
                          <wps:wsp>
                            <wps:cNvPr id="880" name="Téglalap 880"/>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11F0B5" w14:textId="77777777" w:rsidR="00B92C93" w:rsidRDefault="00B92C93" w:rsidP="00F81E7E">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1" name="Téglalap 881"/>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FAA34E" w14:textId="77777777" w:rsidR="00B92C93" w:rsidRDefault="00B92C93" w:rsidP="00F81E7E">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2" name="Téglalap 882"/>
                            <wps:cNvSpPr/>
                            <wps:spPr>
                              <a:xfrm>
                                <a:off x="55245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AB76C" w14:textId="77777777" w:rsidR="00B92C93" w:rsidRDefault="00B92C93" w:rsidP="00F81E7E">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3" name="Téglalap 883"/>
                            <wps:cNvSpPr/>
                            <wps:spPr>
                              <a:xfrm>
                                <a:off x="82867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E7B57" w14:textId="77777777" w:rsidR="00B92C93" w:rsidRDefault="00B92C93" w:rsidP="00F81E7E">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4" name="Téglalap 884"/>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C27D0B" w14:textId="77777777" w:rsidR="00B92C93" w:rsidRDefault="00B92C93" w:rsidP="00F81E7E">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5" name="Téglalap 885"/>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79B742" w14:textId="77777777" w:rsidR="00B92C93" w:rsidRDefault="00B92C93" w:rsidP="00F81E7E">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6" name="Téglalap 886"/>
                            <wps:cNvSpPr/>
                            <wps:spPr>
                              <a:xfrm>
                                <a:off x="165735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BBC30A" w14:textId="77777777" w:rsidR="00B92C93" w:rsidRDefault="00B92C93" w:rsidP="00F81E7E">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7" name="Téglalap 887"/>
                            <wps:cNvSpPr/>
                            <wps:spPr>
                              <a:xfrm>
                                <a:off x="193357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111D7" w14:textId="77777777" w:rsidR="00B92C93" w:rsidRDefault="00B92C93" w:rsidP="00F81E7E">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8" name="Téglalap 888"/>
                            <wps:cNvSpPr/>
                            <wps:spPr>
                              <a:xfrm>
                                <a:off x="220980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9A5407" w14:textId="77777777" w:rsidR="00B92C93" w:rsidRDefault="00B92C93" w:rsidP="00F81E7E">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541EFF11" id="Csoportba foglalás 892" o:spid="_x0000_s1632" style="position:absolute;left:0;text-align:left;margin-left:0;margin-top:62.8pt;width:461.25pt;height:398.25pt;z-index:251808768;mso-position-horizontal:center;mso-position-horizontal-relative:margin;mso-position-vertical-relative:text;mso-width-relative:margin;mso-height-relative:margin" coordsize="58102,50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">
                <v:group id="Csoportba foglalás 656" o:spid="_x0000_s1633" style="position:absolute;width:58102;height:50577" coordsize="58102,50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">
                  <v:group id="Csoportba foglalás 235" o:spid="_x0000_s1634" style="position:absolute;left:31623;width:25755;height:6572" coordsize="25755,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group id="Csoportba foglalás 544" o:spid="_x0000_s1635" style="position:absolute;left:952;top:3333;width:20136;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">
                      <v:rect id="Téglalap 545" o:spid="_x0000_s1636"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80pxwAAANwAAAAPAAAAZHJzL2Rvd25yZXYueG1sRI9Ba8JA&#10;FITvQv/D8gq9iG4sWk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FhbzSnHAAAA3AAA&#10;AA8AAAAAAAAAAAAAAAAABwIAAGRycy9kb3ducmV2LnhtbFBLBQYAAAAAAwADALcAAAD7AgAAAAA=&#10;" filled="f" strokecolor="black [3213]" strokeweight="1pt">
                        <v:textbox>
                          <w:txbxContent>
                            <w:p w14:paraId="02189667" w14:textId="77777777" w:rsidR="00B92C93" w:rsidRDefault="00B92C93" w:rsidP="0004445F">
                              <w:pPr>
                                <w:jc w:val="center"/>
                              </w:pPr>
                            </w:p>
                          </w:txbxContent>
                        </v:textbox>
                      </v:rect>
                      <v:rect id="Téglalap 546" o:spid="_x0000_s1637"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" filled="f" strokecolor="black [3213]" strokeweight="1pt">
                        <v:textbox>
                          <w:txbxContent>
                            <w:p w14:paraId="587677BE" w14:textId="77777777" w:rsidR="00B92C93" w:rsidRDefault="00B92C93" w:rsidP="0004445F">
                              <w:pPr>
                                <w:jc w:val="center"/>
                              </w:pPr>
                            </w:p>
                          </w:txbxContent>
                        </v:textbox>
                      </v:rect>
                      <v:rect id="Téglalap 547" o:spid="_x0000_s1638"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" filled="f" strokecolor="black [3213]" strokeweight="1pt">
                        <v:textbox>
                          <w:txbxContent>
                            <w:p w14:paraId="513D55CC" w14:textId="77777777" w:rsidR="00B92C93" w:rsidRDefault="00B92C93" w:rsidP="0004445F"/>
                          </w:txbxContent>
                        </v:textbox>
                      </v:rect>
                      <v:rect id="Téglalap 548" o:spid="_x0000_s1639"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" filled="f" strokecolor="black [3213]" strokeweight="1pt">
                        <v:textbox>
                          <w:txbxContent>
                            <w:p w14:paraId="660FCB7A" w14:textId="77777777" w:rsidR="00B92C93" w:rsidRDefault="00B92C93" w:rsidP="0004445F">
                              <w:pPr>
                                <w:jc w:val="center"/>
                              </w:pPr>
                              <w:r>
                                <w:t>A</w:t>
                              </w:r>
                            </w:p>
                          </w:txbxContent>
                        </v:textbox>
                      </v:rect>
                      <v:rect id="Téglalap 549" o:spid="_x0000_s1640"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" filled="f" strokecolor="black [3213]" strokeweight="1pt">
                        <v:textbox>
                          <w:txbxContent>
                            <w:p w14:paraId="55E745BA" w14:textId="77777777" w:rsidR="00B92C93" w:rsidRDefault="00B92C93" w:rsidP="0004445F">
                              <w:pPr>
                                <w:jc w:val="center"/>
                              </w:pPr>
                            </w:p>
                          </w:txbxContent>
                        </v:textbox>
                      </v:rect>
                      <v:rect id="Téglalap 550" o:spid="_x0000_s1641"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fhswwAAANwAAAAPAAAAZHJzL2Rvd25yZXYueG1sRE9Na8JA&#10;EL0X/A/LCF6kbixY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zfX4bMMAAADcAAAADwAA&#10;AAAAAAAAAAAAAAAHAgAAZHJzL2Rvd25yZXYueG1sUEsFBgAAAAADAAMAtwAAAPcCAAAAAA==&#10;" filled="f" strokecolor="black [3213]" strokeweight="1pt">
                        <v:textbox>
                          <w:txbxContent>
                            <w:p w14:paraId="32BB2F19" w14:textId="77777777" w:rsidR="00B92C93" w:rsidRDefault="00B92C93" w:rsidP="0004445F">
                              <w:pPr>
                                <w:jc w:val="center"/>
                              </w:pPr>
                            </w:p>
                          </w:txbxContent>
                        </v:textbox>
                      </v:rect>
                      <v:rect id="Téglalap 551" o:spid="_x0000_s1642"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V33xwAAANwAAAAPAAAAZHJzL2Rvd25yZXYueG1sRI9BS8NA&#10;FITvgv9heUIvpd2kUJ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KK5XffHAAAA3AAA&#10;AA8AAAAAAAAAAAAAAAAABwIAAGRycy9kb3ducmV2LnhtbFBLBQYAAAAAAwADALcAAAD7AgAAAAA=&#10;" filled="f" strokecolor="black [3213]" strokeweight="1pt">
                        <v:textbox>
                          <w:txbxContent>
                            <w:p w14:paraId="7D5B7AF3" w14:textId="77777777" w:rsidR="00B92C93" w:rsidRDefault="00B92C93" w:rsidP="0004445F"/>
                          </w:txbxContent>
                        </v:textbox>
                      </v:rect>
                      <v:rect id="Téglalap 552" o:spid="_x0000_s1643"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8OAxgAAANwAAAAPAAAAZHJzL2Rvd25yZXYueG1sRI9Ba8JA&#10;FITvQv/D8gpeRDcKSo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UmvDgMYAAADcAAAA&#10;DwAAAAAAAAAAAAAAAAAHAgAAZHJzL2Rvd25yZXYueG1sUEsFBgAAAAADAAMAtwAAAPoCAAAAAA==&#10;" filled="f" strokecolor="black [3213]" strokeweight="1pt">
                        <v:textbox>
                          <w:txbxContent>
                            <w:p w14:paraId="4A4C938A" w14:textId="77777777" w:rsidR="00B92C93" w:rsidRDefault="00B92C93" w:rsidP="0004445F">
                              <w:pPr>
                                <w:jc w:val="center"/>
                              </w:pPr>
                            </w:p>
                          </w:txbxContent>
                        </v:textbox>
                      </v:rect>
                    </v:group>
                    <v:shape id="Szövegdoboz 554" o:spid="_x0000_s1644" type="#_x0000_t202" style="position:absolute;width:25755;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" filled="f" stroked="f" strokeweight=".5pt">
                      <v:textbox>
                        <w:txbxContent>
                          <w:p w14:paraId="7F271490" w14:textId="77777777" w:rsidR="00B92C93" w:rsidRDefault="00B92C93" w:rsidP="00D217CF">
                            <w:pPr>
                              <w:tabs>
                                <w:tab w:val="left" w:pos="709"/>
                              </w:tabs>
                            </w:pPr>
                            <w:r>
                              <w:t>1. Kiválasztunk egy kezdő várost:</w:t>
                            </w:r>
                          </w:p>
                        </w:txbxContent>
                      </v:textbox>
                    </v:shape>
                  </v:group>
                  <v:group id="Csoportba foglalás 236" o:spid="_x0000_s1645" style="position:absolute;left:31623;top:7429;width:25755;height:9525" coordsize="2575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group id="Csoportba foglalás 555" o:spid="_x0000_s1646" style="position:absolute;left:857;top:6286;width:20136;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rect id="Téglalap 574" o:spid="_x0000_s1647"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" filled="f" strokecolor="black [3213]" strokeweight="1pt">
                        <v:textbox>
                          <w:txbxContent>
                            <w:p w14:paraId="30F0762C" w14:textId="77777777" w:rsidR="00B92C93" w:rsidRDefault="00B92C93" w:rsidP="0004445F">
                              <w:pPr>
                                <w:jc w:val="center"/>
                              </w:pPr>
                            </w:p>
                          </w:txbxContent>
                        </v:textbox>
                      </v:rect>
                      <v:rect id="Téglalap 575" o:spid="_x0000_s1648"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" filled="f" strokecolor="black [3213]" strokeweight="1pt">
                        <v:textbox>
                          <w:txbxContent>
                            <w:p w14:paraId="4ED6A6E3" w14:textId="77777777" w:rsidR="00B92C93" w:rsidRDefault="00B92C93" w:rsidP="0004445F">
                              <w:pPr>
                                <w:jc w:val="center"/>
                              </w:pPr>
                            </w:p>
                          </w:txbxContent>
                        </v:textbox>
                      </v:rect>
                      <v:rect id="Téglalap 128" o:spid="_x0000_s1649"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" filled="f" strokecolor="black [3213]" strokeweight="1pt">
                        <v:textbox>
                          <w:txbxContent>
                            <w:p w14:paraId="2C347AF6" w14:textId="77777777" w:rsidR="00B92C93" w:rsidRDefault="00B92C93" w:rsidP="0004445F">
                              <w:r>
                                <w:t>F</w:t>
                              </w:r>
                            </w:p>
                          </w:txbxContent>
                        </v:textbox>
                      </v:rect>
                      <v:rect id="Téglalap 129" o:spid="_x0000_s1650"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" filled="f" strokecolor="black [3213]" strokeweight="1pt">
                        <v:textbox>
                          <w:txbxContent>
                            <w:p w14:paraId="55DEF013" w14:textId="77777777" w:rsidR="00B92C93" w:rsidRDefault="00B92C93" w:rsidP="0004445F">
                              <w:pPr>
                                <w:jc w:val="center"/>
                              </w:pPr>
                              <w:r>
                                <w:t>A</w:t>
                              </w:r>
                            </w:p>
                          </w:txbxContent>
                        </v:textbox>
                      </v:rect>
                      <v:rect id="Téglalap 130" o:spid="_x0000_s1651"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" filled="f" strokecolor="black [3213]" strokeweight="1pt">
                        <v:textbox>
                          <w:txbxContent>
                            <w:p w14:paraId="561EF4BB" w14:textId="77777777" w:rsidR="00B92C93" w:rsidRDefault="00B92C93" w:rsidP="0004445F">
                              <w:pPr>
                                <w:jc w:val="center"/>
                              </w:pPr>
                            </w:p>
                          </w:txbxContent>
                        </v:textbox>
                      </v:rect>
                      <v:rect id="Téglalap 131" o:spid="_x0000_s1652"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" filled="f" strokecolor="black [3213]" strokeweight="1pt">
                        <v:textbox>
                          <w:txbxContent>
                            <w:p w14:paraId="1055402C" w14:textId="77777777" w:rsidR="00B92C93" w:rsidRDefault="00B92C93" w:rsidP="0004445F">
                              <w:pPr>
                                <w:jc w:val="center"/>
                              </w:pPr>
                            </w:p>
                          </w:txbxContent>
                        </v:textbox>
                      </v:rect>
                      <v:rect id="Téglalap 132" o:spid="_x0000_s1653"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" filled="f" strokecolor="black [3213]" strokeweight="1pt">
                        <v:textbox>
                          <w:txbxContent>
                            <w:p w14:paraId="5188FE81" w14:textId="77777777" w:rsidR="00B92C93" w:rsidRDefault="00B92C93" w:rsidP="0004445F"/>
                          </w:txbxContent>
                        </v:textbox>
                      </v:rect>
                      <v:rect id="Téglalap 133" o:spid="_x0000_s1654"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" filled="f" strokecolor="black [3213]" strokeweight="1pt">
                        <v:textbox>
                          <w:txbxContent>
                            <w:p w14:paraId="677FA686" w14:textId="77777777" w:rsidR="00B92C93" w:rsidRDefault="00B92C93" w:rsidP="0004445F">
                              <w:pPr>
                                <w:jc w:val="center"/>
                              </w:pPr>
                            </w:p>
                          </w:txbxContent>
                        </v:textbox>
                      </v:rect>
                    </v:group>
                    <v:shape id="Szövegdoboz 134" o:spid="_x0000_s1655" type="#_x0000_t202" style="position:absolute;width:25755;height: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395CD080" w14:textId="77777777" w:rsidR="00B92C93" w:rsidRDefault="00B92C93" w:rsidP="0021315A">
                            <w:pPr>
                              <w:jc w:val="both"/>
                            </w:pPr>
                            <w:r>
                              <w:t xml:space="preserve">2. A </w:t>
                            </w:r>
                            <w:r>
                              <w:sym w:font="Wingdings" w:char="F0E0"/>
                            </w:r>
                            <w:r>
                              <w:t xml:space="preserve"> F (3) és A </w:t>
                            </w:r>
                            <w:r>
                              <w:sym w:font="Wingdings" w:char="F0E0"/>
                            </w:r>
                            <w:r>
                              <w:t xml:space="preserve"> H (5) összehasonlítása. Mivel F közelebb van ezért ő lesz a következő város</w:t>
                            </w:r>
                          </w:p>
                        </w:txbxContent>
                      </v:textbox>
                    </v:shape>
                  </v:group>
                  <v:group id="Csoportba foglalás 232" o:spid="_x0000_s1656" style="position:absolute;top:1714;width:20803;height:15998" coordsize="20803,1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group id="Csoportba foglalás 229" o:spid="_x0000_s1657" style="position:absolute;width:20803;height:11334" coordsize="20803,1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Csoportba foglalás 532" o:spid="_x0000_s1658" style="position:absolute;left:666;top:3619;width:20137;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">
                        <v:rect id="Téglalap 524" o:spid="_x0000_s1659"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" fillcolor="white [3212]" strokecolor="black [3213]" strokeweight="1pt">
                          <v:textbox>
                            <w:txbxContent>
                              <w:p w14:paraId="73E96F78" w14:textId="77777777" w:rsidR="00B92C93" w:rsidRDefault="00B92C93" w:rsidP="0004445F">
                                <w:pPr>
                                  <w:jc w:val="center"/>
                                </w:pPr>
                                <w:r>
                                  <w:t>G</w:t>
                                </w:r>
                              </w:p>
                            </w:txbxContent>
                          </v:textbox>
                        </v:rect>
                        <v:rect id="Téglalap 525" o:spid="_x0000_s1660"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" fillcolor="white [3212]" strokecolor="black [3213]" strokeweight="1pt">
                          <v:textbox>
                            <w:txbxContent>
                              <w:p w14:paraId="357FE12C" w14:textId="77777777" w:rsidR="00B92C93" w:rsidRDefault="00B92C93" w:rsidP="0004445F">
                                <w:pPr>
                                  <w:jc w:val="center"/>
                                </w:pPr>
                                <w:r>
                                  <w:t>A</w:t>
                                </w:r>
                              </w:p>
                            </w:txbxContent>
                          </v:textbox>
                        </v:rect>
                        <v:rect id="Téglalap 526" o:spid="_x0000_s1661"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" fillcolor="white [3212]" strokecolor="black [3213]" strokeweight="1pt">
                          <v:textbox>
                            <w:txbxContent>
                              <w:p w14:paraId="1C8751D6" w14:textId="77777777" w:rsidR="00B92C93" w:rsidRDefault="00B92C93" w:rsidP="0004445F">
                                <w:pPr>
                                  <w:jc w:val="center"/>
                                </w:pPr>
                                <w:r>
                                  <w:t>C</w:t>
                                </w:r>
                              </w:p>
                            </w:txbxContent>
                          </v:textbox>
                        </v:rect>
                        <v:rect id="Téglalap 527" o:spid="_x0000_s1662"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" fillcolor="white [3212]" strokecolor="black [3213]" strokeweight="1pt">
                          <v:textbox>
                            <w:txbxContent>
                              <w:p w14:paraId="5ECA1BAC" w14:textId="77777777" w:rsidR="00B92C93" w:rsidRDefault="00B92C93" w:rsidP="0004445F">
                                <w:pPr>
                                  <w:jc w:val="center"/>
                                </w:pPr>
                                <w:r>
                                  <w:t>D</w:t>
                                </w:r>
                              </w:p>
                            </w:txbxContent>
                          </v:textbox>
                        </v:rect>
                        <v:rect id="Téglalap 528" o:spid="_x0000_s1663"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" fillcolor="white [3212]" strokecolor="black [3213]" strokeweight="1pt">
                          <v:textbox>
                            <w:txbxContent>
                              <w:p w14:paraId="001CFFAD" w14:textId="77777777" w:rsidR="00B92C93" w:rsidRDefault="00B92C93" w:rsidP="0004445F">
                                <w:pPr>
                                  <w:jc w:val="center"/>
                                </w:pPr>
                                <w:r>
                                  <w:t>F</w:t>
                                </w:r>
                              </w:p>
                            </w:txbxContent>
                          </v:textbox>
                        </v:rect>
                        <v:rect id="Téglalap 529" o:spid="_x0000_s1664"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SKMxwAAANwAAAAPAAAAZHJzL2Rvd25yZXYueG1sRI9Ba8JA&#10;FITvhf6H5RW8iG4UWm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ATJIozHAAAA3AAA&#10;AA8AAAAAAAAAAAAAAAAABwIAAGRycy9kb3ducmV2LnhtbFBLBQYAAAAAAwADALcAAAD7AgAAAAA=&#10;" filled="f" strokecolor="black [3213]" strokeweight="1pt">
                          <v:textbox>
                            <w:txbxContent>
                              <w:p w14:paraId="72FA038F" w14:textId="77777777" w:rsidR="00B92C93" w:rsidRDefault="00B92C93" w:rsidP="0004445F">
                                <w:pPr>
                                  <w:jc w:val="center"/>
                                </w:pPr>
                                <w:r>
                                  <w:t>H</w:t>
                                </w:r>
                              </w:p>
                            </w:txbxContent>
                          </v:textbox>
                        </v:rect>
                        <v:rect id="Téglalap 530" o:spid="_x0000_s1665"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" fillcolor="white [3212]" strokecolor="black [3213]" strokeweight="1pt">
                          <v:textbox>
                            <w:txbxContent>
                              <w:p w14:paraId="264A2A82" w14:textId="77777777" w:rsidR="00B92C93" w:rsidRDefault="00B92C93" w:rsidP="0004445F">
                                <w:pPr>
                                  <w:jc w:val="center"/>
                                </w:pPr>
                                <w:r>
                                  <w:t>B</w:t>
                                </w:r>
                              </w:p>
                            </w:txbxContent>
                          </v:textbox>
                        </v:rect>
                        <v:rect id="Téglalap 531" o:spid="_x0000_s1666"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" fillcolor="white [3212]" strokecolor="black [3213]" strokeweight="1pt">
                          <v:textbox>
                            <w:txbxContent>
                              <w:p w14:paraId="67F44C81" w14:textId="77777777" w:rsidR="00B92C93" w:rsidRDefault="00B92C93" w:rsidP="0004445F">
                                <w:pPr>
                                  <w:jc w:val="center"/>
                                </w:pPr>
                                <w:r>
                                  <w:t>E</w:t>
                                </w:r>
                              </w:p>
                            </w:txbxContent>
                          </v:textbox>
                        </v:rect>
                      </v:group>
                      <v:group id="Csoportba foglalás 533" o:spid="_x0000_s1667" style="position:absolute;left:666;top:8096;width:20136;height:3238"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">
                        <v:rect id="Téglalap 534" o:spid="_x0000_s1668"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" fillcolor="white [3212]" strokecolor="black [3213]" strokeweight="1pt">
                          <v:textbox>
                            <w:txbxContent>
                              <w:p w14:paraId="6D69D81C" w14:textId="77777777" w:rsidR="00B92C93" w:rsidRDefault="00B92C93" w:rsidP="0004445F">
                                <w:pPr>
                                  <w:jc w:val="center"/>
                                </w:pPr>
                                <w:r>
                                  <w:t>A</w:t>
                                </w:r>
                              </w:p>
                            </w:txbxContent>
                          </v:textbox>
                        </v:rect>
                        <v:rect id="Téglalap 535" o:spid="_x0000_s1669"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b5UxwAAANwAAAAPAAAAZHJzL2Rvd25yZXYueG1sRI9Ba8JA&#10;FITvQv/D8gq9iG6sWE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ABdvlTHAAAA3AAA&#10;AA8AAAAAAAAAAAAAAAAABwIAAGRycy9kb3ducmV2LnhtbFBLBQYAAAAAAwADALcAAAD7AgAAAAA=&#10;" filled="f" strokecolor="black [3213]" strokeweight="1pt">
                          <v:textbox>
                            <w:txbxContent>
                              <w:p w14:paraId="2FF7920A" w14:textId="77777777" w:rsidR="00B92C93" w:rsidRDefault="00B92C93" w:rsidP="0004445F">
                                <w:pPr>
                                  <w:jc w:val="center"/>
                                </w:pPr>
                                <w:r>
                                  <w:t>H</w:t>
                                </w:r>
                              </w:p>
                            </w:txbxContent>
                          </v:textbox>
                        </v:rect>
                        <v:rect id="Téglalap 536" o:spid="_x0000_s1670"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" fillcolor="white [3212]" strokecolor="black [3213]" strokeweight="1pt">
                          <v:textbox>
                            <w:txbxContent>
                              <w:p w14:paraId="6E638E60" w14:textId="77777777" w:rsidR="00B92C93" w:rsidRDefault="00B92C93" w:rsidP="0004445F">
                                <w:pPr>
                                  <w:jc w:val="center"/>
                                </w:pPr>
                                <w:r>
                                  <w:t>D</w:t>
                                </w:r>
                              </w:p>
                            </w:txbxContent>
                          </v:textbox>
                        </v:rect>
                        <v:rect id="Téglalap 537" o:spid="_x0000_s1671"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" fillcolor="white [3212]" strokecolor="black [3213]" strokeweight="1pt">
                          <v:textbox>
                            <w:txbxContent>
                              <w:p w14:paraId="234D9F16" w14:textId="77777777" w:rsidR="00B92C93" w:rsidRDefault="00B92C93" w:rsidP="0004445F">
                                <w:pPr>
                                  <w:jc w:val="center"/>
                                </w:pPr>
                                <w:r>
                                  <w:t>F</w:t>
                                </w:r>
                              </w:p>
                            </w:txbxContent>
                          </v:textbox>
                        </v:rect>
                        <v:rect id="Téglalap 538" o:spid="_x0000_s1672"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" filled="f" strokecolor="black [3213]" strokeweight="1pt">
                          <v:textbox>
                            <w:txbxContent>
                              <w:p w14:paraId="78D2339B" w14:textId="77777777" w:rsidR="00B92C93" w:rsidRDefault="00B92C93" w:rsidP="0004445F">
                                <w:pPr>
                                  <w:jc w:val="center"/>
                                </w:pPr>
                                <w:r>
                                  <w:t>B</w:t>
                                </w:r>
                              </w:p>
                            </w:txbxContent>
                          </v:textbox>
                        </v:rect>
                        <v:rect id="Téglalap 539" o:spid="_x0000_s1673"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" fillcolor="white [3212]" strokecolor="black [3213]" strokeweight="1pt">
                          <v:textbox>
                            <w:txbxContent>
                              <w:p w14:paraId="6FA82694" w14:textId="77777777" w:rsidR="00B92C93" w:rsidRDefault="00B92C93" w:rsidP="0004445F">
                                <w:pPr>
                                  <w:jc w:val="center"/>
                                </w:pPr>
                                <w:r>
                                  <w:t>C</w:t>
                                </w:r>
                              </w:p>
                            </w:txbxContent>
                          </v:textbox>
                        </v:rect>
                        <v:rect id="Téglalap 540" o:spid="_x0000_s1674"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" filled="f" strokecolor="black [3213]" strokeweight="1pt">
                          <v:textbox>
                            <w:txbxContent>
                              <w:p w14:paraId="56B2E253" w14:textId="77777777" w:rsidR="00B92C93" w:rsidRDefault="00B92C93" w:rsidP="0004445F">
                                <w:pPr>
                                  <w:jc w:val="center"/>
                                </w:pPr>
                                <w:r>
                                  <w:t>E</w:t>
                                </w:r>
                              </w:p>
                            </w:txbxContent>
                          </v:textbox>
                        </v:rect>
                        <v:rect id="Téglalap 541" o:spid="_x0000_s1675"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" fillcolor="white [3212]" strokecolor="black [3213]" strokeweight="1pt">
                          <v:textbox>
                            <w:txbxContent>
                              <w:p w14:paraId="74580686" w14:textId="77777777" w:rsidR="00B92C93" w:rsidRDefault="00B92C93" w:rsidP="0004445F">
                                <w:pPr>
                                  <w:jc w:val="center"/>
                                </w:pPr>
                                <w:r>
                                  <w:t>G</w:t>
                                </w:r>
                              </w:p>
                            </w:txbxContent>
                          </v:textbox>
                        </v:rect>
                      </v:group>
                      <v:shape id="Szövegdoboz 543" o:spid="_x0000_s1676" type="#_x0000_t202" style="position:absolute;width:20135;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4Gt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85Rn+z4QjINd/AAAA//8DAFBLAQItABQABgAIAAAAIQDb4fbL7gAAAIUBAAATAAAAAAAA&#10;AAAAAAAAAAAAAABbQ29udGVudF9UeXBlc10ueG1sUEsBAi0AFAAGAAgAAAAhAFr0LFu/AAAAFQEA&#10;AAsAAAAAAAAAAAAAAAAAHwEAAF9yZWxzLy5yZWxzUEsBAi0AFAAGAAgAAAAhABSjga3HAAAA3AAA&#10;AA8AAAAAAAAAAAAAAAAABwIAAGRycy9kb3ducmV2LnhtbFBLBQYAAAAAAwADALcAAAD7AgAAAAA=&#10;" filled="f" stroked="f" strokeweight=".5pt">
                        <v:textbox>
                          <w:txbxContent>
                            <w:p w14:paraId="2A7FBA46" w14:textId="77777777" w:rsidR="00B92C93" w:rsidRDefault="00B92C93" w:rsidP="0004445F">
                              <w:r>
                                <w:t>Szülő kromoszómák:</w:t>
                              </w:r>
                            </w:p>
                          </w:txbxContent>
                        </v:textbox>
                      </v:shape>
                    </v:group>
                    <v:shape id="Szövegdoboz 135" o:spid="_x0000_s1677" type="#_x0000_t202" style="position:absolute;top:12763;width:20135;height:3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55E97DD9" w14:textId="77777777" w:rsidR="00B92C93" w:rsidRDefault="00B92C93" w:rsidP="00322A29">
                            <w:r>
                              <w:t>Távolság mátrix:</w:t>
                            </w:r>
                          </w:p>
                        </w:txbxContent>
                      </v:textbox>
                    </v:shape>
                  </v:group>
                  <v:group id="Csoportba foglalás 239" o:spid="_x0000_s1678" style="position:absolute;left:31623;top:17335;width:21183;height:7525" coordsize="21183,7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group id="Csoportba foglalás 169" o:spid="_x0000_s1679" style="position:absolute;left:1047;top:4286;width:20136;height:3238"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Téglalap 170" o:spid="_x0000_s1680"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" filled="f" strokecolor="black [3213]" strokeweight="1pt">
                        <v:textbox>
                          <w:txbxContent>
                            <w:p w14:paraId="4EE731FB" w14:textId="77777777" w:rsidR="00B92C93" w:rsidRDefault="00B92C93" w:rsidP="00A9281C">
                              <w:pPr>
                                <w:jc w:val="center"/>
                              </w:pPr>
                              <w:r>
                                <w:t>D</w:t>
                              </w:r>
                            </w:p>
                          </w:txbxContent>
                        </v:textbox>
                      </v:rect>
                      <v:rect id="Téglalap 576" o:spid="_x0000_s1681"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" filled="f" strokecolor="black [3213]" strokeweight="1pt">
                        <v:textbox>
                          <w:txbxContent>
                            <w:p w14:paraId="2F0C85D5" w14:textId="77777777" w:rsidR="00B92C93" w:rsidRDefault="00B92C93" w:rsidP="00A9281C">
                              <w:pPr>
                                <w:jc w:val="center"/>
                              </w:pPr>
                            </w:p>
                          </w:txbxContent>
                        </v:textbox>
                      </v:rect>
                      <v:rect id="Téglalap 578" o:spid="_x0000_s1682"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" filled="f" strokecolor="black [3213]" strokeweight="1pt">
                        <v:textbox>
                          <w:txbxContent>
                            <w:p w14:paraId="06325B56" w14:textId="77777777" w:rsidR="00B92C93" w:rsidRDefault="00B92C93" w:rsidP="00A9281C">
                              <w:r>
                                <w:t>F</w:t>
                              </w:r>
                            </w:p>
                          </w:txbxContent>
                        </v:textbox>
                      </v:rect>
                      <v:rect id="Téglalap 588" o:spid="_x0000_s1683"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" filled="f" strokecolor="black [3213]" strokeweight="1pt">
                        <v:textbox>
                          <w:txbxContent>
                            <w:p w14:paraId="2D652D0E" w14:textId="77777777" w:rsidR="00B92C93" w:rsidRDefault="00B92C93" w:rsidP="00A9281C">
                              <w:pPr>
                                <w:jc w:val="center"/>
                              </w:pPr>
                              <w:r>
                                <w:t>A</w:t>
                              </w:r>
                            </w:p>
                          </w:txbxContent>
                        </v:textbox>
                      </v:rect>
                      <v:rect id="Téglalap 589" o:spid="_x0000_s1684"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" filled="f" strokecolor="black [3213]" strokeweight="1pt">
                        <v:textbox>
                          <w:txbxContent>
                            <w:p w14:paraId="0E8D334B" w14:textId="77777777" w:rsidR="00B92C93" w:rsidRDefault="00B92C93" w:rsidP="00A9281C">
                              <w:pPr>
                                <w:jc w:val="center"/>
                              </w:pPr>
                            </w:p>
                          </w:txbxContent>
                        </v:textbox>
                      </v:rect>
                      <v:rect id="Téglalap 592" o:spid="_x0000_s1685"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" filled="f" strokecolor="black [3213]" strokeweight="1pt">
                        <v:textbox>
                          <w:txbxContent>
                            <w:p w14:paraId="3AF2EF60" w14:textId="77777777" w:rsidR="00B92C93" w:rsidRDefault="00B92C93" w:rsidP="00A9281C">
                              <w:pPr>
                                <w:jc w:val="center"/>
                              </w:pPr>
                            </w:p>
                          </w:txbxContent>
                        </v:textbox>
                      </v:rect>
                      <v:rect id="Téglalap 602" o:spid="_x0000_s1686"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" filled="f" strokecolor="black [3213]" strokeweight="1pt">
                        <v:textbox>
                          <w:txbxContent>
                            <w:p w14:paraId="74DA9D7E" w14:textId="77777777" w:rsidR="00B92C93" w:rsidRDefault="00B92C93" w:rsidP="00A9281C"/>
                          </w:txbxContent>
                        </v:textbox>
                      </v:rect>
                      <v:rect id="Téglalap 603" o:spid="_x0000_s1687"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" filled="f" strokecolor="black [3213]" strokeweight="1pt">
                        <v:textbox>
                          <w:txbxContent>
                            <w:p w14:paraId="77C72111" w14:textId="77777777" w:rsidR="00B92C93" w:rsidRDefault="00B92C93" w:rsidP="00A9281C">
                              <w:pPr>
                                <w:jc w:val="center"/>
                              </w:pPr>
                            </w:p>
                          </w:txbxContent>
                        </v:textbox>
                      </v:rect>
                    </v:group>
                    <v:shape id="Szövegdoboz 606" o:spid="_x0000_s1688" type="#_x0000_t202" style="position:absolute;width:18567;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" filled="f" stroked="f" strokeweight=".5pt">
                      <v:textbox>
                        <w:txbxContent>
                          <w:p w14:paraId="6B73202B" w14:textId="77777777" w:rsidR="00B92C93" w:rsidRDefault="00B92C93" w:rsidP="0021315A">
                            <w:pPr>
                              <w:jc w:val="both"/>
                            </w:pPr>
                            <w:r>
                              <w:t xml:space="preserve">3. F </w:t>
                            </w:r>
                            <w:r>
                              <w:sym w:font="Wingdings" w:char="F0E0"/>
                            </w:r>
                            <w:r>
                              <w:t xml:space="preserve"> H (4) és F </w:t>
                            </w:r>
                            <w:r>
                              <w:sym w:font="Wingdings" w:char="F0E0"/>
                            </w:r>
                            <w:r>
                              <w:t xml:space="preserve"> D (3) összehasonlítása.</w:t>
                            </w:r>
                          </w:p>
                        </w:txbxContent>
                      </v:textbox>
                    </v:shape>
                  </v:group>
                  <v:group id="Csoportba foglalás 240" o:spid="_x0000_s1689" style="position:absolute;left:31623;top:25527;width:26479;height:9620" coordsize="26479,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group id="Csoportba foglalás 616" o:spid="_x0000_s1690" style="position:absolute;left:857;top:6381;width:20136;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">
                      <v:rect id="Téglalap 617" o:spid="_x0000_s1691"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" filled="f" strokecolor="black [3213]" strokeweight="1pt">
                        <v:textbox>
                          <w:txbxContent>
                            <w:p w14:paraId="0D7FDA93" w14:textId="77777777" w:rsidR="00B92C93" w:rsidRDefault="00B92C93" w:rsidP="0021315A">
                              <w:pPr>
                                <w:jc w:val="center"/>
                              </w:pPr>
                              <w:r>
                                <w:t>D</w:t>
                              </w:r>
                            </w:p>
                          </w:txbxContent>
                        </v:textbox>
                      </v:rect>
                      <v:rect id="Téglalap 620" o:spid="_x0000_s1692"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" filled="f" strokecolor="black [3213]" strokeweight="1pt">
                        <v:textbox>
                          <w:txbxContent>
                            <w:p w14:paraId="44BBC2E1" w14:textId="77777777" w:rsidR="00B92C93" w:rsidRDefault="00B92C93" w:rsidP="0021315A">
                              <w:pPr>
                                <w:jc w:val="center"/>
                              </w:pPr>
                              <w:r>
                                <w:t>C</w:t>
                              </w:r>
                            </w:p>
                          </w:txbxContent>
                        </v:textbox>
                      </v:rect>
                      <v:rect id="Téglalap 621" o:spid="_x0000_s1693"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" filled="f" strokecolor="black [3213]" strokeweight="1pt">
                        <v:textbox>
                          <w:txbxContent>
                            <w:p w14:paraId="39FF2A01" w14:textId="77777777" w:rsidR="00B92C93" w:rsidRDefault="00B92C93" w:rsidP="0021315A">
                              <w:r>
                                <w:t>F</w:t>
                              </w:r>
                            </w:p>
                          </w:txbxContent>
                        </v:textbox>
                      </v:rect>
                      <v:rect id="Téglalap 622" o:spid="_x0000_s1694"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" filled="f" strokecolor="black [3213]" strokeweight="1pt">
                        <v:textbox>
                          <w:txbxContent>
                            <w:p w14:paraId="1E3E9588" w14:textId="77777777" w:rsidR="00B92C93" w:rsidRDefault="00B92C93" w:rsidP="0021315A">
                              <w:pPr>
                                <w:jc w:val="center"/>
                              </w:pPr>
                              <w:r>
                                <w:t>A</w:t>
                              </w:r>
                            </w:p>
                          </w:txbxContent>
                        </v:textbox>
                      </v:rect>
                      <v:rect id="Téglalap 623" o:spid="_x0000_s1695"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" filled="f" strokecolor="black [3213]" strokeweight="1pt">
                        <v:textbox>
                          <w:txbxContent>
                            <w:p w14:paraId="7E0CA83C" w14:textId="77777777" w:rsidR="00B92C93" w:rsidRDefault="00B92C93" w:rsidP="0021315A">
                              <w:pPr>
                                <w:jc w:val="center"/>
                              </w:pPr>
                            </w:p>
                          </w:txbxContent>
                        </v:textbox>
                      </v:rect>
                      <v:rect id="Téglalap 624" o:spid="_x0000_s1696"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" filled="f" strokecolor="black [3213]" strokeweight="1pt">
                        <v:textbox>
                          <w:txbxContent>
                            <w:p w14:paraId="5D208678" w14:textId="77777777" w:rsidR="00B92C93" w:rsidRDefault="00B92C93" w:rsidP="0021315A">
                              <w:pPr>
                                <w:jc w:val="center"/>
                              </w:pPr>
                            </w:p>
                          </w:txbxContent>
                        </v:textbox>
                      </v:rect>
                      <v:rect id="Téglalap 625" o:spid="_x0000_s1697"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" filled="f" strokecolor="black [3213]" strokeweight="1pt">
                        <v:textbox>
                          <w:txbxContent>
                            <w:p w14:paraId="28BE78F3" w14:textId="77777777" w:rsidR="00B92C93" w:rsidRDefault="00B92C93" w:rsidP="0021315A"/>
                          </w:txbxContent>
                        </v:textbox>
                      </v:rect>
                      <v:rect id="Téglalap 626" o:spid="_x0000_s1698"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" filled="f" strokecolor="black [3213]" strokeweight="1pt">
                        <v:textbox>
                          <w:txbxContent>
                            <w:p w14:paraId="6CD7C33C" w14:textId="77777777" w:rsidR="00B92C93" w:rsidRDefault="00B92C93" w:rsidP="0021315A">
                              <w:pPr>
                                <w:jc w:val="center"/>
                              </w:pPr>
                            </w:p>
                          </w:txbxContent>
                        </v:textbox>
                      </v:rect>
                    </v:group>
                    <v:shape id="Szövegdoboz 627" o:spid="_x0000_s1699" type="#_x0000_t202" style="position:absolute;width:26479;height:6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gNy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sEifoHfM+EIyPUPAAAA//8DAFBLAQItABQABgAIAAAAIQDb4fbL7gAAAIUBAAATAAAAAAAA&#10;AAAAAAAAAAAAAABbQ29udGVudF9UeXBlc10ueG1sUEsBAi0AFAAGAAgAAAAhAFr0LFu/AAAAFQEA&#10;AAsAAAAAAAAAAAAAAAAAHwEAAF9yZWxzLy5yZWxzUEsBAi0AFAAGAAgAAAAhAG1iA3LHAAAA3AAA&#10;AA8AAAAAAAAAAAAAAAAABwIAAGRycy9kb3ducmV2LnhtbFBLBQYAAAAAAwADALcAAAD7AgAAAAA=&#10;" filled="f" stroked="f" strokeweight=".5pt">
                      <v:textbox>
                        <w:txbxContent>
                          <w:p w14:paraId="73BB4BB5" w14:textId="77777777" w:rsidR="00B92C93" w:rsidRDefault="00B92C93" w:rsidP="00D217CF">
                            <w:pPr>
                              <w:jc w:val="both"/>
                            </w:pPr>
                            <w:r>
                              <w:t xml:space="preserve">4. D </w:t>
                            </w:r>
                            <w:r>
                              <w:sym w:font="Wingdings" w:char="F0E0"/>
                            </w:r>
                            <w:r>
                              <w:t xml:space="preserve"> A (3) és D </w:t>
                            </w:r>
                            <w:r>
                              <w:sym w:font="Wingdings" w:char="F0E0"/>
                            </w:r>
                            <w:r>
                              <w:t xml:space="preserve"> C (4) összehasonlítása. DA rövidebb út, de túl hamar kört okozna, ezért C-t választjuk</w:t>
                            </w:r>
                          </w:p>
                        </w:txbxContent>
                      </v:textbox>
                    </v:shape>
                  </v:group>
                  <v:group id="Csoportba foglalás 243" o:spid="_x0000_s1700" style="position:absolute;left:31718;top:35814;width:26384;height:14763" coordsize="26384,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group id="Csoportba foglalás 628" o:spid="_x0000_s1701" style="position:absolute;left:857;top:11525;width:20136;height:3238"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">
                      <v:rect id="Téglalap 210" o:spid="_x0000_s1702"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" filled="f" strokecolor="black [3213]" strokeweight="1pt">
                        <v:textbox>
                          <w:txbxContent>
                            <w:p w14:paraId="039873B0" w14:textId="77777777" w:rsidR="00B92C93" w:rsidRDefault="00B92C93" w:rsidP="0021315A">
                              <w:pPr>
                                <w:jc w:val="center"/>
                              </w:pPr>
                              <w:r>
                                <w:t>D</w:t>
                              </w:r>
                            </w:p>
                          </w:txbxContent>
                        </v:textbox>
                      </v:rect>
                      <v:rect id="Téglalap 211" o:spid="_x0000_s1703"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" filled="f" strokecolor="black [3213]" strokeweight="1pt">
                        <v:textbox>
                          <w:txbxContent>
                            <w:p w14:paraId="718BE83F" w14:textId="77777777" w:rsidR="00B92C93" w:rsidRDefault="00B92C93" w:rsidP="0021315A">
                              <w:pPr>
                                <w:jc w:val="center"/>
                              </w:pPr>
                              <w:r>
                                <w:t>C</w:t>
                              </w:r>
                            </w:p>
                          </w:txbxContent>
                        </v:textbox>
                      </v:rect>
                      <v:rect id="Téglalap 214" o:spid="_x0000_s1704"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orKxwAAANwAAAAPAAAAZHJzL2Rvd25yZXYueG1sRI9BS8NA&#10;FITvgv9heYKX0m5SR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OQOisrHAAAA3AAA&#10;AA8AAAAAAAAAAAAAAAAABwIAAGRycy9kb3ducmV2LnhtbFBLBQYAAAAAAwADALcAAAD7AgAAAAA=&#10;" filled="f" strokecolor="black [3213]" strokeweight="1pt">
                        <v:textbox>
                          <w:txbxContent>
                            <w:p w14:paraId="4E6F4C80" w14:textId="77777777" w:rsidR="00B92C93" w:rsidRDefault="00B92C93" w:rsidP="0021315A">
                              <w:r>
                                <w:t>F</w:t>
                              </w:r>
                            </w:p>
                          </w:txbxContent>
                        </v:textbox>
                      </v:rect>
                      <v:rect id="Téglalap 217" o:spid="_x0000_s1705"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" filled="f" strokecolor="black [3213]" strokeweight="1pt">
                        <v:textbox>
                          <w:txbxContent>
                            <w:p w14:paraId="2D0C3C87" w14:textId="77777777" w:rsidR="00B92C93" w:rsidRDefault="00B92C93" w:rsidP="0021315A">
                              <w:pPr>
                                <w:jc w:val="center"/>
                              </w:pPr>
                              <w:r>
                                <w:t>A</w:t>
                              </w:r>
                            </w:p>
                          </w:txbxContent>
                        </v:textbox>
                      </v:rect>
                      <v:rect id="Téglalap 218" o:spid="_x0000_s1706"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textbox>
                          <w:txbxContent>
                            <w:p w14:paraId="06B0D6B4" w14:textId="77777777" w:rsidR="00B92C93" w:rsidRDefault="00B92C93" w:rsidP="0021315A">
                              <w:pPr>
                                <w:jc w:val="center"/>
                              </w:pPr>
                              <w:r>
                                <w:t>G</w:t>
                              </w:r>
                            </w:p>
                          </w:txbxContent>
                        </v:textbox>
                      </v:rect>
                      <v:rect id="Téglalap 221" o:spid="_x0000_s1707"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" filled="f" strokecolor="black [3213]" strokeweight="1pt">
                        <v:textbox>
                          <w:txbxContent>
                            <w:p w14:paraId="56CFE2FB" w14:textId="77777777" w:rsidR="00B92C93" w:rsidRDefault="00B92C93" w:rsidP="0021315A">
                              <w:pPr>
                                <w:jc w:val="center"/>
                              </w:pPr>
                              <w:r>
                                <w:t>B</w:t>
                              </w:r>
                            </w:p>
                          </w:txbxContent>
                        </v:textbox>
                      </v:rect>
                      <v:rect id="Téglalap 222" o:spid="_x0000_s1708"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" filled="f" strokecolor="black [3213]" strokeweight="1pt">
                        <v:textbox>
                          <w:txbxContent>
                            <w:p w14:paraId="3CA37365" w14:textId="77777777" w:rsidR="00B92C93" w:rsidRDefault="00B92C93" w:rsidP="0021315A">
                              <w:r>
                                <w:t>E</w:t>
                              </w:r>
                            </w:p>
                          </w:txbxContent>
                        </v:textbox>
                      </v:rect>
                      <v:rect id="Téglalap 225" o:spid="_x0000_s1709"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" filled="f" strokecolor="black [3213]" strokeweight="1pt">
                        <v:textbox>
                          <w:txbxContent>
                            <w:p w14:paraId="2DFC1A7A" w14:textId="77777777" w:rsidR="00B92C93" w:rsidRDefault="00B92C93" w:rsidP="0021315A">
                              <w:pPr>
                                <w:jc w:val="center"/>
                              </w:pPr>
                              <w:r>
                                <w:t>H</w:t>
                              </w:r>
                            </w:p>
                          </w:txbxContent>
                        </v:textbox>
                      </v:rect>
                    </v:group>
                    <v:shape id="Szövegdoboz 228" o:spid="_x0000_s1710" type="#_x0000_t202" style="position:absolute;width:26384;height:11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" filled="f" stroked="f" strokeweight=".5pt">
                      <v:textbox>
                        <w:txbxContent>
                          <w:p w14:paraId="353A52F0" w14:textId="77777777" w:rsidR="00B92C93" w:rsidRDefault="00B92C93" w:rsidP="0021315A">
                            <w:pPr>
                              <w:jc w:val="both"/>
                            </w:pPr>
                            <w:r>
                              <w:t xml:space="preserve">5. Előzőek alapján következő C </w:t>
                            </w:r>
                            <w:r>
                              <w:sym w:font="Wingdings" w:char="F0E0"/>
                            </w:r>
                            <w:r>
                              <w:t xml:space="preserve"> G. Mivel a két lehetőség G </w:t>
                            </w:r>
                            <w:r>
                              <w:sym w:font="Wingdings" w:char="F0E0"/>
                            </w:r>
                            <w:r>
                              <w:t xml:space="preserve"> A és G </w:t>
                            </w:r>
                            <w:r>
                              <w:sym w:font="Wingdings" w:char="F0E0"/>
                            </w:r>
                            <w:r>
                              <w:t xml:space="preserve"> F kört okozna, ezért egy véletlenszerű, eddig nem felhasznált városba megyünk, és onnan folytatjuk. Ha ez B, akkor a végeredmény:</w:t>
                            </w:r>
                          </w:p>
                        </w:txbxContent>
                      </v:textbox>
                    </v:shape>
                  </v:group>
                </v:group>
                <v:group id="Csoportba foglalás 890" o:spid="_x0000_s1711" style="position:absolute;left:571;top:18383;width:24867;height:24860" coordsize="24866,2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">
                  <v:group id="Csoportba foglalás 879" o:spid="_x0000_s1712" style="position:absolute;width:24866;height:22098" coordsize="24866,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">
                    <v:group id="Csoportba foglalás 869" o:spid="_x0000_s1713" style="position:absolute;width:22104;height:22098" coordsize="22104,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">
                      <v:group id="Csoportba foglalás 779" o:spid="_x0000_s1714"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">
                        <v:group id="Csoportba foglalás 771" o:spid="_x0000_s1715"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">
                          <v:rect id="Téglalap 349" o:spid="_x0000_s1716"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QXUxwAAANwAAAAPAAAAZHJzL2Rvd25yZXYueG1sRI9BS8NA&#10;FITvQv/D8gpeSrupir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G9dBdTHAAAA3AAA&#10;AA8AAAAAAAAAAAAAAAAABwIAAGRycy9kb3ducmV2LnhtbFBLBQYAAAAAAwADALcAAAD7AgAAAAA=&#10;" filled="f" strokecolor="black [3213]" strokeweight="1pt">
                            <v:textbox>
                              <w:txbxContent>
                                <w:p w14:paraId="4606E80E" w14:textId="77777777" w:rsidR="00B92C93" w:rsidRDefault="00B92C93" w:rsidP="005165D1">
                                  <w:pPr>
                                    <w:jc w:val="center"/>
                                  </w:pPr>
                                </w:p>
                              </w:txbxContent>
                            </v:textbox>
                          </v:rect>
                          <v:rect id="Téglalap 368" o:spid="_x0000_s1717"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wvwwAAANwAAAAPAAAAZHJzL2Rvd25yZXYueG1sRE9Na8JA&#10;EL0L/odlBC9SN1aQ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S6T8L8MAAADcAAAADwAA&#10;AAAAAAAAAAAAAAAHAgAAZHJzL2Rvd25yZXYueG1sUEsFBgAAAAADAAMAtwAAAPcCAAAAAA==&#10;" filled="f" strokecolor="black [3213]" strokeweight="1pt">
                            <v:textbox>
                              <w:txbxContent>
                                <w:p w14:paraId="55E7D4A1" w14:textId="77777777" w:rsidR="00B92C93" w:rsidRDefault="00B92C93" w:rsidP="005165D1">
                                  <w:pPr>
                                    <w:jc w:val="center"/>
                                  </w:pPr>
                                  <w:r>
                                    <w:t>A</w:t>
                                  </w:r>
                                </w:p>
                              </w:txbxContent>
                            </v:textbox>
                          </v:rect>
                        </v:group>
                        <v:group id="Csoportba foglalás 772" o:spid="_x0000_s1718"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">
                          <v:rect id="Téglalap 369" o:spid="_x0000_s1719"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Fm0xwAAANwAAAAPAAAAZHJzL2Rvd25yZXYueG1sRI9Ba8JA&#10;FITvQv/D8gq9iG6sIG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CToWbTHAAAA3AAA&#10;AA8AAAAAAAAAAAAAAAAABwIAAGRycy9kb3ducmV2LnhtbFBLBQYAAAAAAwADALcAAAD7AgAAAAA=&#10;" filled="f" strokecolor="black [3213]" strokeweight="1pt">
                            <v:textbox>
                              <w:txbxContent>
                                <w:p w14:paraId="3BB1E83D" w14:textId="77777777" w:rsidR="00B92C93" w:rsidRDefault="00B92C93" w:rsidP="005165D1">
                                  <w:pPr>
                                    <w:jc w:val="center"/>
                                  </w:pPr>
                                  <w:r>
                                    <w:t>B</w:t>
                                  </w:r>
                                </w:p>
                              </w:txbxContent>
                            </v:textbox>
                          </v:rect>
                          <v:rect id="Téglalap 375" o:spid="_x0000_s1720"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" filled="f" strokecolor="black [3213]" strokeweight="1pt">
                            <v:textbox>
                              <w:txbxContent>
                                <w:p w14:paraId="04FA3C92" w14:textId="77777777" w:rsidR="00B92C93" w:rsidRDefault="00B92C93" w:rsidP="005165D1">
                                  <w:pPr>
                                    <w:jc w:val="center"/>
                                  </w:pPr>
                                  <w:r>
                                    <w:t>C</w:t>
                                  </w:r>
                                </w:p>
                              </w:txbxContent>
                            </v:textbox>
                          </v:rect>
                        </v:group>
                        <v:rect id="Téglalap 774" o:spid="_x0000_s1721"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" filled="f" strokecolor="black [3213]" strokeweight="1pt">
                          <v:textbox>
                            <w:txbxContent>
                              <w:p w14:paraId="05C91E78" w14:textId="77777777" w:rsidR="00B92C93" w:rsidRDefault="00B92C93" w:rsidP="00993E37">
                                <w:pPr>
                                  <w:jc w:val="center"/>
                                </w:pPr>
                                <w:r>
                                  <w:t>D</w:t>
                                </w:r>
                              </w:p>
                            </w:txbxContent>
                          </v:textbox>
                        </v:rect>
                        <v:rect id="Téglalap 775" o:spid="_x0000_s1722"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" filled="f" strokecolor="black [3213]" strokeweight="1pt">
                          <v:textbox>
                            <w:txbxContent>
                              <w:p w14:paraId="6DB608C2" w14:textId="77777777" w:rsidR="00B92C93" w:rsidRDefault="00B92C93" w:rsidP="00993E37">
                                <w:pPr>
                                  <w:jc w:val="center"/>
                                </w:pPr>
                                <w:r>
                                  <w:t>E</w:t>
                                </w:r>
                              </w:p>
                            </w:txbxContent>
                          </v:textbox>
                        </v:rect>
                        <v:group id="Csoportba foglalás 778" o:spid="_x0000_s1723"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">
                          <v:rect id="Téglalap 776" o:spid="_x0000_s1724"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" filled="f" strokecolor="black [3213]" strokeweight="1pt">
                            <v:textbox>
                              <w:txbxContent>
                                <w:p w14:paraId="343B21A3" w14:textId="77777777" w:rsidR="00B92C93" w:rsidRDefault="00B92C93" w:rsidP="00993E37">
                                  <w:pPr>
                                    <w:jc w:val="center"/>
                                  </w:pPr>
                                  <w:r>
                                    <w:t>F</w:t>
                                  </w:r>
                                </w:p>
                              </w:txbxContent>
                            </v:textbox>
                          </v:rect>
                          <v:rect id="Téglalap 777" o:spid="_x0000_s1725"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" filled="f" strokecolor="black [3213]" strokeweight="1pt">
                            <v:textbox>
                              <w:txbxContent>
                                <w:p w14:paraId="46BFF7D9" w14:textId="77777777" w:rsidR="00B92C93" w:rsidRDefault="00B92C93" w:rsidP="00993E37">
                                  <w:pPr>
                                    <w:jc w:val="center"/>
                                  </w:pPr>
                                  <w:r>
                                    <w:t>G</w:t>
                                  </w:r>
                                </w:p>
                              </w:txbxContent>
                            </v:textbox>
                          </v:rect>
                        </v:group>
                      </v:group>
                      <v:group id="Csoportba foglalás 780" o:spid="_x0000_s1726" style="position:absolute;top:2762;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">
                        <v:group id="Csoportba foglalás 781" o:spid="_x0000_s1727"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">
                          <v:rect id="Téglalap 782" o:spid="_x0000_s1728"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" filled="f" strokecolor="black [3213]" strokeweight="1pt">
                            <v:textbox>
                              <w:txbxContent>
                                <w:p w14:paraId="44ACB889" w14:textId="77777777" w:rsidR="00B92C93" w:rsidRDefault="00B92C93" w:rsidP="00993E37">
                                  <w:pPr>
                                    <w:jc w:val="center"/>
                                  </w:pPr>
                                  <w:r>
                                    <w:t>A</w:t>
                                  </w:r>
                                </w:p>
                              </w:txbxContent>
                            </v:textbox>
                          </v:rect>
                          <v:rect id="Téglalap 783" o:spid="_x0000_s1729"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" filled="f" strokecolor="black [3213]" strokeweight="1pt">
                            <v:textbox>
                              <w:txbxContent>
                                <w:p w14:paraId="24A88A1E" w14:textId="77777777" w:rsidR="00B92C93" w:rsidRDefault="00B92C93" w:rsidP="00993E37">
                                  <w:pPr>
                                    <w:jc w:val="center"/>
                                  </w:pPr>
                                  <w:r>
                                    <w:t>0</w:t>
                                  </w:r>
                                </w:p>
                              </w:txbxContent>
                            </v:textbox>
                          </v:rect>
                        </v:group>
                        <v:group id="Csoportba foglalás 784" o:spid="_x0000_s1730"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">
                          <v:rect id="Téglalap 785" o:spid="_x0000_s1731"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" filled="f" strokecolor="black [3213]" strokeweight="1pt">
                            <v:textbox>
                              <w:txbxContent>
                                <w:p w14:paraId="2E130979" w14:textId="77777777" w:rsidR="00B92C93" w:rsidRDefault="00B92C93" w:rsidP="00993E37">
                                  <w:pPr>
                                    <w:jc w:val="center"/>
                                  </w:pPr>
                                  <w:r>
                                    <w:t>7</w:t>
                                  </w:r>
                                </w:p>
                              </w:txbxContent>
                            </v:textbox>
                          </v:rect>
                          <v:rect id="Téglalap 786" o:spid="_x0000_s1732"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" filled="f" strokecolor="black [3213]" strokeweight="1pt">
                            <v:textbox>
                              <w:txbxContent>
                                <w:p w14:paraId="7FA4AB05" w14:textId="77777777" w:rsidR="00B92C93" w:rsidRDefault="00B92C93" w:rsidP="00993E37">
                                  <w:pPr>
                                    <w:jc w:val="center"/>
                                  </w:pPr>
                                  <w:r>
                                    <w:t>3</w:t>
                                  </w:r>
                                </w:p>
                              </w:txbxContent>
                            </v:textbox>
                          </v:rect>
                        </v:group>
                        <v:rect id="Téglalap 787" o:spid="_x0000_s1733"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" filled="f" strokecolor="black [3213]" strokeweight="1pt">
                          <v:textbox>
                            <w:txbxContent>
                              <w:p w14:paraId="591B544E" w14:textId="77777777" w:rsidR="00B92C93" w:rsidRDefault="00B92C93" w:rsidP="00993E37">
                                <w:pPr>
                                  <w:jc w:val="center"/>
                                </w:pPr>
                                <w:r>
                                  <w:t>2</w:t>
                                </w:r>
                              </w:p>
                            </w:txbxContent>
                          </v:textbox>
                        </v:rect>
                        <v:rect id="Téglalap 788" o:spid="_x0000_s1734"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" filled="f" strokecolor="black [3213]" strokeweight="1pt">
                          <v:textbox>
                            <w:txbxContent>
                              <w:p w14:paraId="66B368DD" w14:textId="77777777" w:rsidR="00B92C93" w:rsidRDefault="00B92C93" w:rsidP="00993E37">
                                <w:pPr>
                                  <w:jc w:val="center"/>
                                </w:pPr>
                                <w:r>
                                  <w:t>8</w:t>
                                </w:r>
                              </w:p>
                            </w:txbxContent>
                          </v:textbox>
                        </v:rect>
                        <v:group id="Csoportba foglalás 789" o:spid="_x0000_s1735"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">
                          <v:rect id="Téglalap 790" o:spid="_x0000_s1736"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" filled="f" strokecolor="black [3213]" strokeweight="1pt">
                            <v:textbox>
                              <w:txbxContent>
                                <w:p w14:paraId="7E3EC604" w14:textId="77777777" w:rsidR="00B92C93" w:rsidRDefault="00B92C93" w:rsidP="00993E37">
                                  <w:pPr>
                                    <w:jc w:val="center"/>
                                  </w:pPr>
                                  <w:r>
                                    <w:t>3</w:t>
                                  </w:r>
                                </w:p>
                              </w:txbxContent>
                            </v:textbox>
                          </v:rect>
                          <v:rect id="Téglalap 791" o:spid="_x0000_s1737"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" filled="f" strokecolor="black [3213]" strokeweight="1pt">
                            <v:textbox>
                              <w:txbxContent>
                                <w:p w14:paraId="234460CD" w14:textId="77777777" w:rsidR="00B92C93" w:rsidRDefault="00B92C93" w:rsidP="00993E37">
                                  <w:pPr>
                                    <w:jc w:val="center"/>
                                  </w:pPr>
                                  <w:r>
                                    <w:t>4</w:t>
                                  </w:r>
                                </w:p>
                              </w:txbxContent>
                            </v:textbox>
                          </v:rect>
                        </v:group>
                      </v:group>
                      <v:group id="Csoportba foglalás 830" o:spid="_x0000_s1738" style="position:absolute;top:5524;width:22104;height:8287" coordsize="22104,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">
                        <v:group id="Csoportba foglalás 792" o:spid="_x0000_s1739"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">
                          <v:group id="Csoportba foglalás 793" o:spid="_x0000_s1740"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NU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">
                            <v:rect id="Téglalap 794" o:spid="_x0000_s1741"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" filled="f" strokecolor="black [3213]" strokeweight="1pt">
                              <v:textbox>
                                <w:txbxContent>
                                  <w:p w14:paraId="3914C7AE" w14:textId="77777777" w:rsidR="00B92C93" w:rsidRDefault="00B92C93" w:rsidP="00993E37">
                                    <w:pPr>
                                      <w:jc w:val="center"/>
                                    </w:pPr>
                                    <w:r>
                                      <w:t>B</w:t>
                                    </w:r>
                                  </w:p>
                                </w:txbxContent>
                              </v:textbox>
                            </v:rect>
                            <v:rect id="Téglalap 795" o:spid="_x0000_s1742"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" filled="f" strokecolor="black [3213]" strokeweight="1pt">
                              <v:textbox>
                                <w:txbxContent>
                                  <w:p w14:paraId="60823D8F" w14:textId="77777777" w:rsidR="00B92C93" w:rsidRDefault="00B92C93" w:rsidP="00993E37">
                                    <w:pPr>
                                      <w:jc w:val="center"/>
                                    </w:pPr>
                                    <w:r>
                                      <w:t>7</w:t>
                                    </w:r>
                                  </w:p>
                                </w:txbxContent>
                              </v:textbox>
                            </v:rect>
                          </v:group>
                          <v:group id="Csoportba foglalás 796" o:spid="_x0000_s1743"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">
                            <v:rect id="Téglalap 797" o:spid="_x0000_s1744"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" filled="f" strokecolor="black [3213]" strokeweight="1pt">
                              <v:textbox>
                                <w:txbxContent>
                                  <w:p w14:paraId="7D3489E5" w14:textId="77777777" w:rsidR="00B92C93" w:rsidRDefault="00B92C93" w:rsidP="00993E37">
                                    <w:pPr>
                                      <w:jc w:val="center"/>
                                    </w:pPr>
                                    <w:r>
                                      <w:t>0</w:t>
                                    </w:r>
                                  </w:p>
                                </w:txbxContent>
                              </v:textbox>
                            </v:rect>
                            <v:rect id="Téglalap 798" o:spid="_x0000_s1745"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" filled="f" strokecolor="black [3213]" strokeweight="1pt">
                              <v:textbox>
                                <w:txbxContent>
                                  <w:p w14:paraId="51BC5B29" w14:textId="77777777" w:rsidR="00B92C93" w:rsidRDefault="00B92C93" w:rsidP="00993E37">
                                    <w:pPr>
                                      <w:jc w:val="center"/>
                                    </w:pPr>
                                    <w:r>
                                      <w:t>5</w:t>
                                    </w:r>
                                  </w:p>
                                </w:txbxContent>
                              </v:textbox>
                            </v:rect>
                          </v:group>
                          <v:rect id="Téglalap 799" o:spid="_x0000_s1746"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" filled="f" strokecolor="black [3213]" strokeweight="1pt">
                            <v:textbox>
                              <w:txbxContent>
                                <w:p w14:paraId="62E161F6" w14:textId="77777777" w:rsidR="00B92C93" w:rsidRDefault="00B92C93" w:rsidP="00993E37">
                                  <w:pPr>
                                    <w:jc w:val="center"/>
                                  </w:pPr>
                                  <w:r>
                                    <w:t>4</w:t>
                                  </w:r>
                                </w:p>
                              </w:txbxContent>
                            </v:textbox>
                          </v:rect>
                          <v:rect id="Téglalap 800" o:spid="_x0000_s1747"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" filled="f" strokecolor="black [3213]" strokeweight="1pt">
                            <v:textbox>
                              <w:txbxContent>
                                <w:p w14:paraId="448FBF09" w14:textId="77777777" w:rsidR="00B92C93" w:rsidRDefault="00B92C93" w:rsidP="00993E37">
                                  <w:pPr>
                                    <w:jc w:val="center"/>
                                  </w:pPr>
                                  <w:r>
                                    <w:t>3</w:t>
                                  </w:r>
                                </w:p>
                              </w:txbxContent>
                            </v:textbox>
                          </v:rect>
                          <v:group id="Csoportba foglalás 801" o:spid="_x0000_s1748"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rect id="Téglalap 802" o:spid="_x0000_s1749"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" filled="f" strokecolor="black [3213]" strokeweight="1pt">
                              <v:textbox>
                                <w:txbxContent>
                                  <w:p w14:paraId="032F64E1" w14:textId="77777777" w:rsidR="00B92C93" w:rsidRDefault="00B92C93" w:rsidP="00993E37">
                                    <w:pPr>
                                      <w:jc w:val="center"/>
                                    </w:pPr>
                                    <w:r>
                                      <w:t>7</w:t>
                                    </w:r>
                                  </w:p>
                                </w:txbxContent>
                              </v:textbox>
                            </v:rect>
                            <v:rect id="Téglalap 803" o:spid="_x0000_s1750"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" filled="f" strokecolor="black [3213]" strokeweight="1pt">
                              <v:textbox>
                                <w:txbxContent>
                                  <w:p w14:paraId="77703791" w14:textId="77777777" w:rsidR="00B92C93" w:rsidRDefault="00B92C93" w:rsidP="00993E37">
                                    <w:pPr>
                                      <w:jc w:val="center"/>
                                    </w:pPr>
                                    <w:r>
                                      <w:t>1</w:t>
                                    </w:r>
                                  </w:p>
                                </w:txbxContent>
                              </v:textbox>
                            </v:rect>
                          </v:group>
                        </v:group>
                        <v:group id="Csoportba foglalás 805" o:spid="_x0000_s1751" style="position:absolute;top:2762;width:22104;height:5524" coordsize="22104,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">
                          <v:group id="Csoportba foglalás 806" o:spid="_x0000_s1752"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">
                            <v:group id="Csoportba foglalás 807" o:spid="_x0000_s1753"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rect id="Téglalap 808" o:spid="_x0000_s1754"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" filled="f" strokecolor="black [3213]" strokeweight="1pt">
                                <v:textbox>
                                  <w:txbxContent>
                                    <w:p w14:paraId="4538806B" w14:textId="77777777" w:rsidR="00B92C93" w:rsidRDefault="00B92C93" w:rsidP="00993E37">
                                      <w:pPr>
                                        <w:jc w:val="center"/>
                                      </w:pPr>
                                      <w:r>
                                        <w:t>C</w:t>
                                      </w:r>
                                    </w:p>
                                  </w:txbxContent>
                                </v:textbox>
                              </v:rect>
                              <v:rect id="Téglalap 809" o:spid="_x0000_s1755"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" filled="f" strokecolor="black [3213]" strokeweight="1pt">
                                <v:textbox>
                                  <w:txbxContent>
                                    <w:p w14:paraId="4B377282" w14:textId="77777777" w:rsidR="00B92C93" w:rsidRDefault="00B92C93" w:rsidP="00993E37">
                                      <w:pPr>
                                        <w:jc w:val="center"/>
                                      </w:pPr>
                                      <w:r>
                                        <w:t>2</w:t>
                                      </w:r>
                                    </w:p>
                                  </w:txbxContent>
                                </v:textbox>
                              </v:rect>
                            </v:group>
                            <v:group id="Csoportba foglalás 810" o:spid="_x0000_s1756"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">
                              <v:rect id="Téglalap 811" o:spid="_x0000_s1757"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" filled="f" strokecolor="black [3213]" strokeweight="1pt">
                                <v:textbox>
                                  <w:txbxContent>
                                    <w:p w14:paraId="4F1315DB" w14:textId="77777777" w:rsidR="00B92C93" w:rsidRDefault="00B92C93" w:rsidP="00993E37">
                                      <w:pPr>
                                        <w:jc w:val="center"/>
                                      </w:pPr>
                                      <w:r>
                                        <w:t>5</w:t>
                                      </w:r>
                                    </w:p>
                                  </w:txbxContent>
                                </v:textbox>
                              </v:rect>
                              <v:rect id="Téglalap 812" o:spid="_x0000_s1758"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" filled="f" strokecolor="black [3213]" strokeweight="1pt">
                                <v:textbox>
                                  <w:txbxContent>
                                    <w:p w14:paraId="18BFE02C" w14:textId="77777777" w:rsidR="00B92C93" w:rsidRDefault="00B92C93" w:rsidP="00993E37">
                                      <w:pPr>
                                        <w:jc w:val="center"/>
                                      </w:pPr>
                                      <w:r>
                                        <w:t>0</w:t>
                                      </w:r>
                                    </w:p>
                                  </w:txbxContent>
                                </v:textbox>
                              </v:rect>
                            </v:group>
                            <v:rect id="Téglalap 813" o:spid="_x0000_s1759"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VsxwAAANwAAAAPAAAAZHJzL2Rvd25yZXYueG1sRI9BS8NA&#10;FITvgv9heYVeit3Egp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PA9JWzHAAAA3AAA&#10;AA8AAAAAAAAAAAAAAAAABwIAAGRycy9kb3ducmV2LnhtbFBLBQYAAAAAAwADALcAAAD7AgAAAAA=&#10;" filled="f" strokecolor="black [3213]" strokeweight="1pt">
                              <v:textbox>
                                <w:txbxContent>
                                  <w:p w14:paraId="044F8ACB" w14:textId="77777777" w:rsidR="00B92C93" w:rsidRDefault="00B92C93" w:rsidP="00993E37">
                                    <w:pPr>
                                      <w:jc w:val="center"/>
                                    </w:pPr>
                                    <w:r>
                                      <w:t>3</w:t>
                                    </w:r>
                                  </w:p>
                                </w:txbxContent>
                              </v:textbox>
                            </v:rect>
                            <v:rect id="Téglalap 814" o:spid="_x0000_s1760"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0YxwAAANwAAAAPAAAAZHJzL2Rvd25yZXYueG1sRI9BS8NA&#10;FITvgv9heYVeit1Eip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H/UvRjHAAAA3AAA&#10;AA8AAAAAAAAAAAAAAAAABwIAAGRycy9kb3ducmV2LnhtbFBLBQYAAAAAAwADALcAAAD7AgAAAAA=&#10;" filled="f" strokecolor="black [3213]" strokeweight="1pt">
                              <v:textbox>
                                <w:txbxContent>
                                  <w:p w14:paraId="739A8343" w14:textId="77777777" w:rsidR="00B92C93" w:rsidRDefault="00B92C93" w:rsidP="00993E37">
                                    <w:pPr>
                                      <w:jc w:val="center"/>
                                    </w:pPr>
                                    <w:r>
                                      <w:t>6</w:t>
                                    </w:r>
                                  </w:p>
                                </w:txbxContent>
                              </v:textbox>
                            </v:rect>
                            <v:group id="Csoportba foglalás 815" o:spid="_x0000_s1761"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fm3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J4Cf9nwhGQ6z8AAAD//wMAUEsBAi0AFAAGAAgAAAAhANvh9svuAAAAhQEAABMAAAAAAAAA&#10;AAAAAAAAAAAAAFtDb250ZW50X1R5cGVzXS54bWxQSwECLQAUAAYACAAAACEAWvQsW78AAAAVAQAA&#10;CwAAAAAAAAAAAAAAAAAfAQAAX3JlbHMvLnJlbHNQSwECLQAUAAYACAAAACEAnpX5t8YAAADcAAAA&#10;DwAAAAAAAAAAAAAAAAAHAgAAZHJzL2Rvd25yZXYueG1sUEsFBgAAAAADAAMAtwAAAPoCAAAAAA==&#10;">
                              <v:rect id="Téglalap 816" o:spid="_x0000_s1762"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" filled="f" strokecolor="black [3213]" strokeweight="1pt">
                                <v:textbox>
                                  <w:txbxContent>
                                    <w:p w14:paraId="6FD67C54" w14:textId="77777777" w:rsidR="00B92C93" w:rsidRDefault="00B92C93" w:rsidP="00993E37">
                                      <w:pPr>
                                        <w:jc w:val="center"/>
                                      </w:pPr>
                                      <w:r>
                                        <w:t>9</w:t>
                                      </w:r>
                                    </w:p>
                                  </w:txbxContent>
                                </v:textbox>
                              </v:rect>
                              <v:rect id="Téglalap 817" o:spid="_x0000_s1763"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" filled="f" strokecolor="black [3213]" strokeweight="1pt">
                                <v:textbox>
                                  <w:txbxContent>
                                    <w:p w14:paraId="6CB99DDE" w14:textId="77777777" w:rsidR="00B92C93" w:rsidRDefault="00B92C93" w:rsidP="00993E37">
                                      <w:pPr>
                                        <w:jc w:val="center"/>
                                      </w:pPr>
                                      <w:r>
                                        <w:t>3</w:t>
                                      </w:r>
                                    </w:p>
                                  </w:txbxContent>
                                </v:textbox>
                              </v:rect>
                            </v:group>
                          </v:group>
                          <v:group id="Csoportba foglalás 818" o:spid="_x0000_s1764" style="position:absolute;top:2762;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">
                            <v:group id="Csoportba foglalás 819" o:spid="_x0000_s1765"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">
                              <v:rect id="Téglalap 820" o:spid="_x0000_s1766"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" filled="f" strokecolor="black [3213]" strokeweight="1pt">
                                <v:textbox>
                                  <w:txbxContent>
                                    <w:p w14:paraId="5F91BA5B" w14:textId="77777777" w:rsidR="00B92C93" w:rsidRDefault="00B92C93" w:rsidP="00993E37">
                                      <w:pPr>
                                        <w:jc w:val="center"/>
                                      </w:pPr>
                                      <w:r>
                                        <w:t>D</w:t>
                                      </w:r>
                                    </w:p>
                                  </w:txbxContent>
                                </v:textbox>
                              </v:rect>
                              <v:rect id="Téglalap 821" o:spid="_x0000_s1767"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" filled="f" strokecolor="black [3213]" strokeweight="1pt">
                                <v:textbox>
                                  <w:txbxContent>
                                    <w:p w14:paraId="4B09DBA9" w14:textId="77777777" w:rsidR="00B92C93" w:rsidRDefault="00B92C93" w:rsidP="00993E37">
                                      <w:pPr>
                                        <w:jc w:val="center"/>
                                      </w:pPr>
                                      <w:r>
                                        <w:t>3</w:t>
                                      </w:r>
                                    </w:p>
                                  </w:txbxContent>
                                </v:textbox>
                              </v:rect>
                            </v:group>
                            <v:group id="Csoportba foglalás 822" o:spid="_x0000_s1768"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">
                              <v:rect id="Téglalap 823" o:spid="_x0000_s1769"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" filled="f" strokecolor="black [3213]" strokeweight="1pt">
                                <v:textbox>
                                  <w:txbxContent>
                                    <w:p w14:paraId="3BA33DB9" w14:textId="77777777" w:rsidR="00B92C93" w:rsidRDefault="00B92C93" w:rsidP="00993E37">
                                      <w:pPr>
                                        <w:jc w:val="center"/>
                                      </w:pPr>
                                      <w:r>
                                        <w:t>4</w:t>
                                      </w:r>
                                    </w:p>
                                  </w:txbxContent>
                                </v:textbox>
                              </v:rect>
                              <v:rect id="Téglalap 824" o:spid="_x0000_s1770"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" filled="f" strokecolor="black [3213]" strokeweight="1pt">
                                <v:textbox>
                                  <w:txbxContent>
                                    <w:p w14:paraId="5A6FD768" w14:textId="77777777" w:rsidR="00B92C93" w:rsidRDefault="00B92C93" w:rsidP="00993E37">
                                      <w:pPr>
                                        <w:jc w:val="center"/>
                                      </w:pPr>
                                      <w:r>
                                        <w:t>4</w:t>
                                      </w:r>
                                    </w:p>
                                  </w:txbxContent>
                                </v:textbox>
                              </v:rect>
                            </v:group>
                            <v:rect id="Téglalap 825" o:spid="_x0000_s1771"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" filled="f" strokecolor="black [3213]" strokeweight="1pt">
                              <v:textbox>
                                <w:txbxContent>
                                  <w:p w14:paraId="2C7A7080" w14:textId="77777777" w:rsidR="00B92C93" w:rsidRDefault="00B92C93" w:rsidP="00993E37">
                                    <w:pPr>
                                      <w:jc w:val="center"/>
                                    </w:pPr>
                                    <w:r>
                                      <w:t>0</w:t>
                                    </w:r>
                                  </w:p>
                                </w:txbxContent>
                              </v:textbox>
                            </v:rect>
                            <v:rect id="Téglalap 826" o:spid="_x0000_s1772"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" filled="f" strokecolor="black [3213]" strokeweight="1pt">
                              <v:textbox>
                                <w:txbxContent>
                                  <w:p w14:paraId="132CC7EA" w14:textId="77777777" w:rsidR="00B92C93" w:rsidRDefault="00B92C93" w:rsidP="00993E37">
                                    <w:pPr>
                                      <w:jc w:val="center"/>
                                    </w:pPr>
                                    <w:r>
                                      <w:t>6</w:t>
                                    </w:r>
                                  </w:p>
                                </w:txbxContent>
                              </v:textbox>
                            </v:rect>
                            <v:group id="Csoportba foglalás 827" o:spid="_x0000_s1773"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">
                              <v:rect id="Téglalap 828" o:spid="_x0000_s1774"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" filled="f" strokecolor="black [3213]" strokeweight="1pt">
                                <v:textbox>
                                  <w:txbxContent>
                                    <w:p w14:paraId="2CBB2AA5" w14:textId="77777777" w:rsidR="00B92C93" w:rsidRDefault="00B92C93" w:rsidP="00993E37">
                                      <w:pPr>
                                        <w:jc w:val="center"/>
                                      </w:pPr>
                                      <w:r>
                                        <w:t>3</w:t>
                                      </w:r>
                                    </w:p>
                                  </w:txbxContent>
                                </v:textbox>
                              </v:rect>
                              <v:rect id="Téglalap 829" o:spid="_x0000_s1775"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" filled="f" strokecolor="black [3213]" strokeweight="1pt">
                                <v:textbox>
                                  <w:txbxContent>
                                    <w:p w14:paraId="2DF272D5" w14:textId="77777777" w:rsidR="00B92C93" w:rsidRDefault="00B92C93" w:rsidP="00993E37">
                                      <w:pPr>
                                        <w:jc w:val="center"/>
                                      </w:pPr>
                                      <w:r>
                                        <w:t>1</w:t>
                                      </w:r>
                                    </w:p>
                                  </w:txbxContent>
                                </v:textbox>
                              </v:rect>
                            </v:group>
                          </v:group>
                        </v:group>
                      </v:group>
                      <v:group id="Csoportba foglalás 831" o:spid="_x0000_s1776" style="position:absolute;top:13811;width:22104;height:8287" coordsize="22104,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">
                        <v:group id="Csoportba foglalás 832" o:spid="_x0000_s1777"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">
                          <v:group id="Csoportba foglalás 833" o:spid="_x0000_s1778"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">
                            <v:rect id="Téglalap 834" o:spid="_x0000_s1779"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" filled="f" strokecolor="black [3213]" strokeweight="1pt">
                              <v:textbox>
                                <w:txbxContent>
                                  <w:p w14:paraId="3A9E7CBF" w14:textId="77777777" w:rsidR="00B92C93" w:rsidRDefault="00B92C93" w:rsidP="004C4D3C">
                                    <w:pPr>
                                      <w:jc w:val="center"/>
                                    </w:pPr>
                                    <w:r>
                                      <w:t>E</w:t>
                                    </w:r>
                                  </w:p>
                                </w:txbxContent>
                              </v:textbox>
                            </v:rect>
                            <v:rect id="Téglalap 835" o:spid="_x0000_s1780"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" filled="f" strokecolor="black [3213]" strokeweight="1pt">
                              <v:textbox>
                                <w:txbxContent>
                                  <w:p w14:paraId="2CD89697" w14:textId="77777777" w:rsidR="00B92C93" w:rsidRDefault="00B92C93" w:rsidP="004C4D3C">
                                    <w:pPr>
                                      <w:jc w:val="center"/>
                                    </w:pPr>
                                    <w:r>
                                      <w:t>9</w:t>
                                    </w:r>
                                  </w:p>
                                </w:txbxContent>
                              </v:textbox>
                            </v:rect>
                          </v:group>
                          <v:group id="Csoportba foglalás 836" o:spid="_x0000_s1781"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">
                            <v:rect id="Téglalap 837" o:spid="_x0000_s1782"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" filled="f" strokecolor="black [3213]" strokeweight="1pt">
                              <v:textbox>
                                <w:txbxContent>
                                  <w:p w14:paraId="3E384146" w14:textId="77777777" w:rsidR="00B92C93" w:rsidRDefault="00B92C93" w:rsidP="004C4D3C">
                                    <w:pPr>
                                      <w:jc w:val="center"/>
                                    </w:pPr>
                                    <w:r>
                                      <w:t>2</w:t>
                                    </w:r>
                                  </w:p>
                                </w:txbxContent>
                              </v:textbox>
                            </v:rect>
                            <v:rect id="Téglalap 838" o:spid="_x0000_s1783"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" filled="f" strokecolor="black [3213]" strokeweight="1pt">
                              <v:textbox>
                                <w:txbxContent>
                                  <w:p w14:paraId="48A423C2" w14:textId="77777777" w:rsidR="00B92C93" w:rsidRDefault="00B92C93" w:rsidP="004C4D3C">
                                    <w:pPr>
                                      <w:jc w:val="center"/>
                                    </w:pPr>
                                    <w:r>
                                      <w:t>6</w:t>
                                    </w:r>
                                  </w:p>
                                </w:txbxContent>
                              </v:textbox>
                            </v:rect>
                          </v:group>
                          <v:rect id="Téglalap 839" o:spid="_x0000_s1784"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" filled="f" strokecolor="black [3213]" strokeweight="1pt">
                            <v:textbox>
                              <w:txbxContent>
                                <w:p w14:paraId="06B324DC" w14:textId="77777777" w:rsidR="00B92C93" w:rsidRDefault="00B92C93" w:rsidP="004C4D3C">
                                  <w:pPr>
                                    <w:jc w:val="center"/>
                                  </w:pPr>
                                  <w:r>
                                    <w:t>6</w:t>
                                  </w:r>
                                </w:p>
                              </w:txbxContent>
                            </v:textbox>
                          </v:rect>
                          <v:rect id="Téglalap 840" o:spid="_x0000_s1785"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" filled="f" strokecolor="black [3213]" strokeweight="1pt">
                            <v:textbox>
                              <w:txbxContent>
                                <w:p w14:paraId="22283F8A" w14:textId="77777777" w:rsidR="00B92C93" w:rsidRDefault="00B92C93" w:rsidP="004C4D3C">
                                  <w:pPr>
                                    <w:jc w:val="center"/>
                                  </w:pPr>
                                  <w:r>
                                    <w:t>0</w:t>
                                  </w:r>
                                </w:p>
                              </w:txbxContent>
                            </v:textbox>
                          </v:rect>
                          <v:group id="Csoportba foglalás 841" o:spid="_x0000_s1786"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">
                            <v:rect id="Téglalap 842" o:spid="_x0000_s1787"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" filled="f" strokecolor="black [3213]" strokeweight="1pt">
                              <v:textbox>
                                <w:txbxContent>
                                  <w:p w14:paraId="769B45C0" w14:textId="77777777" w:rsidR="00B92C93" w:rsidRDefault="00B92C93" w:rsidP="004C4D3C">
                                    <w:pPr>
                                      <w:jc w:val="center"/>
                                    </w:pPr>
                                    <w:r>
                                      <w:t>2</w:t>
                                    </w:r>
                                  </w:p>
                                </w:txbxContent>
                              </v:textbox>
                            </v:rect>
                            <v:rect id="Téglalap 843" o:spid="_x0000_s1788"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" filled="f" strokecolor="black [3213]" strokeweight="1pt">
                              <v:textbox>
                                <w:txbxContent>
                                  <w:p w14:paraId="6903258F" w14:textId="77777777" w:rsidR="00B92C93" w:rsidRDefault="00B92C93" w:rsidP="004C4D3C">
                                    <w:pPr>
                                      <w:jc w:val="center"/>
                                    </w:pPr>
                                    <w:r>
                                      <w:t>5</w:t>
                                    </w:r>
                                  </w:p>
                                </w:txbxContent>
                              </v:textbox>
                            </v:rect>
                          </v:group>
                        </v:group>
                        <v:group id="Csoportba foglalás 844" o:spid="_x0000_s1789" style="position:absolute;top:2762;width:22104;height:5524" coordsize="22104,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">
                          <v:group id="Csoportba foglalás 845" o:spid="_x0000_s1790"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">
                            <v:group id="Csoportba foglalás 846" o:spid="_x0000_s1791"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">
                              <v:rect id="Téglalap 847" o:spid="_x0000_s1792"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" filled="f" strokecolor="black [3213]" strokeweight="1pt">
                                <v:textbox>
                                  <w:txbxContent>
                                    <w:p w14:paraId="70A0F025" w14:textId="77777777" w:rsidR="00B92C93" w:rsidRDefault="00B92C93" w:rsidP="004C4D3C">
                                      <w:pPr>
                                        <w:jc w:val="center"/>
                                      </w:pPr>
                                      <w:r>
                                        <w:t>F</w:t>
                                      </w:r>
                                    </w:p>
                                  </w:txbxContent>
                                </v:textbox>
                              </v:rect>
                              <v:rect id="Téglalap 848" o:spid="_x0000_s1793"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" filled="f" strokecolor="black [3213]" strokeweight="1pt">
                                <v:textbox>
                                  <w:txbxContent>
                                    <w:p w14:paraId="7D1F8801" w14:textId="77777777" w:rsidR="00B92C93" w:rsidRDefault="00B92C93" w:rsidP="004C4D3C">
                                      <w:pPr>
                                        <w:jc w:val="center"/>
                                      </w:pPr>
                                      <w:r>
                                        <w:t>3</w:t>
                                      </w:r>
                                    </w:p>
                                  </w:txbxContent>
                                </v:textbox>
                              </v:rect>
                            </v:group>
                            <v:group id="Csoportba foglalás 849" o:spid="_x0000_s1794"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">
                              <v:rect id="Téglalap 850" o:spid="_x0000_s1795"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" filled="f" strokecolor="black [3213]" strokeweight="1pt">
                                <v:textbox>
                                  <w:txbxContent>
                                    <w:p w14:paraId="5DF3D6CD" w14:textId="77777777" w:rsidR="00B92C93" w:rsidRDefault="00B92C93" w:rsidP="004C4D3C">
                                      <w:pPr>
                                        <w:jc w:val="center"/>
                                      </w:pPr>
                                      <w:r>
                                        <w:t>7</w:t>
                                      </w:r>
                                    </w:p>
                                  </w:txbxContent>
                                </v:textbox>
                              </v:rect>
                              <v:rect id="Téglalap 851" o:spid="_x0000_s1796"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adA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H5LIe/M+kI6OUvAAAA//8DAFBLAQItABQABgAIAAAAIQDb4fbL7gAAAIUBAAATAAAAAAAA&#10;AAAAAAAAAAAAAABbQ29udGVudF9UeXBlc10ueG1sUEsBAi0AFAAGAAgAAAAhAFr0LFu/AAAAFQEA&#10;AAsAAAAAAAAAAAAAAAAAHwEAAF9yZWxzLy5yZWxzUEsBAi0AFAAGAAgAAAAhAPnJp0DHAAAA3AAA&#10;AA8AAAAAAAAAAAAAAAAABwIAAGRycy9kb3ducmV2LnhtbFBLBQYAAAAAAwADALcAAAD7AgAAAAA=&#10;" filled="f" strokecolor="black [3213]" strokeweight="1pt">
                                <v:textbox>
                                  <w:txbxContent>
                                    <w:p w14:paraId="6648F061" w14:textId="77777777" w:rsidR="00B92C93" w:rsidRDefault="00B92C93" w:rsidP="004C4D3C">
                                      <w:pPr>
                                        <w:jc w:val="center"/>
                                      </w:pPr>
                                      <w:r>
                                        <w:t>9</w:t>
                                      </w:r>
                                    </w:p>
                                  </w:txbxContent>
                                </v:textbox>
                              </v:rect>
                            </v:group>
                            <v:rect id="Téglalap 852" o:spid="_x0000_s1797"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" filled="f" strokecolor="black [3213]" strokeweight="1pt">
                              <v:textbox>
                                <w:txbxContent>
                                  <w:p w14:paraId="3D8AF38A" w14:textId="77777777" w:rsidR="00B92C93" w:rsidRDefault="00B92C93" w:rsidP="004C4D3C">
                                    <w:pPr>
                                      <w:jc w:val="center"/>
                                    </w:pPr>
                                    <w:r>
                                      <w:t>3</w:t>
                                    </w:r>
                                  </w:p>
                                </w:txbxContent>
                              </v:textbox>
                            </v:rect>
                            <v:rect id="Téglalap 853" o:spid="_x0000_s1798"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" filled="f" strokecolor="black [3213]" strokeweight="1pt">
                              <v:textbox>
                                <w:txbxContent>
                                  <w:p w14:paraId="26D861E3" w14:textId="77777777" w:rsidR="00B92C93" w:rsidRDefault="00B92C93" w:rsidP="004C4D3C">
                                    <w:pPr>
                                      <w:jc w:val="center"/>
                                    </w:pPr>
                                    <w:r>
                                      <w:t>2</w:t>
                                    </w:r>
                                  </w:p>
                                </w:txbxContent>
                              </v:textbox>
                            </v:rect>
                            <v:group id="Csoportba foglalás 854" o:spid="_x0000_s1799"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">
                              <v:rect id="Téglalap 855" o:spid="_x0000_s1800"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" filled="f" strokecolor="black [3213]" strokeweight="1pt">
                                <v:textbox>
                                  <w:txbxContent>
                                    <w:p w14:paraId="0BC5B158" w14:textId="77777777" w:rsidR="00B92C93" w:rsidRDefault="00B92C93" w:rsidP="004C4D3C">
                                      <w:pPr>
                                        <w:jc w:val="center"/>
                                      </w:pPr>
                                      <w:r>
                                        <w:t>0</w:t>
                                      </w:r>
                                    </w:p>
                                  </w:txbxContent>
                                </v:textbox>
                              </v:rect>
                              <v:rect id="Téglalap 856" o:spid="_x0000_s1801"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D80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ncH1TDoCevkHAAD//wMAUEsBAi0AFAAGAAgAAAAhANvh9svuAAAAhQEAABMAAAAAAAAA&#10;AAAAAAAAAAAAAFtDb250ZW50X1R5cGVzXS54bWxQSwECLQAUAAYACAAAACEAWvQsW78AAAAVAQAA&#10;CwAAAAAAAAAAAAAAAAAfAQAAX3JlbHMvLnJlbHNQSwECLQAUAAYACAAAACEAdiA/NMYAAADcAAAA&#10;DwAAAAAAAAAAAAAAAAAHAgAAZHJzL2Rvd25yZXYueG1sUEsFBgAAAAADAAMAtwAAAPoCAAAAAA==&#10;" filled="f" strokecolor="black [3213]" strokeweight="1pt">
                                <v:textbox>
                                  <w:txbxContent>
                                    <w:p w14:paraId="0B36616F" w14:textId="77777777" w:rsidR="00B92C93" w:rsidRDefault="00B92C93" w:rsidP="004C4D3C">
                                      <w:pPr>
                                        <w:jc w:val="center"/>
                                      </w:pPr>
                                      <w:r>
                                        <w:t>6</w:t>
                                      </w:r>
                                    </w:p>
                                  </w:txbxContent>
                                </v:textbox>
                              </v:rect>
                            </v:group>
                          </v:group>
                          <v:group id="Csoportba foglalás 857" o:spid="_x0000_s1802" style="position:absolute;top:2762;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">
                            <v:group id="Csoportba foglalás 858" o:spid="_x0000_s1803"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">
                              <v:rect id="Téglalap 859" o:spid="_x0000_s1804"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" filled="f" strokecolor="black [3213]" strokeweight="1pt">
                                <v:textbox>
                                  <w:txbxContent>
                                    <w:p w14:paraId="25192D9B" w14:textId="77777777" w:rsidR="00B92C93" w:rsidRDefault="00B92C93" w:rsidP="004C4D3C">
                                      <w:pPr>
                                        <w:jc w:val="center"/>
                                      </w:pPr>
                                      <w:r>
                                        <w:t>G</w:t>
                                      </w:r>
                                    </w:p>
                                  </w:txbxContent>
                                </v:textbox>
                              </v:rect>
                              <v:rect id="Téglalap 860" o:spid="_x0000_s1805"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" filled="f" strokecolor="black [3213]" strokeweight="1pt">
                                <v:textbox>
                                  <w:txbxContent>
                                    <w:p w14:paraId="1C009E08" w14:textId="77777777" w:rsidR="00B92C93" w:rsidRDefault="00B92C93" w:rsidP="004C4D3C">
                                      <w:pPr>
                                        <w:jc w:val="center"/>
                                      </w:pPr>
                                      <w:r>
                                        <w:t>4</w:t>
                                      </w:r>
                                    </w:p>
                                  </w:txbxContent>
                                </v:textbox>
                              </v:rect>
                            </v:group>
                            <v:group id="Csoportba foglalás 861" o:spid="_x0000_s1806"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">
                              <v:rect id="Téglalap 862" o:spid="_x0000_s1807"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" filled="f" strokecolor="black [3213]" strokeweight="1pt">
                                <v:textbox>
                                  <w:txbxContent>
                                    <w:p w14:paraId="54064AE9" w14:textId="77777777" w:rsidR="00B92C93" w:rsidRDefault="00B92C93" w:rsidP="004C4D3C">
                                      <w:pPr>
                                        <w:jc w:val="center"/>
                                      </w:pPr>
                                      <w:r>
                                        <w:t>1</w:t>
                                      </w:r>
                                    </w:p>
                                  </w:txbxContent>
                                </v:textbox>
                              </v:rect>
                              <v:rect id="Téglalap 863" o:spid="_x0000_s1808"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" filled="f" strokecolor="black [3213]" strokeweight="1pt">
                                <v:textbox>
                                  <w:txbxContent>
                                    <w:p w14:paraId="649CC64E" w14:textId="77777777" w:rsidR="00B92C93" w:rsidRDefault="00B92C93" w:rsidP="004C4D3C">
                                      <w:pPr>
                                        <w:jc w:val="center"/>
                                      </w:pPr>
                                      <w:r>
                                        <w:t>2</w:t>
                                      </w:r>
                                    </w:p>
                                  </w:txbxContent>
                                </v:textbox>
                              </v:rect>
                            </v:group>
                            <v:rect id="Téglalap 864" o:spid="_x0000_s1809"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" filled="f" strokecolor="black [3213]" strokeweight="1pt">
                              <v:textbox>
                                <w:txbxContent>
                                  <w:p w14:paraId="122EC073" w14:textId="77777777" w:rsidR="00B92C93" w:rsidRDefault="00B92C93" w:rsidP="004C4D3C">
                                    <w:pPr>
                                      <w:jc w:val="center"/>
                                    </w:pPr>
                                    <w:r>
                                      <w:t>3</w:t>
                                    </w:r>
                                  </w:p>
                                </w:txbxContent>
                              </v:textbox>
                            </v:rect>
                            <v:rect id="Téglalap 865" o:spid="_x0000_s1810"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mv+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m8L1TDoCevkHAAD//wMAUEsBAi0AFAAGAAgAAAAhANvh9svuAAAAhQEAABMAAAAAAAAA&#10;AAAAAAAAAAAAAFtDb250ZW50X1R5cGVzXS54bWxQSwECLQAUAAYACAAAACEAWvQsW78AAAAVAQAA&#10;CwAAAAAAAAAAAAAAAAAfAQAAX3JlbHMvLnJlbHNQSwECLQAUAAYACAAAACEASJ5r/sYAAADcAAAA&#10;DwAAAAAAAAAAAAAAAAAHAgAAZHJzL2Rvd25yZXYueG1sUEsFBgAAAAADAAMAtwAAAPoCAAAAAA==&#10;" filled="f" strokecolor="black [3213]" strokeweight="1pt">
                              <v:textbox>
                                <w:txbxContent>
                                  <w:p w14:paraId="71919A86" w14:textId="77777777" w:rsidR="00B92C93" w:rsidRDefault="00B92C93" w:rsidP="004C4D3C">
                                    <w:pPr>
                                      <w:jc w:val="center"/>
                                    </w:pPr>
                                    <w:r>
                                      <w:t>7</w:t>
                                    </w:r>
                                  </w:p>
                                </w:txbxContent>
                              </v:textbox>
                            </v:rect>
                            <v:group id="Csoportba foglalás 866" o:spid="_x0000_s1811"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rect id="Téglalap 867" o:spid="_x0000_s1812"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" filled="f" strokecolor="black [3213]" strokeweight="1pt">
                                <v:textbox>
                                  <w:txbxContent>
                                    <w:p w14:paraId="6C8E3C1C" w14:textId="77777777" w:rsidR="00B92C93" w:rsidRDefault="00B92C93" w:rsidP="004C4D3C">
                                      <w:pPr>
                                        <w:jc w:val="center"/>
                                      </w:pPr>
                                      <w:r>
                                        <w:t>6</w:t>
                                      </w:r>
                                    </w:p>
                                  </w:txbxContent>
                                </v:textbox>
                              </v:rect>
                              <v:rect id="Téglalap 868" o:spid="_x0000_s1813"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" filled="f" strokecolor="black [3213]" strokeweight="1pt">
                                <v:textbox>
                                  <w:txbxContent>
                                    <w:p w14:paraId="7BC5E866" w14:textId="77777777" w:rsidR="00B92C93" w:rsidRDefault="00B92C93" w:rsidP="004C4D3C">
                                      <w:pPr>
                                        <w:jc w:val="center"/>
                                      </w:pPr>
                                      <w:r>
                                        <w:t>0</w:t>
                                      </w:r>
                                    </w:p>
                                  </w:txbxContent>
                                </v:textbox>
                              </v:rect>
                            </v:group>
                          </v:group>
                        </v:group>
                      </v:group>
                    </v:group>
                    <v:group id="Csoportba foglalás 878" o:spid="_x0000_s1814" style="position:absolute;left:22098;width:2768;height:22098" coordsize="2768,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">
                      <v:rect id="Téglalap 870" o:spid="_x0000_s1815"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" filled="f" strokecolor="black [3213]" strokeweight="1pt">
                        <v:textbox>
                          <w:txbxContent>
                            <w:p w14:paraId="0B00B597" w14:textId="77777777" w:rsidR="00B92C93" w:rsidRDefault="00B92C93" w:rsidP="00A86103">
                              <w:pPr>
                                <w:jc w:val="center"/>
                              </w:pPr>
                              <w:r>
                                <w:t>H</w:t>
                              </w:r>
                            </w:p>
                          </w:txbxContent>
                        </v:textbox>
                      </v:rect>
                      <v:rect id="Téglalap 871" o:spid="_x0000_s1816" style="position:absolute;top: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" filled="f" strokecolor="black [3213]" strokeweight="1pt">
                        <v:textbox>
                          <w:txbxContent>
                            <w:p w14:paraId="6A65263D" w14:textId="77777777" w:rsidR="00B92C93" w:rsidRDefault="00B92C93" w:rsidP="00A86103">
                              <w:pPr>
                                <w:jc w:val="center"/>
                              </w:pPr>
                              <w:r>
                                <w:t>5</w:t>
                              </w:r>
                            </w:p>
                          </w:txbxContent>
                        </v:textbox>
                      </v:rect>
                      <v:rect id="Téglalap 872" o:spid="_x0000_s1817" style="position:absolute;top:5524;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" filled="f" strokecolor="black [3213]" strokeweight="1pt">
                        <v:textbox>
                          <w:txbxContent>
                            <w:p w14:paraId="47AC9CDC" w14:textId="77777777" w:rsidR="00B92C93" w:rsidRDefault="00B92C93" w:rsidP="00A86103">
                              <w:pPr>
                                <w:jc w:val="center"/>
                              </w:pPr>
                              <w:r>
                                <w:t>8</w:t>
                              </w:r>
                            </w:p>
                          </w:txbxContent>
                        </v:textbox>
                      </v:rect>
                      <v:rect id="Téglalap 873" o:spid="_x0000_s1818" style="position:absolute;top:8286;width:276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" filled="f" strokecolor="black [3213]" strokeweight="1pt">
                        <v:textbox>
                          <w:txbxContent>
                            <w:p w14:paraId="61A9F1F5" w14:textId="77777777" w:rsidR="00B92C93" w:rsidRDefault="00B92C93" w:rsidP="00A86103">
                              <w:pPr>
                                <w:jc w:val="center"/>
                              </w:pPr>
                              <w:r>
                                <w:t>7</w:t>
                              </w:r>
                            </w:p>
                          </w:txbxContent>
                        </v:textbox>
                      </v:rect>
                      <v:rect id="Téglalap 874" o:spid="_x0000_s1819" style="position:absolute;top:11049;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" filled="f" strokecolor="black [3213]" strokeweight="1pt">
                        <v:textbox>
                          <w:txbxContent>
                            <w:p w14:paraId="4FEECAD7" w14:textId="77777777" w:rsidR="00B92C93" w:rsidRDefault="00B92C93" w:rsidP="00A86103">
                              <w:pPr>
                                <w:jc w:val="center"/>
                              </w:pPr>
                              <w:r>
                                <w:t>9</w:t>
                              </w:r>
                            </w:p>
                          </w:txbxContent>
                        </v:textbox>
                      </v:rect>
                      <v:rect id="Téglalap 875" o:spid="_x0000_s1820" style="position:absolute;top:13811;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" filled="f" strokecolor="black [3213]" strokeweight="1pt">
                        <v:textbox>
                          <w:txbxContent>
                            <w:p w14:paraId="71C2B968" w14:textId="77777777" w:rsidR="00B92C93" w:rsidRDefault="00B92C93" w:rsidP="00A86103">
                              <w:pPr>
                                <w:jc w:val="center"/>
                              </w:pPr>
                              <w:r>
                                <w:t>3</w:t>
                              </w:r>
                            </w:p>
                          </w:txbxContent>
                        </v:textbox>
                      </v:rect>
                      <v:rect id="Téglalap 876" o:spid="_x0000_s1821" style="position:absolute;top:16573;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" filled="f" strokecolor="black [3213]" strokeweight="1pt">
                        <v:textbox>
                          <w:txbxContent>
                            <w:p w14:paraId="4CD7C68E" w14:textId="77777777" w:rsidR="00B92C93" w:rsidRDefault="00B92C93" w:rsidP="00A86103">
                              <w:pPr>
                                <w:jc w:val="center"/>
                              </w:pPr>
                              <w:r>
                                <w:t>4</w:t>
                              </w:r>
                            </w:p>
                          </w:txbxContent>
                        </v:textbox>
                      </v:rect>
                      <v:rect id="Téglalap 877" o:spid="_x0000_s1822" style="position:absolute;top:19335;width:276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" filled="f" strokecolor="black [3213]" strokeweight="1pt">
                        <v:textbox>
                          <w:txbxContent>
                            <w:p w14:paraId="631E847C" w14:textId="77777777" w:rsidR="00B92C93" w:rsidRDefault="00B92C93" w:rsidP="00A86103">
                              <w:pPr>
                                <w:jc w:val="center"/>
                              </w:pPr>
                              <w:r>
                                <w:t>1</w:t>
                              </w:r>
                            </w:p>
                          </w:txbxContent>
                        </v:textbox>
                      </v:rect>
                    </v:group>
                  </v:group>
                  <v:group id="Csoportba foglalás 889" o:spid="_x0000_s1823" style="position:absolute;top:22098;width:24866;height:2762" coordsize="24866,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">
                    <v:rect id="Téglalap 880" o:spid="_x0000_s1824"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" filled="f" strokecolor="black [3213]" strokeweight="1pt">
                      <v:textbox>
                        <w:txbxContent>
                          <w:p w14:paraId="7911F0B5" w14:textId="77777777" w:rsidR="00B92C93" w:rsidRDefault="00B92C93" w:rsidP="00F81E7E">
                            <w:pPr>
                              <w:jc w:val="center"/>
                            </w:pPr>
                            <w:r>
                              <w:t>H</w:t>
                            </w:r>
                          </w:p>
                        </w:txbxContent>
                      </v:textbox>
                    </v:rect>
                    <v:rect id="Téglalap 881" o:spid="_x0000_s1825"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" filled="f" strokecolor="black [3213]" strokeweight="1pt">
                      <v:textbox>
                        <w:txbxContent>
                          <w:p w14:paraId="49FAA34E" w14:textId="77777777" w:rsidR="00B92C93" w:rsidRDefault="00B92C93" w:rsidP="00F81E7E">
                            <w:pPr>
                              <w:jc w:val="center"/>
                            </w:pPr>
                            <w:r>
                              <w:t>5</w:t>
                            </w:r>
                          </w:p>
                        </w:txbxContent>
                      </v:textbox>
                    </v:rect>
                    <v:rect id="Téglalap 882" o:spid="_x0000_s1826" style="position:absolute;left:5524;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" filled="f" strokecolor="black [3213]" strokeweight="1pt">
                      <v:textbox>
                        <w:txbxContent>
                          <w:p w14:paraId="567AB76C" w14:textId="77777777" w:rsidR="00B92C93" w:rsidRDefault="00B92C93" w:rsidP="00F81E7E">
                            <w:pPr>
                              <w:jc w:val="center"/>
                            </w:pPr>
                            <w:r>
                              <w:t>8</w:t>
                            </w:r>
                          </w:p>
                        </w:txbxContent>
                      </v:textbox>
                    </v:rect>
                    <v:rect id="Téglalap 883" o:spid="_x0000_s1827" style="position:absolute;left:8286;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" filled="f" strokecolor="black [3213]" strokeweight="1pt">
                      <v:textbox>
                        <w:txbxContent>
                          <w:p w14:paraId="4CAE7B57" w14:textId="77777777" w:rsidR="00B92C93" w:rsidRDefault="00B92C93" w:rsidP="00F81E7E">
                            <w:pPr>
                              <w:jc w:val="center"/>
                            </w:pPr>
                            <w:r>
                              <w:t>7</w:t>
                            </w:r>
                          </w:p>
                        </w:txbxContent>
                      </v:textbox>
                    </v:rect>
                    <v:rect id="Téglalap 884" o:spid="_x0000_s1828"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" filled="f" strokecolor="black [3213]" strokeweight="1pt">
                      <v:textbox>
                        <w:txbxContent>
                          <w:p w14:paraId="17C27D0B" w14:textId="77777777" w:rsidR="00B92C93" w:rsidRDefault="00B92C93" w:rsidP="00F81E7E">
                            <w:pPr>
                              <w:jc w:val="center"/>
                            </w:pPr>
                            <w:r>
                              <w:t>8</w:t>
                            </w:r>
                          </w:p>
                        </w:txbxContent>
                      </v:textbox>
                    </v:rect>
                    <v:rect id="Téglalap 885" o:spid="_x0000_s1829"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" filled="f" strokecolor="black [3213]" strokeweight="1pt">
                      <v:textbox>
                        <w:txbxContent>
                          <w:p w14:paraId="1379B742" w14:textId="77777777" w:rsidR="00B92C93" w:rsidRDefault="00B92C93" w:rsidP="00F81E7E">
                            <w:pPr>
                              <w:jc w:val="center"/>
                            </w:pPr>
                            <w:r>
                              <w:t>4</w:t>
                            </w:r>
                          </w:p>
                        </w:txbxContent>
                      </v:textbox>
                    </v:rect>
                    <v:rect id="Téglalap 886" o:spid="_x0000_s1830" style="position:absolute;left:16573;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" filled="f" strokecolor="black [3213]" strokeweight="1pt">
                      <v:textbox>
                        <w:txbxContent>
                          <w:p w14:paraId="7EBBC30A" w14:textId="77777777" w:rsidR="00B92C93" w:rsidRDefault="00B92C93" w:rsidP="00F81E7E">
                            <w:pPr>
                              <w:jc w:val="center"/>
                            </w:pPr>
                            <w:r>
                              <w:t>3</w:t>
                            </w:r>
                          </w:p>
                        </w:txbxContent>
                      </v:textbox>
                    </v:rect>
                    <v:rect id="Téglalap 887" o:spid="_x0000_s1831" style="position:absolute;left:19335;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" filled="f" strokecolor="black [3213]" strokeweight="1pt">
                      <v:textbox>
                        <w:txbxContent>
                          <w:p w14:paraId="324111D7" w14:textId="77777777" w:rsidR="00B92C93" w:rsidRDefault="00B92C93" w:rsidP="00F81E7E">
                            <w:pPr>
                              <w:jc w:val="center"/>
                            </w:pPr>
                            <w:r>
                              <w:t>1</w:t>
                            </w:r>
                          </w:p>
                        </w:txbxContent>
                      </v:textbox>
                    </v:rect>
                    <v:rect id="Téglalap 888" o:spid="_x0000_s1832" style="position:absolute;left:22098;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" filled="f" strokecolor="black [3213]" strokeweight="1pt">
                      <v:textbox>
                        <w:txbxContent>
                          <w:p w14:paraId="569A5407" w14:textId="77777777" w:rsidR="00B92C93" w:rsidRDefault="00B92C93" w:rsidP="00F81E7E">
                            <w:pPr>
                              <w:jc w:val="center"/>
                            </w:pPr>
                            <w:r>
                              <w:t>0</w:t>
                            </w:r>
                          </w:p>
                        </w:txbxContent>
                      </v:textbox>
                    </v:rect>
                  </v:group>
                </v:group>
                <w10:wrap type="topAndBottom" anchorx="margin"/>
              </v:group>
            </w:pict>
          </mc:Fallback>
        </mc:AlternateContent>
      </w:r>
      <w:r w:rsidR="000E3C06">
        <w:t>Mivel a városok közötti távolságokat is használjuk a keresztezés során</w:t>
      </w:r>
      <w:r w:rsidR="0036456D">
        <w:t>,</w:t>
      </w:r>
      <w:r w:rsidR="000E3C06">
        <w:t xml:space="preserve"> így szükségünk a távolságmátrixr</w:t>
      </w:r>
      <w:r w:rsidR="00975BB4">
        <w:t>a is. Az operátor működését a 12</w:t>
      </w:r>
      <w:r w:rsidR="000E3C06">
        <w:t>. ábrán mutatom be.</w:t>
      </w:r>
    </w:p>
    <w:p w14:paraId="4B2CE327" w14:textId="7CF0E2E0" w:rsidR="0017294F" w:rsidRDefault="0017294F" w:rsidP="0017294F">
      <w:pPr>
        <w:pStyle w:val="SzDCmsor3"/>
      </w:pPr>
      <w:bookmarkStart w:id="52" w:name="_Toc6346856"/>
      <w:r>
        <w:t>Mutáció</w:t>
      </w:r>
      <w:bookmarkEnd w:id="52"/>
    </w:p>
    <w:p w14:paraId="688D03F1" w14:textId="6EC2A485" w:rsidR="0004445F" w:rsidRDefault="0004445F" w:rsidP="0004445F">
      <w:pPr>
        <w:pStyle w:val="SzDSzvegTrzs"/>
      </w:pPr>
      <w:r>
        <w:t>Mint feljebb említettem, egyedi allélokat tartalmazó kromoszómáknál lehetséges opció az inverzió vagy két véletlenszerű elem felcserélése. Több lehetőség megfontolása után, az inverziós mutáció mellett döntöttem. A [0] és [1a] forrásokban felvetett operátorok között voltak olyanok, amelyek jobb eredmény produkáltak (</w:t>
      </w:r>
      <w:r w:rsidRPr="00ED72A5">
        <w:t>IRGIBNNM</w:t>
      </w:r>
      <w:r>
        <w:t>,</w:t>
      </w:r>
      <w:r w:rsidRPr="00ED72A5">
        <w:t xml:space="preserve"> </w:t>
      </w:r>
      <w:r>
        <w:t xml:space="preserve">SBM), de ez a különbség nagy mennyiségű célpont (több száz) esetén érződött leginkább. Az általam elkészített webshop-ban az egyszerre kiszállítható rendelések száma limitált, hiszen a </w:t>
      </w:r>
      <w:r>
        <w:lastRenderedPageBreak/>
        <w:t>fuvarozó gépjármű rakodó tere se végtelen. Így a célpontok száma nem lesz annyira jelentős, hogy érezhető legyen a különbség. Másik szempont, ami miatt az inverzió mellett döntöttem, a sebesség. Mindkét jobb fitneszt eredményező mutáció több mutáció részeredményeire épít, ami plusz számításokat igényelne.</w:t>
      </w:r>
    </w:p>
    <w:p w14:paraId="3F4CA106" w14:textId="69F5831A" w:rsidR="0017294F" w:rsidRDefault="0017294F" w:rsidP="0017294F">
      <w:pPr>
        <w:pStyle w:val="SzDCmsor3"/>
      </w:pPr>
      <w:bookmarkStart w:id="53" w:name="_Toc6346857"/>
      <w:r>
        <w:t>Reprodukció</w:t>
      </w:r>
      <w:bookmarkEnd w:id="53"/>
    </w:p>
    <w:p w14:paraId="79CA47F4" w14:textId="77777777" w:rsidR="005D61C3" w:rsidRDefault="005D61C3" w:rsidP="005D61C3">
      <w:pPr>
        <w:pStyle w:val="SzDSzvegTrzs"/>
      </w:pPr>
      <w:r>
        <w:t>A konvergencia megőrzése érdekében elitizmust használtam a reprodukció során. A köztes populáció szülőpopuláció – n kromoszómát tartalmaz, ehhez a szülőkből az n legjobb (elit) bekerül a köztes populációba, ami leváltja a szülő populációt.</w:t>
      </w:r>
    </w:p>
    <w:p w14:paraId="6037679B" w14:textId="40286995" w:rsidR="0017294F" w:rsidRDefault="0017294F" w:rsidP="0017294F">
      <w:pPr>
        <w:pStyle w:val="SzDCmsor3"/>
      </w:pPr>
      <w:bookmarkStart w:id="54" w:name="_Toc6346858"/>
      <w:r>
        <w:t>Kilépési feltétel</w:t>
      </w:r>
      <w:bookmarkEnd w:id="54"/>
    </w:p>
    <w:p w14:paraId="488E8AD6" w14:textId="11531C90" w:rsidR="00365E77" w:rsidRDefault="006B5F1E" w:rsidP="00365E77">
      <w:pPr>
        <w:pStyle w:val="SzDSzvegTrzs"/>
      </w:pPr>
      <w:r>
        <w:t>Az algoritmus kilépési feltétele egy adott számú iteráció lefutása lett, mivel a probléma és a szükséges paraméterek is ismertek, így meg lehet választani azt a mennyiséget, ami után nagy esél</w:t>
      </w:r>
      <w:r w:rsidR="008836A0">
        <w:t>l</w:t>
      </w:r>
      <w:r>
        <w:t>yel egy közel optimális eredmény</w:t>
      </w:r>
      <w:r w:rsidR="00D618FA">
        <w:t>t</w:t>
      </w:r>
      <w:r>
        <w:t xml:space="preserve"> </w:t>
      </w:r>
      <w:r w:rsidR="00D618FA">
        <w:t>szolgáltat</w:t>
      </w:r>
      <w:r>
        <w:t>.</w:t>
      </w:r>
    </w:p>
    <w:p w14:paraId="5EB13ACB" w14:textId="2D0893C6" w:rsidR="0004445F" w:rsidRDefault="00F8398A" w:rsidP="00F8398A">
      <w:pPr>
        <w:pStyle w:val="SzDCmsor1"/>
      </w:pPr>
      <w:bookmarkStart w:id="55" w:name="_Toc6346859"/>
      <w:r>
        <w:lastRenderedPageBreak/>
        <w:t>Tervezési dokumentáció</w:t>
      </w:r>
      <w:bookmarkEnd w:id="55"/>
    </w:p>
    <w:p w14:paraId="3D19D17F" w14:textId="64672C22" w:rsidR="000F5C69" w:rsidRDefault="000F5C69" w:rsidP="000F5C69">
      <w:pPr>
        <w:pStyle w:val="SzDCmsor2"/>
      </w:pPr>
      <w:bookmarkStart w:id="56" w:name="_Toc6346860"/>
      <w:r>
        <w:t>Programmal szemben támasztott követelmények</w:t>
      </w:r>
      <w:bookmarkEnd w:id="56"/>
    </w:p>
    <w:p w14:paraId="1DC7EC30" w14:textId="35C37980" w:rsidR="000F5C69" w:rsidRDefault="000F5C69" w:rsidP="000F5C69">
      <w:pPr>
        <w:pStyle w:val="SzDSzvegTrzs"/>
      </w:pPr>
      <w:r>
        <w:t>A tervezés első lépése az volt, hogy meghatároztam mit várok el a kész programtól, merre induljon el a fejlesztés.</w:t>
      </w:r>
      <w:r w:rsidR="00B73372">
        <w:t xml:space="preserve"> Ezek a következők:</w:t>
      </w:r>
    </w:p>
    <w:p w14:paraId="651503B1" w14:textId="64BC8F5F" w:rsidR="000F5C69" w:rsidRDefault="000F5C69" w:rsidP="000F5C69">
      <w:pPr>
        <w:pStyle w:val="SzDSzvegTrzs"/>
        <w:numPr>
          <w:ilvl w:val="0"/>
          <w:numId w:val="25"/>
        </w:numPr>
      </w:pPr>
      <w:r>
        <w:t>Könnyen kezelhető, letisztult, minimalista felhasználói felület.</w:t>
      </w:r>
    </w:p>
    <w:p w14:paraId="30D522AE" w14:textId="54D2A5B4" w:rsidR="00B73372" w:rsidRDefault="008D4EEE" w:rsidP="000F5C69">
      <w:pPr>
        <w:pStyle w:val="SzDSzvegTrzs"/>
        <w:numPr>
          <w:ilvl w:val="0"/>
          <w:numId w:val="25"/>
        </w:numPr>
      </w:pPr>
      <w:r>
        <w:t>Megfelelő felhasználói szerephez, megfelelő jogosultságok biztosítása.</w:t>
      </w:r>
    </w:p>
    <w:p w14:paraId="5D635B69" w14:textId="286E8FBA" w:rsidR="000F5C69" w:rsidRDefault="000F5C69" w:rsidP="000F5C69">
      <w:pPr>
        <w:pStyle w:val="SzDSzvegTrzs"/>
        <w:numPr>
          <w:ilvl w:val="0"/>
          <w:numId w:val="25"/>
        </w:numPr>
      </w:pPr>
      <w:r>
        <w:t>Gyors interakció a backend és a frontend között.</w:t>
      </w:r>
    </w:p>
    <w:p w14:paraId="348C9841" w14:textId="0097F6A2" w:rsidR="000F5C69" w:rsidRDefault="000F5C69" w:rsidP="000F5C69">
      <w:pPr>
        <w:pStyle w:val="SzDSzvegTrzs"/>
        <w:numPr>
          <w:ilvl w:val="0"/>
          <w:numId w:val="25"/>
        </w:numPr>
      </w:pPr>
      <w:r>
        <w:t>A kiszállítóknak optimális csomagszállítási útvonal nyújtása.</w:t>
      </w:r>
    </w:p>
    <w:p w14:paraId="60DD4A50" w14:textId="59D654CB" w:rsidR="000F5C69" w:rsidRDefault="00B73372" w:rsidP="000F5C69">
      <w:pPr>
        <w:pStyle w:val="SzDSzvegTrzs"/>
        <w:numPr>
          <w:ilvl w:val="0"/>
          <w:numId w:val="25"/>
        </w:numPr>
      </w:pPr>
      <w:r>
        <w:t>Egyszerű telepítés.</w:t>
      </w:r>
    </w:p>
    <w:p w14:paraId="0EA545E8" w14:textId="191360B4" w:rsidR="0017638D" w:rsidRDefault="00632976" w:rsidP="0017638D">
      <w:pPr>
        <w:pStyle w:val="SzDSzvegTrzs"/>
        <w:ind w:left="60"/>
      </w:pPr>
      <w:r>
        <w:t xml:space="preserve">Látható, hogy ezek </w:t>
      </w:r>
      <w:r w:rsidR="008836A0">
        <w:t xml:space="preserve">nagyon alapvető </w:t>
      </w:r>
      <w:r>
        <w:t>elvárások, melyek elsősorban iránymutatóként szolgáltak és a fejlesztés során bővülhetnek.</w:t>
      </w:r>
    </w:p>
    <w:p w14:paraId="6967981A" w14:textId="2B139A7F" w:rsidR="005C0D51" w:rsidRDefault="005C0D51" w:rsidP="005C0D51">
      <w:pPr>
        <w:pStyle w:val="SzDCmsor2"/>
      </w:pPr>
      <w:bookmarkStart w:id="57" w:name="_Toc6346861"/>
      <w:r>
        <w:t>UML diagrammok</w:t>
      </w:r>
      <w:bookmarkEnd w:id="57"/>
    </w:p>
    <w:p w14:paraId="661F926B" w14:textId="36225600" w:rsidR="005C0D51" w:rsidRDefault="005C0D51" w:rsidP="005C0D51">
      <w:pPr>
        <w:pStyle w:val="SzDSzvegTrzs"/>
      </w:pPr>
      <w:r>
        <w:t>A követelmények specifikációja után UML (Unified Modeling Language) módszer és leíró nyelvet használtam, amellyel grafikus modelleket készítettem a rendszer specifikálására. Ezek a diagrammok nagyban s</w:t>
      </w:r>
      <w:r w:rsidRPr="005C0D51">
        <w:t>egítettek jobban átlátni a követelményeket</w:t>
      </w:r>
      <w:r w:rsidR="008836A0">
        <w:t>, és megkönnyítették a tervezést</w:t>
      </w:r>
      <w:r w:rsidRPr="005C0D51">
        <w:t>.</w:t>
      </w:r>
    </w:p>
    <w:p w14:paraId="7621971C" w14:textId="72DF66B7" w:rsidR="00B16D4F" w:rsidRDefault="00B16D4F" w:rsidP="00B16D4F">
      <w:pPr>
        <w:pStyle w:val="SzDCmsor3"/>
      </w:pPr>
      <w:bookmarkStart w:id="58" w:name="_Toc6346862"/>
      <w:r>
        <w:t>Aktorok – funkciók</w:t>
      </w:r>
      <w:bookmarkEnd w:id="58"/>
    </w:p>
    <w:p w14:paraId="2C64986E" w14:textId="7BB63813" w:rsidR="00B16D4F" w:rsidRPr="005C0D51" w:rsidRDefault="00B16D4F" w:rsidP="00B16D4F">
      <w:pPr>
        <w:pStyle w:val="SzDSzvegTrzs"/>
      </w:pPr>
      <w:r>
        <w:t>A webshop három</w:t>
      </w:r>
      <w:r w:rsidR="004948A8">
        <w:t>féle</w:t>
      </w:r>
      <w:r>
        <w:t xml:space="preserve"> felhasználót különböztet meg</w:t>
      </w:r>
      <w:r w:rsidR="003F703B">
        <w:t xml:space="preserve"> (vásárló, alkalmazott, admin)</w:t>
      </w:r>
      <w:r>
        <w:t>. Mind a három típus más jogokkal rendelkezik és a bejelentkezés után más oldalra érkeznek meg</w:t>
      </w:r>
      <w:r w:rsidR="003F703B">
        <w:t>, más lehetőségeket látnak az oldalon</w:t>
      </w:r>
      <w:r>
        <w:t>.</w:t>
      </w:r>
      <w:r w:rsidR="003F703B">
        <w:t xml:space="preserve"> A felhasználó típusok és az általuk </w:t>
      </w:r>
      <w:r w:rsidR="00420E9F">
        <w:t xml:space="preserve">használatba vehető lehetőségek a </w:t>
      </w:r>
      <w:r w:rsidR="00420E9F">
        <w:fldChar w:fldCharType="begin"/>
      </w:r>
      <w:r w:rsidR="00420E9F">
        <w:instrText xml:space="preserve"> REF _Ref3120900 \h </w:instrText>
      </w:r>
      <w:r w:rsidR="00420E9F">
        <w:fldChar w:fldCharType="separate"/>
      </w:r>
      <w:r w:rsidR="00420E9F">
        <w:rPr>
          <w:noProof/>
        </w:rPr>
        <w:t>13</w:t>
      </w:r>
      <w:r w:rsidR="00420E9F">
        <w:t>. ábr</w:t>
      </w:r>
      <w:r w:rsidR="00420E9F">
        <w:fldChar w:fldCharType="end"/>
      </w:r>
      <w:r w:rsidR="00420E9F">
        <w:t>án</w:t>
      </w:r>
      <w:r w:rsidR="003F703B">
        <w:t xml:space="preserve"> látható</w:t>
      </w:r>
      <w:r w:rsidR="00420E9F">
        <w:t>k</w:t>
      </w:r>
      <w:r w:rsidR="003F703B">
        <w:t>.</w:t>
      </w:r>
    </w:p>
    <w:p w14:paraId="48D90512" w14:textId="58EDB902" w:rsidR="003F703B" w:rsidRDefault="00185503" w:rsidP="00185503">
      <w:pPr>
        <w:pStyle w:val="SzDSzvegTrzs"/>
        <w:keepNext/>
      </w:pPr>
      <w:r>
        <w:rPr>
          <w:noProof/>
          <w:lang w:eastAsia="hu-HU" w:bidi="ar-SA"/>
        </w:rPr>
        <w:lastRenderedPageBreak/>
        <mc:AlternateContent>
          <mc:Choice Requires="wps">
            <w:drawing>
              <wp:anchor distT="0" distB="0" distL="114300" distR="114300" simplePos="0" relativeHeight="251868160" behindDoc="0" locked="0" layoutInCell="1" allowOverlap="1" wp14:anchorId="00BBEF11" wp14:editId="0CBD16C7">
                <wp:simplePos x="0" y="0"/>
                <wp:positionH relativeFrom="column">
                  <wp:posOffset>168275</wp:posOffset>
                </wp:positionH>
                <wp:positionV relativeFrom="paragraph">
                  <wp:posOffset>4007485</wp:posOffset>
                </wp:positionV>
                <wp:extent cx="5229225" cy="635"/>
                <wp:effectExtent l="0" t="0" r="0" b="0"/>
                <wp:wrapTopAndBottom/>
                <wp:docPr id="124" name="Szövegdoboz 124"/>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wps:spPr>
                      <wps:txbx>
                        <w:txbxContent>
                          <w:p w14:paraId="4C41BD37" w14:textId="66ACEC34" w:rsidR="00B92C93" w:rsidRPr="002620D8" w:rsidRDefault="00B92C93" w:rsidP="00185503">
                            <w:pPr>
                              <w:pStyle w:val="SzKpalrs"/>
                            </w:pPr>
                            <w:r>
                              <w:fldChar w:fldCharType="begin"/>
                            </w:r>
                            <w:r>
                              <w:instrText xml:space="preserve"> SEQ ábra \* ARABIC </w:instrText>
                            </w:r>
                            <w:r>
                              <w:fldChar w:fldCharType="separate"/>
                            </w:r>
                            <w:bookmarkStart w:id="59" w:name="_Toc6346907"/>
                            <w:r w:rsidR="00065E77">
                              <w:t>13</w:t>
                            </w:r>
                            <w:r>
                              <w:fldChar w:fldCharType="end"/>
                            </w:r>
                            <w:r>
                              <w:t>. ábra: Aktorok és funkciók</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BEF11" id="Szövegdoboz 124" o:spid="_x0000_s1833" type="#_x0000_t202" style="position:absolute;left:0;text-align:left;margin-left:13.25pt;margin-top:315.55pt;width:411.75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" stroked="f">
                <v:textbox style="mso-fit-shape-to-text:t" inset="0,0,0,0">
                  <w:txbxContent>
                    <w:p w14:paraId="4C41BD37" w14:textId="66ACEC34" w:rsidR="00B92C93" w:rsidRPr="002620D8" w:rsidRDefault="00B92C93" w:rsidP="00185503">
                      <w:pPr>
                        <w:pStyle w:val="SzKpalrs"/>
                      </w:pPr>
                      <w:r>
                        <w:fldChar w:fldCharType="begin"/>
                      </w:r>
                      <w:r>
                        <w:instrText xml:space="preserve"> SEQ ábra \* ARABIC </w:instrText>
                      </w:r>
                      <w:r>
                        <w:fldChar w:fldCharType="separate"/>
                      </w:r>
                      <w:bookmarkStart w:id="60" w:name="_Toc6346907"/>
                      <w:r w:rsidR="00065E77">
                        <w:t>13</w:t>
                      </w:r>
                      <w:r>
                        <w:fldChar w:fldCharType="end"/>
                      </w:r>
                      <w:r>
                        <w:t>. ábra: Aktorok és funkciók</w:t>
                      </w:r>
                      <w:bookmarkEnd w:id="60"/>
                    </w:p>
                  </w:txbxContent>
                </v:textbox>
                <w10:wrap type="topAndBottom"/>
              </v:shape>
            </w:pict>
          </mc:Fallback>
        </mc:AlternateContent>
      </w:r>
      <w:r w:rsidR="0017638D">
        <w:rPr>
          <w:noProof/>
          <w:lang w:eastAsia="hu-HU" w:bidi="ar-SA"/>
        </w:rPr>
        <w:drawing>
          <wp:anchor distT="0" distB="0" distL="114300" distR="114300" simplePos="0" relativeHeight="251866112" behindDoc="0" locked="0" layoutInCell="1" allowOverlap="1" wp14:anchorId="56FD97CA" wp14:editId="4D1F80EC">
            <wp:simplePos x="0" y="0"/>
            <wp:positionH relativeFrom="margin">
              <wp:align>center</wp:align>
            </wp:positionH>
            <wp:positionV relativeFrom="paragraph">
              <wp:posOffset>2540</wp:posOffset>
            </wp:positionV>
            <wp:extent cx="5229225" cy="3948318"/>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or-function.jpg"/>
                    <pic:cNvPicPr/>
                  </pic:nvPicPr>
                  <pic:blipFill>
                    <a:blip r:embed="rId13">
                      <a:extLst>
                        <a:ext uri="{28A0092B-C50C-407E-A947-70E740481C1C}">
                          <a14:useLocalDpi xmlns:a14="http://schemas.microsoft.com/office/drawing/2010/main" val="0"/>
                        </a:ext>
                      </a:extLst>
                    </a:blip>
                    <a:stretch>
                      <a:fillRect/>
                    </a:stretch>
                  </pic:blipFill>
                  <pic:spPr>
                    <a:xfrm>
                      <a:off x="0" y="0"/>
                      <a:ext cx="5229225" cy="3948318"/>
                    </a:xfrm>
                    <a:prstGeom prst="rect">
                      <a:avLst/>
                    </a:prstGeom>
                  </pic:spPr>
                </pic:pic>
              </a:graphicData>
            </a:graphic>
          </wp:anchor>
        </w:drawing>
      </w:r>
    </w:p>
    <w:p w14:paraId="3C453BA9" w14:textId="38631CF9" w:rsidR="00806924" w:rsidRDefault="00420E9F" w:rsidP="00806924">
      <w:pPr>
        <w:pStyle w:val="SzDCmsor3"/>
      </w:pPr>
      <w:bookmarkStart w:id="61" w:name="_Toc6346863"/>
      <w:r>
        <w:t>ER diagram</w:t>
      </w:r>
      <w:bookmarkEnd w:id="61"/>
    </w:p>
    <w:p w14:paraId="0CEA7FCA" w14:textId="77777777" w:rsidR="00185503" w:rsidRDefault="0079060F" w:rsidP="00185503">
      <w:pPr>
        <w:pStyle w:val="SzDSzvegTrzs"/>
        <w:keepNext/>
      </w:pPr>
      <w:r>
        <w:rPr>
          <w:rFonts w:cs="Mangal"/>
          <w:noProof/>
          <w:sz w:val="16"/>
          <w:szCs w:val="16"/>
          <w:lang w:eastAsia="hu-HU" w:bidi="ar-SA"/>
        </w:rPr>
        <w:drawing>
          <wp:inline distT="0" distB="0" distL="0" distR="0" wp14:anchorId="26FFAFA9" wp14:editId="4CA1B327">
            <wp:extent cx="5565775" cy="2856230"/>
            <wp:effectExtent l="0" t="0" r="0" b="127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 diagram.png"/>
                    <pic:cNvPicPr/>
                  </pic:nvPicPr>
                  <pic:blipFill>
                    <a:blip r:embed="rId14">
                      <a:extLst>
                        <a:ext uri="{28A0092B-C50C-407E-A947-70E740481C1C}">
                          <a14:useLocalDpi xmlns:a14="http://schemas.microsoft.com/office/drawing/2010/main" val="0"/>
                        </a:ext>
                      </a:extLst>
                    </a:blip>
                    <a:stretch>
                      <a:fillRect/>
                    </a:stretch>
                  </pic:blipFill>
                  <pic:spPr>
                    <a:xfrm>
                      <a:off x="0" y="0"/>
                      <a:ext cx="5565775" cy="2856230"/>
                    </a:xfrm>
                    <a:prstGeom prst="rect">
                      <a:avLst/>
                    </a:prstGeom>
                  </pic:spPr>
                </pic:pic>
              </a:graphicData>
            </a:graphic>
          </wp:inline>
        </w:drawing>
      </w:r>
    </w:p>
    <w:p w14:paraId="1B3516C4" w14:textId="69A505E8" w:rsidR="00185503" w:rsidRDefault="00185503" w:rsidP="00185503">
      <w:pPr>
        <w:pStyle w:val="SzKpalrs"/>
      </w:pPr>
      <w:r>
        <w:fldChar w:fldCharType="begin"/>
      </w:r>
      <w:r>
        <w:instrText xml:space="preserve"> SEQ ábra \* ARABIC </w:instrText>
      </w:r>
      <w:r>
        <w:fldChar w:fldCharType="separate"/>
      </w:r>
      <w:bookmarkStart w:id="62" w:name="_Toc6346908"/>
      <w:r w:rsidR="00065E77">
        <w:t>14</w:t>
      </w:r>
      <w:r>
        <w:fldChar w:fldCharType="end"/>
      </w:r>
      <w:r>
        <w:t>. ábra: ER diagram</w:t>
      </w:r>
      <w:bookmarkEnd w:id="62"/>
    </w:p>
    <w:p w14:paraId="2774AFC9" w14:textId="7C776F01" w:rsidR="00806924" w:rsidRDefault="00806924" w:rsidP="00CB56CB">
      <w:pPr>
        <w:pStyle w:val="SzDSzvegTrzs"/>
      </w:pPr>
      <w:r>
        <w:lastRenderedPageBreak/>
        <w:t>Miután eldöntöttem, hogy milyen információkat kell hosszú távon megőriznem, már csak azt kellett kitalálni</w:t>
      </w:r>
      <w:r w:rsidR="008836A0">
        <w:t>,</w:t>
      </w:r>
      <w:r>
        <w:t xml:space="preserve"> milyen formában legyen ez megvalósítva az adatbázisban. Ugyan a </w:t>
      </w:r>
      <w:r>
        <w:fldChar w:fldCharType="begin"/>
      </w:r>
      <w:r>
        <w:instrText xml:space="preserve"> PAGEREF _Ref3123463 \h </w:instrText>
      </w:r>
      <w:r>
        <w:fldChar w:fldCharType="separate"/>
      </w:r>
      <w:r w:rsidR="00704C78">
        <w:rPr>
          <w:noProof/>
        </w:rPr>
        <w:t>Hibernate</w:t>
      </w:r>
      <w:r>
        <w:fldChar w:fldCharType="end"/>
      </w:r>
      <w:r>
        <w:t>-nek hála nem kellett a táblákat manuálisan SQL szkirpteket futtatva létrehoznom, de az osztály attribútumokhoz megfelelő annotáció és típus kiválasztásában segítségemre volt a készített</w:t>
      </w:r>
      <w:r w:rsidR="00CB56CB">
        <w:t xml:space="preserve"> </w:t>
      </w:r>
      <w:r w:rsidR="00CB56CB">
        <w:fldChar w:fldCharType="begin"/>
      </w:r>
      <w:r w:rsidR="00CB56CB">
        <w:instrText xml:space="preserve"> REF _Ref3124592 \h </w:instrText>
      </w:r>
      <w:r w:rsidR="00CB56CB">
        <w:fldChar w:fldCharType="separate"/>
      </w:r>
      <w:r w:rsidR="00CB56CB">
        <w:t>ER diagram</w:t>
      </w:r>
      <w:r w:rsidR="00CB56CB">
        <w:fldChar w:fldCharType="end"/>
      </w:r>
      <w:r>
        <w:t>.</w:t>
      </w:r>
    </w:p>
    <w:p w14:paraId="03797B08" w14:textId="2B4AB49B" w:rsidR="001B4BDC" w:rsidRDefault="001B4BDC" w:rsidP="008548B8">
      <w:pPr>
        <w:pStyle w:val="SzDCmsor3"/>
      </w:pPr>
      <w:bookmarkStart w:id="63" w:name="_Toc6346864"/>
      <w:r>
        <w:t>Osztálydiagram</w:t>
      </w:r>
      <w:bookmarkEnd w:id="63"/>
    </w:p>
    <w:p w14:paraId="149842CD" w14:textId="3E46943E" w:rsidR="002C38B2" w:rsidRDefault="00AD04A2" w:rsidP="002C38B2">
      <w:pPr>
        <w:pStyle w:val="SzDSzvegTrzs"/>
        <w:keepNext/>
      </w:pPr>
      <w:r>
        <w:rPr>
          <w:rFonts w:cs="Mangal"/>
          <w:noProof/>
          <w:sz w:val="16"/>
          <w:szCs w:val="16"/>
          <w:lang w:eastAsia="hu-HU" w:bidi="ar-SA"/>
        </w:rPr>
        <w:drawing>
          <wp:inline distT="0" distB="0" distL="0" distR="0" wp14:anchorId="34B1E332" wp14:editId="7262BBB4">
            <wp:extent cx="5565775" cy="461264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D.jpg"/>
                    <pic:cNvPicPr/>
                  </pic:nvPicPr>
                  <pic:blipFill>
                    <a:blip r:embed="rId15">
                      <a:extLst>
                        <a:ext uri="{28A0092B-C50C-407E-A947-70E740481C1C}">
                          <a14:useLocalDpi xmlns:a14="http://schemas.microsoft.com/office/drawing/2010/main" val="0"/>
                        </a:ext>
                      </a:extLst>
                    </a:blip>
                    <a:stretch>
                      <a:fillRect/>
                    </a:stretch>
                  </pic:blipFill>
                  <pic:spPr>
                    <a:xfrm>
                      <a:off x="0" y="0"/>
                      <a:ext cx="5565775" cy="4612640"/>
                    </a:xfrm>
                    <a:prstGeom prst="rect">
                      <a:avLst/>
                    </a:prstGeom>
                  </pic:spPr>
                </pic:pic>
              </a:graphicData>
            </a:graphic>
          </wp:inline>
        </w:drawing>
      </w:r>
      <w:commentRangeStart w:id="64"/>
      <w:commentRangeEnd w:id="64"/>
      <w:r w:rsidR="008836A0">
        <w:rPr>
          <w:rStyle w:val="Jegyzethivatkozs"/>
          <w:rFonts w:cs="Mangal"/>
        </w:rPr>
        <w:commentReference w:id="64"/>
      </w:r>
    </w:p>
    <w:bookmarkStart w:id="65" w:name="_Ref3228406"/>
    <w:p w14:paraId="6BFF6138" w14:textId="61C66ADB" w:rsidR="001E2CB3" w:rsidRPr="001B4BDC" w:rsidRDefault="002C38B2" w:rsidP="002C38B2">
      <w:pPr>
        <w:pStyle w:val="SzKpalrs"/>
      </w:pPr>
      <w:r>
        <w:fldChar w:fldCharType="begin"/>
      </w:r>
      <w:r>
        <w:instrText xml:space="preserve"> SEQ ábra \* ARABIC </w:instrText>
      </w:r>
      <w:r>
        <w:fldChar w:fldCharType="separate"/>
      </w:r>
      <w:bookmarkStart w:id="66" w:name="_Toc6346909"/>
      <w:r w:rsidR="00065E77">
        <w:t>15</w:t>
      </w:r>
      <w:r>
        <w:fldChar w:fldCharType="end"/>
      </w:r>
      <w:r>
        <w:t>. ábra: Controller-Service-Repository Osztálydiagram</w:t>
      </w:r>
      <w:bookmarkEnd w:id="65"/>
      <w:bookmarkEnd w:id="66"/>
    </w:p>
    <w:p w14:paraId="4569BB89" w14:textId="2D0F4FC0" w:rsidR="00D04A28" w:rsidRDefault="00D04A28" w:rsidP="002C38B2">
      <w:pPr>
        <w:pStyle w:val="SzDSzvegTrzs"/>
      </w:pPr>
      <w:r>
        <w:t xml:space="preserve">A </w:t>
      </w:r>
      <w:r>
        <w:fldChar w:fldCharType="begin"/>
      </w:r>
      <w:r>
        <w:instrText xml:space="preserve"> REF _Ref3228406 \h </w:instrText>
      </w:r>
      <w:r>
        <w:fldChar w:fldCharType="separate"/>
      </w:r>
      <w:r>
        <w:rPr>
          <w:noProof/>
        </w:rPr>
        <w:t>15</w:t>
      </w:r>
      <w:r>
        <w:t>. ábr</w:t>
      </w:r>
      <w:r>
        <w:fldChar w:fldCharType="end"/>
      </w:r>
      <w:r>
        <w:t>án lévő osztálydiagram a jobb átláthatóság miatt nem tartalmaz minden kapcsolatot az osztá</w:t>
      </w:r>
      <w:r w:rsidR="0079060F">
        <w:t>lyok között. Ugyanazon okokból mind a metódusokat, mind az attribútumokat eltávolítottam a diagramról</w:t>
      </w:r>
      <w:r>
        <w:t>.</w:t>
      </w:r>
    </w:p>
    <w:p w14:paraId="4045B4FC" w14:textId="287B7FE2" w:rsidR="001C522A" w:rsidRDefault="002C38B2" w:rsidP="001C522A">
      <w:pPr>
        <w:pStyle w:val="SzDSzvegTrzs"/>
      </w:pPr>
      <w:r>
        <w:t>A fenti osztálydiagramon jól látható a prog</w:t>
      </w:r>
      <w:r w:rsidR="001C522A">
        <w:t xml:space="preserve">ram osztályainak fő struktúrája. </w:t>
      </w:r>
      <w:r w:rsidR="00E024C5">
        <w:t xml:space="preserve">A frontendről </w:t>
      </w:r>
      <w:r w:rsidR="001C522A">
        <w:t>beérkező hívásokat a c</w:t>
      </w:r>
      <w:r w:rsidR="00E024C5">
        <w:t>ontroller-ek fogadják (szükség esetén kicsit feldolgozzák), továbbítják a Service rétegnek, majd a kapott eredményt visszaküldik a frontendre.</w:t>
      </w:r>
      <w:r w:rsidR="001C522A">
        <w:t xml:space="preserve"> </w:t>
      </w:r>
      <w:r w:rsidR="00E024C5">
        <w:t xml:space="preserve">A biznisz </w:t>
      </w:r>
      <w:r w:rsidR="00E024C5">
        <w:lastRenderedPageBreak/>
        <w:t xml:space="preserve">logikát a </w:t>
      </w:r>
      <w:r w:rsidR="001C522A">
        <w:t>s</w:t>
      </w:r>
      <w:r w:rsidR="00E024C5">
        <w:t>ervice osztályok valósítják meg.</w:t>
      </w:r>
      <w:r w:rsidR="001C522A">
        <w:t xml:space="preserve"> Ha adatbázisból kell információ, akkor azokat a CrudRepository-t kiterjesztő repository osztályok segítségével szerzik meg.</w:t>
      </w:r>
    </w:p>
    <w:p w14:paraId="24E5CF2E" w14:textId="1A5B3726" w:rsidR="001228BA" w:rsidRDefault="001228BA" w:rsidP="001228BA">
      <w:pPr>
        <w:pStyle w:val="SzDCmsor3"/>
      </w:pPr>
      <w:bookmarkStart w:id="67" w:name="_Toc6346865"/>
      <w:r>
        <w:t>Szekvencia diagram</w:t>
      </w:r>
      <w:bookmarkEnd w:id="67"/>
    </w:p>
    <w:p w14:paraId="1625B9A6" w14:textId="77777777" w:rsidR="001228BA" w:rsidRDefault="001228BA" w:rsidP="001228BA">
      <w:pPr>
        <w:pStyle w:val="SzDSzvegTrzs"/>
      </w:pPr>
      <w:r>
        <w:rPr>
          <w:noProof/>
          <w:lang w:eastAsia="hu-HU" w:bidi="ar-SA"/>
        </w:rPr>
        <mc:AlternateContent>
          <mc:Choice Requires="wpg">
            <w:drawing>
              <wp:anchor distT="0" distB="0" distL="114300" distR="114300" simplePos="0" relativeHeight="251876352" behindDoc="0" locked="0" layoutInCell="1" allowOverlap="1" wp14:anchorId="227FB67E" wp14:editId="50C7CEBE">
                <wp:simplePos x="0" y="0"/>
                <wp:positionH relativeFrom="column">
                  <wp:posOffset>-3810</wp:posOffset>
                </wp:positionH>
                <wp:positionV relativeFrom="paragraph">
                  <wp:posOffset>786765</wp:posOffset>
                </wp:positionV>
                <wp:extent cx="5565775" cy="4528185"/>
                <wp:effectExtent l="0" t="0" r="0" b="5715"/>
                <wp:wrapTopAndBottom/>
                <wp:docPr id="127" name="Csoportba foglalás 127"/>
                <wp:cNvGraphicFramePr/>
                <a:graphic xmlns:a="http://schemas.openxmlformats.org/drawingml/2006/main">
                  <a:graphicData uri="http://schemas.microsoft.com/office/word/2010/wordprocessingGroup">
                    <wpg:wgp>
                      <wpg:cNvGrpSpPr/>
                      <wpg:grpSpPr>
                        <a:xfrm>
                          <a:off x="0" y="0"/>
                          <a:ext cx="5565775" cy="4528185"/>
                          <a:chOff x="0" y="0"/>
                          <a:chExt cx="5565775" cy="4528185"/>
                        </a:xfrm>
                      </wpg:grpSpPr>
                      <pic:pic xmlns:pic="http://schemas.openxmlformats.org/drawingml/2006/picture">
                        <pic:nvPicPr>
                          <pic:cNvPr id="125" name="Kép 12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65775" cy="3988435"/>
                          </a:xfrm>
                          <a:prstGeom prst="rect">
                            <a:avLst/>
                          </a:prstGeom>
                        </pic:spPr>
                      </pic:pic>
                      <wps:wsp>
                        <wps:cNvPr id="126" name="Szövegdoboz 126"/>
                        <wps:cNvSpPr txBox="1"/>
                        <wps:spPr>
                          <a:xfrm>
                            <a:off x="0" y="4048125"/>
                            <a:ext cx="5565775" cy="480060"/>
                          </a:xfrm>
                          <a:prstGeom prst="rect">
                            <a:avLst/>
                          </a:prstGeom>
                          <a:solidFill>
                            <a:prstClr val="white"/>
                          </a:solidFill>
                          <a:ln>
                            <a:noFill/>
                          </a:ln>
                        </wps:spPr>
                        <wps:txbx>
                          <w:txbxContent>
                            <w:bookmarkStart w:id="68" w:name="_Ref4238904"/>
                            <w:p w14:paraId="3AA85D1B" w14:textId="2AEDA952" w:rsidR="00B92C93" w:rsidRPr="007822AA" w:rsidRDefault="00B92C93" w:rsidP="001228BA">
                              <w:pPr>
                                <w:pStyle w:val="SzKpalrs"/>
                              </w:pPr>
                              <w:r>
                                <w:fldChar w:fldCharType="begin"/>
                              </w:r>
                              <w:r>
                                <w:instrText xml:space="preserve"> SEQ ábra \* ARABIC </w:instrText>
                              </w:r>
                              <w:r>
                                <w:fldChar w:fldCharType="separate"/>
                              </w:r>
                              <w:bookmarkStart w:id="69" w:name="_Toc6346910"/>
                              <w:r w:rsidR="00065E77">
                                <w:t>16</w:t>
                              </w:r>
                              <w:r>
                                <w:fldChar w:fldCharType="end"/>
                              </w:r>
                              <w:r>
                                <w:t>. ábra: Szekvencia diagram - Rendelés leadása</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7FB67E" id="Csoportba foglalás 127" o:spid="_x0000_s1834" style="position:absolute;left:0;text-align:left;margin-left:-.3pt;margin-top:61.95pt;width:438.25pt;height:356.55pt;z-index:251876352;mso-position-horizontal-relative:text;mso-position-vertical-relative:text" coordsize="55657,4528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QW5kcsOhcwAABZADAAIAAAAUAAAQrJAE&#10;AAIAAAAUAAAQwJKRAAIAAAADMTkAAJKSAAIAAAADMTkAAOocAAcAAAgMAAAIoA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8P3hwYWNrZXQgZW5kPSd3Jz8+/9sAQwAC&#10;AQECAQECAgICAgICAgMFAwMDAwMGBAQDBQcGBwcHBgcHCAkLCQgICggHBwoNCgoLDAwMDAcJDg8N&#10;DA4LDAwM/9sAQwECAgIDAwMGAwMGDAgHCAwMDAwMDAwMDAwMDAwMDAwMDAwMDAwMDAwMDAwMDAwM&#10;DAwMDAwMDAwMDAwMDAwMDAwM/8AAEQgCTQM2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">
                <v:shape id="Kép 125" o:spid="_x0000_s1835" type="#_x0000_t75" style="position:absolute;width:55657;height:39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">
                  <v:imagedata r:id="rId19" o:title=""/>
                  <v:path arrowok="t"/>
                </v:shape>
                <v:shape id="Szövegdoboz 126" o:spid="_x0000_s1836" type="#_x0000_t202" style="position:absolute;top:40481;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" stroked="f">
                  <v:textbox style="mso-fit-shape-to-text:t" inset="0,0,0,0">
                    <w:txbxContent>
                      <w:bookmarkStart w:id="70" w:name="_Ref4238904"/>
                      <w:p w14:paraId="3AA85D1B" w14:textId="2AEDA952" w:rsidR="00B92C93" w:rsidRPr="007822AA" w:rsidRDefault="00B92C93" w:rsidP="001228BA">
                        <w:pPr>
                          <w:pStyle w:val="SzKpalrs"/>
                        </w:pPr>
                        <w:r>
                          <w:fldChar w:fldCharType="begin"/>
                        </w:r>
                        <w:r>
                          <w:instrText xml:space="preserve"> SEQ ábra \* ARABIC </w:instrText>
                        </w:r>
                        <w:r>
                          <w:fldChar w:fldCharType="separate"/>
                        </w:r>
                        <w:bookmarkStart w:id="71" w:name="_Toc6346910"/>
                        <w:r w:rsidR="00065E77">
                          <w:t>16</w:t>
                        </w:r>
                        <w:r>
                          <w:fldChar w:fldCharType="end"/>
                        </w:r>
                        <w:r>
                          <w:t>. ábra: Szekvencia diagram - Rendelés leadása</w:t>
                        </w:r>
                        <w:bookmarkEnd w:id="70"/>
                        <w:bookmarkEnd w:id="71"/>
                      </w:p>
                    </w:txbxContent>
                  </v:textbox>
                </v:shape>
                <w10:wrap type="topAndBottom"/>
              </v:group>
            </w:pict>
          </mc:Fallback>
        </mc:AlternateContent>
      </w:r>
      <w:r>
        <w:t>A fent említett osztályok közötti szerkezetet egy folyamat szekvencia diagramon való ábrázolása is jól mutatja. A feladatok osztályok közötti elosztásához segítségemre voltak az ilyen diagramok is.</w:t>
      </w:r>
    </w:p>
    <w:p w14:paraId="13D32971" w14:textId="294E732F" w:rsidR="00836B56" w:rsidRDefault="001228BA" w:rsidP="001228BA">
      <w:pPr>
        <w:pStyle w:val="SzDSzvegTrzs"/>
      </w:pPr>
      <w:r>
        <w:t xml:space="preserve">A </w:t>
      </w:r>
      <w:r>
        <w:fldChar w:fldCharType="begin"/>
      </w:r>
      <w:r>
        <w:instrText xml:space="preserve"> REF _Ref4238904 \h </w:instrText>
      </w:r>
      <w:r>
        <w:fldChar w:fldCharType="separate"/>
      </w:r>
      <w:r>
        <w:rPr>
          <w:noProof/>
        </w:rPr>
        <w:t>16</w:t>
      </w:r>
      <w:r>
        <w:t>. ábr</w:t>
      </w:r>
      <w:r>
        <w:fldChar w:fldCharType="end"/>
      </w:r>
      <w:r>
        <w:t xml:space="preserve">án egy rendelés leadásának a menetét mutatom be. </w:t>
      </w:r>
      <w:r w:rsidR="00836B56">
        <w:t>A diagramból terjedelemi és átláthatósági okokból kihagytam az adatbázist. Az adatbázis az OrderRepository-től jobbra helyezkedne el, és csak vele kommuniká</w:t>
      </w:r>
      <w:r w:rsidR="009E68ED">
        <w:t>l</w:t>
      </w:r>
      <w:r w:rsidR="00836B56">
        <w:t>na.</w:t>
      </w:r>
    </w:p>
    <w:p w14:paraId="385F72B7" w14:textId="5E94F6F6" w:rsidR="001228BA" w:rsidRDefault="00836B56" w:rsidP="001228BA">
      <w:pPr>
        <w:pStyle w:val="SzDSzvegTrzs"/>
      </w:pPr>
      <w:r>
        <w:t xml:space="preserve"> </w:t>
      </w:r>
      <w:r w:rsidR="001228BA">
        <w:t>Amint az ábrán is látszik, a rendelés csak akkor nem kerül tárolásra, ha</w:t>
      </w:r>
    </w:p>
    <w:p w14:paraId="3F882706" w14:textId="537F7263" w:rsidR="001228BA" w:rsidRDefault="001228BA" w:rsidP="001228BA">
      <w:pPr>
        <w:pStyle w:val="SzDSzvegTrzs"/>
        <w:numPr>
          <w:ilvl w:val="0"/>
          <w:numId w:val="32"/>
        </w:numPr>
      </w:pPr>
      <w:r>
        <w:t>a felhasználó nem is adott megrendelő termékeket a kosárba,</w:t>
      </w:r>
    </w:p>
    <w:p w14:paraId="2EDA45CF" w14:textId="5CA3B3CA" w:rsidR="001228BA" w:rsidRDefault="001228BA" w:rsidP="001228BA">
      <w:pPr>
        <w:pStyle w:val="SzDSzvegTrzs"/>
        <w:numPr>
          <w:ilvl w:val="0"/>
          <w:numId w:val="32"/>
        </w:numPr>
      </w:pPr>
      <w:r>
        <w:t>nincs a kiválasztott termékből elég darab a raktáron.</w:t>
      </w:r>
    </w:p>
    <w:p w14:paraId="0F3546E5" w14:textId="36DB9728" w:rsidR="001228BA" w:rsidRDefault="00836B56" w:rsidP="001228BA">
      <w:pPr>
        <w:pStyle w:val="SzDSzvegTrzs"/>
      </w:pPr>
      <w:r>
        <w:t>Ezek előfordulása esetén a felhasználó egy megfelelő tájékoztatást kap.</w:t>
      </w:r>
    </w:p>
    <w:p w14:paraId="2FD7EEDF" w14:textId="4AE8EE01" w:rsidR="001228BA" w:rsidRDefault="001228BA" w:rsidP="001228BA">
      <w:pPr>
        <w:pStyle w:val="SzDSzvegTrzs"/>
      </w:pPr>
    </w:p>
    <w:p w14:paraId="041F16FD" w14:textId="16EDC5F4" w:rsidR="008A6B26" w:rsidRDefault="00836B56" w:rsidP="008A6B26">
      <w:pPr>
        <w:pStyle w:val="SzDCmsor3"/>
      </w:pPr>
      <w:bookmarkStart w:id="72" w:name="_Toc6346866"/>
      <w:r>
        <w:rPr>
          <w:noProof/>
          <w:lang w:eastAsia="hu-HU" w:bidi="ar-SA"/>
        </w:rPr>
        <w:lastRenderedPageBreak/>
        <mc:AlternateContent>
          <mc:Choice Requires="wpg">
            <w:drawing>
              <wp:anchor distT="0" distB="0" distL="114300" distR="114300" simplePos="0" relativeHeight="251872256" behindDoc="0" locked="0" layoutInCell="1" allowOverlap="1" wp14:anchorId="1480B094" wp14:editId="1C532DA9">
                <wp:simplePos x="0" y="0"/>
                <wp:positionH relativeFrom="margin">
                  <wp:posOffset>-24765</wp:posOffset>
                </wp:positionH>
                <wp:positionV relativeFrom="paragraph">
                  <wp:posOffset>394970</wp:posOffset>
                </wp:positionV>
                <wp:extent cx="5567680" cy="5975985"/>
                <wp:effectExtent l="0" t="0" r="0" b="5715"/>
                <wp:wrapTopAndBottom/>
                <wp:docPr id="62" name="Csoportba foglalás 62"/>
                <wp:cNvGraphicFramePr/>
                <a:graphic xmlns:a="http://schemas.openxmlformats.org/drawingml/2006/main">
                  <a:graphicData uri="http://schemas.microsoft.com/office/word/2010/wordprocessingGroup">
                    <wpg:wgp>
                      <wpg:cNvGrpSpPr/>
                      <wpg:grpSpPr>
                        <a:xfrm>
                          <a:off x="0" y="0"/>
                          <a:ext cx="5567680" cy="5975985"/>
                          <a:chOff x="-1905" y="0"/>
                          <a:chExt cx="5567680" cy="5975985"/>
                        </a:xfrm>
                      </wpg:grpSpPr>
                      <pic:pic xmlns:pic="http://schemas.openxmlformats.org/drawingml/2006/picture">
                        <pic:nvPicPr>
                          <pic:cNvPr id="57" name="Kép 5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905" y="0"/>
                            <a:ext cx="5565775" cy="5438775"/>
                          </a:xfrm>
                          <a:prstGeom prst="rect">
                            <a:avLst/>
                          </a:prstGeom>
                        </pic:spPr>
                      </pic:pic>
                      <wps:wsp>
                        <wps:cNvPr id="58" name="Szövegdoboz 58"/>
                        <wps:cNvSpPr txBox="1"/>
                        <wps:spPr>
                          <a:xfrm>
                            <a:off x="0" y="5495925"/>
                            <a:ext cx="5565775" cy="480060"/>
                          </a:xfrm>
                          <a:prstGeom prst="rect">
                            <a:avLst/>
                          </a:prstGeom>
                          <a:solidFill>
                            <a:prstClr val="white"/>
                          </a:solidFill>
                          <a:ln>
                            <a:noFill/>
                          </a:ln>
                        </wps:spPr>
                        <wps:txbx>
                          <w:txbxContent>
                            <w:bookmarkStart w:id="73" w:name="_Ref4005932"/>
                            <w:p w14:paraId="6DCA1605" w14:textId="5734D0D9" w:rsidR="00B92C93" w:rsidRPr="00547E33" w:rsidRDefault="00B92C93" w:rsidP="008A6B26">
                              <w:pPr>
                                <w:pStyle w:val="SzKpalrs"/>
                              </w:pPr>
                              <w:r>
                                <w:fldChar w:fldCharType="begin"/>
                              </w:r>
                              <w:r>
                                <w:instrText xml:space="preserve"> SEQ ábra \* ARABIC </w:instrText>
                              </w:r>
                              <w:r>
                                <w:fldChar w:fldCharType="separate"/>
                              </w:r>
                              <w:bookmarkStart w:id="74" w:name="_Toc6346911"/>
                              <w:r w:rsidR="00065E77">
                                <w:t>17</w:t>
                              </w:r>
                              <w:r>
                                <w:fldChar w:fldCharType="end"/>
                              </w:r>
                              <w:r>
                                <w:t>. ábra: Folyamatábra - Kiszállítás készítése</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80B094" id="Csoportba foglalás 62" o:spid="_x0000_s1837" style="position:absolute;left:0;text-align:left;margin-left:-1.95pt;margin-top:31.1pt;width:438.4pt;height:470.55pt;z-index:251872256;mso-position-horizontal-relative:margin;mso-position-vertical-relative:text" coordorigin="-19" coordsize="55676,59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">
                <v:shape id="Kép 57" o:spid="_x0000_s1838" type="#_x0000_t75" style="position:absolute;left:-19;width:55657;height:54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">
                  <v:imagedata r:id="rId21" o:title=""/>
                  <v:path arrowok="t"/>
                </v:shape>
                <v:shape id="Szövegdoboz 58" o:spid="_x0000_s1839" type="#_x0000_t202" style="position:absolute;top:54959;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bookmarkStart w:id="75" w:name="_Ref4005932"/>
                      <w:p w14:paraId="6DCA1605" w14:textId="5734D0D9" w:rsidR="00B92C93" w:rsidRPr="00547E33" w:rsidRDefault="00B92C93" w:rsidP="008A6B26">
                        <w:pPr>
                          <w:pStyle w:val="SzKpalrs"/>
                        </w:pPr>
                        <w:r>
                          <w:fldChar w:fldCharType="begin"/>
                        </w:r>
                        <w:r>
                          <w:instrText xml:space="preserve"> SEQ ábra \* ARABIC </w:instrText>
                        </w:r>
                        <w:r>
                          <w:fldChar w:fldCharType="separate"/>
                        </w:r>
                        <w:bookmarkStart w:id="76" w:name="_Toc6346911"/>
                        <w:r w:rsidR="00065E77">
                          <w:t>17</w:t>
                        </w:r>
                        <w:r>
                          <w:fldChar w:fldCharType="end"/>
                        </w:r>
                        <w:r>
                          <w:t>. ábra: Folyamatábra - Kiszállítás készítése</w:t>
                        </w:r>
                        <w:bookmarkEnd w:id="75"/>
                        <w:bookmarkEnd w:id="76"/>
                      </w:p>
                    </w:txbxContent>
                  </v:textbox>
                </v:shape>
                <w10:wrap type="topAndBottom" anchorx="margin"/>
              </v:group>
            </w:pict>
          </mc:Fallback>
        </mc:AlternateContent>
      </w:r>
      <w:r w:rsidR="008A6B26">
        <w:t>Folyamatábra</w:t>
      </w:r>
      <w:bookmarkEnd w:id="72"/>
    </w:p>
    <w:p w14:paraId="311E0717" w14:textId="435D1BAD" w:rsidR="001C0DAA" w:rsidRDefault="008A6B26" w:rsidP="008A6B26">
      <w:pPr>
        <w:pStyle w:val="SzDSzvegTrzs"/>
      </w:pPr>
      <w:r>
        <w:t xml:space="preserve">A bonyolultabb feladatok lépéseit először folyamatábrán készítettem el. Ilyen feladat volt a kiszállítások készítése is, melyet a </w:t>
      </w:r>
      <w:r>
        <w:fldChar w:fldCharType="begin"/>
      </w:r>
      <w:r>
        <w:instrText xml:space="preserve"> REF _Ref4005932 \h </w:instrText>
      </w:r>
      <w:r>
        <w:fldChar w:fldCharType="separate"/>
      </w:r>
      <w:r w:rsidR="001228BA">
        <w:rPr>
          <w:noProof/>
        </w:rPr>
        <w:t>17</w:t>
      </w:r>
      <w:r w:rsidR="001228BA">
        <w:t>. ábr</w:t>
      </w:r>
      <w:r>
        <w:fldChar w:fldCharType="end"/>
      </w:r>
      <w:r>
        <w:t>án mutatok be. A kész programban a kiszállítás készítését</w:t>
      </w:r>
      <w:r w:rsidR="001C0DAA">
        <w:t xml:space="preserve"> egy külön szál végzi, mely</w:t>
      </w:r>
      <w:r>
        <w:t xml:space="preserve"> óránként indul el. A kiszállítás elkészítése két esetben történik: </w:t>
      </w:r>
    </w:p>
    <w:p w14:paraId="24903998" w14:textId="505D6174" w:rsidR="001C0DAA" w:rsidRDefault="008A6B26" w:rsidP="001C0DAA">
      <w:pPr>
        <w:pStyle w:val="SzDSzvegTrzs"/>
        <w:numPr>
          <w:ilvl w:val="0"/>
          <w:numId w:val="30"/>
        </w:numPr>
      </w:pPr>
      <w:r>
        <w:t xml:space="preserve">elég rendelést adtak le a vásárlók ahhoz, hogy megteljen egy kocsi </w:t>
      </w:r>
    </w:p>
    <w:p w14:paraId="28AF54A2" w14:textId="2C3DD0B5" w:rsidR="008A6B26" w:rsidRDefault="008A6B26" w:rsidP="001C0DAA">
      <w:pPr>
        <w:pStyle w:val="SzDSzvegTrzs"/>
        <w:numPr>
          <w:ilvl w:val="0"/>
          <w:numId w:val="30"/>
        </w:numPr>
      </w:pPr>
      <w:r>
        <w:t xml:space="preserve">van olyan </w:t>
      </w:r>
      <w:r w:rsidR="001C0DAA">
        <w:t>rendelés</w:t>
      </w:r>
      <w:r>
        <w:t xml:space="preserve">, aminek a határideje hamarosan lejár (ez esetben nem számít, hogy </w:t>
      </w:r>
      <w:r w:rsidR="001C0DAA">
        <w:t>nem lesz tele a kocsi</w:t>
      </w:r>
      <w:r>
        <w:t>).</w:t>
      </w:r>
    </w:p>
    <w:p w14:paraId="716DD631" w14:textId="128468A0" w:rsidR="001C0DAA" w:rsidRDefault="001C0DAA" w:rsidP="001C0DAA">
      <w:pPr>
        <w:pStyle w:val="SzDSzvegTrzs"/>
      </w:pPr>
      <w:r>
        <w:t>A kiszállítás készítése során addig adjuk a rendeléseket a készülő kiszállításhoz, amíg:</w:t>
      </w:r>
    </w:p>
    <w:p w14:paraId="406CB3A6" w14:textId="44233D26" w:rsidR="001C0DAA" w:rsidRDefault="001C0DAA" w:rsidP="001C0DAA">
      <w:pPr>
        <w:pStyle w:val="SzDSzvegTrzs"/>
        <w:numPr>
          <w:ilvl w:val="0"/>
          <w:numId w:val="31"/>
        </w:numPr>
      </w:pPr>
      <w:r>
        <w:t>a kocsi rakodóterében lévő csomagok száma eléri a limitet,</w:t>
      </w:r>
    </w:p>
    <w:p w14:paraId="00D211A7" w14:textId="555C60DF" w:rsidR="001C0DAA" w:rsidRDefault="001C0DAA" w:rsidP="001C0DAA">
      <w:pPr>
        <w:pStyle w:val="SzDSzvegTrzs"/>
        <w:numPr>
          <w:ilvl w:val="0"/>
          <w:numId w:val="31"/>
        </w:numPr>
      </w:pPr>
      <w:r>
        <w:lastRenderedPageBreak/>
        <w:t>nincs olyan csomag az adatbázisból visszakapott rendelések között, amit m</w:t>
      </w:r>
      <w:r w:rsidR="00E8371E">
        <w:t>ég nem próbáltunk volna betenni,</w:t>
      </w:r>
    </w:p>
    <w:p w14:paraId="604807FA" w14:textId="27773B7C" w:rsidR="00E8371E" w:rsidRDefault="00E8371E" w:rsidP="001C0DAA">
      <w:pPr>
        <w:pStyle w:val="SzDSzvegTrzs"/>
        <w:numPr>
          <w:ilvl w:val="0"/>
          <w:numId w:val="31"/>
        </w:numPr>
      </w:pPr>
      <w:r>
        <w:t>nincs már több kiszállítás nélküli rendelés az adatbázisban.</w:t>
      </w:r>
    </w:p>
    <w:p w14:paraId="1E8CAB61" w14:textId="58D9EF15" w:rsidR="001C0DAA" w:rsidRDefault="00E8371E" w:rsidP="001C0DAA">
      <w:pPr>
        <w:pStyle w:val="SzDSzvegTrzs"/>
      </w:pPr>
      <w:r>
        <w:t xml:space="preserve">Miután </w:t>
      </w:r>
      <w:r w:rsidR="00F2499F">
        <w:t xml:space="preserve">az előbbi feltételek egyike teljesül, lefut a genetikus algoritmus. Az </w:t>
      </w:r>
      <w:r w:rsidR="009E68ED">
        <w:t xml:space="preserve">általa </w:t>
      </w:r>
      <w:r w:rsidR="00F2499F">
        <w:t xml:space="preserve">meghatározott </w:t>
      </w:r>
      <w:r w:rsidR="009E68ED">
        <w:t>(szub)</w:t>
      </w:r>
      <w:r w:rsidR="00F2499F">
        <w:t>optimális utat a kiszállítással együtt eltároljuk az adatbázisban, majd egy munkás később ezt magához veheti.</w:t>
      </w:r>
    </w:p>
    <w:p w14:paraId="1F71124E" w14:textId="0A637CE8" w:rsidR="001B4FDE" w:rsidRDefault="001B4FDE" w:rsidP="00F8398A">
      <w:pPr>
        <w:pStyle w:val="SzDCmsor2"/>
      </w:pPr>
      <w:bookmarkStart w:id="77" w:name="_Toc6346867"/>
      <w:r>
        <w:t>Felhasznált technológiák ismertetése</w:t>
      </w:r>
      <w:bookmarkEnd w:id="77"/>
    </w:p>
    <w:p w14:paraId="4FD7F6A7" w14:textId="77777777" w:rsidR="00DD3948" w:rsidRDefault="00DD3948" w:rsidP="00342F4A">
      <w:pPr>
        <w:pStyle w:val="SzDSzvegTrzs"/>
      </w:pPr>
      <w:r>
        <w:t>Az alkalmazás</w:t>
      </w:r>
      <w:r w:rsidR="00A86939">
        <w:t>ban</w:t>
      </w:r>
      <w:r w:rsidR="00342F4A">
        <w:t xml:space="preserve"> több különböző technológiát</w:t>
      </w:r>
      <w:r w:rsidR="00A86939">
        <w:t>, fejlesztőeszközt</w:t>
      </w:r>
      <w:r w:rsidR="00342F4A">
        <w:t xml:space="preserve"> használtam, melyeket a következő fejezetekben ismertetek röviden.</w:t>
      </w:r>
    </w:p>
    <w:p w14:paraId="2B1E46FA" w14:textId="77777777" w:rsidR="004B409C" w:rsidRDefault="004B409C" w:rsidP="00F8398A">
      <w:pPr>
        <w:pStyle w:val="SzDCmsor3"/>
      </w:pPr>
      <w:bookmarkStart w:id="78" w:name="_Toc6346868"/>
      <w:r>
        <w:t>Verziókezelő rendszer</w:t>
      </w:r>
      <w:bookmarkEnd w:id="78"/>
    </w:p>
    <w:p w14:paraId="5ECC5896" w14:textId="1FCC0EE6" w:rsidR="001F08F3" w:rsidRDefault="00ED4E6E" w:rsidP="004B409C">
      <w:pPr>
        <w:pStyle w:val="SzDSzvegTrzs"/>
      </w:pPr>
      <w:r>
        <w:t>Az adatvesztés elkerülése és egy esetleges hiba egyszerű kijavítása érdekében verziókezelő</w:t>
      </w:r>
      <w:ins w:id="79" w:author="Miklós Hatwagner" w:date="2019-03-13T10:40:00Z">
        <w:r w:rsidR="00F11F42">
          <w:t xml:space="preserve"> </w:t>
        </w:r>
      </w:ins>
      <w:r>
        <w:t xml:space="preserve">rendszert használtam a fejlesztés során. </w:t>
      </w:r>
      <w:r w:rsidR="00500CC1">
        <w:t>Főbb előnyei a verziókezelő</w:t>
      </w:r>
      <w:r w:rsidR="001F08F3">
        <w:t xml:space="preserve"> rendszereknek:</w:t>
      </w:r>
    </w:p>
    <w:p w14:paraId="606F6B0D" w14:textId="77777777" w:rsidR="001F08F3" w:rsidRDefault="001F08F3" w:rsidP="001F08F3">
      <w:pPr>
        <w:pStyle w:val="SzDSzvegTrzs"/>
        <w:numPr>
          <w:ilvl w:val="0"/>
          <w:numId w:val="17"/>
        </w:numPr>
      </w:pPr>
      <w:r w:rsidRPr="001F08F3">
        <w:t>Backup és visszaállítás</w:t>
      </w:r>
    </w:p>
    <w:p w14:paraId="2D6AB587" w14:textId="77777777" w:rsidR="001F08F3" w:rsidRDefault="001F08F3" w:rsidP="001F08F3">
      <w:pPr>
        <w:pStyle w:val="SzDSzvegTrzs"/>
        <w:numPr>
          <w:ilvl w:val="0"/>
          <w:numId w:val="17"/>
        </w:numPr>
      </w:pPr>
      <w:r w:rsidRPr="001F08F3">
        <w:t>Szinkronizáció</w:t>
      </w:r>
    </w:p>
    <w:p w14:paraId="71C2D3C8" w14:textId="77777777" w:rsidR="001F08F3" w:rsidRDefault="001F08F3" w:rsidP="001F08F3">
      <w:pPr>
        <w:pStyle w:val="SzDSzvegTrzs"/>
        <w:numPr>
          <w:ilvl w:val="0"/>
          <w:numId w:val="17"/>
        </w:numPr>
      </w:pPr>
      <w:r w:rsidRPr="001F08F3">
        <w:t>Változások követése</w:t>
      </w:r>
    </w:p>
    <w:p w14:paraId="5A439465" w14:textId="77777777" w:rsidR="001F08F3" w:rsidRDefault="001F08F3" w:rsidP="001F08F3">
      <w:pPr>
        <w:pStyle w:val="SzDSzvegTrzs"/>
        <w:numPr>
          <w:ilvl w:val="0"/>
          <w:numId w:val="17"/>
        </w:numPr>
      </w:pPr>
      <w:r w:rsidRPr="001F08F3">
        <w:t>Felelősség követése</w:t>
      </w:r>
    </w:p>
    <w:p w14:paraId="6DA0C087" w14:textId="77777777" w:rsidR="001F08F3" w:rsidRDefault="001F08F3" w:rsidP="001F08F3">
      <w:pPr>
        <w:pStyle w:val="SzDSzvegTrzs"/>
        <w:numPr>
          <w:ilvl w:val="0"/>
          <w:numId w:val="17"/>
        </w:numPr>
      </w:pPr>
      <w:r w:rsidRPr="001F08F3">
        <w:t>Elágazás (branching) és összefésülés (merging)</w:t>
      </w:r>
    </w:p>
    <w:p w14:paraId="4B06F314" w14:textId="77777777" w:rsidR="00C24A56" w:rsidRDefault="00C24A56" w:rsidP="00C24A56">
      <w:pPr>
        <w:pStyle w:val="SzDSzvegTrzs"/>
        <w:ind w:left="60"/>
      </w:pPr>
      <w:r>
        <w:t xml:space="preserve">A verziókezelőknek két fő fajtájavan: </w:t>
      </w:r>
    </w:p>
    <w:p w14:paraId="64A81FCE" w14:textId="07720E27" w:rsidR="00C24A56" w:rsidRDefault="00C24A56" w:rsidP="00C24A56">
      <w:pPr>
        <w:pStyle w:val="SzDSzvegTrzs"/>
        <w:numPr>
          <w:ilvl w:val="0"/>
          <w:numId w:val="18"/>
        </w:numPr>
      </w:pPr>
      <w:r>
        <w:t xml:space="preserve">Centralizált. </w:t>
      </w:r>
      <w:r w:rsidRPr="00C24A56">
        <w:t>A hagyományos verziókezelők központosított modellel dolgoznak, ahol minden verziókezelési művelet egy közösen használt szerveren történik.</w:t>
      </w:r>
      <w:r w:rsidR="00522DDB">
        <w:t xml:space="preserve"> Ha többen egyszerre akarnak módosítani egy fájlt, akkor valahogy le kell kezelni a konkurens viselkedést.</w:t>
      </w:r>
      <w:r w:rsidR="009214F7">
        <w:t xml:space="preserve"> Kétféleképpen oldják meg ezt</w:t>
      </w:r>
      <w:r w:rsidRPr="00C24A56">
        <w:t xml:space="preserve"> a problémát: zárolással és összefésüléssel.</w:t>
      </w:r>
    </w:p>
    <w:p w14:paraId="20D8FE00" w14:textId="5567D628" w:rsidR="004A3242" w:rsidRDefault="009214F7" w:rsidP="002604BA">
      <w:pPr>
        <w:pStyle w:val="SzDSzvegTrzs"/>
        <w:numPr>
          <w:ilvl w:val="0"/>
          <w:numId w:val="18"/>
        </w:numPr>
      </w:pPr>
      <w:r>
        <w:t>D</w:t>
      </w:r>
      <w:r w:rsidR="00C24A56">
        <w:t xml:space="preserve">ecentralizált. </w:t>
      </w:r>
      <w:r w:rsidR="0043667A" w:rsidRPr="0043667A">
        <w:t>Itt egy központi tároló (angolul repository) helyett minden felhasználó gépe egy-egy külön tárolóként jelenik meg. A szinkronizáció az egyes gépek között küldött patch-ek (módosításcsomagok) által valósul meg. Ez a megközel</w:t>
      </w:r>
      <w:r w:rsidR="001F0E89">
        <w:t>ítés jelentős változásokat okoz (ni</w:t>
      </w:r>
      <w:r w:rsidR="001F0E89" w:rsidRPr="001F0E89">
        <w:t>ncs nagy központi adatbázis, gyakori műveletek gyorsabbak, minden munkamásolat egy-egy backup</w:t>
      </w:r>
      <w:r w:rsidR="004A3242">
        <w:t>).</w:t>
      </w:r>
      <w:r w:rsidR="00A91CBB">
        <w:t xml:space="preserve"> </w:t>
      </w:r>
      <w:r w:rsidR="004A3242" w:rsidRPr="004A3242">
        <w:t xml:space="preserve">Két fajta elosztott verziókezelő létezik, a nyitott és a zárt. </w:t>
      </w:r>
      <w:r w:rsidR="00A91CBB">
        <w:t>[</w:t>
      </w:r>
      <w:r w:rsidR="00416A6F">
        <w:t>10</w:t>
      </w:r>
      <w:r w:rsidR="00A91CBB">
        <w:t>]</w:t>
      </w:r>
    </w:p>
    <w:p w14:paraId="70DE0443" w14:textId="0E0FE4F6" w:rsidR="00A91CBB" w:rsidRDefault="00B1123A" w:rsidP="00B80CC3">
      <w:pPr>
        <w:pStyle w:val="SzDSzvegTrzs"/>
        <w:ind w:left="60"/>
      </w:pPr>
      <w:r>
        <w:lastRenderedPageBreak/>
        <w:t xml:space="preserve">Egyszemélyes projekteknél, mint a szakdolgozatírás, csökken a jelentősége a két típus közötti választásnak. </w:t>
      </w:r>
      <w:r w:rsidR="00A0656E">
        <w:t xml:space="preserve">Munkám során egy decentralizált verziókezelőt használtam, </w:t>
      </w:r>
      <w:r w:rsidR="00100441">
        <w:t>melyet már előző projektjeim során megismertem, a Git-et</w:t>
      </w:r>
      <w:r w:rsidR="00A0656E">
        <w:t>.</w:t>
      </w:r>
      <w:r>
        <w:t xml:space="preserve"> Választásom azért </w:t>
      </w:r>
      <w:r w:rsidR="00B800E5">
        <w:t>erre</w:t>
      </w:r>
      <w:r>
        <w:t xml:space="preserve"> esett, mert így szükség esetén internetelérés nélkül is tudok verziókezelő műveleteket végrehajtani. </w:t>
      </w:r>
    </w:p>
    <w:p w14:paraId="10567661" w14:textId="77777777" w:rsidR="00C24A56" w:rsidRDefault="00C24A56" w:rsidP="00F8398A">
      <w:pPr>
        <w:pStyle w:val="SzDCmsor4"/>
      </w:pPr>
      <w:bookmarkStart w:id="80" w:name="_Toc6346869"/>
      <w:r>
        <w:t>Git</w:t>
      </w:r>
      <w:bookmarkEnd w:id="80"/>
    </w:p>
    <w:p w14:paraId="0D628D79" w14:textId="71473157" w:rsidR="00230171" w:rsidRDefault="00B265D8" w:rsidP="00D029CD">
      <w:pPr>
        <w:pStyle w:val="SzDSzvegTrzs"/>
      </w:pPr>
      <w:r w:rsidRPr="00B265D8">
        <w:t>A Git</w:t>
      </w:r>
      <w:r>
        <w:t>-</w:t>
      </w:r>
      <w:r w:rsidRPr="00B265D8">
        <w:t>et eredetileg Linus Torvalds fejlesztette ki a Linux kernel fejlesztéséhez. Minden Git munkamásolat egy teljes értékű reposit</w:t>
      </w:r>
      <w:r w:rsidR="009D299B">
        <w:t xml:space="preserve">ory teljes verziótörténettel és </w:t>
      </w:r>
      <w:r w:rsidRPr="00B265D8">
        <w:t>revíziókövetési lehetőséggel, amely nem függ a hálózat elérésétől vagy központi szervertől.</w:t>
      </w:r>
      <w:r w:rsidR="001D3169">
        <w:t xml:space="preserve"> [</w:t>
      </w:r>
      <w:r w:rsidR="00D029CD">
        <w:t>7a</w:t>
      </w:r>
      <w:r w:rsidR="001D3169">
        <w:t>]</w:t>
      </w:r>
    </w:p>
    <w:p w14:paraId="31EA30AC" w14:textId="0FD01EA4" w:rsidR="001D3169" w:rsidRDefault="00CF26BC" w:rsidP="00C24A56">
      <w:pPr>
        <w:pStyle w:val="SzDSzvegTrzs"/>
      </w:pPr>
      <w:r>
        <w:t xml:space="preserve">Híres Git használó cégek és projektek: Google, Facebook, Linux, Netflix, PostgreSQL, </w:t>
      </w:r>
      <w:r w:rsidR="002A597F">
        <w:t>A</w:t>
      </w:r>
      <w:r>
        <w:t xml:space="preserve">ndroid, </w:t>
      </w:r>
      <w:r w:rsidR="002A597F">
        <w:t>E</w:t>
      </w:r>
      <w:r>
        <w:t xml:space="preserve">cplise, Rails, </w:t>
      </w:r>
      <w:r w:rsidR="002A597F">
        <w:t>T</w:t>
      </w:r>
      <w:r>
        <w:t>witter, LinkedI</w:t>
      </w:r>
      <w:r w:rsidR="00B80CC3">
        <w:t>n, Perl.</w:t>
      </w:r>
    </w:p>
    <w:p w14:paraId="3AF23016" w14:textId="0ABBE41D" w:rsidR="00E376C1" w:rsidRPr="004B409C" w:rsidRDefault="00E376C1" w:rsidP="00C24A56">
      <w:pPr>
        <w:pStyle w:val="SzDSzvegTrzs"/>
      </w:pPr>
      <w:r>
        <w:t>Remote szervernek a GitHub-ot választottam, melyen megtekint</w:t>
      </w:r>
      <w:r w:rsidR="005A3059">
        <w:t>hető és könnyen visszakereshető</w:t>
      </w:r>
      <w:r w:rsidR="002A597F">
        <w:t>ek</w:t>
      </w:r>
      <w:r>
        <w:t xml:space="preserve"> a verziói a szoftvernek a következő linken:</w:t>
      </w:r>
      <w:r w:rsidR="008B26A4">
        <w:t xml:space="preserve"> </w:t>
      </w:r>
      <w:hyperlink r:id="rId22" w:history="1">
        <w:r w:rsidR="005F061A" w:rsidRPr="002F3887">
          <w:rPr>
            <w:rStyle w:val="Hiperhivatkozs"/>
          </w:rPr>
          <w:t>https://github.com/HerenkovicsA/szkdga</w:t>
        </w:r>
      </w:hyperlink>
      <w:r w:rsidR="005F061A">
        <w:t>.</w:t>
      </w:r>
    </w:p>
    <w:p w14:paraId="0059FA00" w14:textId="77777777" w:rsidR="001B4FDE" w:rsidRDefault="001B4FDE" w:rsidP="00F8398A">
      <w:pPr>
        <w:pStyle w:val="SzDCmsor3"/>
      </w:pPr>
      <w:bookmarkStart w:id="81" w:name="_Toc6346870"/>
      <w:r>
        <w:t>Frontend</w:t>
      </w:r>
      <w:r w:rsidR="00342F4A">
        <w:t xml:space="preserve"> technológiák</w:t>
      </w:r>
      <w:bookmarkEnd w:id="81"/>
    </w:p>
    <w:p w14:paraId="16D8785E" w14:textId="77777777" w:rsidR="00DD3948" w:rsidRDefault="009E0501" w:rsidP="00342F4A">
      <w:pPr>
        <w:pStyle w:val="SzDSzvegTrzs"/>
      </w:pPr>
      <w:r>
        <w:t>A frontend technológiák felelősek a felhasználóval közvetle</w:t>
      </w:r>
      <w:r w:rsidR="004208E9">
        <w:t>nül interakcióba kerülő részekért</w:t>
      </w:r>
      <w:r>
        <w:t xml:space="preserve">. </w:t>
      </w:r>
      <w:r w:rsidR="00DD3948">
        <w:t xml:space="preserve">A weboldal kinézetéért és a közvetlen felhasználói </w:t>
      </w:r>
      <w:r>
        <w:t xml:space="preserve">tevékenyégek kiszolgálására </w:t>
      </w:r>
      <w:r w:rsidR="004208E9">
        <w:t>három</w:t>
      </w:r>
      <w:r>
        <w:t xml:space="preserve"> technológiát használtam</w:t>
      </w:r>
      <w:r w:rsidR="00DD3948">
        <w:t>, ezek:</w:t>
      </w:r>
    </w:p>
    <w:p w14:paraId="098E61A1" w14:textId="77777777" w:rsidR="00DD3948" w:rsidRDefault="009E0501" w:rsidP="00342F4A">
      <w:pPr>
        <w:pStyle w:val="SzDSzvegTrzs"/>
        <w:numPr>
          <w:ilvl w:val="0"/>
          <w:numId w:val="15"/>
        </w:numPr>
      </w:pPr>
      <w:r>
        <w:t>HTML</w:t>
      </w:r>
    </w:p>
    <w:p w14:paraId="3644172A" w14:textId="77777777" w:rsidR="00DD3948" w:rsidRDefault="009E0501" w:rsidP="00342F4A">
      <w:pPr>
        <w:pStyle w:val="SzDSzvegTrzs"/>
        <w:numPr>
          <w:ilvl w:val="0"/>
          <w:numId w:val="15"/>
        </w:numPr>
      </w:pPr>
      <w:r>
        <w:t>CSS</w:t>
      </w:r>
    </w:p>
    <w:p w14:paraId="6D3982B3" w14:textId="77777777" w:rsidR="00DD3948" w:rsidRDefault="00DD3948" w:rsidP="00E31F3A">
      <w:pPr>
        <w:pStyle w:val="SzDSzvegTrzs"/>
        <w:numPr>
          <w:ilvl w:val="0"/>
          <w:numId w:val="15"/>
        </w:numPr>
      </w:pPr>
      <w:r>
        <w:t>JavaScript</w:t>
      </w:r>
    </w:p>
    <w:p w14:paraId="5257F447" w14:textId="77777777" w:rsidR="00342F4A" w:rsidRDefault="00342F4A" w:rsidP="00F8398A">
      <w:pPr>
        <w:pStyle w:val="SzDCmsor4"/>
      </w:pPr>
      <w:bookmarkStart w:id="82" w:name="_Toc6346871"/>
      <w:r>
        <w:t>HTML</w:t>
      </w:r>
      <w:bookmarkEnd w:id="82"/>
    </w:p>
    <w:p w14:paraId="7A251602" w14:textId="3DE73B4D" w:rsidR="00AC3D3B" w:rsidRDefault="00AC3D3B" w:rsidP="00AC3D3B">
      <w:pPr>
        <w:pStyle w:val="SzDSzvegTrzs"/>
      </w:pPr>
      <w:r w:rsidRPr="00AC3D3B">
        <w:rPr>
          <w:bCs/>
        </w:rPr>
        <w:t xml:space="preserve">HyperText Markup </w:t>
      </w:r>
      <w:r w:rsidRPr="00AC3D3B">
        <w:rPr>
          <w:rStyle w:val="SzDSzvegTrzsChar"/>
        </w:rPr>
        <w:t>Language (HTML) a weboldalak és más böngészőben megjelenő dokumentumok elkészítéséhez</w:t>
      </w:r>
      <w:r w:rsidR="00C674C7">
        <w:t xml:space="preserve"> használt nyelv. Pontosabban </w:t>
      </w:r>
      <w:r w:rsidRPr="00AC3D3B">
        <w:t xml:space="preserve">az a nyelv, amely a dokumentum struktúráját és a </w:t>
      </w:r>
      <w:r w:rsidR="002546EB">
        <w:t>s</w:t>
      </w:r>
      <w:r w:rsidR="009D68A5">
        <w:t xml:space="preserve">zemantikus tartalmát jellemezi. </w:t>
      </w:r>
      <w:r w:rsidRPr="00AC3D3B">
        <w:t>HTML egy nemzetközi szabvány, amelynek a leírása a </w:t>
      </w:r>
      <w:hyperlink r:id="rId23" w:history="1">
        <w:r w:rsidRPr="00AC3D3B">
          <w:t>World Wide Web Konzorcium</w:t>
        </w:r>
      </w:hyperlink>
      <w:r w:rsidRPr="00AC3D3B">
        <w:t> és a </w:t>
      </w:r>
      <w:hyperlink r:id="rId24" w:history="1">
        <w:r w:rsidRPr="00AC3D3B">
          <w:t>WHATWG</w:t>
        </w:r>
      </w:hyperlink>
      <w:r w:rsidRPr="00AC3D3B">
        <w:t> által karbantartott.</w:t>
      </w:r>
      <w:r>
        <w:t xml:space="preserve"> </w:t>
      </w:r>
      <w:r w:rsidRPr="00AC3D3B">
        <w:t>A HTML egy élő szabvány, amely technikailag folyamatos fejlesztés alatt áll. A jelenlegi HTML szabvány verziójára </w:t>
      </w:r>
      <w:r w:rsidRPr="00AC3D3B">
        <w:rPr>
          <w:bCs/>
        </w:rPr>
        <w:t>HTML5</w:t>
      </w:r>
      <w:r w:rsidR="00F11F42">
        <w:t>-</w:t>
      </w:r>
      <w:r w:rsidRPr="00AC3D3B">
        <w:t>ként hivatkozunk.</w:t>
      </w:r>
      <w:r w:rsidR="00557DAC">
        <w:t xml:space="preserve"> </w:t>
      </w:r>
      <w:r w:rsidR="009D68A5">
        <w:t>[4b]</w:t>
      </w:r>
    </w:p>
    <w:p w14:paraId="14A6B798" w14:textId="77777777" w:rsidR="00986E78" w:rsidRDefault="00986E78" w:rsidP="00F8398A">
      <w:pPr>
        <w:pStyle w:val="SzDCmsor4"/>
      </w:pPr>
      <w:bookmarkStart w:id="83" w:name="_Toc6346872"/>
      <w:r>
        <w:t>CSS</w:t>
      </w:r>
      <w:bookmarkEnd w:id="83"/>
    </w:p>
    <w:p w14:paraId="0FE56250" w14:textId="62969421" w:rsidR="006E1BFF" w:rsidRDefault="00C73E44" w:rsidP="00986E78">
      <w:pPr>
        <w:pStyle w:val="SzDSzvegTrzs"/>
      </w:pPr>
      <w:r>
        <w:t xml:space="preserve">A </w:t>
      </w:r>
      <w:r w:rsidR="00986E78">
        <w:t>Cascading Style Sheet (CSS) egy stílusleíró nyelv, ami egy HTML oldal formázására</w:t>
      </w:r>
      <w:r>
        <w:t xml:space="preserve"> használható</w:t>
      </w:r>
      <w:r w:rsidR="00986E78">
        <w:t>.</w:t>
      </w:r>
      <w:r w:rsidR="006E1BFF">
        <w:t xml:space="preserve"> Egy CSS stíluslap szabályokból épül fel</w:t>
      </w:r>
      <w:r w:rsidR="00472C12">
        <w:t>, melyek</w:t>
      </w:r>
      <w:r w:rsidR="006E1BFF">
        <w:t xml:space="preserve"> tartalmaz</w:t>
      </w:r>
      <w:r w:rsidR="00472C12">
        <w:t>nak</w:t>
      </w:r>
      <w:r w:rsidR="006E1BFF">
        <w:t xml:space="preserve"> egy szelektort </w:t>
      </w:r>
      <w:r w:rsidR="006E1BFF">
        <w:lastRenderedPageBreak/>
        <w:t>és egy deklarációs részt. A szelektor adja meg, hogy mely elemkere kell használni a szabályt</w:t>
      </w:r>
      <w:r w:rsidR="009A77B2">
        <w:t>. Ez l</w:t>
      </w:r>
      <w:r w:rsidR="00575008">
        <w:t>ehet egy HTML elem vagy egy elem attribútuma (class, id)</w:t>
      </w:r>
      <w:r w:rsidR="006E1BFF">
        <w:t xml:space="preserve">. A deklarációk </w:t>
      </w:r>
      <w:r w:rsidR="00566975">
        <w:t>szerkezete</w:t>
      </w:r>
      <w:r w:rsidR="006E1BFF">
        <w:t xml:space="preserve"> a következő: „tulajdonság: érték;”. A tulajdonságok angol kulcsszavak, míg az értékek szintén angol szavak, számok és mértékegységek lehetnek (pt, px, %, stb.). </w:t>
      </w:r>
    </w:p>
    <w:p w14:paraId="6DF95C25" w14:textId="53EEA59A" w:rsidR="00986E78" w:rsidRDefault="004A0DE1" w:rsidP="00986E78">
      <w:pPr>
        <w:pStyle w:val="SzDSzvegTrzs"/>
      </w:pPr>
      <w:r>
        <w:t>Használatának számos előnye van. Csökkenti a redundanciát a HTML kódban, nem kell minden elemhez ugyanazt a stílust többször leírni, csak létre kell hozni egy szabályt egy adott szelektorhoz</w:t>
      </w:r>
      <w:r w:rsidR="00BD7633">
        <w:t xml:space="preserve"> és a böngésző érvényesíteni fogja azt. </w:t>
      </w:r>
      <w:r w:rsidR="00B92F48">
        <w:t xml:space="preserve">Így a karbantartás is leegyszerűsödik, hiszen ha több elem kinézetét akarjuk módosítani elég csak egy helyen elvégezni a műveletet. </w:t>
      </w:r>
      <w:r w:rsidR="00BD7633">
        <w:t>Csökkentheti az adatforgalmat, mivel a böngészők gyakran tárolják a CSS fájlokat</w:t>
      </w:r>
      <w:r w:rsidR="00BD516A">
        <w:t xml:space="preserve"> a gyorsítótárban</w:t>
      </w:r>
      <w:r w:rsidR="00BD7633">
        <w:t>, így azt nem kell többször lekérni.</w:t>
      </w:r>
    </w:p>
    <w:p w14:paraId="1250E36B" w14:textId="77777777" w:rsidR="00AD7584" w:rsidRDefault="00AD7584" w:rsidP="00F8398A">
      <w:pPr>
        <w:pStyle w:val="SzDCmsor4"/>
      </w:pPr>
      <w:bookmarkStart w:id="84" w:name="_Toc6346873"/>
      <w:r>
        <w:t>JavaScript</w:t>
      </w:r>
      <w:bookmarkEnd w:id="84"/>
    </w:p>
    <w:p w14:paraId="4431299B" w14:textId="0F77779A" w:rsidR="00FF2436" w:rsidRPr="00780792" w:rsidRDefault="0005157C" w:rsidP="00780792">
      <w:pPr>
        <w:pStyle w:val="SzDSzvegTrzs"/>
      </w:pPr>
      <w:r>
        <w:t>„</w:t>
      </w:r>
      <w:r w:rsidRPr="00780792">
        <w:t>A JavaScript (JS) egy kis erőforrás-igényű, értelmezett vagy JIT-fordított programozási nyelv első</w:t>
      </w:r>
      <w:r w:rsidR="00974A5B" w:rsidRPr="00780792">
        <w:t>rendű</w:t>
      </w:r>
      <w:r w:rsidRPr="00780792">
        <w:t xml:space="preserve"> függvényekkel</w:t>
      </w:r>
      <w:r w:rsidR="009B5C83" w:rsidRPr="00AE72AD">
        <w:rPr>
          <w:rStyle w:val="Lbjegyzet-hivatkozs"/>
        </w:rPr>
        <w:footnoteReference w:id="1"/>
      </w:r>
      <w:r w:rsidRPr="00780792">
        <w:t>. Bár legtöbben weboldalak parancsnyelveként ismerik, sok webböngészőn kívüli környezetben is használják. Ilyen a node.js, az Apache CouchDB és az Adobe Acrobat. A JavaScript egy prototípus-alapú, többparadigmás, dinamikus nyelv, ami támogatja az objektumorientált, imperatív és deklaratív (pl. funkcionális) programozási stílusokat.</w:t>
      </w:r>
      <w:r w:rsidR="00DD15FD" w:rsidRPr="00780792">
        <w:t>”</w:t>
      </w:r>
      <w:r w:rsidRPr="00780792">
        <w:t xml:space="preserve"> [</w:t>
      </w:r>
      <w:r w:rsidR="00AE72AD">
        <w:t>4c</w:t>
      </w:r>
      <w:r w:rsidRPr="00780792">
        <w:t>]</w:t>
      </w:r>
    </w:p>
    <w:p w14:paraId="4003CCF8" w14:textId="4E2D4104" w:rsidR="00DD15FD" w:rsidRDefault="00CF467B" w:rsidP="00780792">
      <w:pPr>
        <w:pStyle w:val="SzDSzvegTrzs"/>
      </w:pPr>
      <w:r w:rsidRPr="00780792">
        <w:t xml:space="preserve">JavaScript legtöbbször kliens oldalon fut és segítségével megadható az oldal működése különböző események </w:t>
      </w:r>
      <w:r w:rsidR="002A597F" w:rsidRPr="00780792">
        <w:t>bekövetkezt</w:t>
      </w:r>
      <w:r w:rsidR="002A597F">
        <w:t>ekor</w:t>
      </w:r>
      <w:r w:rsidR="002A597F" w:rsidRPr="00780792">
        <w:t xml:space="preserve"> </w:t>
      </w:r>
      <w:r w:rsidRPr="00780792">
        <w:t xml:space="preserve">(oldal betöltésénél, </w:t>
      </w:r>
      <w:r w:rsidR="002A597F" w:rsidRPr="00780792">
        <w:t>kattintásnál</w:t>
      </w:r>
      <w:r w:rsidRPr="00780792">
        <w:t xml:space="preserve"> stb.).</w:t>
      </w:r>
      <w:r w:rsidR="00B80CC3">
        <w:t xml:space="preserve"> </w:t>
      </w:r>
      <w:r w:rsidR="00DD15FD" w:rsidRPr="00780792">
        <w:t>JavaScript lehet HTML dokument</w:t>
      </w:r>
      <w:r w:rsidR="00BE20BF" w:rsidRPr="00780792">
        <w:t>um</w:t>
      </w:r>
      <w:r w:rsidR="00BE20BF">
        <w:t xml:space="preserve"> </w:t>
      </w:r>
      <w:r w:rsidR="00DD15FD">
        <w:t xml:space="preserve"> </w:t>
      </w:r>
      <w:r w:rsidR="00DD15FD">
        <w:rPr>
          <w:i/>
        </w:rPr>
        <w:t>&lt;script&gt;</w:t>
      </w:r>
      <w:r w:rsidR="00BE20BF">
        <w:t xml:space="preserve"> elemé</w:t>
      </w:r>
      <w:r w:rsidR="00DD15FD">
        <w:t>n belül, vagy külön .js kiterjesztésű fájlban.</w:t>
      </w:r>
    </w:p>
    <w:p w14:paraId="6CDB09FA" w14:textId="77777777" w:rsidR="007D1CA6" w:rsidRDefault="00E31F3A" w:rsidP="00F8398A">
      <w:pPr>
        <w:pStyle w:val="SzDCmsor3"/>
      </w:pPr>
      <w:bookmarkStart w:id="85" w:name="_Toc6346874"/>
      <w:r>
        <w:t>Backend technológiák</w:t>
      </w:r>
      <w:bookmarkEnd w:id="85"/>
    </w:p>
    <w:p w14:paraId="5C2DE0A3" w14:textId="0CB048E9" w:rsidR="007D1CA6" w:rsidRDefault="004B409C" w:rsidP="00780792">
      <w:pPr>
        <w:pStyle w:val="SzDSzvegTrzs"/>
      </w:pPr>
      <w:r>
        <w:t>A backend egy</w:t>
      </w:r>
      <w:r w:rsidR="00A22369">
        <w:t xml:space="preserve"> adott rendszer alsóbb, a tényleges feldolgozást végző rétege. A back-end réteg feladata a front-end réteg felől érkező adatok feldolgozása, ill. a keletkezett eredmény</w:t>
      </w:r>
      <w:r w:rsidR="002A597F">
        <w:t>nek</w:t>
      </w:r>
      <w:r w:rsidR="00A22369">
        <w:t xml:space="preserve"> a front-end számára történő visszajuttatása.</w:t>
      </w:r>
    </w:p>
    <w:p w14:paraId="6650DEF0" w14:textId="6A10966E" w:rsidR="00617CE9" w:rsidRDefault="00617CE9" w:rsidP="00617CE9">
      <w:pPr>
        <w:pStyle w:val="SzDCmsor4"/>
      </w:pPr>
      <w:bookmarkStart w:id="86" w:name="_Toc6346875"/>
      <w:r>
        <w:t>Java</w:t>
      </w:r>
      <w:bookmarkEnd w:id="86"/>
    </w:p>
    <w:p w14:paraId="1967EB08" w14:textId="5346D17D" w:rsidR="00617CE9" w:rsidRDefault="00D17110" w:rsidP="00617CE9">
      <w:pPr>
        <w:pStyle w:val="SzDSzvegTrzs"/>
      </w:pPr>
      <w:r>
        <w:t xml:space="preserve">A Java egy általános célú, objektumorientált, szerver oldali programozási nyelv. A nyelvet a Sun Microsystems fejlesztette, majd 2009-ben az Oracle felvásárolta a céget. </w:t>
      </w:r>
      <w:r w:rsidR="00813A4C">
        <w:t>A nyelv elterjedésének fő oka a „write once, run anywhere”</w:t>
      </w:r>
      <w:r w:rsidR="00C008B9">
        <w:t xml:space="preserve"> mottó</w:t>
      </w:r>
      <w:r w:rsidR="00813A4C">
        <w:t xml:space="preserve"> (írj egyszer, futtass bárhol). A Java </w:t>
      </w:r>
      <w:r w:rsidR="00813A4C">
        <w:lastRenderedPageBreak/>
        <w:t>fordító a kódot bájtkódra fordítja, melyet a JVM (</w:t>
      </w:r>
      <w:r w:rsidR="00813A4C" w:rsidRPr="00813A4C">
        <w:rPr>
          <w:i/>
        </w:rPr>
        <w:t xml:space="preserve">Java </w:t>
      </w:r>
      <w:r w:rsidR="00813A4C">
        <w:rPr>
          <w:i/>
        </w:rPr>
        <w:t>Virtual Machine</w:t>
      </w:r>
      <w:r w:rsidR="00813A4C">
        <w:t>) fordít natív kódra, amit az operációs</w:t>
      </w:r>
      <w:r w:rsidR="00F756DB">
        <w:t xml:space="preserve"> </w:t>
      </w:r>
      <w:r w:rsidR="00813A4C">
        <w:t xml:space="preserve">rendszer értelmez. </w:t>
      </w:r>
    </w:p>
    <w:p w14:paraId="63C012B5" w14:textId="73740F1D" w:rsidR="005429AD" w:rsidRDefault="005429AD" w:rsidP="00617CE9">
      <w:pPr>
        <w:pStyle w:val="SzDSzvegTrzs"/>
      </w:pPr>
      <w:r>
        <w:t>A szakdolgozat forráskódj</w:t>
      </w:r>
      <w:r w:rsidR="00BC46D3">
        <w:t>ának nagy részét</w:t>
      </w:r>
      <w:r>
        <w:t xml:space="preserve"> java nyelven írtam, a </w:t>
      </w:r>
      <w:r w:rsidR="00607D1F">
        <w:t>JDK (Java Developent Kit)</w:t>
      </w:r>
      <w:r>
        <w:t xml:space="preserve"> </w:t>
      </w:r>
      <w:r w:rsidRPr="005429AD">
        <w:t>1.8.0_101</w:t>
      </w:r>
      <w:r>
        <w:t xml:space="preserve"> verzióját használva. Azért használtam ezt a nyelvet, mert széles körben elterjedt és rengete</w:t>
      </w:r>
      <w:r w:rsidR="00F756DB">
        <w:t>g</w:t>
      </w:r>
      <w:r>
        <w:t xml:space="preserve"> dokumentum, könyv íródott róla, keretrendszerek készültek hozzá, melyeket munkám során fel tudtam használni. Választásom oka még, hogy a </w:t>
      </w:r>
      <w:r w:rsidR="00BC46D3">
        <w:t xml:space="preserve">kód könnyen </w:t>
      </w:r>
      <w:r w:rsidR="00BC46D3" w:rsidRPr="005429AD">
        <w:t>többszálasítható</w:t>
      </w:r>
      <w:r w:rsidR="00BC46D3">
        <w:t xml:space="preserve">, </w:t>
      </w:r>
      <w:r>
        <w:t>platform függetlenség</w:t>
      </w:r>
      <w:r w:rsidR="00F756DB">
        <w:t>é</w:t>
      </w:r>
      <w:r>
        <w:t>nek köszönhetően szinte akármilye</w:t>
      </w:r>
      <w:r w:rsidR="00BC46D3">
        <w:t>n környezetben lehet használni</w:t>
      </w:r>
      <w:r>
        <w:t>. Ezen túl tanulmányaim és munkám során ezzel ismerkedtem meg a legjobban, így célszerű választás volt.</w:t>
      </w:r>
    </w:p>
    <w:p w14:paraId="2EC89776" w14:textId="78C82C58" w:rsidR="0065798D" w:rsidRDefault="0065798D" w:rsidP="00617CE9">
      <w:pPr>
        <w:pStyle w:val="SzDCmsor4"/>
      </w:pPr>
      <w:bookmarkStart w:id="87" w:name="_Toc6346876"/>
      <w:r>
        <w:t>Spring</w:t>
      </w:r>
      <w:r w:rsidR="002F0110">
        <w:t xml:space="preserve"> B</w:t>
      </w:r>
      <w:r>
        <w:t>oot</w:t>
      </w:r>
      <w:bookmarkEnd w:id="87"/>
    </w:p>
    <w:p w14:paraId="68156DB5" w14:textId="2BFC6A4D" w:rsidR="005A4F4A" w:rsidRDefault="00B64B46" w:rsidP="00442D72">
      <w:pPr>
        <w:pStyle w:val="SzDSzvegTrzs"/>
      </w:pPr>
      <w:r>
        <w:t>A Spring (Boot) majdnem minden álláshirdetésben követelmény vagy előny Java programozók számára, ami nem is csoda, hiszen ez</w:t>
      </w:r>
      <w:r w:rsidR="00F100F4">
        <w:t xml:space="preserve"> </w:t>
      </w:r>
      <w:r>
        <w:t xml:space="preserve">a </w:t>
      </w:r>
      <w:r w:rsidR="00F100F4">
        <w:t>legnépszerűbb keretrendszer Java fejlesztők körében</w:t>
      </w:r>
      <w:r>
        <w:t>.</w:t>
      </w:r>
      <w:r w:rsidR="00F100F4">
        <w:t xml:space="preserve"> </w:t>
      </w:r>
      <w:r>
        <w:t>N</w:t>
      </w:r>
      <w:r w:rsidR="002F0110">
        <w:t>agymértékben</w:t>
      </w:r>
      <w:r w:rsidR="00F100F4">
        <w:t xml:space="preserve"> </w:t>
      </w:r>
      <w:r w:rsidR="002F0110">
        <w:t>egyszerűsíti egy projekt indulását és fejlesztését</w:t>
      </w:r>
      <w:r>
        <w:t xml:space="preserve"> is</w:t>
      </w:r>
      <w:r w:rsidR="002F0110">
        <w:t xml:space="preserve">. </w:t>
      </w:r>
      <w:r>
        <w:t xml:space="preserve">A </w:t>
      </w:r>
      <w:r w:rsidR="002F0110">
        <w:t xml:space="preserve">Spring </w:t>
      </w:r>
      <w:r w:rsidR="00442D72">
        <w:t>Boot egy Spring-re épült projekt, ami tovább egyszerűsíti a fejlesztők dolgát. Kiválasztja a függőségeket, automatikusan konfigurálja a használni kívánt funkciókat, segíti a telepítést.</w:t>
      </w:r>
    </w:p>
    <w:p w14:paraId="0D86E092" w14:textId="5A5A5E5A" w:rsidR="00B64B46" w:rsidRDefault="00B64B46" w:rsidP="00442D72">
      <w:pPr>
        <w:pStyle w:val="SzDSzvegTrzs"/>
      </w:pPr>
      <w:r>
        <w:t>Annak ellenére, hogy egyetemi tanulmányaim keretén belül sajnos nem tudtam találkozni ezzel a technológiával, fontosnak tartottam használatát a projektben a fentebb említett okok miatt.</w:t>
      </w:r>
    </w:p>
    <w:p w14:paraId="2A1E9A74" w14:textId="416C6C27" w:rsidR="00BC46D3" w:rsidRDefault="001E1E79" w:rsidP="00BC46D3">
      <w:pPr>
        <w:pStyle w:val="SzDCmsor4"/>
      </w:pPr>
      <w:bookmarkStart w:id="88" w:name="_Toc6346877"/>
      <w:r>
        <w:t>T</w:t>
      </w:r>
      <w:r w:rsidR="00BC46D3" w:rsidRPr="00BC46D3">
        <w:t>hymeleaf</w:t>
      </w:r>
      <w:bookmarkEnd w:id="88"/>
    </w:p>
    <w:p w14:paraId="45754FDD" w14:textId="79438AD7" w:rsidR="00AF052F" w:rsidRDefault="004B0AEA" w:rsidP="00525FDC">
      <w:pPr>
        <w:pStyle w:val="SzDSzvegTrzs"/>
      </w:pPr>
      <w:r>
        <w:t xml:space="preserve">A felhasználói felület elkészítéséhez használni akartam egy </w:t>
      </w:r>
      <w:r w:rsidR="001D4AB6">
        <w:t xml:space="preserve">olyan keretrendszert, amely jól együttműködik a Spring-gel és nagyban </w:t>
      </w:r>
      <w:r w:rsidR="00F756DB">
        <w:t>javítja</w:t>
      </w:r>
      <w:r w:rsidR="001D4AB6">
        <w:t xml:space="preserve"> munkám hatékonyságát. </w:t>
      </w:r>
      <w:r w:rsidR="00162233">
        <w:t xml:space="preserve">Így találtam rá a Thymeleaf-re, ami egy modern szerver oldali Java template engine. Segítségével a HTML dokumentumban is könnyen kezelhetők a Java objektumok, ciklusok és feltételes elágazások is írhatók. </w:t>
      </w:r>
      <w:r w:rsidR="00AF052F">
        <w:t xml:space="preserve">Használatát egy példával szemléltetem, mely az </w:t>
      </w:r>
      <w:r w:rsidR="00AF052F">
        <w:fldChar w:fldCharType="begin"/>
      </w:r>
      <w:r w:rsidR="00AF052F">
        <w:instrText xml:space="preserve"> REF _Ref2707845 \h </w:instrText>
      </w:r>
      <w:r w:rsidR="00AF052F">
        <w:fldChar w:fldCharType="separate"/>
      </w:r>
      <w:r w:rsidR="00AF052F">
        <w:rPr>
          <w:noProof/>
        </w:rPr>
        <w:t>1</w:t>
      </w:r>
      <w:r w:rsidR="00AF052F">
        <w:t>. Forráskód</w:t>
      </w:r>
      <w:r w:rsidR="00AF052F">
        <w:fldChar w:fldCharType="end"/>
      </w:r>
      <w:r w:rsidR="00AF052F">
        <w:t>ban láthatnak.</w:t>
      </w:r>
    </w:p>
    <w:p w14:paraId="4E2DC9E3" w14:textId="77777777" w:rsidR="00A9008E" w:rsidRDefault="00A9008E" w:rsidP="00A9008E">
      <w:pPr>
        <w:pStyle w:val="SzDSzvegTrzs"/>
        <w:keepNext/>
      </w:pPr>
      <w:r>
        <w:rPr>
          <w:noProof/>
          <w:lang w:eastAsia="hu-HU" w:bidi="ar-SA"/>
        </w:rPr>
        <w:drawing>
          <wp:inline distT="0" distB="0" distL="0" distR="0" wp14:anchorId="07AEDA04" wp14:editId="3E0B6FAE">
            <wp:extent cx="5565775" cy="1330325"/>
            <wp:effectExtent l="0" t="0" r="0" b="3175"/>
            <wp:docPr id="893" name="Kép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forrás_kód_1.png"/>
                    <pic:cNvPicPr/>
                  </pic:nvPicPr>
                  <pic:blipFill>
                    <a:blip r:embed="rId25">
                      <a:extLst>
                        <a:ext uri="{28A0092B-C50C-407E-A947-70E740481C1C}">
                          <a14:useLocalDpi xmlns:a14="http://schemas.microsoft.com/office/drawing/2010/main" val="0"/>
                        </a:ext>
                      </a:extLst>
                    </a:blip>
                    <a:stretch>
                      <a:fillRect/>
                    </a:stretch>
                  </pic:blipFill>
                  <pic:spPr>
                    <a:xfrm>
                      <a:off x="0" y="0"/>
                      <a:ext cx="5565775" cy="1330325"/>
                    </a:xfrm>
                    <a:prstGeom prst="rect">
                      <a:avLst/>
                    </a:prstGeom>
                  </pic:spPr>
                </pic:pic>
              </a:graphicData>
            </a:graphic>
          </wp:inline>
        </w:drawing>
      </w:r>
    </w:p>
    <w:bookmarkStart w:id="89" w:name="_Ref2707845"/>
    <w:p w14:paraId="5AE65A28" w14:textId="73C5B0CE" w:rsidR="00AF052F" w:rsidRPr="00525FDC" w:rsidRDefault="00A9008E" w:rsidP="000A3F03">
      <w:pPr>
        <w:pStyle w:val="SzKpalrs"/>
      </w:pPr>
      <w:r>
        <w:fldChar w:fldCharType="begin"/>
      </w:r>
      <w:r>
        <w:instrText xml:space="preserve"> SEQ Forráskód \* ARABIC </w:instrText>
      </w:r>
      <w:r>
        <w:fldChar w:fldCharType="separate"/>
      </w:r>
      <w:bookmarkStart w:id="90" w:name="_Toc6346915"/>
      <w:r w:rsidR="000A3F03">
        <w:t>1</w:t>
      </w:r>
      <w:r>
        <w:fldChar w:fldCharType="end"/>
      </w:r>
      <w:r>
        <w:t>. Forráskód</w:t>
      </w:r>
      <w:r w:rsidR="00AF052F">
        <w:t>: Thymeleaf</w:t>
      </w:r>
      <w:bookmarkEnd w:id="89"/>
      <w:bookmarkEnd w:id="90"/>
    </w:p>
    <w:p w14:paraId="2546C9DF" w14:textId="7FC1B223" w:rsidR="00AF052F" w:rsidRDefault="000B3B58" w:rsidP="00AF052F">
      <w:pPr>
        <w:pStyle w:val="SzDSzvegTrzs"/>
      </w:pPr>
      <w:r>
        <w:lastRenderedPageBreak/>
        <w:t xml:space="preserve">Az első sorban lévő </w:t>
      </w:r>
      <w:r w:rsidRPr="000B3B58">
        <w:rPr>
          <w:i/>
        </w:rPr>
        <w:t>th:if</w:t>
      </w:r>
      <w:r>
        <w:rPr>
          <w:i/>
        </w:rPr>
        <w:t xml:space="preserve"> </w:t>
      </w:r>
      <w:r>
        <w:t xml:space="preserve">attribútum arra szolgál, hogy csak akkor jelenítse meg a </w:t>
      </w:r>
      <w:r w:rsidRPr="000B3B58">
        <w:rPr>
          <w:i/>
        </w:rPr>
        <w:t>div</w:t>
      </w:r>
      <w:r>
        <w:rPr>
          <w:i/>
        </w:rPr>
        <w:t xml:space="preserve"> </w:t>
      </w:r>
      <w:r>
        <w:t xml:space="preserve">tartalmát, ha az url paraméterei között szerepel a „d” vagy az „nd”. A második sorban lévő </w:t>
      </w:r>
      <w:r>
        <w:rPr>
          <w:i/>
        </w:rPr>
        <w:t>th:if</w:t>
      </w:r>
      <w:r>
        <w:t xml:space="preserve"> szerepe is hasonló. Ha a szerver által küldött objektumok között szerepel </w:t>
      </w:r>
      <w:r w:rsidR="00F756DB">
        <w:rPr>
          <w:i/>
        </w:rPr>
        <w:t xml:space="preserve">error </w:t>
      </w:r>
      <w:r w:rsidR="00F756DB">
        <w:t>nevezetű</w:t>
      </w:r>
      <w:r>
        <w:t xml:space="preserve"> (vagyis értéke nem null), megjeleníti a HTML elemet, melynek szövege a </w:t>
      </w:r>
      <w:r>
        <w:rPr>
          <w:i/>
        </w:rPr>
        <w:t>th:text</w:t>
      </w:r>
      <w:r>
        <w:t xml:space="preserve"> attribútum értékében lévő </w:t>
      </w:r>
      <w:r w:rsidRPr="000B3B58">
        <w:rPr>
          <w:i/>
        </w:rPr>
        <w:t>error</w:t>
      </w:r>
      <w:r>
        <w:t xml:space="preserve"> objektum tartalma lesz. Mivel </w:t>
      </w:r>
      <w:r>
        <w:rPr>
          <w:i/>
        </w:rPr>
        <w:t xml:space="preserve">else </w:t>
      </w:r>
      <w:r>
        <w:t xml:space="preserve">ág nincs a Thymeleaf-ben, ezért azt is külön meg kell vizsgálni, hogy az </w:t>
      </w:r>
      <w:r>
        <w:rPr>
          <w:i/>
        </w:rPr>
        <w:t xml:space="preserve">error </w:t>
      </w:r>
      <w:r>
        <w:t xml:space="preserve">objektumnak nincs értéke. </w:t>
      </w:r>
      <w:r w:rsidR="001F5EC3">
        <w:t xml:space="preserve">A </w:t>
      </w:r>
      <w:r w:rsidR="001F5EC3">
        <w:rPr>
          <w:i/>
        </w:rPr>
        <w:t>h1</w:t>
      </w:r>
      <w:r w:rsidR="001F5EC3">
        <w:t xml:space="preserve"> elemben lévő rész azt szemlélteti, hogy statikus szöveggel is össze lehet fűzni a kapott objektumok értékeit.</w:t>
      </w:r>
    </w:p>
    <w:p w14:paraId="3BDDA38D" w14:textId="225C371E" w:rsidR="00A902D9" w:rsidRDefault="00A902D9" w:rsidP="00A902D9">
      <w:pPr>
        <w:pStyle w:val="SzDCmsor4"/>
      </w:pPr>
      <w:bookmarkStart w:id="91" w:name="_Ref3123463"/>
      <w:bookmarkStart w:id="92" w:name="_Toc6346878"/>
      <w:r>
        <w:t>Hibernate</w:t>
      </w:r>
      <w:bookmarkEnd w:id="91"/>
      <w:bookmarkEnd w:id="92"/>
    </w:p>
    <w:p w14:paraId="7A0C2225" w14:textId="69E298F3" w:rsidR="007D1475" w:rsidRDefault="007D1475" w:rsidP="007D1475">
      <w:pPr>
        <w:pStyle w:val="SzDSzvegTrzs"/>
      </w:pPr>
      <w:r>
        <w:t>Objektum-orientált szoftverrel és relációs adatbázissal dolgozni fárasztó tud lenni. Az adatok ábrázolásánál felmerülő különbségek miatti plusz munka jelentősen növeli a fejlesztési időt. Ennek az időnek a csökkentésére lett készítve a Hibernate, ami objektum-relációs leképzést (Object/Relational Mapping, ORM) biztosít java platfo</w:t>
      </w:r>
      <w:r w:rsidR="00F756DB">
        <w:t>r</w:t>
      </w:r>
      <w:r>
        <w:t>m</w:t>
      </w:r>
      <w:r w:rsidR="00F756DB">
        <w:t>on</w:t>
      </w:r>
      <w:r>
        <w:t>. Az ORM az adat objektum reprezentációból relációs adat reprezentációra való át- és visszaváltását jelenti.</w:t>
      </w:r>
    </w:p>
    <w:p w14:paraId="3E86E233" w14:textId="35175DA6" w:rsidR="007D1475" w:rsidRDefault="007D1475" w:rsidP="007D1475">
      <w:pPr>
        <w:pStyle w:val="SzDSzvegTrzs"/>
      </w:pPr>
      <w:r>
        <w:t>A Hibernate nem csak ebben a reprezentációváltásban segít, hanem az adat lekérdezésekben is. Alapvető célja, hogy megszabadítsa a fejlesztőt a JDBC és SQL segítségével készített adattárolási programrészek nagy részétől. [</w:t>
      </w:r>
      <w:r w:rsidR="00E94DFD">
        <w:t>3b</w:t>
      </w:r>
      <w:r>
        <w:t>]</w:t>
      </w:r>
    </w:p>
    <w:p w14:paraId="46BB2C40" w14:textId="1C9221D1" w:rsidR="007D1475" w:rsidRPr="007D1475" w:rsidRDefault="007D1475" w:rsidP="007D1475">
      <w:pPr>
        <w:pStyle w:val="SzDSzvegTrzs"/>
      </w:pPr>
      <w:r>
        <w:t xml:space="preserve">Az osztályok és adattáblák közötti leképzés annotációk vagy XML fájlok segítségével történik. </w:t>
      </w:r>
      <w:r w:rsidR="00B06F15">
        <w:t xml:space="preserve">Ezen metainformációk megadásával már képes létrehozni a megfelelő táblákat az adatbázisban. </w:t>
      </w:r>
      <w:r>
        <w:t xml:space="preserve">Ezeken kívül még fontos, hogy a leképzendő osztálynak legyen egy argumentum nélküli </w:t>
      </w:r>
      <w:r w:rsidR="00F756DB">
        <w:t xml:space="preserve">(alapértelmezett) </w:t>
      </w:r>
      <w:r>
        <w:t>konstruktora és lehetőség szerint definiálja felül az equals() és hashCode() metódusokat.</w:t>
      </w:r>
      <w:r w:rsidR="00C833E2">
        <w:t xml:space="preserve"> </w:t>
      </w:r>
    </w:p>
    <w:p w14:paraId="176F0837" w14:textId="08998568" w:rsidR="0065798D" w:rsidRDefault="002875DF" w:rsidP="0065798D">
      <w:pPr>
        <w:pStyle w:val="SzDCmsor4"/>
      </w:pPr>
      <w:bookmarkStart w:id="93" w:name="_Toc6346879"/>
      <w:r>
        <w:t>PostgreSQL</w:t>
      </w:r>
      <w:bookmarkEnd w:id="93"/>
    </w:p>
    <w:p w14:paraId="049F9278" w14:textId="4741C63E" w:rsidR="00A902D9" w:rsidRDefault="004A3096" w:rsidP="00A902D9">
      <w:pPr>
        <w:pStyle w:val="SzDSzvegTrzs"/>
      </w:pPr>
      <w:r>
        <w:t>Adatbázis választásánál sok lehetőség volt, mert szinte minden adatbázis</w:t>
      </w:r>
      <w:r w:rsidR="00F756DB">
        <w:t>hoz</w:t>
      </w:r>
      <w:r>
        <w:t xml:space="preserve"> található driver, amivel egyszerűen megvalósítható a kapcsolat és </w:t>
      </w:r>
      <w:r w:rsidR="00F756DB">
        <w:t>el</w:t>
      </w:r>
      <w:r>
        <w:t xml:space="preserve">végezhetők </w:t>
      </w:r>
      <w:r w:rsidR="00F756DB">
        <w:t xml:space="preserve">a </w:t>
      </w:r>
      <w:r>
        <w:t>műveletek. Azért döntöttem a PostgreSQL mellett, mert platfo</w:t>
      </w:r>
      <w:r w:rsidR="00F756DB">
        <w:t>r</w:t>
      </w:r>
      <w:r>
        <w:t>m független, nyílt</w:t>
      </w:r>
      <w:r w:rsidR="00F756DB">
        <w:t xml:space="preserve"> </w:t>
      </w:r>
      <w:r>
        <w:t>forráskódú, megbízható, rengeteg nagy cég/projekt használja (</w:t>
      </w:r>
      <w:r w:rsidR="00F756DB">
        <w:t xml:space="preserve">pl. </w:t>
      </w:r>
      <w:r>
        <w:t>Bitbucket, Instagram, Netflix, Spotify, MIT)</w:t>
      </w:r>
      <w:r w:rsidR="005D0A2E">
        <w:t>.</w:t>
      </w:r>
    </w:p>
    <w:p w14:paraId="429CB99A" w14:textId="6C399869" w:rsidR="0037779B" w:rsidRDefault="0037779B" w:rsidP="0037779B">
      <w:pPr>
        <w:pStyle w:val="SzDCmsor4"/>
      </w:pPr>
      <w:bookmarkStart w:id="94" w:name="_Toc6346880"/>
      <w:r>
        <w:t>Maven</w:t>
      </w:r>
      <w:bookmarkEnd w:id="94"/>
    </w:p>
    <w:p w14:paraId="7898E49C" w14:textId="093DACC1" w:rsidR="0037779B" w:rsidRDefault="0027294D" w:rsidP="0037779B">
      <w:pPr>
        <w:pStyle w:val="SzDSzvegTrzs"/>
      </w:pPr>
      <w:r>
        <w:t>A szoftverem külső modul</w:t>
      </w:r>
      <w:r w:rsidR="004D7F76">
        <w:t>okat</w:t>
      </w:r>
      <w:r>
        <w:t xml:space="preserve"> használ</w:t>
      </w:r>
      <w:r w:rsidR="004D7F76">
        <w:t xml:space="preserve"> (spring boot, thymeleaf, spring security, stb.)</w:t>
      </w:r>
      <w:r>
        <w:t xml:space="preserve">, melyek megint más modulokat használnak. Ezeket összefoglaló néven </w:t>
      </w:r>
      <w:r w:rsidRPr="0027294D">
        <w:rPr>
          <w:i/>
        </w:rPr>
        <w:t>dependenc</w:t>
      </w:r>
      <w:r w:rsidR="00CB7A9A">
        <w:rPr>
          <w:i/>
        </w:rPr>
        <w:t>ies-</w:t>
      </w:r>
      <w:r w:rsidR="00CB7A9A" w:rsidRPr="00CB7A9A">
        <w:t>nek</w:t>
      </w:r>
      <w:r>
        <w:t xml:space="preserve"> (függőségeknek) hívunk.</w:t>
      </w:r>
      <w:r w:rsidR="006E17B1">
        <w:t xml:space="preserve"> A dependency-k megfelelő verzióját egyenként meg k</w:t>
      </w:r>
      <w:r w:rsidR="00F756DB">
        <w:t>elle</w:t>
      </w:r>
      <w:r w:rsidR="006E17B1">
        <w:t xml:space="preserve">ne </w:t>
      </w:r>
      <w:r w:rsidR="006E17B1">
        <w:lastRenderedPageBreak/>
        <w:t>keresni, letölteni és a projekthez csatolni. Ez rengeteg értékes időt elvenne a tényleges fejlesztésből (természetesen újra megírni a külső modulokat még tö</w:t>
      </w:r>
      <w:r w:rsidR="000A3F03">
        <w:t>bb idő lenne). Ezt a problémát</w:t>
      </w:r>
      <w:r w:rsidR="006E17B1">
        <w:t xml:space="preserve"> oldja meg az Apache Maven</w:t>
      </w:r>
      <w:r w:rsidR="000A3F03">
        <w:t>, mely egy build automatizáló eszköz</w:t>
      </w:r>
      <w:r w:rsidR="006E17B1">
        <w:t>.</w:t>
      </w:r>
    </w:p>
    <w:p w14:paraId="7FDCC317" w14:textId="5CB45761" w:rsidR="006E17B1" w:rsidRDefault="00CB7A9A" w:rsidP="0037779B">
      <w:pPr>
        <w:pStyle w:val="SzDSzvegTrzs"/>
      </w:pPr>
      <w:r>
        <w:t>A Maven használatához elengedhetetlen, hogy a projektben legyen egy pom.xml fájl</w:t>
      </w:r>
      <w:r w:rsidR="007825CC">
        <w:t xml:space="preserve"> (</w:t>
      </w:r>
      <w:r w:rsidR="007825CC" w:rsidRPr="007825CC">
        <w:rPr>
          <w:b/>
        </w:rPr>
        <w:t>P</w:t>
      </w:r>
      <w:r w:rsidR="007825CC">
        <w:t>rojec</w:t>
      </w:r>
      <w:r w:rsidR="007825CC" w:rsidRPr="007825CC">
        <w:t xml:space="preserve">t </w:t>
      </w:r>
      <w:r w:rsidR="007825CC" w:rsidRPr="007825CC">
        <w:rPr>
          <w:b/>
        </w:rPr>
        <w:t>O</w:t>
      </w:r>
      <w:r w:rsidR="007825CC">
        <w:t>bjec</w:t>
      </w:r>
      <w:r w:rsidR="007825CC" w:rsidRPr="007825CC">
        <w:t>t</w:t>
      </w:r>
      <w:r w:rsidR="007825CC">
        <w:t xml:space="preserve"> </w:t>
      </w:r>
      <w:r w:rsidR="007825CC">
        <w:rPr>
          <w:b/>
        </w:rPr>
        <w:t>M</w:t>
      </w:r>
      <w:r w:rsidR="007825CC">
        <w:t>ode</w:t>
      </w:r>
      <w:r w:rsidR="007825CC" w:rsidRPr="007825CC">
        <w:t>l</w:t>
      </w:r>
      <w:r w:rsidR="007825CC">
        <w:t>)</w:t>
      </w:r>
      <w:r>
        <w:t>, mely többek között a build-eléshez és a dependency-k letöltéséhez tartalmaz fontos inf</w:t>
      </w:r>
      <w:r w:rsidR="00724C40">
        <w:t>ormációkat [4e].</w:t>
      </w:r>
      <w:r>
        <w:t xml:space="preserve"> </w:t>
      </w:r>
      <w:r w:rsidR="000A3F03">
        <w:t xml:space="preserve">A </w:t>
      </w:r>
      <w:r w:rsidR="000A3F03">
        <w:fldChar w:fldCharType="begin"/>
      </w:r>
      <w:r w:rsidR="000A3F03">
        <w:instrText xml:space="preserve"> REF _Ref3038914 \h </w:instrText>
      </w:r>
      <w:r w:rsidR="000A3F03">
        <w:fldChar w:fldCharType="separate"/>
      </w:r>
      <w:r w:rsidR="000A3F03">
        <w:rPr>
          <w:noProof/>
        </w:rPr>
        <w:t>2</w:t>
      </w:r>
      <w:r w:rsidR="000A3F03">
        <w:t>. Forráskódban</w:t>
      </w:r>
      <w:r w:rsidR="000A3F03">
        <w:fldChar w:fldCharType="end"/>
      </w:r>
      <w:r w:rsidR="000A3F03">
        <w:t xml:space="preserve"> bemutatok egy egyszerű pom.xml-t. </w:t>
      </w:r>
    </w:p>
    <w:p w14:paraId="2807B918" w14:textId="21522936" w:rsidR="000A3F03" w:rsidRDefault="00A43FC2" w:rsidP="000A3F03">
      <w:pPr>
        <w:pStyle w:val="SzDSzvegTrzs"/>
        <w:keepNext/>
      </w:pPr>
      <w:r>
        <w:rPr>
          <w:noProof/>
          <w:lang w:eastAsia="hu-HU" w:bidi="ar-SA"/>
        </w:rPr>
        <w:drawing>
          <wp:inline distT="0" distB="0" distL="0" distR="0" wp14:anchorId="6803BFC0" wp14:editId="57C84465">
            <wp:extent cx="5565775" cy="210502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rás_kód_2.png"/>
                    <pic:cNvPicPr/>
                  </pic:nvPicPr>
                  <pic:blipFill>
                    <a:blip r:embed="rId26">
                      <a:extLst>
                        <a:ext uri="{28A0092B-C50C-407E-A947-70E740481C1C}">
                          <a14:useLocalDpi xmlns:a14="http://schemas.microsoft.com/office/drawing/2010/main" val="0"/>
                        </a:ext>
                      </a:extLst>
                    </a:blip>
                    <a:stretch>
                      <a:fillRect/>
                    </a:stretch>
                  </pic:blipFill>
                  <pic:spPr>
                    <a:xfrm>
                      <a:off x="0" y="0"/>
                      <a:ext cx="5565775" cy="2105025"/>
                    </a:xfrm>
                    <a:prstGeom prst="rect">
                      <a:avLst/>
                    </a:prstGeom>
                  </pic:spPr>
                </pic:pic>
              </a:graphicData>
            </a:graphic>
          </wp:inline>
        </w:drawing>
      </w:r>
    </w:p>
    <w:bookmarkStart w:id="95" w:name="_Ref3038914"/>
    <w:p w14:paraId="040FFFBD" w14:textId="77777777" w:rsidR="000A3F03" w:rsidRPr="0037779B" w:rsidRDefault="000A3F03" w:rsidP="000A3F03">
      <w:pPr>
        <w:pStyle w:val="SzKpalrs"/>
      </w:pPr>
      <w:r>
        <w:fldChar w:fldCharType="begin"/>
      </w:r>
      <w:r>
        <w:instrText xml:space="preserve"> SEQ Forráskód \* ARABIC </w:instrText>
      </w:r>
      <w:r>
        <w:fldChar w:fldCharType="separate"/>
      </w:r>
      <w:bookmarkStart w:id="96" w:name="_Toc6346916"/>
      <w:r>
        <w:t>2</w:t>
      </w:r>
      <w:r>
        <w:fldChar w:fldCharType="end"/>
      </w:r>
      <w:r>
        <w:t>. Forráskód: pom.xml</w:t>
      </w:r>
      <w:bookmarkEnd w:id="95"/>
      <w:bookmarkEnd w:id="96"/>
    </w:p>
    <w:p w14:paraId="0DF80817" w14:textId="41627DF8" w:rsidR="000A3F03" w:rsidRDefault="000A3F03" w:rsidP="000A3F03">
      <w:pPr>
        <w:pStyle w:val="SzDSzvegTrzs"/>
      </w:pPr>
      <w:r>
        <w:t>Konfigurációk magyarázata:</w:t>
      </w:r>
    </w:p>
    <w:p w14:paraId="7A876D4E" w14:textId="76112A4B" w:rsidR="000A3F03" w:rsidRDefault="000A3F03" w:rsidP="000A3F03">
      <w:pPr>
        <w:pStyle w:val="SzDSzvegTrzs"/>
        <w:numPr>
          <w:ilvl w:val="0"/>
          <w:numId w:val="24"/>
        </w:numPr>
      </w:pPr>
      <w:r w:rsidRPr="000A3F03">
        <w:t>modelVersion</w:t>
      </w:r>
      <w:r>
        <w:t>: a POM verziója</w:t>
      </w:r>
    </w:p>
    <w:p w14:paraId="0B90702B" w14:textId="577F9F35" w:rsidR="000A3F03" w:rsidRDefault="000A3F03" w:rsidP="000A3F03">
      <w:pPr>
        <w:pStyle w:val="SzDSzvegTrzs"/>
        <w:numPr>
          <w:ilvl w:val="0"/>
          <w:numId w:val="24"/>
        </w:numPr>
      </w:pPr>
      <w:r>
        <w:t>groupId: csoport vagy szervezet, amihez a projekt tartozik</w:t>
      </w:r>
    </w:p>
    <w:p w14:paraId="49A82A29" w14:textId="529D6113" w:rsidR="000A3F03" w:rsidRDefault="000A3F03" w:rsidP="000A3F03">
      <w:pPr>
        <w:pStyle w:val="SzDSzvegTrzs"/>
        <w:numPr>
          <w:ilvl w:val="0"/>
          <w:numId w:val="24"/>
        </w:numPr>
      </w:pPr>
      <w:r>
        <w:t xml:space="preserve">artifactId: </w:t>
      </w:r>
      <w:r w:rsidR="00A43FC2">
        <w:t>a projekt neve</w:t>
      </w:r>
    </w:p>
    <w:p w14:paraId="7AA2059E" w14:textId="1BF6D5E4" w:rsidR="00A43FC2" w:rsidRDefault="00A43FC2" w:rsidP="000A3F03">
      <w:pPr>
        <w:pStyle w:val="SzDSzvegTrzs"/>
        <w:numPr>
          <w:ilvl w:val="0"/>
          <w:numId w:val="24"/>
        </w:numPr>
      </w:pPr>
      <w:r>
        <w:t>version: a build-elt alkalmazás verziószáma</w:t>
      </w:r>
    </w:p>
    <w:p w14:paraId="4AFEBFBD" w14:textId="661DA635" w:rsidR="00A43FC2" w:rsidRDefault="00A43FC2" w:rsidP="000A3F03">
      <w:pPr>
        <w:pStyle w:val="SzDSzvegTrzs"/>
        <w:numPr>
          <w:ilvl w:val="0"/>
          <w:numId w:val="24"/>
        </w:numPr>
      </w:pPr>
      <w:r>
        <w:t xml:space="preserve">packaging: hogyan legyen a projekt csomagolva (ha nincs megadva, akkor </w:t>
      </w:r>
      <w:r w:rsidRPr="00A43FC2">
        <w:t>jar</w:t>
      </w:r>
      <w:r>
        <w:t>)</w:t>
      </w:r>
    </w:p>
    <w:p w14:paraId="1A7E1D4B" w14:textId="68D6C2D7" w:rsidR="00961A26" w:rsidRDefault="00961A26" w:rsidP="000A3F03">
      <w:pPr>
        <w:pStyle w:val="SzDSzvegTrzs"/>
        <w:numPr>
          <w:ilvl w:val="0"/>
          <w:numId w:val="24"/>
        </w:numPr>
      </w:pPr>
      <w:r>
        <w:t>dependencies: itt vannak felsorolva a projekt közvetlen függőségei</w:t>
      </w:r>
    </w:p>
    <w:p w14:paraId="11FDA486" w14:textId="730ABA24" w:rsidR="008A6E82" w:rsidRDefault="008A6E82" w:rsidP="008A6E82">
      <w:pPr>
        <w:pStyle w:val="SzDSzvegTrzs"/>
      </w:pPr>
      <w:r>
        <w:t xml:space="preserve">A Maven mellett más csomagoló rendszereket is fontolóba vettem, mielőtt döntöttem. Ezek voltak az Apache Ant és a Gradle. Az előbbi egy régebbi rendszer és épp ezért kicsit kezdetleges. </w:t>
      </w:r>
      <w:r w:rsidR="008749EE">
        <w:t>A Gradle újabb, gyorsabban buildel és flexibilisebb, mint a Maven. De a build gyorsasága nagy projektek esetén látszik csak meg és mivel a szakdolgozatom nem számít annak, illetve a Maven-t már használtam korábban, így célszerűbb választásnak tűnt.</w:t>
      </w:r>
    </w:p>
    <w:p w14:paraId="357F3527" w14:textId="66A5BAE7" w:rsidR="002875DF" w:rsidRDefault="00D56C48" w:rsidP="00353203">
      <w:pPr>
        <w:pStyle w:val="SzDCmsor3"/>
      </w:pPr>
      <w:bookmarkStart w:id="97" w:name="_Toc6346881"/>
      <w:r>
        <w:lastRenderedPageBreak/>
        <w:t>Fejlesztő</w:t>
      </w:r>
      <w:r w:rsidR="002875DF">
        <w:t>i eszközök</w:t>
      </w:r>
      <w:bookmarkEnd w:id="97"/>
    </w:p>
    <w:p w14:paraId="3276C17E" w14:textId="5D03F75D" w:rsidR="002875DF" w:rsidRDefault="002875DF" w:rsidP="00353203">
      <w:pPr>
        <w:pStyle w:val="SzDCmsor4"/>
      </w:pPr>
      <w:bookmarkStart w:id="98" w:name="_Toc6346882"/>
      <w:r>
        <w:t>IDE</w:t>
      </w:r>
      <w:bookmarkEnd w:id="98"/>
    </w:p>
    <w:p w14:paraId="7C35842C" w14:textId="026AC5B6" w:rsidR="00724C40" w:rsidRPr="00724C40" w:rsidRDefault="00724C40" w:rsidP="00F921B6">
      <w:pPr>
        <w:pStyle w:val="SzDSzvegTrzs"/>
      </w:pPr>
      <w:r w:rsidRPr="00724C40">
        <w:t>Az IDE (Integrated development environment)</w:t>
      </w:r>
      <w:r>
        <w:t xml:space="preserve"> kiválasztása inkább személyes preferencia kérdése. Fejlesztés során az Eclipse </w:t>
      </w:r>
      <w:r w:rsidRPr="00724C40">
        <w:t>Oxygen.3a</w:t>
      </w:r>
      <w:r>
        <w:t xml:space="preserve"> verzióját használtam, ami a legújabb verzió volt, amikor elkezdtem a munkát. Döntésem azért lett az Eclipse, mert sok plugin érhető el hozzá könnyen</w:t>
      </w:r>
      <w:r w:rsidR="00E11212">
        <w:t xml:space="preserve"> (hála a nyílt forráskódnak)</w:t>
      </w:r>
      <w:r>
        <w:t xml:space="preserve">, </w:t>
      </w:r>
      <w:r w:rsidR="00133099">
        <w:t>régebbi munkáim során már megismerte</w:t>
      </w:r>
      <w:r w:rsidR="00E11212">
        <w:t>m, az egyik legnépszerűbb IDE</w:t>
      </w:r>
      <w:r w:rsidR="00133099">
        <w:t xml:space="preserve"> a Java fejlesztők körében</w:t>
      </w:r>
      <w:r w:rsidR="00E11212">
        <w:t xml:space="preserve"> és ingyenes</w:t>
      </w:r>
      <w:r w:rsidR="00133099">
        <w:t>.</w:t>
      </w:r>
    </w:p>
    <w:p w14:paraId="200655D9" w14:textId="709DA1BE" w:rsidR="002A5168" w:rsidRDefault="00247AE8" w:rsidP="00353203">
      <w:pPr>
        <w:pStyle w:val="SzDCmsor4"/>
      </w:pPr>
      <w:bookmarkStart w:id="99" w:name="_Toc6346883"/>
      <w:r>
        <w:t>pgAdmin</w:t>
      </w:r>
      <w:bookmarkEnd w:id="99"/>
    </w:p>
    <w:p w14:paraId="578900FB" w14:textId="49305B17" w:rsidR="003E2220" w:rsidRDefault="00247AE8" w:rsidP="00F921B6">
      <w:pPr>
        <w:pStyle w:val="SzDSzvegTrzs"/>
      </w:pPr>
      <w:r>
        <w:t>Fejlesztés során szükségem volt egy grafikus felületre, amin könnyen szemmel tudtam követni az adatbázisban lévő adatok változását. Erre a célra a pgAdmin 4. verzióját használtam. A pgAdmin egy nyílt</w:t>
      </w:r>
      <w:r w:rsidR="00F01AA5">
        <w:t xml:space="preserve"> </w:t>
      </w:r>
      <w:r>
        <w:t xml:space="preserve">forráskódú adminisztrációs és fejlesztési platform, ami </w:t>
      </w:r>
      <w:r w:rsidR="00F01AA5">
        <w:t xml:space="preserve">kifejezetten </w:t>
      </w:r>
      <w:r>
        <w:t>a Postgr</w:t>
      </w:r>
      <w:r w:rsidR="00464F27">
        <w:t>e</w:t>
      </w:r>
      <w:r>
        <w:t xml:space="preserve">SQL számára készült, így célszerű volt mellette döntenem. </w:t>
      </w:r>
    </w:p>
    <w:p w14:paraId="5F23605D" w14:textId="2C400D80" w:rsidR="00547699" w:rsidRDefault="00547699" w:rsidP="00547699">
      <w:pPr>
        <w:pStyle w:val="SzDCmsor1"/>
      </w:pPr>
      <w:bookmarkStart w:id="100" w:name="_Toc6346884"/>
      <w:r>
        <w:lastRenderedPageBreak/>
        <w:t>Felhasználói dokumentáció</w:t>
      </w:r>
      <w:bookmarkEnd w:id="100"/>
    </w:p>
    <w:p w14:paraId="03A805AE" w14:textId="34126721" w:rsidR="00547699" w:rsidRDefault="00547699" w:rsidP="00547699">
      <w:pPr>
        <w:pStyle w:val="SzDCmsor2"/>
      </w:pPr>
      <w:bookmarkStart w:id="101" w:name="_Toc6346885"/>
      <w:r>
        <w:t>Telepítési útmutató</w:t>
      </w:r>
      <w:bookmarkEnd w:id="101"/>
    </w:p>
    <w:p w14:paraId="410B36AD" w14:textId="2439B83D" w:rsidR="00400651" w:rsidRDefault="00400651" w:rsidP="00400651">
      <w:pPr>
        <w:pStyle w:val="SzDSzvegTrzs"/>
      </w:pPr>
      <w:r>
        <w:t xml:space="preserve">Ebben a fejezetben ismertetem a webapplikáció használatához szükséges </w:t>
      </w:r>
      <w:r w:rsidR="00F3264A">
        <w:t>követelmények</w:t>
      </w:r>
      <w:r>
        <w:t xml:space="preserve"> beszerzését, telepítését, konfigurálását, illetve a szoftver telepítését</w:t>
      </w:r>
      <w:r w:rsidR="003B0636">
        <w:t xml:space="preserve"> Windows operációsrendszeren</w:t>
      </w:r>
      <w:r>
        <w:t xml:space="preserve">. Azonban ha ki szeretnék próbálni a telepítési folyamat végig csinálása nélkül, látogassák meg a </w:t>
      </w:r>
      <w:hyperlink r:id="rId27" w:history="1">
        <w:r w:rsidR="00BF5340" w:rsidRPr="00BF5340">
          <w:rPr>
            <w:rStyle w:val="Hiperhivatkozs"/>
          </w:rPr>
          <w:t>herenkovics.hu</w:t>
        </w:r>
      </w:hyperlink>
      <w:r w:rsidR="00F3264A">
        <w:t xml:space="preserve"> oldalt.</w:t>
      </w:r>
    </w:p>
    <w:p w14:paraId="555DC97C" w14:textId="0BCE8B16" w:rsidR="00BF5340" w:rsidRDefault="00BF5340" w:rsidP="00400651">
      <w:pPr>
        <w:pStyle w:val="SzDSzvegTrzs"/>
      </w:pPr>
      <w:r>
        <w:t xml:space="preserve">Az előbbi linken keresztül elérhető oldalon, illetve a </w:t>
      </w:r>
      <w:r>
        <w:fldChar w:fldCharType="begin"/>
      </w:r>
      <w:r>
        <w:instrText xml:space="preserve"> REF _Ref6338547 \r \h </w:instrText>
      </w:r>
      <w:r>
        <w:fldChar w:fldCharType="separate"/>
      </w:r>
      <w:r>
        <w:t>3.1.2</w:t>
      </w:r>
      <w:r>
        <w:fldChar w:fldCharType="end"/>
      </w:r>
      <w:r>
        <w:t xml:space="preserve"> fejezetben említett </w:t>
      </w:r>
      <w:r>
        <w:rPr>
          <w:i/>
        </w:rPr>
        <w:t xml:space="preserve">Insert_data.sql </w:t>
      </w:r>
      <w:r>
        <w:t xml:space="preserve">lefuttatása után a lokálisan telepített szoftverben is három teszt felhasználó található. Ezek segítségével a </w:t>
      </w:r>
      <w:r>
        <w:fldChar w:fldCharType="begin"/>
      </w:r>
      <w:r>
        <w:instrText xml:space="preserve"> REF _Ref6338640 \r \h </w:instrText>
      </w:r>
      <w:r>
        <w:fldChar w:fldCharType="separate"/>
      </w:r>
      <w:r>
        <w:t>3.2</w:t>
      </w:r>
      <w:r>
        <w:fldChar w:fldCharType="end"/>
      </w:r>
      <w:r>
        <w:t xml:space="preserve"> fejezetben bemutatott dolgokat ki lehet próbálni. A </w:t>
      </w:r>
      <w:r w:rsidR="00B07C22">
        <w:t>tesztfelhasználók a következők</w:t>
      </w:r>
      <w:r>
        <w:t>:</w:t>
      </w:r>
    </w:p>
    <w:p w14:paraId="36207D9B" w14:textId="1BCD83FB" w:rsidR="00BF5340" w:rsidRDefault="00BF5340" w:rsidP="00BF5340">
      <w:pPr>
        <w:pStyle w:val="SzDSzvegTrzs"/>
        <w:numPr>
          <w:ilvl w:val="0"/>
          <w:numId w:val="38"/>
        </w:numPr>
      </w:pPr>
      <w:r w:rsidRPr="00BF5340">
        <w:t>vasarlo@vagyok.en</w:t>
      </w:r>
      <w:r>
        <w:t xml:space="preserve"> / </w:t>
      </w:r>
      <w:r w:rsidRPr="00BF5340">
        <w:t>user</w:t>
      </w:r>
    </w:p>
    <w:p w14:paraId="282BECC0" w14:textId="6B9E12F7" w:rsidR="00BF5340" w:rsidRDefault="00BF5340" w:rsidP="00BF5340">
      <w:pPr>
        <w:pStyle w:val="SzDSzvegTrzs"/>
        <w:numPr>
          <w:ilvl w:val="0"/>
          <w:numId w:val="38"/>
        </w:numPr>
      </w:pPr>
      <w:r w:rsidRPr="00BF5340">
        <w:t>munkas@vagyok.en</w:t>
      </w:r>
      <w:r>
        <w:t xml:space="preserve"> / employee</w:t>
      </w:r>
    </w:p>
    <w:p w14:paraId="58EB41F3" w14:textId="2F7B7C03" w:rsidR="00BF5340" w:rsidRDefault="00BF5340" w:rsidP="00BF5340">
      <w:pPr>
        <w:pStyle w:val="SzDSzvegTrzs"/>
        <w:numPr>
          <w:ilvl w:val="0"/>
          <w:numId w:val="38"/>
        </w:numPr>
      </w:pPr>
      <w:r w:rsidRPr="00BF5340">
        <w:t>admin@vagyok.en</w:t>
      </w:r>
      <w:r>
        <w:t xml:space="preserve"> /employee</w:t>
      </w:r>
    </w:p>
    <w:p w14:paraId="2F515017" w14:textId="73ADCE9D" w:rsidR="00B07C22" w:rsidRDefault="00B07C22" w:rsidP="00B07C22">
      <w:pPr>
        <w:pStyle w:val="SzDSzvegTrzs"/>
      </w:pPr>
      <w:r>
        <w:t>A per jel előtt a felhasználó bejelentkezéshez szükséges e-mail címe, a per jel után a jelszava látható. Az első felhasználó vásárló-, a második alkalmazott-, a harmadik pedig admin típusú felhasználó.</w:t>
      </w:r>
    </w:p>
    <w:p w14:paraId="549B7091" w14:textId="28458101" w:rsidR="00547699" w:rsidRDefault="00235C38" w:rsidP="00235C38">
      <w:pPr>
        <w:pStyle w:val="SzDCmsor3"/>
      </w:pPr>
      <w:bookmarkStart w:id="102" w:name="_Toc6346886"/>
      <w:r>
        <w:t>Követelmények</w:t>
      </w:r>
      <w:bookmarkEnd w:id="102"/>
    </w:p>
    <w:p w14:paraId="0D72DBDB" w14:textId="040BE770" w:rsidR="00C273A7" w:rsidRDefault="00C273A7" w:rsidP="00C273A7">
      <w:pPr>
        <w:pStyle w:val="SzDSzvegTrzs"/>
      </w:pPr>
      <w:r>
        <w:t xml:space="preserve">A program </w:t>
      </w:r>
      <w:r w:rsidR="00F22B30">
        <w:t>működéséhez</w:t>
      </w:r>
      <w:r>
        <w:t xml:space="preserve"> a következők kellenek:</w:t>
      </w:r>
    </w:p>
    <w:p w14:paraId="543BF516" w14:textId="23891B27" w:rsidR="00235C38" w:rsidRDefault="00235C38" w:rsidP="00235C38">
      <w:pPr>
        <w:pStyle w:val="SzDSzvegTrzs"/>
        <w:numPr>
          <w:ilvl w:val="0"/>
          <w:numId w:val="33"/>
        </w:numPr>
      </w:pPr>
      <w:r>
        <w:t xml:space="preserve">JRE 8 (+): a program futtatásához elengedhetetlen, hogy legyen a szerveren </w:t>
      </w:r>
      <w:r w:rsidRPr="00235C38">
        <w:t>Java Runtime Environment</w:t>
      </w:r>
      <w:r>
        <w:t xml:space="preserve">. Ez a legtöbb környezetben már eleve telepítve van, maximum frissíteni kell a verziót.  </w:t>
      </w:r>
    </w:p>
    <w:p w14:paraId="2A6D2AE2" w14:textId="19CECF68" w:rsidR="00235C38" w:rsidRDefault="00235C38" w:rsidP="00235C38">
      <w:pPr>
        <w:pStyle w:val="SzDSzvegTrzs"/>
        <w:numPr>
          <w:ilvl w:val="0"/>
          <w:numId w:val="33"/>
        </w:numPr>
      </w:pPr>
      <w:r>
        <w:t xml:space="preserve">Apache </w:t>
      </w:r>
      <w:r w:rsidR="00F22B30">
        <w:t xml:space="preserve">Tomcat 9: </w:t>
      </w:r>
      <w:r w:rsidR="00F21165">
        <w:t>szintén elengedhetetlen kellék, hiszen a webalkalmazásnak szüksége van egy webszerverre.</w:t>
      </w:r>
    </w:p>
    <w:p w14:paraId="5458C0DD" w14:textId="2DDC8BD1" w:rsidR="00C273A7" w:rsidRDefault="00C273A7" w:rsidP="003A09F4">
      <w:pPr>
        <w:pStyle w:val="SzDSzvegTrzs"/>
        <w:numPr>
          <w:ilvl w:val="0"/>
          <w:numId w:val="33"/>
        </w:numPr>
      </w:pPr>
      <w:r>
        <w:t xml:space="preserve">PostgreSQL </w:t>
      </w:r>
      <w:r w:rsidR="008049B6">
        <w:t>10</w:t>
      </w:r>
      <w:r w:rsidR="003A09F4">
        <w:t>:</w:t>
      </w:r>
      <w:r>
        <w:t xml:space="preserve"> </w:t>
      </w:r>
      <w:r w:rsidR="002227DE">
        <w:t xml:space="preserve">elvileg </w:t>
      </w:r>
      <w:r w:rsidR="003A09F4">
        <w:t>más verzió is használható, de ezt</w:t>
      </w:r>
      <w:r>
        <w:t xml:space="preserve"> ajánlom, mivel ez volt használva fejlesztés során és ezzel lett tesztelve is a program. (A </w:t>
      </w:r>
      <w:r w:rsidR="003A09F4">
        <w:t>JPA/</w:t>
      </w:r>
      <w:r>
        <w:t>Hibernate-nek köszönhetően más adatbázissal is működőképes a program, ha build-elés előtt a src/main/resources/application.properties-ben, illetve a forrásállomány gyökérkönyvtárában lévő pom.xml fájlokban az adatbázis kapcsolathoz és használathoz szükséges sorok módosítva vannak.</w:t>
      </w:r>
      <w:r w:rsidR="00056C68">
        <w:t xml:space="preserve"> Mindazonáltal nem ajánlom más </w:t>
      </w:r>
      <w:r w:rsidR="00056C68">
        <w:lastRenderedPageBreak/>
        <w:t>adatbázis használatát, mert az alap adatokat beszúró</w:t>
      </w:r>
      <w:r w:rsidR="003A09F4">
        <w:t xml:space="preserve"> és táblákat létrehozó</w:t>
      </w:r>
      <w:r w:rsidR="00056C68">
        <w:t xml:space="preserve"> SQL szkripteket PostgreSQL-h</w:t>
      </w:r>
      <w:r w:rsidR="003E337F">
        <w:t>e</w:t>
      </w:r>
      <w:r w:rsidR="00056C68">
        <w:t>z írtam.</w:t>
      </w:r>
      <w:r>
        <w:t>)</w:t>
      </w:r>
    </w:p>
    <w:p w14:paraId="0B79FF35" w14:textId="741DE69A" w:rsidR="003A09F4" w:rsidRDefault="003A09F4" w:rsidP="00400651">
      <w:pPr>
        <w:pStyle w:val="SzDCmsor3"/>
      </w:pPr>
      <w:bookmarkStart w:id="103" w:name="_Ref6338547"/>
      <w:bookmarkStart w:id="104" w:name="_Toc6346887"/>
      <w:r>
        <w:t>PostgreSQL telepítése</w:t>
      </w:r>
      <w:bookmarkEnd w:id="103"/>
      <w:bookmarkEnd w:id="104"/>
    </w:p>
    <w:p w14:paraId="3A24A991" w14:textId="19D1E3C8" w:rsidR="003A09F4" w:rsidRDefault="003A09F4" w:rsidP="003A09F4">
      <w:pPr>
        <w:pStyle w:val="SzDSzvegTrzs"/>
      </w:pPr>
      <w:r>
        <w:t xml:space="preserve">Letölteni az alábbi linken lehet: </w:t>
      </w:r>
      <w:hyperlink r:id="rId28" w:history="1">
        <w:r w:rsidRPr="003D086A">
          <w:rPr>
            <w:rStyle w:val="Hiperhivatkozs"/>
          </w:rPr>
          <w:t>https://www.postgresql.org/download</w:t>
        </w:r>
      </w:hyperlink>
      <w:r>
        <w:t xml:space="preserve">. </w:t>
      </w:r>
      <w:r w:rsidR="003B0636">
        <w:t>Miután ki lett választva a célzott operációs rendszer és letöltés befejeződött kövesse a telepítés varázsló lépéseit.</w:t>
      </w:r>
      <w:r w:rsidR="00653F3E">
        <w:t xml:space="preserve"> Telepítés során a superuser (</w:t>
      </w:r>
      <w:r w:rsidR="00653F3E" w:rsidRPr="00F21165">
        <w:rPr>
          <w:i/>
        </w:rPr>
        <w:t>postgres</w:t>
      </w:r>
      <w:r w:rsidR="00653F3E">
        <w:t xml:space="preserve">) jelszava </w:t>
      </w:r>
      <w:r w:rsidR="00653F3E" w:rsidRPr="00F21165">
        <w:rPr>
          <w:i/>
        </w:rPr>
        <w:t>password</w:t>
      </w:r>
      <w:r w:rsidR="00653F3E">
        <w:t xml:space="preserve"> legyen</w:t>
      </w:r>
      <w:r w:rsidR="0053741F">
        <w:t>,</w:t>
      </w:r>
      <w:r w:rsidR="003B0636">
        <w:t xml:space="preserve"> a port maradjon </w:t>
      </w:r>
      <w:r w:rsidR="003B0636" w:rsidRPr="003B0636">
        <w:rPr>
          <w:i/>
        </w:rPr>
        <w:t>5432</w:t>
      </w:r>
      <w:r w:rsidR="003B0636">
        <w:t xml:space="preserve"> alapértéken, a Locale értéke pedig </w:t>
      </w:r>
      <w:r w:rsidR="003B0636">
        <w:rPr>
          <w:i/>
        </w:rPr>
        <w:t xml:space="preserve">Hungarian, Hungary </w:t>
      </w:r>
      <w:r w:rsidR="003B0636">
        <w:t>legyen</w:t>
      </w:r>
      <w:r w:rsidR="00653F3E">
        <w:t>.</w:t>
      </w:r>
      <w:r w:rsidR="0085203A">
        <w:t xml:space="preserve"> A jelszó </w:t>
      </w:r>
      <w:r w:rsidR="003B0636">
        <w:t xml:space="preserve">és a port </w:t>
      </w:r>
      <w:r w:rsidR="0085203A">
        <w:t xml:space="preserve">más is lehet, de </w:t>
      </w:r>
      <w:r w:rsidR="00836868">
        <w:t xml:space="preserve">a port </w:t>
      </w:r>
      <w:r w:rsidR="0085203A">
        <w:t>változtatás</w:t>
      </w:r>
      <w:r w:rsidR="00836868">
        <w:t>a</w:t>
      </w:r>
      <w:r w:rsidR="0085203A">
        <w:t xml:space="preserve"> esetén a </w:t>
      </w:r>
      <w:r w:rsidR="00836868">
        <w:fldChar w:fldCharType="begin"/>
      </w:r>
      <w:r w:rsidR="00836868">
        <w:instrText xml:space="preserve"> REF _Ref4936866 \r \h </w:instrText>
      </w:r>
      <w:r w:rsidR="00836868">
        <w:fldChar w:fldCharType="separate"/>
      </w:r>
      <w:r w:rsidR="00836868">
        <w:t xml:space="preserve">Tomcat konfigurálása </w:t>
      </w:r>
      <w:r w:rsidR="00836868">
        <w:fldChar w:fldCharType="end"/>
      </w:r>
      <w:r w:rsidR="0085203A">
        <w:t xml:space="preserve"> során az </w:t>
      </w:r>
      <w:r w:rsidR="0085203A">
        <w:rPr>
          <w:i/>
        </w:rPr>
        <w:t xml:space="preserve">application.properties </w:t>
      </w:r>
      <w:r w:rsidR="0085203A">
        <w:t xml:space="preserve">fájlban </w:t>
      </w:r>
      <w:r w:rsidR="003B0636">
        <w:t xml:space="preserve">a </w:t>
      </w:r>
      <w:r w:rsidR="003B0636" w:rsidRPr="003B0636">
        <w:rPr>
          <w:i/>
        </w:rPr>
        <w:t>spring.datasource.url</w:t>
      </w:r>
      <w:r w:rsidR="003B0636">
        <w:t xml:space="preserve"> értékében a port számát is meg kell változtatni</w:t>
      </w:r>
      <w:r w:rsidR="0085203A">
        <w:t>.</w:t>
      </w:r>
    </w:p>
    <w:p w14:paraId="61F030FF" w14:textId="77777777" w:rsidR="00697167" w:rsidRDefault="00697167" w:rsidP="003A09F4">
      <w:pPr>
        <w:pStyle w:val="SzDSzvegTrzs"/>
      </w:pPr>
      <w:r>
        <w:t xml:space="preserve">Telepítés után az adatbázisszerver már el is érhető. Indítsa el a pgAdmin adminisztrációs felületet, melyet (ha nem lett változtatva telepítés alatt a könyvtár helye) </w:t>
      </w:r>
      <w:r w:rsidRPr="00697167">
        <w:t>C:\Program Files\PostgreSQL\10\pgAdmin 4\bin</w:t>
      </w:r>
      <w:r>
        <w:t xml:space="preserve"> mappában található. </w:t>
      </w:r>
    </w:p>
    <w:p w14:paraId="55EEC614" w14:textId="7A6830B0" w:rsidR="007B4DA3" w:rsidRDefault="00697167" w:rsidP="00836868">
      <w:pPr>
        <w:pStyle w:val="SzDSzvegTrzs"/>
      </w:pPr>
      <w:r>
        <w:t xml:space="preserve">A felület bal oldalán válassza ki a szerverek közül a PostgreSQL 10-et, majd jobb klikk a </w:t>
      </w:r>
      <w:r>
        <w:rPr>
          <w:i/>
        </w:rPr>
        <w:t>Login/Group Roles</w:t>
      </w:r>
      <w:r>
        <w:t xml:space="preserve">-ra és válassza a </w:t>
      </w:r>
      <w:r>
        <w:rPr>
          <w:i/>
        </w:rPr>
        <w:t xml:space="preserve">Create -&gt; Login/Group Roles. </w:t>
      </w:r>
      <w:r>
        <w:t xml:space="preserve">Itt adjon új </w:t>
      </w:r>
      <w:r>
        <w:rPr>
          <w:i/>
        </w:rPr>
        <w:t>role</w:t>
      </w:r>
      <w:r>
        <w:t xml:space="preserve">-t a szerverhez, melynek neve </w:t>
      </w:r>
      <w:r>
        <w:rPr>
          <w:i/>
        </w:rPr>
        <w:t xml:space="preserve">szkdg </w:t>
      </w:r>
      <w:r>
        <w:t xml:space="preserve">legyen, a jelszó pedig </w:t>
      </w:r>
      <w:r>
        <w:rPr>
          <w:i/>
        </w:rPr>
        <w:t xml:space="preserve">password. </w:t>
      </w:r>
      <w:r>
        <w:t xml:space="preserve">A </w:t>
      </w:r>
      <w:r>
        <w:rPr>
          <w:i/>
        </w:rPr>
        <w:t xml:space="preserve">Privileges </w:t>
      </w:r>
      <w:r>
        <w:t xml:space="preserve">oldalon legyen </w:t>
      </w:r>
      <w:r>
        <w:rPr>
          <w:i/>
        </w:rPr>
        <w:t>yes-</w:t>
      </w:r>
      <w:r>
        <w:t>re állítva a Can login? és a Create databases</w:t>
      </w:r>
      <w:r w:rsidR="004F09BB">
        <w:t xml:space="preserve"> az alap</w:t>
      </w:r>
      <w:r>
        <w:t>beállítások mellett. Mentse el a role-t.</w:t>
      </w:r>
      <w:r w:rsidR="00836868">
        <w:t xml:space="preserve"> A jelszó más is lehet, de módosítás esetén a </w:t>
      </w:r>
      <w:r w:rsidR="00836868" w:rsidRPr="0085203A">
        <w:rPr>
          <w:i/>
        </w:rPr>
        <w:t>spring.datasource.password</w:t>
      </w:r>
      <w:r w:rsidR="00836868">
        <w:rPr>
          <w:i/>
        </w:rPr>
        <w:t xml:space="preserve"> </w:t>
      </w:r>
      <w:r w:rsidR="00836868">
        <w:t xml:space="preserve">értékét is meg kell változtatni a </w:t>
      </w:r>
      <w:r w:rsidR="00836868">
        <w:fldChar w:fldCharType="begin"/>
      </w:r>
      <w:r w:rsidR="00836868">
        <w:instrText xml:space="preserve"> REF _Ref4936866 \r \h </w:instrText>
      </w:r>
      <w:r w:rsidR="00836868">
        <w:fldChar w:fldCharType="separate"/>
      </w:r>
      <w:r w:rsidR="00836868">
        <w:t xml:space="preserve">Tomcat konfigurálása </w:t>
      </w:r>
      <w:r w:rsidR="00836868">
        <w:fldChar w:fldCharType="end"/>
      </w:r>
      <w:r w:rsidR="00836868">
        <w:t xml:space="preserve"> közben.</w:t>
      </w:r>
    </w:p>
    <w:p w14:paraId="1861A748" w14:textId="52E04547" w:rsidR="00697167" w:rsidRDefault="00697167" w:rsidP="003A09F4">
      <w:pPr>
        <w:pStyle w:val="SzDSzvegTrzs"/>
      </w:pPr>
      <w:r>
        <w:t xml:space="preserve">Következő lépésként hozzon létre egy új adatbázist </w:t>
      </w:r>
      <w:r w:rsidRPr="00697167">
        <w:rPr>
          <w:i/>
        </w:rPr>
        <w:t>szkdg</w:t>
      </w:r>
      <w:r>
        <w:rPr>
          <w:i/>
        </w:rPr>
        <w:t xml:space="preserve">_db </w:t>
      </w:r>
      <w:r>
        <w:t xml:space="preserve">néven, melyet a bal oldalon lévő </w:t>
      </w:r>
      <w:r>
        <w:rPr>
          <w:i/>
        </w:rPr>
        <w:t>Databases</w:t>
      </w:r>
      <w:r>
        <w:t xml:space="preserve"> helyi menüjében a </w:t>
      </w:r>
      <w:r>
        <w:rPr>
          <w:i/>
        </w:rPr>
        <w:t>Create -&gt; Database</w:t>
      </w:r>
      <w:r>
        <w:t xml:space="preserve">-zel tehet meg. Az adatbázis neve az előbb említett </w:t>
      </w:r>
      <w:r w:rsidRPr="00697167">
        <w:rPr>
          <w:i/>
        </w:rPr>
        <w:t>szkdg_db</w:t>
      </w:r>
      <w:r>
        <w:t xml:space="preserve"> legyen, az Owner pedig az előző lépésben létrehozott role legyen. A többi beállítás hagyható az alap értéken (a </w:t>
      </w:r>
      <w:r>
        <w:rPr>
          <w:i/>
        </w:rPr>
        <w:t xml:space="preserve">Definition </w:t>
      </w:r>
      <w:r>
        <w:t xml:space="preserve">oldalon az </w:t>
      </w:r>
      <w:r>
        <w:rPr>
          <w:i/>
        </w:rPr>
        <w:t>Encoding</w:t>
      </w:r>
      <w:r>
        <w:t xml:space="preserve"> értékét érdemes leellenőrizni, hogy </w:t>
      </w:r>
      <w:r>
        <w:rPr>
          <w:i/>
        </w:rPr>
        <w:t xml:space="preserve">UTF-8 </w:t>
      </w:r>
      <w:r>
        <w:t>legyen). Mentse el az adatbázist.</w:t>
      </w:r>
    </w:p>
    <w:p w14:paraId="00CEA87D" w14:textId="0231ED9C" w:rsidR="00697167" w:rsidRDefault="00697167" w:rsidP="003A09F4">
      <w:pPr>
        <w:pStyle w:val="SzDSzvegTrzs"/>
      </w:pPr>
      <w:r>
        <w:t xml:space="preserve">A létrejött adatbázisban hozzon létre egy sémát </w:t>
      </w:r>
      <w:r>
        <w:rPr>
          <w:i/>
        </w:rPr>
        <w:t xml:space="preserve">szkdg_db </w:t>
      </w:r>
      <w:r>
        <w:t xml:space="preserve">néven, a tulajdonos itt is </w:t>
      </w:r>
      <w:r>
        <w:rPr>
          <w:i/>
        </w:rPr>
        <w:t xml:space="preserve">szkdg </w:t>
      </w:r>
      <w:r>
        <w:t>legyen.</w:t>
      </w:r>
    </w:p>
    <w:p w14:paraId="50752D4C" w14:textId="5A516363" w:rsidR="00C95EB0" w:rsidRPr="00C95EB0" w:rsidRDefault="00C95EB0" w:rsidP="003A09F4">
      <w:pPr>
        <w:pStyle w:val="SzDSzvegTrzs"/>
      </w:pPr>
      <w:r>
        <w:t xml:space="preserve">A séma helyi menüjéből válassza ki a </w:t>
      </w:r>
      <w:r w:rsidRPr="00C95EB0">
        <w:rPr>
          <w:i/>
        </w:rPr>
        <w:t>Query Tools</w:t>
      </w:r>
      <w:r>
        <w:t xml:space="preserve">-t, aminek segítségével létre lesznek hozva a szükséges táblák, megszorítások. Nyissa meg, majd futtassa le a mellékletben megtalálható </w:t>
      </w:r>
      <w:r>
        <w:rPr>
          <w:i/>
        </w:rPr>
        <w:t>Create.sql-</w:t>
      </w:r>
      <w:r>
        <w:t xml:space="preserve">t a táblák és megszorítások hozzáadásáért. A program megfelelő működéséhez szükséges adatok beviteléhez futtassa le a (szintén mellékletben lévő) </w:t>
      </w:r>
      <w:r w:rsidRPr="00A86185">
        <w:rPr>
          <w:i/>
        </w:rPr>
        <w:t>Insert_data.sql</w:t>
      </w:r>
      <w:r>
        <w:t xml:space="preserve"> fájlt.</w:t>
      </w:r>
    </w:p>
    <w:p w14:paraId="5BE962D0" w14:textId="13DF35B0" w:rsidR="00F21165" w:rsidRDefault="00F21165" w:rsidP="00400651">
      <w:pPr>
        <w:pStyle w:val="SzDCmsor3"/>
      </w:pPr>
      <w:bookmarkStart w:id="105" w:name="_Ref4936866"/>
      <w:bookmarkStart w:id="106" w:name="_Toc6346888"/>
      <w:r>
        <w:lastRenderedPageBreak/>
        <w:t>Tomcat konfigurálás</w:t>
      </w:r>
      <w:bookmarkEnd w:id="105"/>
      <w:bookmarkEnd w:id="106"/>
    </w:p>
    <w:p w14:paraId="5F924483" w14:textId="77777777" w:rsidR="00872964" w:rsidRDefault="00F21165" w:rsidP="00503FB5">
      <w:pPr>
        <w:pStyle w:val="SzDSzvegTrzs"/>
      </w:pPr>
      <w:r>
        <w:t xml:space="preserve">A </w:t>
      </w:r>
      <w:hyperlink r:id="rId29" w:history="1">
        <w:r w:rsidRPr="003D086A">
          <w:rPr>
            <w:rStyle w:val="Hiperhivatkozs"/>
          </w:rPr>
          <w:t>https://tomcat.apache.org/download-90.cgi</w:t>
        </w:r>
      </w:hyperlink>
      <w:r>
        <w:t xml:space="preserve"> oldalról, a </w:t>
      </w:r>
      <w:r w:rsidRPr="00F21165">
        <w:rPr>
          <w:i/>
        </w:rPr>
        <w:t>Binary Distributions</w:t>
      </w:r>
      <w:r>
        <w:t xml:space="preserve">-nál a </w:t>
      </w:r>
      <w:r>
        <w:rPr>
          <w:i/>
        </w:rPr>
        <w:t xml:space="preserve">Core </w:t>
      </w:r>
      <w:r>
        <w:t xml:space="preserve">csomagok közül az operációs rendszernek megfelelőt kell kiválasztani. Letöltés és kicsomagolás után a létrejött mappa neve </w:t>
      </w:r>
      <w:r w:rsidRPr="00F21165">
        <w:t>apache-tomcat-</w:t>
      </w:r>
      <w:r w:rsidR="000758F6">
        <w:t>x.x.x lesz, melyre későbbiekben TOMCAT_HOME-ként fogok hivatkozni</w:t>
      </w:r>
      <w:r>
        <w:t xml:space="preserve">. </w:t>
      </w:r>
    </w:p>
    <w:p w14:paraId="64E52B49" w14:textId="3E4755DF" w:rsidR="00F21165" w:rsidRDefault="00872964" w:rsidP="00503FB5">
      <w:pPr>
        <w:pStyle w:val="SzDSzvegTrzs"/>
      </w:pPr>
      <w:r>
        <w:t>A szükséges elvégzendő módosítások a következők:</w:t>
      </w:r>
    </w:p>
    <w:p w14:paraId="5436C00B" w14:textId="15610DCF" w:rsidR="00872964" w:rsidRDefault="00872964" w:rsidP="00503FB5">
      <w:pPr>
        <w:pStyle w:val="SzDSzvegTrzs"/>
        <w:numPr>
          <w:ilvl w:val="0"/>
          <w:numId w:val="35"/>
        </w:numPr>
      </w:pPr>
      <w:r>
        <w:t>A TOMCAT_HOME-ban lévő webapps mappában lévő fájlokat, mappákat le kell törölni. Ezek csak az alap menedzseléshez szükséges, melyre nekünk nem lesz szükségünk a webalkalmazás futtatásához.</w:t>
      </w:r>
    </w:p>
    <w:p w14:paraId="475B6C8B" w14:textId="58485E47" w:rsidR="00872964" w:rsidRDefault="00872964" w:rsidP="00503FB5">
      <w:pPr>
        <w:pStyle w:val="SzDSzvegTrzs"/>
        <w:numPr>
          <w:ilvl w:val="0"/>
          <w:numId w:val="35"/>
        </w:numPr>
      </w:pPr>
      <w:r>
        <w:t xml:space="preserve">Következő lépésként a mellékletben megtalálható </w:t>
      </w:r>
      <w:r w:rsidRPr="006A2556">
        <w:rPr>
          <w:b/>
        </w:rPr>
        <w:t>ROOT.war</w:t>
      </w:r>
      <w:r>
        <w:t xml:space="preserve"> fájlt át kell másolni az előbb kiürített </w:t>
      </w:r>
      <w:r w:rsidR="006A2556">
        <w:t>TOMCA</w:t>
      </w:r>
      <w:r w:rsidR="003E337F">
        <w:t>T</w:t>
      </w:r>
      <w:r w:rsidR="006A2556">
        <w:t>_HOME/webapps mappába.</w:t>
      </w:r>
    </w:p>
    <w:p w14:paraId="702139BA" w14:textId="782E2599" w:rsidR="006A2556" w:rsidRDefault="006A2556" w:rsidP="00503FB5">
      <w:pPr>
        <w:pStyle w:val="SzDSzvegTrzs"/>
        <w:numPr>
          <w:ilvl w:val="0"/>
          <w:numId w:val="35"/>
        </w:numPr>
      </w:pPr>
      <w:r>
        <w:t xml:space="preserve">A TOMCAT_HOME/conf mappában létre kell hozni egy új mappát, melynek neve szkdg_conf legyen. </w:t>
      </w:r>
    </w:p>
    <w:p w14:paraId="1D6557BE" w14:textId="3D23591A" w:rsidR="006A2556" w:rsidRDefault="006A2556" w:rsidP="00503FB5">
      <w:pPr>
        <w:pStyle w:val="SzDSzvegTrzs"/>
        <w:numPr>
          <w:ilvl w:val="0"/>
          <w:numId w:val="35"/>
        </w:numPr>
      </w:pPr>
      <w:r>
        <w:t xml:space="preserve">Az előzőnek létrehozott szkdg_conf-ba másolja be a mellékletben lévő </w:t>
      </w:r>
      <w:r>
        <w:rPr>
          <w:b/>
        </w:rPr>
        <w:t xml:space="preserve">application.properties </w:t>
      </w:r>
      <w:r>
        <w:t>fájlt.</w:t>
      </w:r>
    </w:p>
    <w:p w14:paraId="74771218" w14:textId="17F92B4F" w:rsidR="006A2556" w:rsidRDefault="006A2556" w:rsidP="00503FB5">
      <w:pPr>
        <w:pStyle w:val="SzDSzvegTrzs"/>
        <w:numPr>
          <w:ilvl w:val="0"/>
          <w:numId w:val="35"/>
        </w:numPr>
      </w:pPr>
      <w:r>
        <w:t xml:space="preserve">Ezután a TOMCAT_HOME/conf/Catalina/localhost mappába másolja be a mellékletben lévő ROOT.xml-t. </w:t>
      </w:r>
    </w:p>
    <w:p w14:paraId="4CFF396F" w14:textId="1F4A0C87" w:rsidR="006A2556" w:rsidRDefault="00422478" w:rsidP="00503FB5">
      <w:pPr>
        <w:pStyle w:val="SzDSzvegTrzs"/>
        <w:numPr>
          <w:ilvl w:val="0"/>
          <w:numId w:val="35"/>
        </w:numPr>
      </w:pPr>
      <w:r>
        <w:t xml:space="preserve">A </w:t>
      </w:r>
      <w:r w:rsidRPr="00422478">
        <w:rPr>
          <w:b/>
        </w:rPr>
        <w:t>ROOT.xml</w:t>
      </w:r>
      <w:r>
        <w:t xml:space="preserve">-ben lévő </w:t>
      </w:r>
      <w:r w:rsidRPr="00422478">
        <w:rPr>
          <w:i/>
        </w:rPr>
        <w:t>Environment</w:t>
      </w:r>
      <w:r>
        <w:t xml:space="preserve"> elem </w:t>
      </w:r>
      <w:r>
        <w:rPr>
          <w:i/>
        </w:rPr>
        <w:t xml:space="preserve">value </w:t>
      </w:r>
      <w:r>
        <w:t>attribútumának értékét át kell írni az előzőekben létreho</w:t>
      </w:r>
      <w:r w:rsidR="00EF00B8">
        <w:t xml:space="preserve">zott szkdg_conf elérési útjára. (Például: ha Windows operációs rendszeren az asztalra lett kicsomagolva a tomcat, akkor a </w:t>
      </w:r>
      <w:r w:rsidR="00EF00B8" w:rsidRPr="00EF00B8">
        <w:rPr>
          <w:i/>
        </w:rPr>
        <w:t>value</w:t>
      </w:r>
      <w:r w:rsidR="00EF00B8">
        <w:t xml:space="preserve"> értéke a következő legyen: ”</w:t>
      </w:r>
      <w:r w:rsidR="007D56D0">
        <w:t>C</w:t>
      </w:r>
      <w:r w:rsidR="00EF00B8" w:rsidRPr="00EF00B8">
        <w:t>:/</w:t>
      </w:r>
      <w:r w:rsidR="007D56D0">
        <w:t>/</w:t>
      </w:r>
      <w:r w:rsidR="00EF00B8">
        <w:t>users/</w:t>
      </w:r>
      <w:r w:rsidR="007D56D0">
        <w:t>/</w:t>
      </w:r>
      <w:r w:rsidR="00EF00B8">
        <w:t>User</w:t>
      </w:r>
      <w:r w:rsidR="007D56D0">
        <w:t>/</w:t>
      </w:r>
      <w:r w:rsidR="00EF00B8">
        <w:t>/Desktop</w:t>
      </w:r>
      <w:r w:rsidR="00EF00B8" w:rsidRPr="00EF00B8">
        <w:t>/</w:t>
      </w:r>
      <w:r w:rsidR="007D56D0">
        <w:t>/</w:t>
      </w:r>
      <w:r w:rsidR="00EF00B8" w:rsidRPr="00EF00B8">
        <w:t>apache-tomcat-9.0.17/</w:t>
      </w:r>
      <w:r w:rsidR="007D56D0">
        <w:t>/</w:t>
      </w:r>
      <w:r w:rsidR="00EF00B8" w:rsidRPr="00EF00B8">
        <w:t>conf</w:t>
      </w:r>
      <w:r w:rsidR="007D56D0">
        <w:t>/</w:t>
      </w:r>
      <w:r w:rsidR="00EF00B8" w:rsidRPr="00EF00B8">
        <w:t>/szkdg_conf/</w:t>
      </w:r>
      <w:r w:rsidR="00EF00B8">
        <w:t>”)</w:t>
      </w:r>
    </w:p>
    <w:p w14:paraId="76CF5E86" w14:textId="08641966" w:rsidR="008A6FFC" w:rsidRDefault="008A6FFC" w:rsidP="00503FB5">
      <w:pPr>
        <w:pStyle w:val="SzDSzvegTrzs"/>
        <w:numPr>
          <w:ilvl w:val="0"/>
          <w:numId w:val="35"/>
        </w:numPr>
      </w:pPr>
      <w:r>
        <w:t xml:space="preserve">A fentieken kívül még ajánlom átírni a TOMCAT_HOME/conf/server.xml fájlban a </w:t>
      </w:r>
      <w:r>
        <w:rPr>
          <w:i/>
        </w:rPr>
        <w:t xml:space="preserve">Connector </w:t>
      </w:r>
      <w:r>
        <w:t xml:space="preserve">elem </w:t>
      </w:r>
      <w:r>
        <w:rPr>
          <w:i/>
        </w:rPr>
        <w:t xml:space="preserve">port </w:t>
      </w:r>
      <w:r>
        <w:t xml:space="preserve">attribútumának értékét </w:t>
      </w:r>
      <w:r w:rsidRPr="008A6FFC">
        <w:rPr>
          <w:i/>
        </w:rPr>
        <w:t>80</w:t>
      </w:r>
      <w:r>
        <w:t>-ra, hogy a felhasználónak ne kelljen port is megadni az url beírásakor.</w:t>
      </w:r>
    </w:p>
    <w:p w14:paraId="600C3309" w14:textId="292F58E4" w:rsidR="00EF00B8" w:rsidRDefault="0054711A" w:rsidP="00503FB5">
      <w:pPr>
        <w:pStyle w:val="SzDSzvegTrzs"/>
      </w:pPr>
      <w:r>
        <w:rPr>
          <w:noProof/>
          <w:lang w:eastAsia="hu-HU" w:bidi="ar-SA"/>
        </w:rPr>
        <w:lastRenderedPageBreak/>
        <mc:AlternateContent>
          <mc:Choice Requires="wpg">
            <w:drawing>
              <wp:anchor distT="0" distB="0" distL="114300" distR="114300" simplePos="0" relativeHeight="251880448" behindDoc="0" locked="0" layoutInCell="1" allowOverlap="1" wp14:anchorId="74ACAE66" wp14:editId="38F4BCE5">
                <wp:simplePos x="0" y="0"/>
                <wp:positionH relativeFrom="margin">
                  <wp:posOffset>1565910</wp:posOffset>
                </wp:positionH>
                <wp:positionV relativeFrom="paragraph">
                  <wp:posOffset>354965</wp:posOffset>
                </wp:positionV>
                <wp:extent cx="2659380" cy="3099435"/>
                <wp:effectExtent l="0" t="0" r="7620" b="5715"/>
                <wp:wrapTopAndBottom/>
                <wp:docPr id="246" name="Csoportba foglalás 246"/>
                <wp:cNvGraphicFramePr/>
                <a:graphic xmlns:a="http://schemas.openxmlformats.org/drawingml/2006/main">
                  <a:graphicData uri="http://schemas.microsoft.com/office/word/2010/wordprocessingGroup">
                    <wpg:wgp>
                      <wpg:cNvGrpSpPr/>
                      <wpg:grpSpPr>
                        <a:xfrm>
                          <a:off x="0" y="0"/>
                          <a:ext cx="2659380" cy="3099435"/>
                          <a:chOff x="-1905" y="0"/>
                          <a:chExt cx="2659380" cy="3099435"/>
                        </a:xfrm>
                      </wpg:grpSpPr>
                      <pic:pic xmlns:pic="http://schemas.openxmlformats.org/drawingml/2006/picture">
                        <pic:nvPicPr>
                          <pic:cNvPr id="167" name="Kép 16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905" y="0"/>
                            <a:ext cx="2371725" cy="2562225"/>
                          </a:xfrm>
                          <a:prstGeom prst="rect">
                            <a:avLst/>
                          </a:prstGeom>
                        </pic:spPr>
                      </pic:pic>
                      <wps:wsp>
                        <wps:cNvPr id="168" name="Szövegdoboz 168"/>
                        <wps:cNvSpPr txBox="1"/>
                        <wps:spPr>
                          <a:xfrm>
                            <a:off x="0" y="2619375"/>
                            <a:ext cx="2657475" cy="480060"/>
                          </a:xfrm>
                          <a:prstGeom prst="rect">
                            <a:avLst/>
                          </a:prstGeom>
                          <a:solidFill>
                            <a:prstClr val="white"/>
                          </a:solidFill>
                          <a:ln>
                            <a:noFill/>
                          </a:ln>
                        </wps:spPr>
                        <wps:txbx>
                          <w:txbxContent>
                            <w:p w14:paraId="4D9240BB" w14:textId="693CA6A5" w:rsidR="00B92C93" w:rsidRPr="00A8023B" w:rsidRDefault="00B92C93" w:rsidP="00C54E5F">
                              <w:pPr>
                                <w:pStyle w:val="SzKpalrs"/>
                                <w:rPr>
                                  <w:rFonts w:ascii="Arial" w:hAnsi="Arial" w:cs="Arial"/>
                                </w:rPr>
                              </w:pPr>
                              <w:r>
                                <w:fldChar w:fldCharType="begin"/>
                              </w:r>
                              <w:r>
                                <w:instrText xml:space="preserve"> SEQ ábra \* ARABIC </w:instrText>
                              </w:r>
                              <w:r>
                                <w:fldChar w:fldCharType="separate"/>
                              </w:r>
                              <w:bookmarkStart w:id="107" w:name="_Toc6346912"/>
                              <w:r w:rsidR="00065E77">
                                <w:t>18</w:t>
                              </w:r>
                              <w:r>
                                <w:fldChar w:fldCharType="end"/>
                              </w:r>
                              <w:r>
                                <w:t>. ábra: Tomcat könyvtár struktúra</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ACAE66" id="Csoportba foglalás 246" o:spid="_x0000_s1840" style="position:absolute;left:0;text-align:left;margin-left:123.3pt;margin-top:27.95pt;width:209.4pt;height:244.05pt;z-index:251880448;mso-position-horizontal-relative:margin;mso-position-vertical-relative:text" coordorigin="-19" coordsize="26593,30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">
                <v:shape id="Kép 167" o:spid="_x0000_s1841" type="#_x0000_t75" style="position:absolute;left:-19;width:23717;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">
                  <v:imagedata r:id="rId31" o:title=""/>
                  <v:path arrowok="t"/>
                </v:shape>
                <v:shape id="Szövegdoboz 168" o:spid="_x0000_s1842" type="#_x0000_t202" style="position:absolute;top:26193;width:26574;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" stroked="f">
                  <v:textbox style="mso-fit-shape-to-text:t" inset="0,0,0,0">
                    <w:txbxContent>
                      <w:p w14:paraId="4D9240BB" w14:textId="693CA6A5" w:rsidR="00B92C93" w:rsidRPr="00A8023B" w:rsidRDefault="00B92C93" w:rsidP="00C54E5F">
                        <w:pPr>
                          <w:pStyle w:val="SzKpalrs"/>
                          <w:rPr>
                            <w:rFonts w:ascii="Arial" w:hAnsi="Arial" w:cs="Arial"/>
                          </w:rPr>
                        </w:pPr>
                        <w:r>
                          <w:fldChar w:fldCharType="begin"/>
                        </w:r>
                        <w:r>
                          <w:instrText xml:space="preserve"> SEQ ábra \* ARABIC </w:instrText>
                        </w:r>
                        <w:r>
                          <w:fldChar w:fldCharType="separate"/>
                        </w:r>
                        <w:bookmarkStart w:id="108" w:name="_Toc6346912"/>
                        <w:r w:rsidR="00065E77">
                          <w:t>18</w:t>
                        </w:r>
                        <w:r>
                          <w:fldChar w:fldCharType="end"/>
                        </w:r>
                        <w:r>
                          <w:t>. ábra: Tomcat könyvtár struktúra</w:t>
                        </w:r>
                        <w:bookmarkEnd w:id="108"/>
                      </w:p>
                    </w:txbxContent>
                  </v:textbox>
                </v:shape>
                <w10:wrap type="topAndBottom" anchorx="margin"/>
              </v:group>
            </w:pict>
          </mc:Fallback>
        </mc:AlternateContent>
      </w:r>
      <w:r w:rsidR="00695C54">
        <w:t>Ha m</w:t>
      </w:r>
      <w:r w:rsidR="00C54E5F">
        <w:t>indent sikerült végrehajtani, a végeredmény a következőképp néz ki:</w:t>
      </w:r>
    </w:p>
    <w:p w14:paraId="4A7D1FF5" w14:textId="39607030" w:rsidR="00C54E5F" w:rsidRDefault="00AB0E5E" w:rsidP="00F87C55">
      <w:pPr>
        <w:pStyle w:val="SzDSzvegTrzs"/>
      </w:pPr>
      <w:r>
        <w:t xml:space="preserve">Parancssorból a TOMCAT_HOME/bin mappából a </w:t>
      </w:r>
      <w:r w:rsidR="00977AAF">
        <w:rPr>
          <w:i/>
        </w:rPr>
        <w:t>startup.bat-</w:t>
      </w:r>
      <w:r w:rsidR="00977AAF">
        <w:t xml:space="preserve">tel </w:t>
      </w:r>
      <w:r>
        <w:t>indítható el Windows rendszer esetén</w:t>
      </w:r>
      <w:r w:rsidR="00977AAF">
        <w:t xml:space="preserve">. Leállítani pedig a </w:t>
      </w:r>
      <w:r w:rsidR="00977AAF" w:rsidRPr="00977AAF">
        <w:rPr>
          <w:i/>
        </w:rPr>
        <w:t>shutdown.bat</w:t>
      </w:r>
      <w:r w:rsidR="00977AAF">
        <w:rPr>
          <w:i/>
        </w:rPr>
        <w:t>-</w:t>
      </w:r>
      <w:r w:rsidR="00977AAF">
        <w:t>tel lehet.</w:t>
      </w:r>
    </w:p>
    <w:p w14:paraId="43BCC17F" w14:textId="55F9CBE7" w:rsidR="00EE529D" w:rsidRDefault="00EE529D" w:rsidP="00EE529D">
      <w:pPr>
        <w:pStyle w:val="SzDCmsor3"/>
      </w:pPr>
      <w:bookmarkStart w:id="109" w:name="_Toc6346889"/>
      <w:r>
        <w:t>Google API key</w:t>
      </w:r>
      <w:bookmarkEnd w:id="109"/>
    </w:p>
    <w:p w14:paraId="6B10490A" w14:textId="02F53707" w:rsidR="00EE529D" w:rsidRDefault="00EE529D" w:rsidP="00EE529D">
      <w:pPr>
        <w:pStyle w:val="SzDSzvegTrzs"/>
      </w:pPr>
      <w:r>
        <w:t xml:space="preserve">Az útvonal optimalizációhoz elengedhetetlen, hogy a szükséges adatokat lekérje a szoftver a Google Distance Matrix API-tól. Ezt </w:t>
      </w:r>
      <w:hyperlink r:id="rId32" w:history="1">
        <w:r>
          <w:rPr>
            <w:rStyle w:val="Hiperhivatkozs"/>
          </w:rPr>
          <w:t>ide</w:t>
        </w:r>
      </w:hyperlink>
      <w:r>
        <w:t xml:space="preserve"> kattintva lehet megtenni.</w:t>
      </w:r>
    </w:p>
    <w:p w14:paraId="144CB6C0" w14:textId="31C60EE9" w:rsidR="00EE529D" w:rsidRDefault="00EE529D" w:rsidP="00EE529D">
      <w:pPr>
        <w:pStyle w:val="SzDSzvegTrzs"/>
      </w:pPr>
      <w:r>
        <w:t xml:space="preserve">Miután megvan a kulcs, állítson be új környezeti változót, melynek neve </w:t>
      </w:r>
      <w:r w:rsidRPr="00EE529D">
        <w:t>GOOGLE_API_KEY</w:t>
      </w:r>
      <w:r w:rsidR="00E97A75">
        <w:t xml:space="preserve"> legyen, az értéke pedig a kapott kulcs.</w:t>
      </w:r>
    </w:p>
    <w:p w14:paraId="1956C37B" w14:textId="6A6D65D6" w:rsidR="00120A87" w:rsidRDefault="00120A87" w:rsidP="00F87C55">
      <w:pPr>
        <w:pStyle w:val="SzDSzvegTrzs"/>
      </w:pPr>
      <w:r>
        <w:t xml:space="preserve">A </w:t>
      </w:r>
      <w:r>
        <w:rPr>
          <w:i/>
        </w:rPr>
        <w:t xml:space="preserve">startup.bat </w:t>
      </w:r>
      <w:r>
        <w:t>futtatása után, ha minden beállítás sikeres volt, a localhost</w:t>
      </w:r>
      <w:r w:rsidR="00D00F7D">
        <w:t>-on</w:t>
      </w:r>
      <w:r>
        <w:t xml:space="preserve"> </w:t>
      </w:r>
      <w:r w:rsidR="00D00F7D">
        <w:t xml:space="preserve">( vagy annak a </w:t>
      </w:r>
      <w:r>
        <w:t>8080-as portján</w:t>
      </w:r>
      <w:r w:rsidR="00D00F7D">
        <w:t>, ha nem lett átállítva)</w:t>
      </w:r>
      <w:r>
        <w:t xml:space="preserve"> már használható is a webalkalmazás.</w:t>
      </w:r>
    </w:p>
    <w:p w14:paraId="2DD3626E" w14:textId="736A877B" w:rsidR="00316734" w:rsidRDefault="00316734" w:rsidP="00316734">
      <w:pPr>
        <w:pStyle w:val="SzDCmsor2"/>
      </w:pPr>
      <w:bookmarkStart w:id="110" w:name="_Ref6338640"/>
      <w:bookmarkStart w:id="111" w:name="_Toc6346890"/>
      <w:r>
        <w:t>Használati útmutató</w:t>
      </w:r>
      <w:bookmarkEnd w:id="110"/>
      <w:bookmarkEnd w:id="111"/>
    </w:p>
    <w:p w14:paraId="58DC7191" w14:textId="79F32AB0" w:rsidR="00316734" w:rsidRDefault="0025530A" w:rsidP="0025530A">
      <w:pPr>
        <w:pStyle w:val="SzDCmsor3"/>
      </w:pPr>
      <w:bookmarkStart w:id="112" w:name="_Toc6346891"/>
      <w:r>
        <w:t>Felhasználó típusok</w:t>
      </w:r>
      <w:bookmarkEnd w:id="112"/>
    </w:p>
    <w:p w14:paraId="6B0E18ED" w14:textId="54FA6CF9" w:rsidR="0025530A" w:rsidRDefault="0025530A" w:rsidP="004A14D8">
      <w:pPr>
        <w:pStyle w:val="SzDSzvegTrzs"/>
      </w:pPr>
      <w:r>
        <w:t>Az alkalmazás három különböző felhasználói típust különböztet meg, ezek:</w:t>
      </w:r>
    </w:p>
    <w:p w14:paraId="4887751E" w14:textId="534BD063" w:rsidR="0025530A" w:rsidRDefault="0025530A" w:rsidP="004A14D8">
      <w:pPr>
        <w:pStyle w:val="SzDSzvegTrzs"/>
        <w:numPr>
          <w:ilvl w:val="0"/>
          <w:numId w:val="37"/>
        </w:numPr>
      </w:pPr>
      <w:r>
        <w:t>vásárló,</w:t>
      </w:r>
    </w:p>
    <w:p w14:paraId="406F0D80" w14:textId="78A8689B" w:rsidR="0025530A" w:rsidRDefault="0025530A" w:rsidP="004A14D8">
      <w:pPr>
        <w:pStyle w:val="SzDSzvegTrzs"/>
        <w:numPr>
          <w:ilvl w:val="0"/>
          <w:numId w:val="37"/>
        </w:numPr>
      </w:pPr>
      <w:r>
        <w:t>alkalmazott,</w:t>
      </w:r>
    </w:p>
    <w:p w14:paraId="240E443D" w14:textId="1B697DBF" w:rsidR="0025530A" w:rsidRPr="00316734" w:rsidRDefault="0025530A" w:rsidP="004A14D8">
      <w:pPr>
        <w:pStyle w:val="SzDSzvegTrzs"/>
        <w:numPr>
          <w:ilvl w:val="0"/>
          <w:numId w:val="37"/>
        </w:numPr>
      </w:pPr>
      <w:r>
        <w:t>admin.</w:t>
      </w:r>
    </w:p>
    <w:p w14:paraId="372E8FE5" w14:textId="5A0E579F" w:rsidR="00C339B4" w:rsidRDefault="0025530A" w:rsidP="004A14D8">
      <w:pPr>
        <w:pStyle w:val="SzDSzvegTrzs"/>
      </w:pPr>
      <w:r>
        <w:t>Mind a három típus más jogokat gyakorol és más felületek ér el.</w:t>
      </w:r>
    </w:p>
    <w:p w14:paraId="582766AF" w14:textId="6DAA79C6" w:rsidR="00F87C55" w:rsidRDefault="00044E9B" w:rsidP="004A14D8">
      <w:pPr>
        <w:pStyle w:val="SzDSzvegTrzs"/>
      </w:pPr>
      <w:r>
        <w:lastRenderedPageBreak/>
        <w:t xml:space="preserve">Felhasználókat a főoldalon a bejelentkezés alatt lévő </w:t>
      </w:r>
      <w:r>
        <w:rPr>
          <w:i/>
        </w:rPr>
        <w:t>Regisztráció</w:t>
      </w:r>
      <w:r>
        <w:t>-ra kattintva lehet létrehozni. A létrehozott fiókokba e-mail címmel és jelszóval lehet belépni.</w:t>
      </w:r>
    </w:p>
    <w:p w14:paraId="62943733" w14:textId="799E6CE2" w:rsidR="00C57D95" w:rsidRDefault="00C57D95" w:rsidP="00C57D95">
      <w:pPr>
        <w:pStyle w:val="SzDCmsor3"/>
      </w:pPr>
      <w:bookmarkStart w:id="113" w:name="_Toc6346892"/>
      <w:r>
        <w:t>Regisztráció</w:t>
      </w:r>
      <w:bookmarkEnd w:id="113"/>
    </w:p>
    <w:p w14:paraId="63051118" w14:textId="5457D3AB" w:rsidR="008406E4" w:rsidRDefault="008406E4" w:rsidP="008406E4">
      <w:pPr>
        <w:pStyle w:val="SzDSzvegTrzs"/>
      </w:pPr>
      <w:r>
        <w:t xml:space="preserve">A </w:t>
      </w:r>
      <w:r>
        <w:fldChar w:fldCharType="begin"/>
      </w:r>
      <w:r>
        <w:instrText xml:space="preserve"> REF _Ref6342226 \h </w:instrText>
      </w:r>
      <w:r>
        <w:fldChar w:fldCharType="separate"/>
      </w:r>
      <w:r w:rsidR="00D77442">
        <w:rPr>
          <w:noProof/>
        </w:rPr>
        <w:t>19</w:t>
      </w:r>
      <w:r w:rsidR="00D77442">
        <w:t>. ábra</w:t>
      </w:r>
      <w:r>
        <w:fldChar w:fldCharType="end"/>
      </w:r>
      <w:r>
        <w:t xml:space="preserve"> ugyan nem tartalmaz semmi különlegest első ránézésre, de fontosnak tartottam, hiszen többször is találkozhatunk nagyon hasonló felülettel (felhasználói adatok szerkesztése során mind vásárló a sajátját, mind admin a másokét). </w:t>
      </w:r>
    </w:p>
    <w:p w14:paraId="2F2C94E1" w14:textId="618F387F" w:rsidR="009B2643" w:rsidRDefault="00C57D95" w:rsidP="009B2643">
      <w:pPr>
        <w:pStyle w:val="SzDSzvegTrzs"/>
        <w:keepNext/>
      </w:pPr>
      <w:r>
        <w:rPr>
          <w:noProof/>
          <w:lang w:eastAsia="hu-HU" w:bidi="ar-SA"/>
        </w:rPr>
        <w:drawing>
          <wp:inline distT="0" distB="0" distL="0" distR="0" wp14:anchorId="1721CAE8" wp14:editId="1FFF6DBE">
            <wp:extent cx="5565775" cy="3392170"/>
            <wp:effectExtent l="0" t="0" r="0" b="0"/>
            <wp:docPr id="255" name="Kép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reg.JPG"/>
                    <pic:cNvPicPr/>
                  </pic:nvPicPr>
                  <pic:blipFill>
                    <a:blip r:embed="rId33">
                      <a:extLst>
                        <a:ext uri="{28A0092B-C50C-407E-A947-70E740481C1C}">
                          <a14:useLocalDpi xmlns:a14="http://schemas.microsoft.com/office/drawing/2010/main" val="0"/>
                        </a:ext>
                      </a:extLst>
                    </a:blip>
                    <a:stretch>
                      <a:fillRect/>
                    </a:stretch>
                  </pic:blipFill>
                  <pic:spPr>
                    <a:xfrm>
                      <a:off x="0" y="0"/>
                      <a:ext cx="5565775" cy="3392170"/>
                    </a:xfrm>
                    <a:prstGeom prst="rect">
                      <a:avLst/>
                    </a:prstGeom>
                  </pic:spPr>
                </pic:pic>
              </a:graphicData>
            </a:graphic>
          </wp:inline>
        </w:drawing>
      </w:r>
    </w:p>
    <w:bookmarkStart w:id="114" w:name="_Ref6342226"/>
    <w:p w14:paraId="25D04CAB" w14:textId="3E3A7802" w:rsidR="00C57D95" w:rsidRPr="00044E9B" w:rsidRDefault="009B2643" w:rsidP="009B2643">
      <w:pPr>
        <w:pStyle w:val="SzKpalrs"/>
      </w:pPr>
      <w:r>
        <w:fldChar w:fldCharType="begin"/>
      </w:r>
      <w:r>
        <w:instrText xml:space="preserve"> SEQ ábra \* ARABIC </w:instrText>
      </w:r>
      <w:r>
        <w:fldChar w:fldCharType="separate"/>
      </w:r>
      <w:bookmarkStart w:id="115" w:name="_Toc6346913"/>
      <w:r w:rsidR="00065E77">
        <w:t>19</w:t>
      </w:r>
      <w:r>
        <w:fldChar w:fldCharType="end"/>
      </w:r>
      <w:r>
        <w:t>. ábra: Regisztrációs felület</w:t>
      </w:r>
      <w:bookmarkEnd w:id="114"/>
      <w:bookmarkEnd w:id="115"/>
    </w:p>
    <w:p w14:paraId="6D3E81EC" w14:textId="77777777" w:rsidR="00625979" w:rsidRDefault="003E7892" w:rsidP="008406E4">
      <w:pPr>
        <w:pStyle w:val="SzDSzvegTrzs"/>
      </w:pPr>
      <w:r>
        <w:t>A lakcímet leszámítva a megadott adatok formai ellenőrzésen esnek át, míg a lakcímnél ellenőrizve lesz, hogy létezik-e a Google Goecode API segítségével.</w:t>
      </w:r>
      <w:r w:rsidR="00625979">
        <w:t xml:space="preserve"> A cím megadásánál még fontos tényező, hogy csak magyarországi cím lehet.</w:t>
      </w:r>
      <w:r>
        <w:t xml:space="preserve"> </w:t>
      </w:r>
    </w:p>
    <w:p w14:paraId="18E57D52" w14:textId="1229EB8F" w:rsidR="008406E4" w:rsidRDefault="003E7892" w:rsidP="008406E4">
      <w:pPr>
        <w:pStyle w:val="SzDSzvegTrzs"/>
      </w:pPr>
      <w:r>
        <w:t xml:space="preserve">Ha valamelyik adat nem felel meg a követelményeknek, a felhasználót egyértelmű hibaüzenetek tájékoztatják a hiba okáról (mint a fenti képen is látható). </w:t>
      </w:r>
    </w:p>
    <w:p w14:paraId="7835B4F4" w14:textId="0A4C2D77" w:rsidR="0025530A" w:rsidRDefault="0025530A" w:rsidP="00B07C22">
      <w:pPr>
        <w:pStyle w:val="SzDCmsor3"/>
      </w:pPr>
      <w:bookmarkStart w:id="116" w:name="_Toc6346893"/>
      <w:r>
        <w:t>Vás</w:t>
      </w:r>
      <w:bookmarkEnd w:id="116"/>
      <w:r w:rsidR="00322C8B">
        <w:t>árlás</w:t>
      </w:r>
    </w:p>
    <w:p w14:paraId="2DA0B944" w14:textId="34734131" w:rsidR="004A14D8" w:rsidRDefault="001751C0" w:rsidP="0025530A">
      <w:pPr>
        <w:pStyle w:val="SzDSzvegTrzs"/>
        <w:rPr>
          <w:noProof/>
          <w:lang w:eastAsia="hu-HU" w:bidi="ar-SA"/>
        </w:rPr>
      </w:pPr>
      <w:r>
        <w:t>A vásárló bejelentkezés után a fő oldalra kerül</w:t>
      </w:r>
      <w:r w:rsidR="00F87C55">
        <w:t xml:space="preserve"> (</w:t>
      </w:r>
      <w:r w:rsidR="00D77442">
        <w:fldChar w:fldCharType="begin"/>
      </w:r>
      <w:r w:rsidR="00D77442">
        <w:instrText xml:space="preserve"> REF _Ref6343532 \h </w:instrText>
      </w:r>
      <w:r w:rsidR="00D77442">
        <w:fldChar w:fldCharType="separate"/>
      </w:r>
      <w:r w:rsidR="00D77442">
        <w:rPr>
          <w:noProof/>
        </w:rPr>
        <w:t>20</w:t>
      </w:r>
      <w:r w:rsidR="00D77442">
        <w:t>. ábra</w:t>
      </w:r>
      <w:r w:rsidR="00D77442">
        <w:fldChar w:fldCharType="end"/>
      </w:r>
      <w:r w:rsidR="00F87C55">
        <w:fldChar w:fldCharType="begin"/>
      </w:r>
      <w:r w:rsidR="00F87C55">
        <w:instrText xml:space="preserve"> REF _Ref5556928 \h </w:instrText>
      </w:r>
      <w:r w:rsidR="00F87C55">
        <w:fldChar w:fldCharType="end"/>
      </w:r>
      <w:r w:rsidR="00F87C55">
        <w:t>)</w:t>
      </w:r>
      <w:r>
        <w:t xml:space="preserve">, ahol lehetősége van </w:t>
      </w:r>
      <w:r w:rsidR="00F87C55">
        <w:t>termékek kosárba tételére</w:t>
      </w:r>
      <w:r>
        <w:t>,</w:t>
      </w:r>
      <w:r w:rsidR="00B07C22">
        <w:t xml:space="preserve"> illetve a navigációs </w:t>
      </w:r>
      <w:r w:rsidR="00D77442">
        <w:t>sáv</w:t>
      </w:r>
      <w:r w:rsidR="00B07C22">
        <w:t xml:space="preserve"> segítségével</w:t>
      </w:r>
      <w:r>
        <w:t xml:space="preserve"> az adatai módosítására</w:t>
      </w:r>
      <w:r w:rsidR="00F87C55">
        <w:t xml:space="preserve">, az eddig </w:t>
      </w:r>
      <w:r w:rsidR="00F87C55" w:rsidRPr="00F87C55">
        <w:lastRenderedPageBreak/>
        <w:t>leadott</w:t>
      </w:r>
      <w:r w:rsidR="00F87C55">
        <w:t xml:space="preserve"> rendelései megnézésére és a kosárban lévő termékek megtekintésére, valamint a rendelés </w:t>
      </w:r>
      <w:r w:rsidR="00D77442">
        <w:rPr>
          <w:noProof/>
          <w:lang w:eastAsia="hu-HU" w:bidi="ar-SA"/>
        </w:rPr>
        <mc:AlternateContent>
          <mc:Choice Requires="wpg">
            <w:drawing>
              <wp:anchor distT="0" distB="0" distL="114300" distR="114300" simplePos="0" relativeHeight="251886592" behindDoc="0" locked="0" layoutInCell="1" allowOverlap="1" wp14:anchorId="4E80A20A" wp14:editId="2521CF9E">
                <wp:simplePos x="0" y="0"/>
                <wp:positionH relativeFrom="margin">
                  <wp:align>center</wp:align>
                </wp:positionH>
                <wp:positionV relativeFrom="paragraph">
                  <wp:posOffset>515561</wp:posOffset>
                </wp:positionV>
                <wp:extent cx="5565775" cy="5339080"/>
                <wp:effectExtent l="0" t="0" r="0" b="0"/>
                <wp:wrapTopAndBottom/>
                <wp:docPr id="320" name="Csoportba foglalás 320"/>
                <wp:cNvGraphicFramePr/>
                <a:graphic xmlns:a="http://schemas.openxmlformats.org/drawingml/2006/main">
                  <a:graphicData uri="http://schemas.microsoft.com/office/word/2010/wordprocessingGroup">
                    <wpg:wgp>
                      <wpg:cNvGrpSpPr/>
                      <wpg:grpSpPr>
                        <a:xfrm>
                          <a:off x="0" y="0"/>
                          <a:ext cx="5565775" cy="5339080"/>
                          <a:chOff x="0" y="0"/>
                          <a:chExt cx="5565775" cy="5339080"/>
                        </a:xfrm>
                      </wpg:grpSpPr>
                      <pic:pic xmlns:pic="http://schemas.openxmlformats.org/drawingml/2006/picture">
                        <pic:nvPicPr>
                          <pic:cNvPr id="325" name="Kép 32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565775" cy="4806315"/>
                          </a:xfrm>
                          <a:prstGeom prst="rect">
                            <a:avLst/>
                          </a:prstGeom>
                        </pic:spPr>
                      </pic:pic>
                      <wps:wsp>
                        <wps:cNvPr id="258" name="Szövegdoboz 258"/>
                        <wps:cNvSpPr txBox="1"/>
                        <wps:spPr>
                          <a:xfrm>
                            <a:off x="0" y="4859020"/>
                            <a:ext cx="5565775" cy="480060"/>
                          </a:xfrm>
                          <a:prstGeom prst="rect">
                            <a:avLst/>
                          </a:prstGeom>
                          <a:solidFill>
                            <a:prstClr val="white"/>
                          </a:solidFill>
                          <a:ln>
                            <a:noFill/>
                          </a:ln>
                        </wps:spPr>
                        <wps:txbx>
                          <w:txbxContent>
                            <w:bookmarkStart w:id="117" w:name="_Ref6343532"/>
                            <w:p w14:paraId="242617F3" w14:textId="2361FD5B" w:rsidR="00B92C93" w:rsidRPr="005B6C35" w:rsidRDefault="00B92C93" w:rsidP="00D77442">
                              <w:pPr>
                                <w:pStyle w:val="SzKpalrs"/>
                              </w:pPr>
                              <w:r>
                                <w:fldChar w:fldCharType="begin"/>
                              </w:r>
                              <w:r>
                                <w:instrText xml:space="preserve"> SEQ ábra \* ARABIC </w:instrText>
                              </w:r>
                              <w:r>
                                <w:fldChar w:fldCharType="separate"/>
                              </w:r>
                              <w:bookmarkStart w:id="118" w:name="_Toc6346914"/>
                              <w:r w:rsidR="00065E77">
                                <w:t>20</w:t>
                              </w:r>
                              <w:r>
                                <w:fldChar w:fldCharType="end"/>
                              </w:r>
                              <w:r>
                                <w:t>. ábra: Fő oldal</w:t>
                              </w:r>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80A20A" id="Csoportba foglalás 320" o:spid="_x0000_s1843" style="position:absolute;left:0;text-align:left;margin-left:0;margin-top:40.6pt;width:438.25pt;height:420.4pt;z-index:251886592;mso-position-horizontal:center;mso-position-horizontal-relative:margin;mso-position-vertical-relative:text" coordsize="55657,53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">
                <v:shape id="Kép 325" o:spid="_x0000_s1844" type="#_x0000_t75" style="position:absolute;width:55657;height:48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">
                  <v:imagedata r:id="rId35" o:title=""/>
                  <v:path arrowok="t"/>
                </v:shape>
                <v:shape id="Szövegdoboz 258" o:spid="_x0000_s1845" type="#_x0000_t202" style="position:absolute;top:48590;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" stroked="f">
                  <v:textbox style="mso-fit-shape-to-text:t" inset="0,0,0,0">
                    <w:txbxContent>
                      <w:bookmarkStart w:id="119" w:name="_Ref6343532"/>
                      <w:p w14:paraId="242617F3" w14:textId="2361FD5B" w:rsidR="00B92C93" w:rsidRPr="005B6C35" w:rsidRDefault="00B92C93" w:rsidP="00D77442">
                        <w:pPr>
                          <w:pStyle w:val="SzKpalrs"/>
                        </w:pPr>
                        <w:r>
                          <w:fldChar w:fldCharType="begin"/>
                        </w:r>
                        <w:r>
                          <w:instrText xml:space="preserve"> SEQ ábra \* ARABIC </w:instrText>
                        </w:r>
                        <w:r>
                          <w:fldChar w:fldCharType="separate"/>
                        </w:r>
                        <w:bookmarkStart w:id="120" w:name="_Toc6346914"/>
                        <w:r w:rsidR="00065E77">
                          <w:t>20</w:t>
                        </w:r>
                        <w:r>
                          <w:fldChar w:fldCharType="end"/>
                        </w:r>
                        <w:r>
                          <w:t>. ábra: Fő oldal</w:t>
                        </w:r>
                        <w:bookmarkEnd w:id="119"/>
                        <w:bookmarkEnd w:id="120"/>
                      </w:p>
                    </w:txbxContent>
                  </v:textbox>
                </v:shape>
                <w10:wrap type="topAndBottom" anchorx="margin"/>
              </v:group>
            </w:pict>
          </mc:Fallback>
        </mc:AlternateContent>
      </w:r>
      <w:r w:rsidR="00F87C55">
        <w:t>véglegesítésére.</w:t>
      </w:r>
      <w:r w:rsidR="00D77442" w:rsidRPr="00D77442">
        <w:rPr>
          <w:noProof/>
          <w:lang w:eastAsia="hu-HU" w:bidi="ar-SA"/>
        </w:rPr>
        <w:t xml:space="preserve"> </w:t>
      </w:r>
    </w:p>
    <w:p w14:paraId="4498D77B" w14:textId="3EA6FCBC" w:rsidR="00D77442" w:rsidRDefault="00D77442" w:rsidP="0025530A">
      <w:pPr>
        <w:pStyle w:val="SzDSzvegTrzs"/>
      </w:pPr>
      <w:r>
        <w:t xml:space="preserve">A </w:t>
      </w:r>
      <w:r>
        <w:rPr>
          <w:i/>
        </w:rPr>
        <w:t>Kosárba</w:t>
      </w:r>
      <w:r>
        <w:t xml:space="preserve"> feliratra kattintva a felhasználó a bevásárlókocsiba helyez egy darabot a kiválasztott termékből.</w:t>
      </w:r>
      <w:r w:rsidR="00B8360A">
        <w:t xml:space="preserve"> A </w:t>
      </w:r>
      <w:r w:rsidR="00477853">
        <w:t>mennyiség</w:t>
      </w:r>
      <w:r w:rsidR="00B8360A">
        <w:t xml:space="preserve"> növelhető többszöri kattintással is, de érdemesebb a bevásárló kocsira kattintani a navigációs sávban, ami a kosárhoz visz, ahol módosítható a darabszám és látható a leendő rendelés végösszege.</w:t>
      </w:r>
      <w:r w:rsidR="00477853">
        <w:t xml:space="preserve"> Ezen kívül, természetes csökkenthető a mennyiség és ki is vehető a termék a kosárból.</w:t>
      </w:r>
    </w:p>
    <w:p w14:paraId="273A877F" w14:textId="480EDA14" w:rsidR="00B92C93" w:rsidRDefault="00B92C93" w:rsidP="0025530A">
      <w:pPr>
        <w:pStyle w:val="SzDSzvegTrzs"/>
      </w:pPr>
      <w:r>
        <w:t xml:space="preserve">Az egy rendelésbe beférő termékek száma </w:t>
      </w:r>
      <w:r w:rsidR="009A0DBD">
        <w:t>korlátozva</w:t>
      </w:r>
      <w:r>
        <w:t xml:space="preserve"> van, hiszen a kiszállítás során a csomagtér </w:t>
      </w:r>
      <w:r w:rsidR="009A0DBD">
        <w:t xml:space="preserve">is </w:t>
      </w:r>
      <w:r>
        <w:t>limitált. Abban az esetben, ha a felhasználó által rendelt termékek nem férnek be egy kocsiba, az oldal értesíti a felhasználót</w:t>
      </w:r>
      <w:r w:rsidR="00A64B4D">
        <w:t>, hogy hány fuvarral lehet kiszállítani a terméke</w:t>
      </w:r>
      <w:r w:rsidR="00536E54">
        <w:t>ke</w:t>
      </w:r>
      <w:r w:rsidR="00A64B4D">
        <w:t>t.</w:t>
      </w:r>
    </w:p>
    <w:p w14:paraId="703F6979" w14:textId="731918FF" w:rsidR="009A0DBD" w:rsidRDefault="009A0DBD" w:rsidP="0025530A">
      <w:pPr>
        <w:pStyle w:val="SzDSzvegTrzs"/>
      </w:pPr>
      <w:r>
        <w:t xml:space="preserve">Egy leadott rendelést a felhasználó egészen addig </w:t>
      </w:r>
      <w:r w:rsidR="00536E54">
        <w:t>mondhat</w:t>
      </w:r>
      <w:r>
        <w:t xml:space="preserve"> le, amíg egy kiszállítás</w:t>
      </w:r>
      <w:r w:rsidR="006C09DE">
        <w:t>hoz</w:t>
      </w:r>
      <w:r>
        <w:t xml:space="preserve"> </w:t>
      </w:r>
      <w:r w:rsidR="006C09DE">
        <w:t>hozzá</w:t>
      </w:r>
      <w:r>
        <w:t xml:space="preserve"> nem lett </w:t>
      </w:r>
      <w:r w:rsidR="006C09DE">
        <w:t>adva.</w:t>
      </w:r>
      <w:r w:rsidR="00536E54">
        <w:t xml:space="preserve"> Minden rendelés kiszállítási határideje a vásárlás napjától számítva hét nap.</w:t>
      </w:r>
    </w:p>
    <w:p w14:paraId="24E0D4EA" w14:textId="43A48E8A" w:rsidR="00176E67" w:rsidRDefault="00176E67" w:rsidP="00176E67">
      <w:pPr>
        <w:pStyle w:val="SzDCmsor3"/>
      </w:pPr>
      <w:r>
        <w:lastRenderedPageBreak/>
        <w:t>Alkalmazott</w:t>
      </w:r>
    </w:p>
    <w:p w14:paraId="1AFD1FB3" w14:textId="47F79EF9" w:rsidR="00176E67" w:rsidRDefault="00176E67" w:rsidP="00176E67">
      <w:pPr>
        <w:pStyle w:val="SzDSzvegTrzs"/>
      </w:pPr>
      <w:r>
        <w:t>Az alkalmazott típusú felhasználók bejelentkezés után egy számukra készít</w:t>
      </w:r>
      <w:r w:rsidR="00D13BE8">
        <w:t>ett oldalra</w:t>
      </w:r>
      <w:r>
        <w:t xml:space="preserve"> </w:t>
      </w:r>
      <w:r w:rsidR="00D13BE8">
        <w:t>érkeznek</w:t>
      </w:r>
      <w:r>
        <w:t>, ami más felhasználói típusok számára n</w:t>
      </w:r>
      <w:r w:rsidR="00D13BE8">
        <w:t xml:space="preserve">em </w:t>
      </w:r>
      <w:r>
        <w:t>érhető</w:t>
      </w:r>
      <w:r w:rsidR="00D13BE8">
        <w:t xml:space="preserve"> el</w:t>
      </w:r>
      <w:r>
        <w:t>. Az alkalmazottnak itt két lehetősége van, az eddig hozzá rendelt teljesített és aktív kiszállítások megtekintése, és új kiszállítás kérése.</w:t>
      </w:r>
      <w:r w:rsidR="00746A29">
        <w:t xml:space="preserve"> Ezek a gombok</w:t>
      </w:r>
      <w:r w:rsidR="00D2467B">
        <w:t xml:space="preserve"> a</w:t>
      </w:r>
      <w:r w:rsidR="00746A29">
        <w:t xml:space="preserve"> </w:t>
      </w:r>
      <w:r w:rsidR="00746A29">
        <w:fldChar w:fldCharType="begin"/>
      </w:r>
      <w:r w:rsidR="00746A29">
        <w:instrText xml:space="preserve"> REF _Ref6579394 \h </w:instrText>
      </w:r>
      <w:r w:rsidR="00746A29">
        <w:fldChar w:fldCharType="separate"/>
      </w:r>
      <w:r w:rsidR="00746A29">
        <w:rPr>
          <w:noProof/>
        </w:rPr>
        <w:t>21</w:t>
      </w:r>
      <w:r w:rsidR="00746A29">
        <w:t>. ábr</w:t>
      </w:r>
      <w:r w:rsidR="00746A29">
        <w:fldChar w:fldCharType="end"/>
      </w:r>
      <w:r w:rsidR="00746A29">
        <w:t>án láthatók (bal oldali az eddigi és aktív kiszállítások, a jobb oldali az új kiszállítás kérése).</w:t>
      </w:r>
    </w:p>
    <w:p w14:paraId="6732C7F8" w14:textId="5C7E90D5" w:rsidR="008C7371" w:rsidRDefault="00746A29" w:rsidP="00176E67">
      <w:pPr>
        <w:pStyle w:val="SzDSzvegTrzs"/>
      </w:pPr>
      <w:r>
        <w:rPr>
          <w:noProof/>
          <w:lang w:eastAsia="hu-HU" w:bidi="ar-SA"/>
        </w:rPr>
        <mc:AlternateContent>
          <mc:Choice Requires="wpg">
            <w:drawing>
              <wp:anchor distT="0" distB="0" distL="114300" distR="114300" simplePos="0" relativeHeight="251890688" behindDoc="0" locked="0" layoutInCell="1" allowOverlap="1" wp14:anchorId="05DB3EF7" wp14:editId="1D269FB7">
                <wp:simplePos x="0" y="0"/>
                <wp:positionH relativeFrom="column">
                  <wp:posOffset>4386</wp:posOffset>
                </wp:positionH>
                <wp:positionV relativeFrom="paragraph">
                  <wp:posOffset>266080</wp:posOffset>
                </wp:positionV>
                <wp:extent cx="5565775" cy="2574290"/>
                <wp:effectExtent l="0" t="0" r="0" b="0"/>
                <wp:wrapTopAndBottom/>
                <wp:docPr id="380" name="Csoportba foglalás 380"/>
                <wp:cNvGraphicFramePr/>
                <a:graphic xmlns:a="http://schemas.openxmlformats.org/drawingml/2006/main">
                  <a:graphicData uri="http://schemas.microsoft.com/office/word/2010/wordprocessingGroup">
                    <wpg:wgp>
                      <wpg:cNvGrpSpPr/>
                      <wpg:grpSpPr>
                        <a:xfrm>
                          <a:off x="0" y="0"/>
                          <a:ext cx="5565775" cy="2574290"/>
                          <a:chOff x="0" y="0"/>
                          <a:chExt cx="5565775" cy="2574290"/>
                        </a:xfrm>
                      </wpg:grpSpPr>
                      <pic:pic xmlns:pic="http://schemas.openxmlformats.org/drawingml/2006/picture">
                        <pic:nvPicPr>
                          <pic:cNvPr id="322" name="Kép 32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565775" cy="2038985"/>
                          </a:xfrm>
                          <a:prstGeom prst="rect">
                            <a:avLst/>
                          </a:prstGeom>
                        </pic:spPr>
                      </pic:pic>
                      <wps:wsp>
                        <wps:cNvPr id="323" name="Szövegdoboz 323"/>
                        <wps:cNvSpPr txBox="1"/>
                        <wps:spPr>
                          <a:xfrm>
                            <a:off x="0" y="2094230"/>
                            <a:ext cx="5565775" cy="480060"/>
                          </a:xfrm>
                          <a:prstGeom prst="rect">
                            <a:avLst/>
                          </a:prstGeom>
                          <a:solidFill>
                            <a:prstClr val="white"/>
                          </a:solidFill>
                          <a:ln>
                            <a:noFill/>
                          </a:ln>
                        </wps:spPr>
                        <wps:txbx>
                          <w:txbxContent>
                            <w:bookmarkStart w:id="121" w:name="_Ref6579394"/>
                            <w:p w14:paraId="6274EC07" w14:textId="5C492EE1" w:rsidR="00746A29" w:rsidRPr="00ED0AE8" w:rsidRDefault="00746A29" w:rsidP="00746A29">
                              <w:pPr>
                                <w:pStyle w:val="SzKpalrs"/>
                              </w:pPr>
                              <w:r>
                                <w:fldChar w:fldCharType="begin"/>
                              </w:r>
                              <w:r>
                                <w:instrText xml:space="preserve"> SEQ ábra \* ARABIC </w:instrText>
                              </w:r>
                              <w:r>
                                <w:fldChar w:fldCharType="separate"/>
                              </w:r>
                              <w:r w:rsidR="00065E77">
                                <w:t>21</w:t>
                              </w:r>
                              <w:r>
                                <w:fldChar w:fldCharType="end"/>
                              </w:r>
                              <w:r>
                                <w:t>. ábra: Kiszállítások megtekintése és kérése</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DB3EF7" id="Csoportba foglalás 380" o:spid="_x0000_s1846" style="position:absolute;left:0;text-align:left;margin-left:.35pt;margin-top:20.95pt;width:438.25pt;height:202.7pt;z-index:251890688;mso-position-horizontal-relative:text;mso-position-vertical-relative:text" coordsize="55657,25742"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BbmRyw6FzAAAFkAMAAgAAABQAABCgkAQAAgAAABQAABC0&#10;kpEAAgAAAAMyMgAAkpIAAgAAAAMyMgAA6hwABwAACAwAAAiU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Dw/eHBhY2tldCBlbmQ9J3cnPz7/2wBDAAcFBQYFBAcGBQYI&#10;BwcIChELCgkJChUPEAwRGBUaGRgVGBcbHichGx0lHRcYIi4iJSgpKywrGiAvMy8qMicqKyr/2wBD&#10;AQcICAoJChQLCxQqHBgcKioqKioqKioqKioqKioqKioqKioqKioqKioqKioqKioqKioqKioqKioq&#10;KioqKioqKir/wAARCAEHAs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">
                <v:shape id="Kép 322" o:spid="_x0000_s1847" type="#_x0000_t75" style="position:absolute;width:55657;height:20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">
                  <v:imagedata r:id="rId37" o:title=""/>
                  <v:path arrowok="t"/>
                </v:shape>
                <v:shape id="Szövegdoboz 323" o:spid="_x0000_s1848" type="#_x0000_t202" style="position:absolute;top:20942;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" stroked="f">
                  <v:textbox style="mso-fit-shape-to-text:t" inset="0,0,0,0">
                    <w:txbxContent>
                      <w:bookmarkStart w:id="122" w:name="_Ref6579394"/>
                      <w:p w14:paraId="6274EC07" w14:textId="5C492EE1" w:rsidR="00746A29" w:rsidRPr="00ED0AE8" w:rsidRDefault="00746A29" w:rsidP="00746A29">
                        <w:pPr>
                          <w:pStyle w:val="SzKpalrs"/>
                        </w:pPr>
                        <w:r>
                          <w:fldChar w:fldCharType="begin"/>
                        </w:r>
                        <w:r>
                          <w:instrText xml:space="preserve"> SEQ ábra \* ARABIC </w:instrText>
                        </w:r>
                        <w:r>
                          <w:fldChar w:fldCharType="separate"/>
                        </w:r>
                        <w:r w:rsidR="00065E77">
                          <w:t>21</w:t>
                        </w:r>
                        <w:r>
                          <w:fldChar w:fldCharType="end"/>
                        </w:r>
                        <w:r>
                          <w:t>. ábra: Kiszállítások megtekintése és kérése</w:t>
                        </w:r>
                        <w:bookmarkEnd w:id="122"/>
                      </w:p>
                    </w:txbxContent>
                  </v:textbox>
                </v:shape>
                <w10:wrap type="topAndBottom"/>
              </v:group>
            </w:pict>
          </mc:Fallback>
        </mc:AlternateContent>
      </w:r>
    </w:p>
    <w:p w14:paraId="7E9B61EC" w14:textId="4F38B19B" w:rsidR="00D2467B" w:rsidRDefault="00D2467B" w:rsidP="00176E67">
      <w:pPr>
        <w:pStyle w:val="SzDSzvegTrzs"/>
      </w:pPr>
      <w:r>
        <w:t>Ha az alkalmazott új kiszállítást kér, de már van neki egy aktív vagy nincs az adatbázisban olyan, ami senkihez sincs rendelve, egy üzenetet kap a megfelelő utasításokkal.</w:t>
      </w:r>
    </w:p>
    <w:p w14:paraId="63CE734B" w14:textId="03FC7D6C" w:rsidR="004377DB" w:rsidRDefault="0039063C" w:rsidP="00176E67">
      <w:pPr>
        <w:pStyle w:val="SzDSzvegTrzs"/>
      </w:pPr>
      <w:r>
        <w:t xml:space="preserve">Ha kap új kiszállítást vagy a meglévők közül </w:t>
      </w:r>
      <w:r w:rsidR="00D06AA9">
        <w:t>kiválaszt</w:t>
      </w:r>
      <w:r>
        <w:t xml:space="preserve"> egyet</w:t>
      </w:r>
      <w:r w:rsidR="00D06AA9">
        <w:t>,</w:t>
      </w:r>
      <w:r>
        <w:t xml:space="preserve"> egy lista</w:t>
      </w:r>
      <w:r w:rsidR="00D06AA9">
        <w:t xml:space="preserve"> formájában megjelennek a címek</w:t>
      </w:r>
      <w:r>
        <w:t xml:space="preserve"> az optimális útvonal szerint rendezve. </w:t>
      </w:r>
      <w:r w:rsidR="00E02A20">
        <w:t xml:space="preserve">A listában a címen kívül még szerepel a vásárló neve, egy hivatkozás a rendelésre, egy checkbox, amit bejelölve számon tarthatja, hogy mit szállított már ki és egy </w:t>
      </w:r>
      <w:r w:rsidR="00E02A20">
        <w:rPr>
          <w:i/>
        </w:rPr>
        <w:t xml:space="preserve">Mutasd </w:t>
      </w:r>
      <w:r w:rsidR="00E02A20">
        <w:t xml:space="preserve">feliratú </w:t>
      </w:r>
      <w:r w:rsidR="006E447B">
        <w:t>gomb</w:t>
      </w:r>
      <w:r w:rsidR="00E02A20">
        <w:t xml:space="preserve"> </w:t>
      </w:r>
      <w:r w:rsidR="005E6FEB">
        <w:t>(</w:t>
      </w:r>
      <w:r w:rsidR="005E6FEB">
        <w:fldChar w:fldCharType="begin"/>
      </w:r>
      <w:r w:rsidR="005E6FEB">
        <w:instrText xml:space="preserve"> REF _Ref6588230 \h </w:instrText>
      </w:r>
      <w:r w:rsidR="005E6FEB">
        <w:fldChar w:fldCharType="separate"/>
      </w:r>
      <w:r w:rsidR="005E6FEB">
        <w:rPr>
          <w:noProof/>
        </w:rPr>
        <w:t>22</w:t>
      </w:r>
      <w:r w:rsidR="005E6FEB">
        <w:t>. ábra</w:t>
      </w:r>
      <w:r w:rsidR="005E6FEB">
        <w:fldChar w:fldCharType="end"/>
      </w:r>
      <w:r w:rsidR="005E6FEB">
        <w:t>)</w:t>
      </w:r>
      <w:r w:rsidR="006E447B">
        <w:t>.</w:t>
      </w:r>
    </w:p>
    <w:p w14:paraId="2C7E9A40" w14:textId="114C79B1" w:rsidR="00E02A20" w:rsidRDefault="00E02A20" w:rsidP="00176E67">
      <w:pPr>
        <w:pStyle w:val="SzDSzvegTrzs"/>
      </w:pPr>
      <w:r>
        <w:t xml:space="preserve">A </w:t>
      </w:r>
      <w:r>
        <w:rPr>
          <w:i/>
        </w:rPr>
        <w:t>R</w:t>
      </w:r>
      <w:r w:rsidRPr="00E02A20">
        <w:rPr>
          <w:i/>
        </w:rPr>
        <w:t>endelés</w:t>
      </w:r>
      <w:r>
        <w:rPr>
          <w:i/>
        </w:rPr>
        <w:t xml:space="preserve"> </w:t>
      </w:r>
      <w:r>
        <w:t>hivatkozásra kattintva látható a határideje, a végösszeg</w:t>
      </w:r>
      <w:r w:rsidR="0034583C">
        <w:t>e</w:t>
      </w:r>
      <w:r>
        <w:t xml:space="preserve"> és a termékek megjelenítésére egy gomb, melyre kattintva a rendeléshez tartozó termékek, azok darabszáma és értéke tekinthető meg.</w:t>
      </w:r>
    </w:p>
    <w:p w14:paraId="6660FC42" w14:textId="6C72F290" w:rsidR="0034583C" w:rsidRDefault="0034583C" w:rsidP="00176E67">
      <w:pPr>
        <w:pStyle w:val="SzDSzvegTrzs"/>
      </w:pPr>
      <w:r>
        <w:t xml:space="preserve">A </w:t>
      </w:r>
      <w:r>
        <w:rPr>
          <w:i/>
        </w:rPr>
        <w:t xml:space="preserve">Mutasd </w:t>
      </w:r>
      <w:r>
        <w:t>gombra kattintva a felhasználó láthatja a következő úticélhoz vezető utat egy Google térképen.</w:t>
      </w:r>
    </w:p>
    <w:p w14:paraId="10E2C611" w14:textId="18B54ABD" w:rsidR="0034583C" w:rsidRDefault="004377DB" w:rsidP="00176E67">
      <w:pPr>
        <w:pStyle w:val="SzDSzvegTrzs"/>
      </w:pPr>
      <w:r>
        <w:rPr>
          <w:noProof/>
          <w:lang w:eastAsia="hu-HU" w:bidi="ar-SA"/>
        </w:rPr>
        <w:lastRenderedPageBreak/>
        <mc:AlternateContent>
          <mc:Choice Requires="wpg">
            <w:drawing>
              <wp:anchor distT="0" distB="0" distL="114300" distR="114300" simplePos="0" relativeHeight="251894784" behindDoc="0" locked="0" layoutInCell="1" allowOverlap="1" wp14:anchorId="758C3DBA" wp14:editId="6DC9F59C">
                <wp:simplePos x="0" y="0"/>
                <wp:positionH relativeFrom="margin">
                  <wp:align>center</wp:align>
                </wp:positionH>
                <wp:positionV relativeFrom="paragraph">
                  <wp:posOffset>858815</wp:posOffset>
                </wp:positionV>
                <wp:extent cx="5372100" cy="6795770"/>
                <wp:effectExtent l="0" t="0" r="0" b="5080"/>
                <wp:wrapTopAndBottom/>
                <wp:docPr id="417" name="Csoportba foglalás 417"/>
                <wp:cNvGraphicFramePr/>
                <a:graphic xmlns:a="http://schemas.openxmlformats.org/drawingml/2006/main">
                  <a:graphicData uri="http://schemas.microsoft.com/office/word/2010/wordprocessingGroup">
                    <wpg:wgp>
                      <wpg:cNvGrpSpPr/>
                      <wpg:grpSpPr>
                        <a:xfrm>
                          <a:off x="0" y="0"/>
                          <a:ext cx="5372100" cy="6795770"/>
                          <a:chOff x="0" y="0"/>
                          <a:chExt cx="5372100" cy="6795770"/>
                        </a:xfrm>
                      </wpg:grpSpPr>
                      <pic:pic xmlns:pic="http://schemas.openxmlformats.org/drawingml/2006/picture">
                        <pic:nvPicPr>
                          <pic:cNvPr id="415" name="Kép 41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372100" cy="6257925"/>
                          </a:xfrm>
                          <a:prstGeom prst="rect">
                            <a:avLst/>
                          </a:prstGeom>
                        </pic:spPr>
                      </pic:pic>
                      <wps:wsp>
                        <wps:cNvPr id="416" name="Szövegdoboz 416"/>
                        <wps:cNvSpPr txBox="1"/>
                        <wps:spPr>
                          <a:xfrm>
                            <a:off x="0" y="6315710"/>
                            <a:ext cx="5372100" cy="480060"/>
                          </a:xfrm>
                          <a:prstGeom prst="rect">
                            <a:avLst/>
                          </a:prstGeom>
                          <a:solidFill>
                            <a:prstClr val="white"/>
                          </a:solidFill>
                          <a:ln>
                            <a:noFill/>
                          </a:ln>
                        </wps:spPr>
                        <wps:txbx>
                          <w:txbxContent>
                            <w:bookmarkStart w:id="123" w:name="_Ref6588230"/>
                            <w:p w14:paraId="31648BFC" w14:textId="2C2C30C1" w:rsidR="004377DB" w:rsidRPr="00D056C5" w:rsidRDefault="004377DB" w:rsidP="004377DB">
                              <w:pPr>
                                <w:pStyle w:val="SzKpalrs"/>
                              </w:pPr>
                              <w:r>
                                <w:fldChar w:fldCharType="begin"/>
                              </w:r>
                              <w:r>
                                <w:instrText xml:space="preserve"> SEQ ábra \* ARABIC </w:instrText>
                              </w:r>
                              <w:r>
                                <w:fldChar w:fldCharType="separate"/>
                              </w:r>
                              <w:r w:rsidR="00065E77">
                                <w:t>22</w:t>
                              </w:r>
                              <w:r>
                                <w:fldChar w:fldCharType="end"/>
                              </w:r>
                              <w:r>
                                <w:t xml:space="preserve">. ábra: Kiszállítás </w:t>
                              </w:r>
                              <w:bookmarkEnd w:id="123"/>
                              <w:r w:rsidR="00DC7BBD">
                                <w:t>kezelése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8C3DBA" id="Csoportba foglalás 417" o:spid="_x0000_s1849" style="position:absolute;left:0;text-align:left;margin-left:0;margin-top:67.6pt;width:423pt;height:535.1pt;z-index:251894784;mso-position-horizontal:center;mso-position-horizontal-relative:margin;mso-position-vertical-relative:text" coordsize="53721,67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">
                <v:shape id="Kép 415" o:spid="_x0000_s1850" type="#_x0000_t75" style="position:absolute;width:53721;height:62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">
                  <v:imagedata r:id="rId39" o:title=""/>
                  <v:path arrowok="t"/>
                </v:shape>
                <v:shape id="Szövegdoboz 416" o:spid="_x0000_s1851" type="#_x0000_t202" style="position:absolute;top:63157;width:53721;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" stroked="f">
                  <v:textbox style="mso-fit-shape-to-text:t" inset="0,0,0,0">
                    <w:txbxContent>
                      <w:bookmarkStart w:id="124" w:name="_Ref6588230"/>
                      <w:p w14:paraId="31648BFC" w14:textId="2C2C30C1" w:rsidR="004377DB" w:rsidRPr="00D056C5" w:rsidRDefault="004377DB" w:rsidP="004377DB">
                        <w:pPr>
                          <w:pStyle w:val="SzKpalrs"/>
                        </w:pPr>
                        <w:r>
                          <w:fldChar w:fldCharType="begin"/>
                        </w:r>
                        <w:r>
                          <w:instrText xml:space="preserve"> SEQ ábra \* ARABIC </w:instrText>
                        </w:r>
                        <w:r>
                          <w:fldChar w:fldCharType="separate"/>
                        </w:r>
                        <w:r w:rsidR="00065E77">
                          <w:t>22</w:t>
                        </w:r>
                        <w:r>
                          <w:fldChar w:fldCharType="end"/>
                        </w:r>
                        <w:r>
                          <w:t xml:space="preserve">. ábra: Kiszállítás </w:t>
                        </w:r>
                        <w:bookmarkEnd w:id="124"/>
                        <w:r w:rsidR="00DC7BBD">
                          <w:t>kezelése</w:t>
                        </w:r>
                      </w:p>
                    </w:txbxContent>
                  </v:textbox>
                </v:shape>
                <w10:wrap type="topAndBottom" anchorx="margin"/>
              </v:group>
            </w:pict>
          </mc:Fallback>
        </mc:AlternateContent>
      </w:r>
      <w:r w:rsidR="0034583C">
        <w:t xml:space="preserve">A kiszállítás befejezéséhez minden </w:t>
      </w:r>
      <w:r w:rsidR="0034583C">
        <w:rPr>
          <w:i/>
        </w:rPr>
        <w:t xml:space="preserve">Kész </w:t>
      </w:r>
      <w:r w:rsidR="0034583C">
        <w:t xml:space="preserve">oszlopban lévő jelölőnégyzetet vagy az utolsó sorban lévőt ki kell jelölni és az ekkor megjelenő </w:t>
      </w:r>
      <w:r w:rsidR="0034583C">
        <w:rPr>
          <w:i/>
        </w:rPr>
        <w:t xml:space="preserve">Minden kiszállítva! </w:t>
      </w:r>
      <w:r w:rsidR="0034583C">
        <w:t>gombra kattintani. Miután ez megtörtént a munkás kérhet új kiszállítást.</w:t>
      </w:r>
    </w:p>
    <w:p w14:paraId="7E00F745" w14:textId="512A34A2" w:rsidR="00585034" w:rsidRDefault="00585034" w:rsidP="00585034">
      <w:pPr>
        <w:pStyle w:val="SzDCmsor3"/>
      </w:pPr>
      <w:r>
        <w:t>Admin</w:t>
      </w:r>
    </w:p>
    <w:p w14:paraId="5379101E" w14:textId="450D633C" w:rsidR="00585034" w:rsidRDefault="00585034" w:rsidP="00585034">
      <w:pPr>
        <w:pStyle w:val="SzDSzvegTrzs"/>
      </w:pPr>
      <w:r>
        <w:t xml:space="preserve">Az admin típusú felhasználók bejelentkezés után a </w:t>
      </w:r>
      <w:r>
        <w:fldChar w:fldCharType="begin"/>
      </w:r>
      <w:r>
        <w:instrText xml:space="preserve"> REF _Ref6343532 \h </w:instrText>
      </w:r>
      <w:r>
        <w:fldChar w:fldCharType="separate"/>
      </w:r>
      <w:r>
        <w:t>fő oldal</w:t>
      </w:r>
      <w:r>
        <w:fldChar w:fldCharType="end"/>
      </w:r>
      <w:r>
        <w:t xml:space="preserve">ra kerülnek, de a vásárláshoz szükséges dolgok (kosár, saját rendelések) nem elérhetőek számukra. Azonban a képernyő </w:t>
      </w:r>
      <w:r>
        <w:lastRenderedPageBreak/>
        <w:t>bal felső sarkában egy új menü jelenik meg nekik. Ebből a menüből a következők adatokhoz fér hozzá:</w:t>
      </w:r>
    </w:p>
    <w:p w14:paraId="6593D925" w14:textId="422D33D0" w:rsidR="00585034" w:rsidRDefault="00585034" w:rsidP="00585034">
      <w:pPr>
        <w:pStyle w:val="SzDSzvegTrzs"/>
        <w:numPr>
          <w:ilvl w:val="0"/>
          <w:numId w:val="40"/>
        </w:numPr>
      </w:pPr>
      <w:r>
        <w:t>alkalmazottak,</w:t>
      </w:r>
    </w:p>
    <w:p w14:paraId="1E58CD15" w14:textId="7811D920" w:rsidR="00585034" w:rsidRDefault="00585034" w:rsidP="00585034">
      <w:pPr>
        <w:pStyle w:val="SzDSzvegTrzs"/>
        <w:numPr>
          <w:ilvl w:val="0"/>
          <w:numId w:val="40"/>
        </w:numPr>
      </w:pPr>
      <w:r>
        <w:t>termékek,</w:t>
      </w:r>
    </w:p>
    <w:p w14:paraId="014E483C" w14:textId="7A194E4E" w:rsidR="00585034" w:rsidRDefault="00585034" w:rsidP="00585034">
      <w:pPr>
        <w:pStyle w:val="SzDSzvegTrzs"/>
        <w:numPr>
          <w:ilvl w:val="0"/>
          <w:numId w:val="40"/>
        </w:numPr>
      </w:pPr>
      <w:r>
        <w:t>megrendelések,</w:t>
      </w:r>
    </w:p>
    <w:p w14:paraId="04C99CAB" w14:textId="5FFE6814" w:rsidR="00585034" w:rsidRDefault="00585034" w:rsidP="00585034">
      <w:pPr>
        <w:pStyle w:val="SzDSzvegTrzs"/>
        <w:numPr>
          <w:ilvl w:val="0"/>
          <w:numId w:val="40"/>
        </w:numPr>
      </w:pPr>
      <w:r>
        <w:t>kiszállítások,</w:t>
      </w:r>
    </w:p>
    <w:p w14:paraId="08B251C4" w14:textId="60A1E260" w:rsidR="00065E77" w:rsidRDefault="00065E77" w:rsidP="00585034">
      <w:pPr>
        <w:pStyle w:val="SzDSzvegTrzs"/>
        <w:numPr>
          <w:ilvl w:val="0"/>
          <w:numId w:val="40"/>
        </w:numPr>
      </w:pPr>
      <w:r>
        <w:rPr>
          <w:noProof/>
          <w:lang w:eastAsia="hu-HU" w:bidi="ar-SA"/>
        </w:rPr>
        <mc:AlternateContent>
          <mc:Choice Requires="wpg">
            <w:drawing>
              <wp:anchor distT="0" distB="0" distL="114300" distR="114300" simplePos="0" relativeHeight="251898880" behindDoc="0" locked="0" layoutInCell="1" allowOverlap="1" wp14:anchorId="3D76604E" wp14:editId="059A9360">
                <wp:simplePos x="0" y="0"/>
                <wp:positionH relativeFrom="column">
                  <wp:posOffset>4386</wp:posOffset>
                </wp:positionH>
                <wp:positionV relativeFrom="paragraph">
                  <wp:posOffset>244741</wp:posOffset>
                </wp:positionV>
                <wp:extent cx="5565775" cy="3244215"/>
                <wp:effectExtent l="0" t="0" r="0" b="0"/>
                <wp:wrapTopAndBottom/>
                <wp:docPr id="485" name="Csoportba foglalás 485"/>
                <wp:cNvGraphicFramePr/>
                <a:graphic xmlns:a="http://schemas.openxmlformats.org/drawingml/2006/main">
                  <a:graphicData uri="http://schemas.microsoft.com/office/word/2010/wordprocessingGroup">
                    <wpg:wgp>
                      <wpg:cNvGrpSpPr/>
                      <wpg:grpSpPr>
                        <a:xfrm>
                          <a:off x="0" y="0"/>
                          <a:ext cx="5565775" cy="3244215"/>
                          <a:chOff x="0" y="0"/>
                          <a:chExt cx="5565775" cy="3244215"/>
                        </a:xfrm>
                      </wpg:grpSpPr>
                      <pic:pic xmlns:pic="http://schemas.openxmlformats.org/drawingml/2006/picture">
                        <pic:nvPicPr>
                          <pic:cNvPr id="418" name="Kép 418"/>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65775" cy="2712085"/>
                          </a:xfrm>
                          <a:prstGeom prst="rect">
                            <a:avLst/>
                          </a:prstGeom>
                        </pic:spPr>
                      </pic:pic>
                      <wps:wsp>
                        <wps:cNvPr id="484" name="Szövegdoboz 484"/>
                        <wps:cNvSpPr txBox="1"/>
                        <wps:spPr>
                          <a:xfrm>
                            <a:off x="0" y="2764155"/>
                            <a:ext cx="5565775" cy="480060"/>
                          </a:xfrm>
                          <a:prstGeom prst="rect">
                            <a:avLst/>
                          </a:prstGeom>
                          <a:solidFill>
                            <a:prstClr val="white"/>
                          </a:solidFill>
                          <a:ln>
                            <a:noFill/>
                          </a:ln>
                        </wps:spPr>
                        <wps:txbx>
                          <w:txbxContent>
                            <w:p w14:paraId="1653E07F" w14:textId="05D2EEDE" w:rsidR="00065E77" w:rsidRPr="002644BE" w:rsidRDefault="00065E77" w:rsidP="00065E77">
                              <w:pPr>
                                <w:pStyle w:val="SzKpalrs"/>
                              </w:pPr>
                              <w:r>
                                <w:fldChar w:fldCharType="begin"/>
                              </w:r>
                              <w:r>
                                <w:instrText xml:space="preserve"> SEQ ábra \* ARABIC </w:instrText>
                              </w:r>
                              <w:r>
                                <w:fldChar w:fldCharType="separate"/>
                              </w:r>
                              <w:r>
                                <w:t>23</w:t>
                              </w:r>
                              <w:r>
                                <w:fldChar w:fldCharType="end"/>
                              </w:r>
                              <w:r>
                                <w:t>. ábra: Admin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76604E" id="Csoportba foglalás 485" o:spid="_x0000_s1852" style="position:absolute;left:0;text-align:left;margin-left:.35pt;margin-top:19.25pt;width:438.25pt;height:255.45pt;z-index:251898880;mso-position-horizontal-relative:text;mso-position-vertical-relative:text" coordsize="55657,32442"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BbmRyw6FzAAAFkAMAAgAAABQAABCg&#10;kAQAAgAAABQAABC0kpEAAgAAAAMyMQAAkpIAAgAAAAMyMQAA6hwABwAACAwAAAiUAAAAABzq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Dw/eHBhY2tldCBlbmQ9J3cnPz7/2wBD&#10;AAcFBQYFBAcGBQYIBwcIChELCgkJChUPEAwRGBUaGRgVGBcbHichGx0lHRcYIi4iJSgpKywrGiAv&#10;My8qMicqKyr/2wBDAQcICAoJChQLCxQqHBgcKioqKioqKioqKioqKioqKioqKioqKioqKioqKioq&#10;KioqKioqKioqKioqKioqKioqKir/wAARCAKOBT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wCiiigAooooAKKKKACiiigAooooAKKKKACiii&#10;gAooooAKKKKACiiigAooooAKKKKACiiigAooooAKKKKACvdfhz/yIGnf9tf/AEa9eFV7r8Of+RA0&#10;7/tr/wCjXoA6e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">
                <v:shape id="Kép 418" o:spid="_x0000_s1853" type="#_x0000_t75" style="position:absolute;width:55657;height:27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">
                  <v:imagedata r:id="rId41" o:title=""/>
                  <v:path arrowok="t"/>
                </v:shape>
                <v:shape id="Szövegdoboz 484" o:spid="_x0000_s1854" type="#_x0000_t202" style="position:absolute;top:27641;width:55657;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" stroked="f">
                  <v:textbox style="mso-fit-shape-to-text:t" inset="0,0,0,0">
                    <w:txbxContent>
                      <w:p w14:paraId="1653E07F" w14:textId="05D2EEDE" w:rsidR="00065E77" w:rsidRPr="002644BE" w:rsidRDefault="00065E77" w:rsidP="00065E77">
                        <w:pPr>
                          <w:pStyle w:val="SzKpalrs"/>
                        </w:pPr>
                        <w:r>
                          <w:fldChar w:fldCharType="begin"/>
                        </w:r>
                        <w:r>
                          <w:instrText xml:space="preserve"> SEQ ábra \* ARABIC </w:instrText>
                        </w:r>
                        <w:r>
                          <w:fldChar w:fldCharType="separate"/>
                        </w:r>
                        <w:r>
                          <w:t>23</w:t>
                        </w:r>
                        <w:r>
                          <w:fldChar w:fldCharType="end"/>
                        </w:r>
                        <w:r>
                          <w:t>. ábra: Admin oldal</w:t>
                        </w:r>
                      </w:p>
                    </w:txbxContent>
                  </v:textbox>
                </v:shape>
                <w10:wrap type="topAndBottom"/>
              </v:group>
            </w:pict>
          </mc:Fallback>
        </mc:AlternateContent>
      </w:r>
      <w:r w:rsidR="00585034">
        <w:t>felhasználók.</w:t>
      </w:r>
    </w:p>
    <w:p w14:paraId="6C746018" w14:textId="55E2F67A" w:rsidR="00585034" w:rsidRDefault="006E15D9" w:rsidP="00065E77">
      <w:pPr>
        <w:pStyle w:val="SzDSzvegTrzs"/>
      </w:pPr>
      <w:r>
        <w:t>Az adatok a könnyebb átláthatóság céljából minden oldalon táblázatban vannak megjelenítve.</w:t>
      </w:r>
      <w:r w:rsidR="00B80257">
        <w:t xml:space="preserve"> A legtöbb sor végén szerepel egy törlés és egy szerkeszt</w:t>
      </w:r>
      <w:r w:rsidR="0035612B">
        <w:t>és</w:t>
      </w:r>
      <w:r w:rsidR="00B80257">
        <w:t xml:space="preserve"> </w:t>
      </w:r>
      <w:r w:rsidR="0035612B">
        <w:t>gomb, ebből kivételek azok a megrendelések, amik már egy kiszállításhoz lettek rendelve.</w:t>
      </w:r>
    </w:p>
    <w:p w14:paraId="7F16956F" w14:textId="058B5448" w:rsidR="0005351F" w:rsidRDefault="0005351F" w:rsidP="0005351F">
      <w:pPr>
        <w:pStyle w:val="SzDCmsor4"/>
      </w:pPr>
      <w:r>
        <w:t>Felhasználók szerkesztése</w:t>
      </w:r>
    </w:p>
    <w:p w14:paraId="4D2D0D78" w14:textId="66873EFF" w:rsidR="0005351F" w:rsidRDefault="0005351F" w:rsidP="0005351F">
      <w:pPr>
        <w:pStyle w:val="SzDSzvegTrzs"/>
      </w:pPr>
      <w:r>
        <w:t>F</w:t>
      </w:r>
      <w:r w:rsidR="00823A1F">
        <w:t>elhasználók szerkesztésénél ugyanazok a megkötések vannak, mint regisztráció folyamán, egy jelentős pontot leszámítva. Minden regisztráció egy vásárló típusú felhasználót hoz létre és ez felveti a kérdés, hogy hogyan lesznek így munkások felvéve a rendszerbe. Ez az admin feladata, aki regisztráció után a vásárlók szerkesztésénél megváltoztathatja a felhasználói típusát egy account-nak.</w:t>
      </w:r>
      <w:r w:rsidR="00DA7EBE">
        <w:t xml:space="preserve"> Ezt minden beregisztrált személynél megteheti, kivéve a többi admin-t és saját magát.</w:t>
      </w:r>
    </w:p>
    <w:p w14:paraId="6D88A575" w14:textId="221AB2A4" w:rsidR="00973FC8" w:rsidRDefault="00973FC8" w:rsidP="00973FC8">
      <w:pPr>
        <w:pStyle w:val="SzDCmsor4"/>
      </w:pPr>
      <w:r>
        <w:t>Termékek szerkesztése</w:t>
      </w:r>
    </w:p>
    <w:p w14:paraId="75441132" w14:textId="77777777" w:rsidR="00973FC8" w:rsidRPr="00973FC8" w:rsidRDefault="00973FC8" w:rsidP="00973FC8">
      <w:pPr>
        <w:pStyle w:val="Alapszvegtrzs"/>
      </w:pPr>
      <w:bookmarkStart w:id="125" w:name="_GoBack"/>
      <w:bookmarkEnd w:id="125"/>
    </w:p>
    <w:p w14:paraId="670FA7BA" w14:textId="628F9686" w:rsidR="007C5DF4" w:rsidRDefault="007C5DF4" w:rsidP="00AC3D3B">
      <w:pPr>
        <w:pStyle w:val="Cmsor1"/>
        <w:numPr>
          <w:ilvl w:val="0"/>
          <w:numId w:val="3"/>
        </w:numPr>
        <w:jc w:val="center"/>
        <w:rPr>
          <w:rFonts w:eastAsia="Arial" w:cs="Times New Roman"/>
        </w:rPr>
      </w:pPr>
      <w:r w:rsidRPr="00BC22DE">
        <w:rPr>
          <w:rFonts w:eastAsia="Arial" w:cs="Times New Roman"/>
        </w:rPr>
        <w:lastRenderedPageBreak/>
        <w:t>Irodalomjegyzék</w:t>
      </w:r>
    </w:p>
    <w:p w14:paraId="5EA27498" w14:textId="77777777" w:rsidR="00183A61" w:rsidRPr="00CF7C46" w:rsidRDefault="00183A61"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 xml:space="preserve">[0] Alain Petrowski, Sana Ben-Hamida: </w:t>
      </w:r>
      <w:r w:rsidRPr="00CF7C46">
        <w:rPr>
          <w:rFonts w:ascii="TimesNewRomanPSMT" w:eastAsia="Times New Roman" w:hAnsi="TimesNewRomanPSMT" w:cs="TimesNewRomanPSMT"/>
          <w:i/>
          <w:color w:val="auto"/>
          <w:kern w:val="0"/>
          <w:lang w:eastAsia="hu-HU" w:bidi="ar-SA"/>
        </w:rPr>
        <w:t>Evolutionary Algorithms</w:t>
      </w:r>
      <w:r w:rsidRPr="00CF7C46">
        <w:rPr>
          <w:rFonts w:ascii="TimesNewRomanPSMT" w:eastAsia="Times New Roman" w:hAnsi="TimesNewRomanPSMT" w:cs="TimesNewRomanPSMT"/>
          <w:color w:val="auto"/>
          <w:kern w:val="0"/>
          <w:lang w:eastAsia="hu-HU" w:bidi="ar-SA"/>
        </w:rPr>
        <w:t>, John Wiley and Sons, Inc., Hoboken, New Jersey, USA, (2017)</w:t>
      </w:r>
    </w:p>
    <w:p w14:paraId="4E3E61CF" w14:textId="04538A49" w:rsidR="000A73CC" w:rsidRPr="00CF7C46" w:rsidRDefault="000A73CC"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 xml:space="preserve">[0c] Andrew B. Kahng, Sherief Reda: </w:t>
      </w:r>
      <w:r w:rsidRPr="00CF7C46">
        <w:rPr>
          <w:rFonts w:ascii="TimesNewRomanPSMT" w:eastAsia="Times New Roman" w:hAnsi="TimesNewRomanPSMT" w:cs="TimesNewRomanPSMT"/>
          <w:i/>
          <w:color w:val="auto"/>
          <w:kern w:val="0"/>
          <w:lang w:eastAsia="hu-HU" w:bidi="ar-SA"/>
        </w:rPr>
        <w:t>Match twice and stitch: a new TSP tour construction heuristic</w:t>
      </w:r>
      <w:r w:rsidRPr="00CF7C46">
        <w:rPr>
          <w:rFonts w:ascii="TimesNewRomanPSMT" w:eastAsia="Times New Roman" w:hAnsi="TimesNewRomanPSMT" w:cs="TimesNewRomanPSMT"/>
          <w:color w:val="auto"/>
          <w:kern w:val="0"/>
          <w:lang w:eastAsia="hu-HU" w:bidi="ar-SA"/>
        </w:rPr>
        <w:t>, Operations Research Letters. 32: 499–509, 2004</w:t>
      </w:r>
    </w:p>
    <w:p w14:paraId="04B9E574" w14:textId="34EAD4A0" w:rsidR="00A13306" w:rsidRPr="00CF7C46" w:rsidRDefault="00A13306" w:rsidP="00CF7C46">
      <w:pPr>
        <w:pStyle w:val="SzDSzvegTrzs"/>
        <w:rPr>
          <w:rFonts w:ascii="TimesNewRomanPSMT" w:hAnsi="TimesNewRomanPSMT" w:cs="TimesNewRomanPSMT"/>
          <w:color w:val="auto"/>
          <w:lang w:eastAsia="hu-HU" w:bidi="ar-SA"/>
        </w:rPr>
      </w:pPr>
      <w:r w:rsidRPr="00CF7C46">
        <w:rPr>
          <w:rFonts w:ascii="TimesNewRomanPSMT" w:eastAsia="Times New Roman" w:hAnsi="TimesNewRomanPSMT" w:cs="TimesNewRomanPSMT"/>
          <w:color w:val="auto"/>
          <w:kern w:val="0"/>
          <w:lang w:eastAsia="hu-HU" w:bidi="ar-SA"/>
        </w:rPr>
        <w:t>[</w:t>
      </w:r>
      <w:r w:rsidR="000A73CC" w:rsidRPr="00CF7C46">
        <w:rPr>
          <w:rFonts w:ascii="TimesNewRomanPSMT" w:eastAsia="Times New Roman" w:hAnsi="TimesNewRomanPSMT" w:cs="TimesNewRomanPSMT"/>
          <w:color w:val="auto"/>
          <w:kern w:val="0"/>
          <w:lang w:eastAsia="hu-HU" w:bidi="ar-SA"/>
        </w:rPr>
        <w:t>0a</w:t>
      </w:r>
      <w:r w:rsidRPr="00CF7C46">
        <w:rPr>
          <w:rFonts w:ascii="TimesNewRomanPSMT" w:eastAsia="Times New Roman" w:hAnsi="TimesNewRomanPSMT" w:cs="TimesNewRomanPSMT"/>
          <w:color w:val="auto"/>
          <w:kern w:val="0"/>
          <w:lang w:eastAsia="hu-HU" w:bidi="ar-SA"/>
        </w:rPr>
        <w:t xml:space="preserve">] </w:t>
      </w:r>
      <w:r w:rsidR="00ED184A" w:rsidRPr="00CF7C46">
        <w:rPr>
          <w:rFonts w:ascii="TimesNewRomanPSMT" w:eastAsia="Times New Roman" w:hAnsi="TimesNewRomanPSMT" w:cs="TimesNewRomanPSMT"/>
          <w:color w:val="auto"/>
          <w:kern w:val="0"/>
          <w:lang w:eastAsia="hu-HU" w:bidi="ar-SA"/>
        </w:rPr>
        <w:t xml:space="preserve">David L. Applegate, Robert E. Bixby, Vašek Chvátal, William Cook, Daniel G. Espinoza, Marcos Goycoolea, Keld Helsgaun: </w:t>
      </w:r>
      <w:r w:rsidR="00ED184A" w:rsidRPr="00CF7C46">
        <w:rPr>
          <w:rFonts w:ascii="TimesNewRomanPSMT" w:eastAsia="Times New Roman" w:hAnsi="TimesNewRomanPSMT" w:cs="TimesNewRomanPSMT"/>
          <w:i/>
          <w:color w:val="auto"/>
          <w:kern w:val="0"/>
          <w:lang w:eastAsia="hu-HU" w:bidi="ar-SA"/>
        </w:rPr>
        <w:t>Certification of an optimal TSP tour through 85,900 cities</w:t>
      </w:r>
      <w:r w:rsidR="00ED184A" w:rsidRPr="00CF7C46">
        <w:rPr>
          <w:rFonts w:ascii="TimesNewRomanPSMT" w:eastAsia="Times New Roman" w:hAnsi="TimesNewRomanPSMT" w:cs="TimesNewRomanPSMT"/>
          <w:color w:val="auto"/>
          <w:kern w:val="0"/>
          <w:lang w:eastAsia="hu-HU" w:bidi="ar-SA"/>
        </w:rPr>
        <w:t xml:space="preserve">, Operations Research Letters, 11-15, </w:t>
      </w:r>
      <w:r w:rsidRPr="00CF7C46">
        <w:rPr>
          <w:rFonts w:ascii="TimesNewRomanPSMT" w:eastAsia="Times New Roman" w:hAnsi="TimesNewRomanPSMT" w:cs="TimesNewRomanPSMT"/>
          <w:color w:val="auto"/>
          <w:kern w:val="0"/>
          <w:lang w:eastAsia="hu-HU" w:bidi="ar-SA"/>
        </w:rPr>
        <w:t>2</w:t>
      </w:r>
      <w:r w:rsidR="00ED184A" w:rsidRPr="00CF7C46">
        <w:rPr>
          <w:rFonts w:ascii="TimesNewRomanPSMT" w:eastAsia="Times New Roman" w:hAnsi="TimesNewRomanPSMT" w:cs="TimesNewRomanPSMT"/>
          <w:color w:val="auto"/>
          <w:kern w:val="0"/>
          <w:lang w:eastAsia="hu-HU" w:bidi="ar-SA"/>
        </w:rPr>
        <w:t>00</w:t>
      </w:r>
      <w:r w:rsidRPr="00CF7C46">
        <w:rPr>
          <w:rFonts w:ascii="TimesNewRomanPSMT" w:eastAsia="Times New Roman" w:hAnsi="TimesNewRomanPSMT" w:cs="TimesNewRomanPSMT"/>
          <w:color w:val="auto"/>
          <w:kern w:val="0"/>
          <w:lang w:eastAsia="hu-HU" w:bidi="ar-SA"/>
        </w:rPr>
        <w:t>9.</w:t>
      </w:r>
    </w:p>
    <w:p w14:paraId="6AA43F1F" w14:textId="1206B3F5" w:rsidR="0071110C" w:rsidRPr="00CF7C46" w:rsidRDefault="0071110C"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[0b] Held–Karp algorithm</w:t>
      </w:r>
      <w:r w:rsidR="001B62B7" w:rsidRPr="00CF7C46">
        <w:rPr>
          <w:rFonts w:ascii="TimesNewRomanPSMT" w:eastAsia="Times New Roman" w:hAnsi="TimesNewRomanPSMT" w:cs="TimesNewRomanPSMT"/>
          <w:color w:val="auto"/>
          <w:kern w:val="0"/>
          <w:lang w:eastAsia="hu-HU" w:bidi="ar-SA"/>
        </w:rPr>
        <w:t xml:space="preserve">: </w:t>
      </w:r>
      <w:r w:rsidR="001B62B7" w:rsidRPr="00CF7C46">
        <w:rPr>
          <w:rFonts w:ascii="TimesNewRomanPSMT" w:eastAsia="Times New Roman" w:hAnsi="TimesNewRomanPSMT" w:cs="TimesNewRomanPSMT"/>
          <w:i/>
          <w:color w:val="auto"/>
          <w:kern w:val="0"/>
          <w:lang w:eastAsia="hu-HU" w:bidi="ar-SA"/>
        </w:rPr>
        <w:t>A dynamic programming approach to sequencing problems</w:t>
      </w:r>
      <w:r w:rsidR="00CF7C46">
        <w:rPr>
          <w:rFonts w:ascii="TimesNewRomanPSMT" w:eastAsia="Times New Roman" w:hAnsi="TimesNewRomanPSMT" w:cs="TimesNewRomanPSMT"/>
          <w:i/>
          <w:color w:val="auto"/>
          <w:kern w:val="0"/>
          <w:lang w:eastAsia="hu-HU" w:bidi="ar-SA"/>
        </w:rPr>
        <w:t>,</w:t>
      </w:r>
    </w:p>
    <w:p w14:paraId="0B5347DE" w14:textId="2A51565F" w:rsidR="0071110C" w:rsidRPr="00CF7C46" w:rsidRDefault="001B62B7"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Journal for the Society for Industrial and Applied Mathematics 1:10, (1962)</w:t>
      </w:r>
    </w:p>
    <w:p w14:paraId="14F8B86A" w14:textId="77777777" w:rsidR="006420F7" w:rsidRDefault="006420F7"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w:t>
      </w:r>
      <w:r w:rsidR="00DF3B86" w:rsidRPr="00CF7C46">
        <w:rPr>
          <w:rFonts w:ascii="TimesNewRomanPSMT" w:eastAsia="Times New Roman" w:hAnsi="TimesNewRomanPSMT" w:cs="TimesNewRomanPSMT"/>
          <w:color w:val="auto"/>
          <w:kern w:val="0"/>
          <w:lang w:eastAsia="hu-HU" w:bidi="ar-SA"/>
        </w:rPr>
        <w:t>1</w:t>
      </w:r>
      <w:r w:rsidRPr="00CF7C46">
        <w:rPr>
          <w:rFonts w:ascii="TimesNewRomanPSMT" w:eastAsia="Times New Roman" w:hAnsi="TimesNewRomanPSMT" w:cs="TimesNewRomanPSMT"/>
          <w:color w:val="auto"/>
          <w:kern w:val="0"/>
          <w:lang w:eastAsia="hu-HU" w:bidi="ar-SA"/>
        </w:rPr>
        <w:t xml:space="preserve">] </w:t>
      </w:r>
      <w:r>
        <w:rPr>
          <w:rFonts w:ascii="TimesNewRomanPSMT" w:eastAsia="Times New Roman" w:hAnsi="TimesNewRomanPSMT" w:cs="TimesNewRomanPSMT"/>
          <w:color w:val="auto"/>
          <w:kern w:val="0"/>
          <w:lang w:eastAsia="hu-HU" w:bidi="ar-SA"/>
        </w:rPr>
        <w:t xml:space="preserve">Darwin, C. R.: </w:t>
      </w:r>
      <w:r w:rsidRPr="00A12152">
        <w:rPr>
          <w:rFonts w:ascii="TimesNewRomanPSMT" w:eastAsia="Times New Roman" w:hAnsi="TimesNewRomanPSMT" w:cs="TimesNewRomanPSMT"/>
          <w:i/>
          <w:color w:val="auto"/>
          <w:kern w:val="0"/>
          <w:lang w:eastAsia="hu-HU" w:bidi="ar-SA"/>
        </w:rPr>
        <w:t>The Origin of Species</w:t>
      </w:r>
      <w:r>
        <w:rPr>
          <w:rFonts w:ascii="TimesNewRomanPSMT" w:eastAsia="Times New Roman" w:hAnsi="TimesNewRomanPSMT" w:cs="TimesNewRomanPSMT"/>
          <w:color w:val="auto"/>
          <w:kern w:val="0"/>
          <w:lang w:eastAsia="hu-HU" w:bidi="ar-SA"/>
        </w:rPr>
        <w:t>, John Murray, London (1859).</w:t>
      </w:r>
    </w:p>
    <w:p w14:paraId="24C766CB" w14:textId="77777777" w:rsidR="00F246D5" w:rsidRPr="00F246D5" w:rsidRDefault="00F246D5"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 xml:space="preserve">[1a] </w:t>
      </w:r>
      <w:r w:rsidRPr="00F246D5">
        <w:rPr>
          <w:rFonts w:ascii="TimesNewRomanPSMT" w:eastAsia="Times New Roman" w:hAnsi="TimesNewRomanPSMT" w:cs="TimesNewRomanPSMT"/>
          <w:color w:val="auto"/>
          <w:kern w:val="0"/>
          <w:lang w:eastAsia="hu-HU" w:bidi="ar-SA"/>
        </w:rPr>
        <w:t>Esra'a Alkafaween, Ahmad B. A. Hassanat</w:t>
      </w:r>
      <w:r>
        <w:rPr>
          <w:rFonts w:ascii="TimesNewRomanPSMT" w:eastAsia="Times New Roman" w:hAnsi="TimesNewRomanPSMT" w:cs="TimesNewRomanPSMT"/>
          <w:color w:val="auto"/>
          <w:kern w:val="0"/>
          <w:lang w:eastAsia="hu-HU" w:bidi="ar-SA"/>
        </w:rPr>
        <w:t xml:space="preserve">: </w:t>
      </w:r>
      <w:r w:rsidRPr="00CF7C46">
        <w:rPr>
          <w:rFonts w:ascii="TimesNewRomanPSMT" w:eastAsia="Times New Roman" w:hAnsi="TimesNewRomanPSMT" w:cs="TimesNewRomanPSMT"/>
          <w:i/>
          <w:color w:val="auto"/>
          <w:kern w:val="0"/>
          <w:lang w:eastAsia="hu-HU" w:bidi="ar-SA"/>
        </w:rPr>
        <w:t>Improving TSP Solutions Using GA with a New Hybrid Mutation Based on Knowledge and Randomness</w:t>
      </w:r>
      <w:r w:rsidRPr="00CF7C46">
        <w:rPr>
          <w:rFonts w:ascii="TimesNewRomanPSMT" w:eastAsia="Times New Roman" w:hAnsi="TimesNewRomanPSMT" w:cs="TimesNewRomanPSMT"/>
          <w:color w:val="auto"/>
          <w:kern w:val="0"/>
          <w:lang w:eastAsia="hu-HU" w:bidi="ar-SA"/>
        </w:rPr>
        <w:t xml:space="preserve">, </w:t>
      </w:r>
      <w:r w:rsidR="006B6D0A" w:rsidRPr="00CF7C46">
        <w:rPr>
          <w:rFonts w:ascii="TimesNewRomanPSMT" w:eastAsia="Times New Roman" w:hAnsi="TimesNewRomanPSMT" w:cs="TimesNewRomanPSMT"/>
          <w:color w:val="auto"/>
          <w:kern w:val="0"/>
          <w:lang w:eastAsia="hu-HU" w:bidi="ar-SA"/>
        </w:rPr>
        <w:t>ArXiv, (2018)</w:t>
      </w:r>
    </w:p>
    <w:p w14:paraId="10BF3AA3" w14:textId="77777777" w:rsidR="00394327" w:rsidRPr="00CF7C46" w:rsidRDefault="00394327" w:rsidP="00CF7C46">
      <w:pPr>
        <w:pStyle w:val="SzDSzvegTrzs"/>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w:t>
      </w:r>
      <w:r w:rsidR="00372662">
        <w:rPr>
          <w:rFonts w:ascii="TimesNewRomanPSMT" w:eastAsia="Times New Roman" w:hAnsi="TimesNewRomanPSMT" w:cs="TimesNewRomanPSMT"/>
          <w:color w:val="auto"/>
          <w:kern w:val="0"/>
          <w:lang w:eastAsia="hu-HU" w:bidi="ar-SA"/>
        </w:rPr>
        <w:t>2</w:t>
      </w:r>
      <w:r>
        <w:rPr>
          <w:rFonts w:ascii="TimesNewRomanPSMT" w:eastAsia="Times New Roman" w:hAnsi="TimesNewRomanPSMT" w:cs="TimesNewRomanPSMT"/>
          <w:color w:val="auto"/>
          <w:kern w:val="0"/>
          <w:lang w:eastAsia="hu-HU" w:bidi="ar-SA"/>
        </w:rPr>
        <w:t xml:space="preserve">] Fogel, L. J., Owens, A. J., Whals, M. J.: </w:t>
      </w:r>
      <w:r w:rsidRPr="00CF7C46">
        <w:rPr>
          <w:rFonts w:ascii="TimesNewRomanPSMT" w:eastAsia="Times New Roman" w:hAnsi="TimesNewRomanPSMT" w:cs="TimesNewRomanPSMT"/>
          <w:i/>
          <w:color w:val="auto"/>
          <w:kern w:val="0"/>
          <w:lang w:eastAsia="hu-HU" w:bidi="ar-SA"/>
        </w:rPr>
        <w:t>Artificial Intelligence through Simulated</w:t>
      </w:r>
    </w:p>
    <w:p w14:paraId="13393E3C" w14:textId="7E4B9178" w:rsidR="00394327" w:rsidRDefault="00394327"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i/>
          <w:color w:val="auto"/>
          <w:kern w:val="0"/>
          <w:lang w:eastAsia="hu-HU" w:bidi="ar-SA"/>
        </w:rPr>
        <w:t>Evolution</w:t>
      </w:r>
      <w:r w:rsidRPr="00CF7C46">
        <w:rPr>
          <w:rFonts w:ascii="TimesNewRomanPSMT" w:eastAsia="Times New Roman" w:hAnsi="TimesNewRomanPSMT" w:cs="TimesNewRomanPSMT"/>
          <w:color w:val="auto"/>
          <w:kern w:val="0"/>
          <w:lang w:eastAsia="hu-HU" w:bidi="ar-SA"/>
        </w:rPr>
        <w:t xml:space="preserve">, </w:t>
      </w:r>
      <w:r>
        <w:rPr>
          <w:rFonts w:ascii="TimesNewRomanPSMT" w:eastAsia="Times New Roman" w:hAnsi="TimesNewRomanPSMT" w:cs="TimesNewRomanPSMT"/>
          <w:color w:val="auto"/>
          <w:kern w:val="0"/>
          <w:lang w:eastAsia="hu-HU" w:bidi="ar-SA"/>
        </w:rPr>
        <w:t>Wiley, (1966).</w:t>
      </w:r>
    </w:p>
    <w:p w14:paraId="341897A3" w14:textId="371B7BD9" w:rsidR="00603117" w:rsidRPr="00603117" w:rsidRDefault="00603117"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 xml:space="preserve">[2y] </w:t>
      </w:r>
      <w:r w:rsidRPr="00603117">
        <w:rPr>
          <w:rFonts w:ascii="TimesNewRomanPSMT" w:eastAsia="Times New Roman" w:hAnsi="TimesNewRomanPSMT" w:cs="TimesNewRomanPSMT"/>
          <w:color w:val="auto"/>
          <w:kern w:val="0"/>
          <w:lang w:eastAsia="hu-HU" w:bidi="ar-SA"/>
        </w:rPr>
        <w:t>Jean-Yves Potvin</w:t>
      </w:r>
      <w:r>
        <w:rPr>
          <w:rFonts w:ascii="TimesNewRomanPSMT" w:eastAsia="Times New Roman" w:hAnsi="TimesNewRomanPSMT" w:cs="TimesNewRomanPSMT"/>
          <w:color w:val="auto"/>
          <w:kern w:val="0"/>
          <w:lang w:eastAsia="hu-HU" w:bidi="ar-SA"/>
        </w:rPr>
        <w:t xml:space="preserve">, </w:t>
      </w:r>
      <w:r w:rsidRPr="00603117">
        <w:rPr>
          <w:rFonts w:ascii="TimesNewRomanPSMT" w:eastAsia="Times New Roman" w:hAnsi="TimesNewRomanPSMT" w:cs="TimesNewRomanPSMT"/>
          <w:i/>
          <w:color w:val="auto"/>
          <w:kern w:val="0"/>
          <w:lang w:eastAsia="hu-HU" w:bidi="ar-SA"/>
        </w:rPr>
        <w:t>Genetic algorithms for the traveling salesman problem</w:t>
      </w:r>
      <w:r>
        <w:rPr>
          <w:rFonts w:ascii="TimesNewRomanPSMT" w:eastAsia="Times New Roman" w:hAnsi="TimesNewRomanPSMT" w:cs="TimesNewRomanPSMT"/>
          <w:i/>
          <w:color w:val="auto"/>
          <w:kern w:val="0"/>
          <w:lang w:eastAsia="hu-HU" w:bidi="ar-SA"/>
        </w:rPr>
        <w:t xml:space="preserve">, </w:t>
      </w:r>
      <w:r w:rsidR="001A49A6" w:rsidRPr="001A49A6">
        <w:rPr>
          <w:rFonts w:ascii="TimesNewRomanPSMT" w:eastAsia="Times New Roman" w:hAnsi="TimesNewRomanPSMT" w:cs="TimesNewRomanPSMT"/>
          <w:color w:val="auto"/>
          <w:kern w:val="0"/>
          <w:lang w:eastAsia="hu-HU" w:bidi="ar-SA"/>
        </w:rPr>
        <w:t>Annals of Operations Research</w:t>
      </w:r>
      <w:r w:rsidR="001A49A6">
        <w:rPr>
          <w:rFonts w:ascii="TimesNewRomanPSMT" w:eastAsia="Times New Roman" w:hAnsi="TimesNewRomanPSMT" w:cs="TimesNewRomanPSMT"/>
          <w:color w:val="auto"/>
          <w:kern w:val="0"/>
          <w:lang w:eastAsia="hu-HU" w:bidi="ar-SA"/>
        </w:rPr>
        <w:t>, 63.,</w:t>
      </w:r>
      <w:r w:rsidR="001A49A6">
        <w:rPr>
          <w:rFonts w:ascii="Helvetica" w:hAnsi="Helvetica"/>
          <w:color w:val="333333"/>
          <w:spacing w:val="4"/>
          <w:sz w:val="21"/>
          <w:szCs w:val="21"/>
          <w:shd w:val="clear" w:color="auto" w:fill="FCFCFC"/>
        </w:rPr>
        <w:t xml:space="preserve"> </w:t>
      </w:r>
      <w:r w:rsidR="001A49A6" w:rsidRPr="001A49A6">
        <w:rPr>
          <w:rFonts w:ascii="TimesNewRomanPSMT" w:eastAsia="Times New Roman" w:hAnsi="TimesNewRomanPSMT" w:cs="TimesNewRomanPSMT"/>
          <w:color w:val="auto"/>
          <w:kern w:val="0"/>
          <w:lang w:eastAsia="hu-HU" w:bidi="ar-SA"/>
        </w:rPr>
        <w:t>337–370</w:t>
      </w:r>
      <w:r w:rsidR="001A49A6">
        <w:rPr>
          <w:rFonts w:ascii="TimesNewRomanPSMT" w:eastAsia="Times New Roman" w:hAnsi="TimesNewRomanPSMT" w:cs="TimesNewRomanPSMT"/>
          <w:color w:val="auto"/>
          <w:kern w:val="0"/>
          <w:lang w:eastAsia="hu-HU" w:bidi="ar-SA"/>
        </w:rPr>
        <w:t>, (1996)</w:t>
      </w:r>
    </w:p>
    <w:p w14:paraId="350EEBF5" w14:textId="03939880" w:rsidR="0051122F" w:rsidRPr="0051122F" w:rsidRDefault="0051122F" w:rsidP="0051122F">
      <w:pPr>
        <w:pStyle w:val="SzDSzvegTrzs"/>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 xml:space="preserve">[2a] </w:t>
      </w:r>
      <w:r w:rsidRPr="0051122F">
        <w:rPr>
          <w:rFonts w:ascii="TimesNewRomanPSMT" w:eastAsia="Times New Roman" w:hAnsi="TimesNewRomanPSMT" w:cs="TimesNewRomanPSMT"/>
          <w:color w:val="auto"/>
          <w:kern w:val="0"/>
          <w:lang w:eastAsia="hu-HU" w:bidi="ar-SA"/>
        </w:rPr>
        <w:t>J. J. Grefenstette, R. Gopa</w:t>
      </w:r>
      <w:r>
        <w:rPr>
          <w:rFonts w:ascii="TimesNewRomanPSMT" w:eastAsia="Times New Roman" w:hAnsi="TimesNewRomanPSMT" w:cs="TimesNewRomanPSMT"/>
          <w:color w:val="auto"/>
          <w:kern w:val="0"/>
          <w:lang w:eastAsia="hu-HU" w:bidi="ar-SA"/>
        </w:rPr>
        <w:t>l, B. J. Rosmaita, D. Van Gucht:</w:t>
      </w:r>
      <w:r w:rsidRPr="0051122F">
        <w:rPr>
          <w:rFonts w:ascii="TimesNewRomanPSMT" w:eastAsia="Times New Roman" w:hAnsi="TimesNewRomanPSMT" w:cs="TimesNewRomanPSMT"/>
          <w:color w:val="auto"/>
          <w:kern w:val="0"/>
          <w:lang w:eastAsia="hu-HU" w:bidi="ar-SA"/>
        </w:rPr>
        <w:t xml:space="preserve"> </w:t>
      </w:r>
      <w:r w:rsidRPr="0051122F">
        <w:rPr>
          <w:rFonts w:ascii="TimesNewRomanPSMT" w:eastAsia="Times New Roman" w:hAnsi="TimesNewRomanPSMT" w:cs="TimesNewRomanPSMT"/>
          <w:i/>
          <w:color w:val="auto"/>
          <w:kern w:val="0"/>
          <w:lang w:eastAsia="hu-HU" w:bidi="ar-SA"/>
        </w:rPr>
        <w:t>Genetic algorithms</w:t>
      </w:r>
    </w:p>
    <w:p w14:paraId="1132403F" w14:textId="247C3FEB" w:rsidR="0051122F" w:rsidRPr="00CF7C46" w:rsidRDefault="0051122F" w:rsidP="0051122F">
      <w:pPr>
        <w:pStyle w:val="SzDSzvegTrzs"/>
        <w:rPr>
          <w:rFonts w:ascii="TimesNewRomanPSMT" w:eastAsia="Times New Roman" w:hAnsi="TimesNewRomanPSMT" w:cs="TimesNewRomanPSMT"/>
          <w:color w:val="auto"/>
          <w:kern w:val="0"/>
          <w:lang w:eastAsia="hu-HU" w:bidi="ar-SA"/>
        </w:rPr>
      </w:pPr>
      <w:r w:rsidRPr="0051122F">
        <w:rPr>
          <w:rFonts w:ascii="TimesNewRomanPSMT" w:eastAsia="Times New Roman" w:hAnsi="TimesNewRomanPSMT" w:cs="TimesNewRomanPSMT"/>
          <w:i/>
          <w:color w:val="auto"/>
          <w:kern w:val="0"/>
          <w:lang w:eastAsia="hu-HU" w:bidi="ar-SA"/>
        </w:rPr>
        <w:t>for the traveling salesman problem</w:t>
      </w:r>
      <w:r w:rsidRPr="0051122F">
        <w:rPr>
          <w:rFonts w:ascii="TimesNewRomanPSMT" w:eastAsia="Times New Roman" w:hAnsi="TimesNewRomanPSMT" w:cs="TimesNewRomanPSMT"/>
          <w:color w:val="auto"/>
          <w:kern w:val="0"/>
          <w:lang w:eastAsia="hu-HU" w:bidi="ar-SA"/>
        </w:rPr>
        <w:t>, Proceedings of the 1st International Conference on Genetic Algorithms, Mahwah NJ, 160–168</w:t>
      </w:r>
      <w:r>
        <w:rPr>
          <w:rFonts w:ascii="TimesNewRomanPSMT" w:eastAsia="Times New Roman" w:hAnsi="TimesNewRomanPSMT" w:cs="TimesNewRomanPSMT"/>
          <w:color w:val="auto"/>
          <w:kern w:val="0"/>
          <w:lang w:eastAsia="hu-HU" w:bidi="ar-SA"/>
        </w:rPr>
        <w:t>, (1985)</w:t>
      </w:r>
    </w:p>
    <w:p w14:paraId="16152E0F" w14:textId="3864DFE7" w:rsidR="00E77AEC" w:rsidRDefault="00D82F52"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[3</w:t>
      </w:r>
      <w:r w:rsidR="00CF7C46">
        <w:rPr>
          <w:rFonts w:ascii="TimesNewRomanPSMT" w:eastAsia="Times New Roman" w:hAnsi="TimesNewRomanPSMT" w:cs="TimesNewRomanPSMT"/>
          <w:color w:val="auto"/>
          <w:kern w:val="0"/>
          <w:lang w:eastAsia="hu-HU" w:bidi="ar-SA"/>
        </w:rPr>
        <w:t>] Hatwágner, F. M.</w:t>
      </w:r>
      <w:r w:rsidR="000E6345" w:rsidRPr="00CF7C46">
        <w:rPr>
          <w:rFonts w:ascii="TimesNewRomanPSMT" w:eastAsia="Times New Roman" w:hAnsi="TimesNewRomanPSMT" w:cs="TimesNewRomanPSMT"/>
          <w:color w:val="auto"/>
          <w:kern w:val="0"/>
          <w:lang w:eastAsia="hu-HU" w:bidi="ar-SA"/>
        </w:rPr>
        <w:t xml:space="preserve">: </w:t>
      </w:r>
      <w:r w:rsidR="000E6345" w:rsidRPr="00CF7C46">
        <w:rPr>
          <w:rFonts w:ascii="TimesNewRomanPSMT" w:eastAsia="Times New Roman" w:hAnsi="TimesNewRomanPSMT" w:cs="TimesNewRomanPSMT"/>
          <w:i/>
          <w:color w:val="auto"/>
          <w:kern w:val="0"/>
          <w:lang w:eastAsia="hu-HU" w:bidi="ar-SA"/>
        </w:rPr>
        <w:t>Nagy számításidejű, folytonos változójú célfüggvények optimalizációja evolúciós számítások segítségével</w:t>
      </w:r>
      <w:r w:rsidR="00D768F0" w:rsidRPr="00CF7C46">
        <w:rPr>
          <w:rFonts w:ascii="TimesNewRomanPSMT" w:eastAsia="Times New Roman" w:hAnsi="TimesNewRomanPSMT" w:cs="TimesNewRomanPSMT"/>
          <w:i/>
          <w:color w:val="auto"/>
          <w:kern w:val="0"/>
          <w:lang w:eastAsia="hu-HU" w:bidi="ar-SA"/>
        </w:rPr>
        <w:t>,</w:t>
      </w:r>
      <w:r w:rsidR="00D768F0" w:rsidRPr="00CF7C46">
        <w:rPr>
          <w:rFonts w:ascii="TimesNewRomanPSMT" w:eastAsia="Times New Roman" w:hAnsi="TimesNewRomanPSMT" w:cs="TimesNewRomanPSMT"/>
          <w:color w:val="auto"/>
          <w:kern w:val="0"/>
          <w:lang w:eastAsia="hu-HU" w:bidi="ar-SA"/>
        </w:rPr>
        <w:t xml:space="preserve"> PhD disszertáció, Széchenyi István Egyetem, Műszaki Tudományi Kar, (2012).</w:t>
      </w:r>
    </w:p>
    <w:p w14:paraId="10EE6122" w14:textId="3B4453C9" w:rsidR="007D1475" w:rsidRDefault="007D1475"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[3b] Hibernate</w:t>
      </w:r>
    </w:p>
    <w:p w14:paraId="474F0B41" w14:textId="65663421" w:rsidR="007D1475" w:rsidRPr="00CF7C46" w:rsidRDefault="00B92C93" w:rsidP="00CF7C46">
      <w:pPr>
        <w:pStyle w:val="SzDSzvegTrzs"/>
        <w:rPr>
          <w:rFonts w:ascii="TimesNewRomanPSMT" w:eastAsia="Times New Roman" w:hAnsi="TimesNewRomanPSMT" w:cs="TimesNewRomanPSMT"/>
          <w:color w:val="auto"/>
          <w:kern w:val="0"/>
          <w:lang w:eastAsia="hu-HU" w:bidi="ar-SA"/>
        </w:rPr>
      </w:pPr>
      <w:hyperlink r:id="rId42" w:history="1">
        <w:r w:rsidR="007D1475" w:rsidRPr="00B33B6B">
          <w:rPr>
            <w:rStyle w:val="Hiperhivatkozs"/>
            <w:rFonts w:ascii="TimesNewRomanPSMT" w:eastAsia="Times New Roman" w:hAnsi="TimesNewRomanPSMT" w:cs="TimesNewRomanPSMT"/>
            <w:kern w:val="0"/>
            <w:lang w:eastAsia="hu-HU" w:bidi="ar-SA"/>
          </w:rPr>
          <w:t>https://docs.jboss.org/hibernate/orm/5.2/userguide/html_single/Hibernate_User_Guide.html</w:t>
        </w:r>
      </w:hyperlink>
      <w:r w:rsidR="007D1475">
        <w:rPr>
          <w:rFonts w:ascii="TimesNewRomanPSMT" w:eastAsia="Times New Roman" w:hAnsi="TimesNewRomanPSMT" w:cs="TimesNewRomanPSMT"/>
          <w:color w:val="auto"/>
          <w:kern w:val="0"/>
          <w:lang w:eastAsia="hu-HU" w:bidi="ar-SA"/>
        </w:rPr>
        <w:t>, 2019.03.08.</w:t>
      </w:r>
    </w:p>
    <w:p w14:paraId="2709B4EA" w14:textId="67021C4A" w:rsidR="007D1475" w:rsidRDefault="005A595B"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w:t>
      </w:r>
      <w:r w:rsidR="00DF3B86" w:rsidRPr="00CF7C46">
        <w:rPr>
          <w:rFonts w:ascii="TimesNewRomanPSMT" w:eastAsia="Times New Roman" w:hAnsi="TimesNewRomanPSMT" w:cs="TimesNewRomanPSMT"/>
          <w:color w:val="auto"/>
          <w:kern w:val="0"/>
          <w:lang w:eastAsia="hu-HU" w:bidi="ar-SA"/>
        </w:rPr>
        <w:t>4</w:t>
      </w:r>
      <w:r w:rsidRPr="00CF7C46">
        <w:rPr>
          <w:rFonts w:ascii="TimesNewRomanPSMT" w:eastAsia="Times New Roman" w:hAnsi="TimesNewRomanPSMT" w:cs="TimesNewRomanPSMT"/>
          <w:color w:val="auto"/>
          <w:kern w:val="0"/>
          <w:lang w:eastAsia="hu-HU" w:bidi="ar-SA"/>
        </w:rPr>
        <w:t>] Holland, J. H.</w:t>
      </w:r>
      <w:r>
        <w:rPr>
          <w:rFonts w:ascii="TimesNewRomanPSMT" w:eastAsia="Times New Roman" w:hAnsi="TimesNewRomanPSMT" w:cs="TimesNewRomanPSMT"/>
          <w:color w:val="auto"/>
          <w:kern w:val="0"/>
          <w:lang w:eastAsia="hu-HU" w:bidi="ar-SA"/>
        </w:rPr>
        <w:t xml:space="preserve">: </w:t>
      </w:r>
      <w:r w:rsidRPr="00CF7C46">
        <w:rPr>
          <w:rFonts w:ascii="TimesNewRomanPSMT" w:eastAsia="Times New Roman" w:hAnsi="TimesNewRomanPSMT" w:cs="TimesNewRomanPSMT"/>
          <w:i/>
          <w:color w:val="auto"/>
          <w:kern w:val="0"/>
          <w:lang w:eastAsia="hu-HU" w:bidi="ar-SA"/>
        </w:rPr>
        <w:t>Adaptation in Natural and Artificial Systems</w:t>
      </w:r>
      <w:r>
        <w:rPr>
          <w:rFonts w:ascii="TimesNewRomanPSMT" w:eastAsia="Times New Roman" w:hAnsi="TimesNewRomanPSMT" w:cs="TimesNewRomanPSMT"/>
          <w:color w:val="auto"/>
          <w:kern w:val="0"/>
          <w:lang w:eastAsia="hu-HU" w:bidi="ar-SA"/>
        </w:rPr>
        <w:t>, The University of Michigan</w:t>
      </w:r>
      <w:r w:rsidR="006420F7">
        <w:rPr>
          <w:rFonts w:ascii="TimesNewRomanPSMT" w:eastAsia="Times New Roman" w:hAnsi="TimesNewRomanPSMT" w:cs="TimesNewRomanPSMT"/>
          <w:color w:val="auto"/>
          <w:kern w:val="0"/>
          <w:lang w:eastAsia="hu-HU" w:bidi="ar-SA"/>
        </w:rPr>
        <w:t xml:space="preserve"> </w:t>
      </w:r>
      <w:r>
        <w:rPr>
          <w:rFonts w:ascii="TimesNewRomanPSMT" w:eastAsia="Times New Roman" w:hAnsi="TimesNewRomanPSMT" w:cs="TimesNewRomanPSMT"/>
          <w:color w:val="auto"/>
          <w:kern w:val="0"/>
          <w:lang w:eastAsia="hu-HU" w:bidi="ar-SA"/>
        </w:rPr>
        <w:t>Press, Ann Arbor, (1975).</w:t>
      </w:r>
    </w:p>
    <w:p w14:paraId="75B0C048" w14:textId="1F88696A" w:rsidR="00D942FD" w:rsidRDefault="00D942FD"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 xml:space="preserve">[4a] </w:t>
      </w:r>
      <w:r w:rsidRPr="00D942FD">
        <w:rPr>
          <w:rFonts w:ascii="TimesNewRomanPSMT" w:eastAsia="Times New Roman" w:hAnsi="TimesNewRomanPSMT" w:cs="TimesNewRomanPSMT"/>
          <w:color w:val="auto"/>
          <w:kern w:val="0"/>
          <w:lang w:eastAsia="hu-HU" w:bidi="ar-SA"/>
        </w:rPr>
        <w:t>Krunoslav Puljic´ and Robert Manger</w:t>
      </w:r>
      <w:r>
        <w:rPr>
          <w:rFonts w:ascii="TimesNewRomanPSMT" w:eastAsia="Times New Roman" w:hAnsi="TimesNewRomanPSMT" w:cs="TimesNewRomanPSMT"/>
          <w:color w:val="auto"/>
          <w:kern w:val="0"/>
          <w:lang w:eastAsia="hu-HU" w:bidi="ar-SA"/>
        </w:rPr>
        <w:t xml:space="preserve">, </w:t>
      </w:r>
      <w:r w:rsidRPr="00CF7C46">
        <w:rPr>
          <w:rFonts w:ascii="TimesNewRomanPSMT" w:eastAsia="Times New Roman" w:hAnsi="TimesNewRomanPSMT" w:cs="TimesNewRomanPSMT"/>
          <w:i/>
          <w:color w:val="auto"/>
          <w:kern w:val="0"/>
          <w:lang w:eastAsia="hu-HU" w:bidi="ar-SA"/>
        </w:rPr>
        <w:t>Comparison of eight evolutionary crossover operators for the vehicle routing problem, Mathematical Communications</w:t>
      </w:r>
      <w:r>
        <w:rPr>
          <w:rFonts w:ascii="TimesNewRomanPSMT" w:eastAsia="Times New Roman" w:hAnsi="TimesNewRomanPSMT" w:cs="TimesNewRomanPSMT"/>
          <w:color w:val="auto"/>
          <w:kern w:val="0"/>
          <w:lang w:eastAsia="hu-HU" w:bidi="ar-SA"/>
        </w:rPr>
        <w:t>, 18, (2013)</w:t>
      </w:r>
    </w:p>
    <w:p w14:paraId="36D3B46C" w14:textId="6E77BFB3" w:rsidR="00416A6F" w:rsidRDefault="00416A6F"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[4b] HTML</w:t>
      </w:r>
    </w:p>
    <w:p w14:paraId="0302333D" w14:textId="649B2F9C" w:rsidR="00416A6F" w:rsidRDefault="00B92C93" w:rsidP="005A595B">
      <w:pPr>
        <w:pStyle w:val="SzDSzvegTrzs"/>
      </w:pPr>
      <w:hyperlink r:id="rId43" w:history="1">
        <w:r w:rsidR="00416A6F" w:rsidRPr="00B33B6B">
          <w:rPr>
            <w:rStyle w:val="Hiperhivatkozs"/>
          </w:rPr>
          <w:t>https://developer.mozilla.org/hu/docs/Web/HTML</w:t>
        </w:r>
      </w:hyperlink>
      <w:r w:rsidR="00416A6F">
        <w:t>, 2019.02.16.</w:t>
      </w:r>
    </w:p>
    <w:p w14:paraId="307E66C3" w14:textId="7A30CE33" w:rsidR="00780792" w:rsidRDefault="00780792" w:rsidP="005A595B">
      <w:pPr>
        <w:pStyle w:val="SzDSzvegTrzs"/>
      </w:pPr>
      <w:r>
        <w:lastRenderedPageBreak/>
        <w:t>[4c] JavaScript</w:t>
      </w:r>
    </w:p>
    <w:p w14:paraId="3D63635A" w14:textId="2320B3BE" w:rsidR="00780792" w:rsidRDefault="00B92C93" w:rsidP="005A595B">
      <w:pPr>
        <w:pStyle w:val="SzDSzvegTrzs"/>
      </w:pPr>
      <w:hyperlink r:id="rId44" w:history="1">
        <w:r w:rsidR="00780792" w:rsidRPr="00B33B6B">
          <w:rPr>
            <w:rStyle w:val="Hiperhivatkozs"/>
          </w:rPr>
          <w:t>https://developer.mozilla.org/hu/docs/Web/JavaScript</w:t>
        </w:r>
      </w:hyperlink>
      <w:r w:rsidR="00780792">
        <w:t>, 2019.02.16.</w:t>
      </w:r>
    </w:p>
    <w:p w14:paraId="389C493B" w14:textId="7C50B170" w:rsidR="00724C40" w:rsidRDefault="00724C40" w:rsidP="005A595B">
      <w:pPr>
        <w:pStyle w:val="SzDSzvegTrzs"/>
      </w:pPr>
      <w:r>
        <w:t>[4e] Maven</w:t>
      </w:r>
    </w:p>
    <w:p w14:paraId="3EB403C2" w14:textId="7DEDF2CB" w:rsidR="00724C40" w:rsidRDefault="00B92C93" w:rsidP="005A595B">
      <w:pPr>
        <w:pStyle w:val="SzDSzvegTrzs"/>
        <w:rPr>
          <w:rFonts w:ascii="TimesNewRomanPSMT" w:eastAsia="Times New Roman" w:hAnsi="TimesNewRomanPSMT" w:cs="TimesNewRomanPSMT"/>
          <w:color w:val="auto"/>
          <w:kern w:val="0"/>
          <w:lang w:eastAsia="hu-HU" w:bidi="ar-SA"/>
        </w:rPr>
      </w:pPr>
      <w:hyperlink r:id="rId45" w:history="1">
        <w:r w:rsidR="00724C40" w:rsidRPr="002F3887">
          <w:rPr>
            <w:rStyle w:val="Hiperhivatkozs"/>
            <w:rFonts w:ascii="TimesNewRomanPSMT" w:eastAsia="Times New Roman" w:hAnsi="TimesNewRomanPSMT" w:cs="TimesNewRomanPSMT"/>
            <w:kern w:val="0"/>
            <w:lang w:eastAsia="hu-HU" w:bidi="ar-SA"/>
          </w:rPr>
          <w:t>https://maven.apache.org/pom.html</w:t>
        </w:r>
      </w:hyperlink>
      <w:r w:rsidR="00724C40">
        <w:rPr>
          <w:rFonts w:ascii="TimesNewRomanPSMT" w:eastAsia="Times New Roman" w:hAnsi="TimesNewRomanPSMT" w:cs="TimesNewRomanPSMT"/>
          <w:color w:val="auto"/>
          <w:kern w:val="0"/>
          <w:lang w:eastAsia="hu-HU" w:bidi="ar-SA"/>
        </w:rPr>
        <w:t>, 2019.03.09.</w:t>
      </w:r>
    </w:p>
    <w:p w14:paraId="18CD7708" w14:textId="21EDB208" w:rsidR="006420F7" w:rsidRDefault="006420F7"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w:t>
      </w:r>
      <w:r w:rsidR="00372662">
        <w:rPr>
          <w:rFonts w:ascii="TimesNewRomanPSMT" w:eastAsia="Times New Roman" w:hAnsi="TimesNewRomanPSMT" w:cs="TimesNewRomanPSMT"/>
          <w:color w:val="auto"/>
          <w:kern w:val="0"/>
          <w:lang w:eastAsia="hu-HU" w:bidi="ar-SA"/>
        </w:rPr>
        <w:t>5</w:t>
      </w:r>
      <w:r>
        <w:rPr>
          <w:rFonts w:ascii="TimesNewRomanPSMT" w:eastAsia="Times New Roman" w:hAnsi="TimesNewRomanPSMT" w:cs="TimesNewRomanPSMT"/>
          <w:color w:val="auto"/>
          <w:kern w:val="0"/>
          <w:lang w:eastAsia="hu-HU" w:bidi="ar-SA"/>
        </w:rPr>
        <w:t xml:space="preserve">] Mitchell, M.: </w:t>
      </w:r>
      <w:r w:rsidRPr="00CF7C46">
        <w:rPr>
          <w:rFonts w:ascii="TimesNewRomanPSMT" w:eastAsia="Times New Roman" w:hAnsi="TimesNewRomanPSMT" w:cs="TimesNewRomanPSMT"/>
          <w:i/>
          <w:color w:val="auto"/>
          <w:kern w:val="0"/>
          <w:lang w:eastAsia="hu-HU" w:bidi="ar-SA"/>
        </w:rPr>
        <w:t>An introduction to Genetic Alogrithms</w:t>
      </w:r>
      <w:r w:rsidRPr="006420F7">
        <w:rPr>
          <w:rFonts w:ascii="TimesNewRomanPSMT" w:eastAsia="Times New Roman" w:hAnsi="TimesNewRomanPSMT" w:cs="TimesNewRomanPSMT"/>
          <w:color w:val="auto"/>
          <w:kern w:val="0"/>
          <w:lang w:eastAsia="hu-HU" w:bidi="ar-SA"/>
        </w:rPr>
        <w:t>, A Bradford Book The MIT Press</w:t>
      </w:r>
      <w:r>
        <w:rPr>
          <w:rFonts w:ascii="TimesNewRomanPSMT" w:eastAsia="Times New Roman" w:hAnsi="TimesNewRomanPSMT" w:cs="TimesNewRomanPSMT"/>
          <w:color w:val="auto"/>
          <w:kern w:val="0"/>
          <w:lang w:eastAsia="hu-HU" w:bidi="ar-SA"/>
        </w:rPr>
        <w:t xml:space="preserve"> (1998)</w:t>
      </w:r>
    </w:p>
    <w:p w14:paraId="598FE7EF" w14:textId="06C9F5B6" w:rsidR="00DB2916" w:rsidRDefault="00DB2916"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 xml:space="preserve">[5a] </w:t>
      </w:r>
      <w:r w:rsidRPr="00DB2916">
        <w:rPr>
          <w:rFonts w:ascii="TimesNewRomanPSMT" w:eastAsia="Times New Roman" w:hAnsi="TimesNewRomanPSMT" w:cs="TimesNewRomanPSMT"/>
          <w:color w:val="auto"/>
          <w:kern w:val="0"/>
          <w:lang w:eastAsia="hu-HU" w:bidi="ar-SA"/>
        </w:rPr>
        <w:t>Nicos Christofides</w:t>
      </w:r>
      <w:r>
        <w:rPr>
          <w:rFonts w:ascii="TimesNewRomanPSMT" w:eastAsia="Times New Roman" w:hAnsi="TimesNewRomanPSMT" w:cs="TimesNewRomanPSMT"/>
          <w:color w:val="auto"/>
          <w:kern w:val="0"/>
          <w:lang w:eastAsia="hu-HU" w:bidi="ar-SA"/>
        </w:rPr>
        <w:t xml:space="preserve">: </w:t>
      </w:r>
      <w:r w:rsidRPr="00DB2916">
        <w:rPr>
          <w:rFonts w:ascii="TimesNewRomanPSMT" w:eastAsia="Times New Roman" w:hAnsi="TimesNewRomanPSMT" w:cs="TimesNewRomanPSMT"/>
          <w:i/>
          <w:color w:val="auto"/>
          <w:kern w:val="0"/>
          <w:lang w:eastAsia="hu-HU" w:bidi="ar-SA"/>
        </w:rPr>
        <w:t>Worst-case analysis of a new heuristic for the travelling salesman problem</w:t>
      </w:r>
      <w:r w:rsidR="00395CFD">
        <w:rPr>
          <w:rFonts w:ascii="TimesNewRomanPSMT" w:eastAsia="Times New Roman" w:hAnsi="TimesNewRomanPSMT" w:cs="TimesNewRomanPSMT"/>
          <w:i/>
          <w:color w:val="auto"/>
          <w:kern w:val="0"/>
          <w:lang w:eastAsia="hu-HU" w:bidi="ar-SA"/>
        </w:rPr>
        <w:t xml:space="preserve">, </w:t>
      </w:r>
      <w:r w:rsidR="00395CFD" w:rsidRPr="00395CFD">
        <w:rPr>
          <w:rFonts w:ascii="TimesNewRomanPSMT" w:eastAsia="Times New Roman" w:hAnsi="TimesNewRomanPSMT" w:cs="TimesNewRomanPSMT"/>
          <w:i/>
          <w:color w:val="auto"/>
          <w:kern w:val="0"/>
          <w:lang w:eastAsia="hu-HU" w:bidi="ar-SA"/>
        </w:rPr>
        <w:t>Report 388, Graduate School of Industrial Administra</w:t>
      </w:r>
      <w:r w:rsidR="00395CFD">
        <w:rPr>
          <w:rFonts w:ascii="TimesNewRomanPSMT" w:eastAsia="Times New Roman" w:hAnsi="TimesNewRomanPSMT" w:cs="TimesNewRomanPSMT"/>
          <w:i/>
          <w:color w:val="auto"/>
          <w:kern w:val="0"/>
          <w:lang w:eastAsia="hu-HU" w:bidi="ar-SA"/>
        </w:rPr>
        <w:t>tion</w:t>
      </w:r>
      <w:r w:rsidR="00395CFD" w:rsidRPr="00395CFD">
        <w:rPr>
          <w:rFonts w:ascii="TimesNewRomanPSMT" w:eastAsia="Times New Roman" w:hAnsi="TimesNewRomanPSMT" w:cs="TimesNewRomanPSMT"/>
          <w:i/>
          <w:color w:val="auto"/>
          <w:kern w:val="0"/>
          <w:lang w:eastAsia="hu-HU" w:bidi="ar-SA"/>
        </w:rPr>
        <w:t>, 1976</w:t>
      </w:r>
    </w:p>
    <w:p w14:paraId="1D5C1E8A" w14:textId="77777777" w:rsidR="00F45192" w:rsidRDefault="00F45192"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w:t>
      </w:r>
      <w:r w:rsidR="00372662">
        <w:rPr>
          <w:rFonts w:ascii="TimesNewRomanPSMT" w:eastAsia="Times New Roman" w:hAnsi="TimesNewRomanPSMT" w:cs="TimesNewRomanPSMT"/>
          <w:color w:val="auto"/>
          <w:kern w:val="0"/>
          <w:lang w:eastAsia="hu-HU" w:bidi="ar-SA"/>
        </w:rPr>
        <w:t>6</w:t>
      </w:r>
      <w:r>
        <w:rPr>
          <w:rFonts w:ascii="TimesNewRomanPSMT" w:eastAsia="Times New Roman" w:hAnsi="TimesNewRomanPSMT" w:cs="TimesNewRomanPSMT"/>
          <w:color w:val="auto"/>
          <w:kern w:val="0"/>
          <w:lang w:eastAsia="hu-HU" w:bidi="ar-SA"/>
        </w:rPr>
        <w:t xml:space="preserve">] </w:t>
      </w:r>
      <w:r w:rsidRPr="00F45192">
        <w:rPr>
          <w:rFonts w:ascii="TimesNewRomanPSMT" w:eastAsia="Times New Roman" w:hAnsi="TimesNewRomanPSMT" w:cs="TimesNewRomanPSMT"/>
          <w:color w:val="auto"/>
          <w:kern w:val="0"/>
          <w:lang w:eastAsia="hu-HU" w:bidi="ar-SA"/>
        </w:rPr>
        <w:t>Rechenberg</w:t>
      </w:r>
      <w:r>
        <w:rPr>
          <w:rFonts w:ascii="Georgia" w:hAnsi="Georgia"/>
          <w:color w:val="333333"/>
          <w:spacing w:val="2"/>
          <w:sz w:val="26"/>
          <w:szCs w:val="26"/>
          <w:shd w:val="clear" w:color="auto" w:fill="FCFCFC"/>
        </w:rPr>
        <w:t xml:space="preserve"> </w:t>
      </w:r>
      <w:r w:rsidRPr="00F45192">
        <w:rPr>
          <w:rFonts w:ascii="TimesNewRomanPSMT" w:eastAsia="Times New Roman" w:hAnsi="TimesNewRomanPSMT" w:cs="TimesNewRomanPSMT"/>
          <w:color w:val="auto"/>
          <w:kern w:val="0"/>
          <w:lang w:eastAsia="hu-HU" w:bidi="ar-SA"/>
        </w:rPr>
        <w:t>I</w:t>
      </w:r>
      <w:r>
        <w:rPr>
          <w:rFonts w:ascii="TimesNewRomanPSMT" w:eastAsia="Times New Roman" w:hAnsi="TimesNewRomanPSMT" w:cs="TimesNewRomanPSMT"/>
          <w:color w:val="auto"/>
          <w:kern w:val="0"/>
          <w:lang w:eastAsia="hu-HU" w:bidi="ar-SA"/>
        </w:rPr>
        <w:t xml:space="preserve">.: </w:t>
      </w:r>
      <w:r w:rsidRPr="00F45192">
        <w:rPr>
          <w:rFonts w:ascii="TimesNewRomanPSMT" w:eastAsia="Times New Roman" w:hAnsi="TimesNewRomanPSMT" w:cs="TimesNewRomanPSMT"/>
          <w:i/>
          <w:color w:val="auto"/>
          <w:kern w:val="0"/>
          <w:lang w:eastAsia="hu-HU" w:bidi="ar-SA"/>
        </w:rPr>
        <w:t>Cybernetic solution path of an experimental problem</w:t>
      </w:r>
      <w:r>
        <w:rPr>
          <w:rFonts w:ascii="TimesNewRomanPSMT" w:eastAsia="Times New Roman" w:hAnsi="TimesNewRomanPSMT" w:cs="TimesNewRomanPSMT"/>
          <w:color w:val="auto"/>
          <w:kern w:val="0"/>
          <w:lang w:eastAsia="hu-HU" w:bidi="ar-SA"/>
        </w:rPr>
        <w:t xml:space="preserve">, </w:t>
      </w:r>
      <w:r w:rsidRPr="00F45192">
        <w:rPr>
          <w:rFonts w:ascii="TimesNewRomanPSMT" w:eastAsia="Times New Roman" w:hAnsi="TimesNewRomanPSMT" w:cs="TimesNewRomanPSMT"/>
          <w:color w:val="auto"/>
          <w:kern w:val="0"/>
          <w:lang w:eastAsia="hu-HU" w:bidi="ar-SA"/>
        </w:rPr>
        <w:t>Royal Aircraft Establishment (1965)</w:t>
      </w:r>
    </w:p>
    <w:p w14:paraId="720C432F" w14:textId="77777777" w:rsidR="00F45192" w:rsidRDefault="00F45192" w:rsidP="00F45192">
      <w:pPr>
        <w:widowControl/>
        <w:suppressAutoHyphens w:val="0"/>
        <w:autoSpaceDE w:val="0"/>
        <w:autoSpaceDN w:val="0"/>
        <w:adjustRightInd w:val="0"/>
        <w:rPr>
          <w:rFonts w:ascii="TimesNewRomanPS-ItalicMT" w:eastAsia="Times New Roman" w:hAnsi="TimesNewRomanPS-ItalicMT" w:cs="TimesNewRomanPS-ItalicMT"/>
          <w:i/>
          <w:iCs/>
          <w:color w:val="auto"/>
          <w:kern w:val="0"/>
          <w:lang w:eastAsia="hu-HU" w:bidi="ar-SA"/>
        </w:rPr>
      </w:pPr>
      <w:r>
        <w:rPr>
          <w:rFonts w:ascii="TimesNewRomanPSMT" w:eastAsia="Times New Roman" w:hAnsi="TimesNewRomanPSMT" w:cs="TimesNewRomanPSMT"/>
          <w:color w:val="auto"/>
          <w:kern w:val="0"/>
          <w:lang w:eastAsia="hu-HU" w:bidi="ar-SA"/>
        </w:rPr>
        <w:t>[</w:t>
      </w:r>
      <w:r w:rsidR="00372662">
        <w:rPr>
          <w:rFonts w:ascii="TimesNewRomanPSMT" w:eastAsia="Times New Roman" w:hAnsi="TimesNewRomanPSMT" w:cs="TimesNewRomanPSMT"/>
          <w:color w:val="auto"/>
          <w:kern w:val="0"/>
          <w:lang w:eastAsia="hu-HU" w:bidi="ar-SA"/>
        </w:rPr>
        <w:t>7</w:t>
      </w:r>
      <w:r>
        <w:rPr>
          <w:rFonts w:ascii="TimesNewRomanPSMT" w:eastAsia="Times New Roman" w:hAnsi="TimesNewRomanPSMT" w:cs="TimesNewRomanPSMT"/>
          <w:color w:val="auto"/>
          <w:kern w:val="0"/>
          <w:lang w:eastAsia="hu-HU" w:bidi="ar-SA"/>
        </w:rPr>
        <w:t xml:space="preserve">] Rechenberg, I.: </w:t>
      </w:r>
      <w:r>
        <w:rPr>
          <w:rFonts w:ascii="TimesNewRomanPS-ItalicMT" w:eastAsia="Times New Roman" w:hAnsi="TimesNewRomanPS-ItalicMT" w:cs="TimesNewRomanPS-ItalicMT"/>
          <w:i/>
          <w:iCs/>
          <w:color w:val="auto"/>
          <w:kern w:val="0"/>
          <w:lang w:eastAsia="hu-HU" w:bidi="ar-SA"/>
        </w:rPr>
        <w:t>Evolutionsstrategie: Optimierung Technischer Systeme nach Prinzipien</w:t>
      </w:r>
    </w:p>
    <w:p w14:paraId="5B7A64F9" w14:textId="22AAD3D1" w:rsidR="00FB32D9" w:rsidRDefault="00F45192" w:rsidP="00FB32D9">
      <w:pPr>
        <w:pStyle w:val="SzDSzvegTrzs"/>
        <w:rPr>
          <w:rFonts w:ascii="TimesNewRomanPSMT" w:eastAsia="Times New Roman" w:hAnsi="TimesNewRomanPSMT" w:cs="TimesNewRomanPSMT"/>
          <w:color w:val="auto"/>
          <w:kern w:val="0"/>
          <w:lang w:eastAsia="hu-HU" w:bidi="ar-SA"/>
        </w:rPr>
      </w:pPr>
      <w:r>
        <w:rPr>
          <w:rFonts w:ascii="TimesNewRomanPS-ItalicMT" w:eastAsia="Times New Roman" w:hAnsi="TimesNewRomanPS-ItalicMT" w:cs="TimesNewRomanPS-ItalicMT"/>
          <w:i/>
          <w:iCs/>
          <w:color w:val="auto"/>
          <w:kern w:val="0"/>
          <w:lang w:eastAsia="hu-HU" w:bidi="ar-SA"/>
        </w:rPr>
        <w:t>der Biologische Evolution</w:t>
      </w:r>
      <w:r>
        <w:rPr>
          <w:rFonts w:ascii="TimesNewRomanPSMT" w:eastAsia="Times New Roman" w:hAnsi="TimesNewRomanPSMT" w:cs="TimesNewRomanPSMT"/>
          <w:color w:val="auto"/>
          <w:kern w:val="0"/>
          <w:lang w:eastAsia="hu-HU" w:bidi="ar-SA"/>
        </w:rPr>
        <w:t>, Fromman-Holzboog, Stuttgart, (1973).</w:t>
      </w:r>
    </w:p>
    <w:p w14:paraId="0E8CBC37" w14:textId="2FDBD710" w:rsidR="003709BE" w:rsidRDefault="003709BE" w:rsidP="00FB32D9">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 xml:space="preserve">[7c] </w:t>
      </w:r>
      <w:r w:rsidRPr="00C43F9D">
        <w:rPr>
          <w:rFonts w:ascii="TimesNewRomanPSMT" w:eastAsia="Times New Roman" w:hAnsi="TimesNewRomanPSMT" w:cs="TimesNewRomanPSMT"/>
          <w:color w:val="auto"/>
          <w:kern w:val="0"/>
          <w:lang w:eastAsia="hu-HU" w:bidi="ar-SA"/>
        </w:rPr>
        <w:t>Scott Chacon, Ben Straub</w:t>
      </w:r>
      <w:r>
        <w:rPr>
          <w:rFonts w:ascii="TimesNewRomanPSMT" w:eastAsia="Times New Roman" w:hAnsi="TimesNewRomanPSMT" w:cs="TimesNewRomanPSMT"/>
          <w:color w:val="auto"/>
          <w:kern w:val="0"/>
          <w:lang w:eastAsia="hu-HU" w:bidi="ar-SA"/>
        </w:rPr>
        <w:t>:</w:t>
      </w:r>
      <w:r w:rsidRPr="00C43F9D">
        <w:t xml:space="preserve"> </w:t>
      </w:r>
      <w:r w:rsidRPr="00C43F9D">
        <w:rPr>
          <w:rFonts w:ascii="TimesNewRomanPSMT" w:eastAsia="Times New Roman" w:hAnsi="TimesNewRomanPSMT" w:cs="TimesNewRomanPSMT"/>
          <w:i/>
          <w:color w:val="auto"/>
          <w:kern w:val="0"/>
          <w:lang w:eastAsia="hu-HU" w:bidi="ar-SA"/>
        </w:rPr>
        <w:t>Pro Git</w:t>
      </w:r>
      <w:r>
        <w:rPr>
          <w:rFonts w:ascii="TimesNewRomanPSMT" w:eastAsia="Times New Roman" w:hAnsi="TimesNewRomanPSMT" w:cs="TimesNewRomanPSMT"/>
          <w:i/>
          <w:color w:val="auto"/>
          <w:kern w:val="0"/>
          <w:lang w:eastAsia="hu-HU" w:bidi="ar-SA"/>
        </w:rPr>
        <w:t xml:space="preserve"> (</w:t>
      </w:r>
      <w:r w:rsidRPr="00C43F9D">
        <w:rPr>
          <w:rFonts w:ascii="TimesNewRomanPSMT" w:eastAsia="Times New Roman" w:hAnsi="TimesNewRomanPSMT" w:cs="TimesNewRomanPSMT"/>
          <w:i/>
          <w:color w:val="auto"/>
          <w:kern w:val="0"/>
          <w:lang w:eastAsia="hu-HU" w:bidi="ar-SA"/>
        </w:rPr>
        <w:t>Version 2.1.122</w:t>
      </w:r>
      <w:r>
        <w:rPr>
          <w:rFonts w:ascii="TimesNewRomanPSMT" w:eastAsia="Times New Roman" w:hAnsi="TimesNewRomanPSMT" w:cs="TimesNewRomanPSMT"/>
          <w:i/>
          <w:color w:val="auto"/>
          <w:kern w:val="0"/>
          <w:lang w:eastAsia="hu-HU" w:bidi="ar-SA"/>
        </w:rPr>
        <w:t xml:space="preserve">), </w:t>
      </w:r>
      <w:r w:rsidRPr="00C43F9D">
        <w:rPr>
          <w:rFonts w:ascii="TimesNewRomanPSMT" w:eastAsia="Times New Roman" w:hAnsi="TimesNewRomanPSMT" w:cs="TimesNewRomanPSMT"/>
          <w:color w:val="auto"/>
          <w:kern w:val="0"/>
          <w:lang w:eastAsia="hu-HU" w:bidi="ar-SA"/>
        </w:rPr>
        <w:t>Apress</w:t>
      </w:r>
      <w:r>
        <w:rPr>
          <w:rFonts w:ascii="TimesNewRomanPSMT" w:eastAsia="Times New Roman" w:hAnsi="TimesNewRomanPSMT" w:cs="TimesNewRomanPSMT"/>
          <w:i/>
          <w:color w:val="auto"/>
          <w:kern w:val="0"/>
          <w:lang w:eastAsia="hu-HU" w:bidi="ar-SA"/>
        </w:rPr>
        <w:t>, (</w:t>
      </w:r>
      <w:r>
        <w:t>2019)</w:t>
      </w:r>
    </w:p>
    <w:p w14:paraId="01808AE3" w14:textId="77777777" w:rsidR="00FB32D9" w:rsidRPr="00FB32D9" w:rsidRDefault="00FB32D9" w:rsidP="00F45192">
      <w:pPr>
        <w:pStyle w:val="SzDSzvegTrzs"/>
        <w:rPr>
          <w:lang w:eastAsia="hu-HU" w:bidi="ar-SA"/>
        </w:rPr>
      </w:pPr>
      <w:r w:rsidRPr="00FB32D9">
        <w:rPr>
          <w:lang w:eastAsia="hu-HU" w:bidi="ar-SA"/>
        </w:rPr>
        <w:t>[</w:t>
      </w:r>
      <w:r w:rsidR="00372662">
        <w:rPr>
          <w:lang w:eastAsia="hu-HU" w:bidi="ar-SA"/>
        </w:rPr>
        <w:t>8</w:t>
      </w:r>
      <w:r w:rsidRPr="00FB32D9">
        <w:rPr>
          <w:lang w:eastAsia="hu-HU" w:bidi="ar-SA"/>
        </w:rPr>
        <w:t xml:space="preserve">] Sivanandam, S.N., Deepa, S. N.: </w:t>
      </w:r>
      <w:r w:rsidRPr="00FB32D9">
        <w:rPr>
          <w:i/>
          <w:lang w:eastAsia="hu-HU" w:bidi="ar-SA"/>
        </w:rPr>
        <w:t>Introduction to Genetic Algorithms</w:t>
      </w:r>
      <w:r>
        <w:rPr>
          <w:i/>
          <w:lang w:eastAsia="hu-HU" w:bidi="ar-SA"/>
        </w:rPr>
        <w:t xml:space="preserve">, </w:t>
      </w:r>
      <w:r w:rsidRPr="00FB32D9">
        <w:rPr>
          <w:lang w:eastAsia="hu-HU" w:bidi="ar-SA"/>
        </w:rPr>
        <w:t>Springer-Verlag Berlin Heidelberg</w:t>
      </w:r>
      <w:r>
        <w:rPr>
          <w:lang w:eastAsia="hu-HU" w:bidi="ar-SA"/>
        </w:rPr>
        <w:t>, (2008)</w:t>
      </w:r>
    </w:p>
    <w:p w14:paraId="3B5CE58E" w14:textId="6F3E6F6C" w:rsidR="000E6345" w:rsidRDefault="005A595B" w:rsidP="000E6345">
      <w:pPr>
        <w:pStyle w:val="SzDSzvegTrzs"/>
        <w:rPr>
          <w:lang w:eastAsia="hu-HU" w:bidi="ar-SA"/>
        </w:rPr>
      </w:pPr>
      <w:r>
        <w:rPr>
          <w:lang w:eastAsia="hu-HU" w:bidi="ar-SA"/>
        </w:rPr>
        <w:t>[</w:t>
      </w:r>
      <w:r w:rsidR="00DF3B86">
        <w:rPr>
          <w:lang w:eastAsia="hu-HU" w:bidi="ar-SA"/>
        </w:rPr>
        <w:t>9</w:t>
      </w:r>
      <w:r w:rsidR="000E6345">
        <w:rPr>
          <w:lang w:eastAsia="hu-HU" w:bidi="ar-SA"/>
        </w:rPr>
        <w:t xml:space="preserve">] Várkonyiné, K. A. : </w:t>
      </w:r>
      <w:r w:rsidR="000E6345" w:rsidRPr="000E6345">
        <w:rPr>
          <w:i/>
        </w:rPr>
        <w:t>Genetikus algoritmusok</w:t>
      </w:r>
      <w:r w:rsidR="000E6345">
        <w:rPr>
          <w:lang w:eastAsia="hu-HU" w:bidi="ar-SA"/>
        </w:rPr>
        <w:t>, Typotex kiadó, Bp., (2002).</w:t>
      </w:r>
    </w:p>
    <w:p w14:paraId="448F4DF7" w14:textId="488A05ED" w:rsidR="00416A6F" w:rsidRDefault="00416A6F" w:rsidP="00416A6F">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[10] Verziókezelés</w:t>
      </w:r>
    </w:p>
    <w:p w14:paraId="48AECE54" w14:textId="77777777" w:rsidR="00416A6F" w:rsidRPr="008356ED" w:rsidRDefault="00B92C93" w:rsidP="00416A6F">
      <w:pPr>
        <w:pStyle w:val="SzDSzvegTrzs"/>
        <w:rPr>
          <w:rFonts w:ascii="TimesNewRomanPSMT" w:eastAsia="Times New Roman" w:hAnsi="TimesNewRomanPSMT" w:cs="TimesNewRomanPSMT"/>
          <w:color w:val="auto"/>
          <w:kern w:val="0"/>
          <w:lang w:eastAsia="hu-HU" w:bidi="ar-SA"/>
        </w:rPr>
      </w:pPr>
      <w:hyperlink r:id="rId46" w:history="1">
        <w:r w:rsidR="00416A6F" w:rsidRPr="00B33B6B">
          <w:rPr>
            <w:rStyle w:val="Hiperhivatkozs"/>
            <w:i/>
          </w:rPr>
          <w:t>https://hu.wikipedia.org/wiki/Verzi%C3%B3kezel%C3%A9s</w:t>
        </w:r>
      </w:hyperlink>
      <w:r w:rsidR="00416A6F">
        <w:rPr>
          <w:i/>
        </w:rPr>
        <w:t xml:space="preserve">, </w:t>
      </w:r>
      <w:r w:rsidR="00416A6F">
        <w:t>2019.02.15.</w:t>
      </w:r>
    </w:p>
    <w:p w14:paraId="4945740D" w14:textId="77777777" w:rsidR="00416A6F" w:rsidRDefault="00416A6F" w:rsidP="000E6345">
      <w:pPr>
        <w:pStyle w:val="SzDSzvegTrzs"/>
        <w:rPr>
          <w:lang w:eastAsia="hu-HU" w:bidi="ar-SA"/>
        </w:rPr>
      </w:pPr>
    </w:p>
    <w:p w14:paraId="75DF502D" w14:textId="77777777" w:rsidR="000E6345" w:rsidRDefault="000E6345">
      <w:pPr>
        <w:widowControl/>
        <w:suppressAutoHyphens w:val="0"/>
      </w:pPr>
      <w:r>
        <w:br w:type="page"/>
      </w:r>
    </w:p>
    <w:p w14:paraId="1313C09E" w14:textId="77777777" w:rsidR="000E6345" w:rsidRPr="000E6345" w:rsidRDefault="000E6345" w:rsidP="000E6345">
      <w:pPr>
        <w:pStyle w:val="Szvegtrzs"/>
      </w:pPr>
    </w:p>
    <w:p w14:paraId="77D12105" w14:textId="77777777" w:rsidR="007C5DF4" w:rsidRPr="00BC22DE" w:rsidRDefault="007C5DF4">
      <w:pPr>
        <w:pStyle w:val="Szvegtrzs"/>
        <w:jc w:val="center"/>
        <w:rPr>
          <w:rFonts w:cs="Times New Roman"/>
          <w:color w:val="800000"/>
        </w:rPr>
      </w:pPr>
      <w:r w:rsidRPr="00BC22DE">
        <w:rPr>
          <w:rFonts w:cs="Times New Roman"/>
          <w:color w:val="800000"/>
        </w:rPr>
        <w:t>[A</w:t>
      </w:r>
      <w:r w:rsidRPr="00BC22DE">
        <w:rPr>
          <w:rFonts w:eastAsia="Times New Roman" w:cs="Times New Roman"/>
          <w:color w:val="800000"/>
        </w:rPr>
        <w:t xml:space="preserve"> </w:t>
      </w:r>
      <w:r w:rsidRPr="00BC22DE">
        <w:rPr>
          <w:rFonts w:cs="Times New Roman"/>
          <w:color w:val="800000"/>
        </w:rPr>
        <w:t>felhasznált</w:t>
      </w:r>
      <w:r w:rsidRPr="00BC22DE">
        <w:rPr>
          <w:rFonts w:eastAsia="Times New Roman" w:cs="Times New Roman"/>
          <w:color w:val="800000"/>
        </w:rPr>
        <w:t xml:space="preserve"> </w:t>
      </w:r>
      <w:r w:rsidRPr="00BC22DE">
        <w:rPr>
          <w:rFonts w:cs="Times New Roman"/>
          <w:color w:val="800000"/>
        </w:rPr>
        <w:t>szakirodalom</w:t>
      </w:r>
      <w:r w:rsidRPr="00BC22DE">
        <w:rPr>
          <w:rFonts w:eastAsia="Times New Roman" w:cs="Times New Roman"/>
          <w:color w:val="800000"/>
        </w:rPr>
        <w:t xml:space="preserve"> </w:t>
      </w:r>
      <w:r w:rsidRPr="00BC22DE">
        <w:rPr>
          <w:rFonts w:cs="Times New Roman"/>
          <w:color w:val="800000"/>
        </w:rPr>
        <w:t>megadása]</w:t>
      </w:r>
    </w:p>
    <w:p w14:paraId="2CECC2CA" w14:textId="77777777" w:rsidR="007C5DF4" w:rsidRPr="00BC22DE" w:rsidRDefault="007C5DF4">
      <w:pPr>
        <w:pStyle w:val="Szvegtrzs"/>
        <w:jc w:val="center"/>
        <w:rPr>
          <w:rFonts w:cs="Times New Roman"/>
          <w:color w:val="800000"/>
        </w:rPr>
      </w:pPr>
    </w:p>
    <w:p w14:paraId="11F99089" w14:textId="77777777" w:rsidR="007C5DF4" w:rsidRPr="00BC22DE" w:rsidRDefault="007C5DF4">
      <w:pPr>
        <w:pStyle w:val="Szvegtrzs"/>
        <w:rPr>
          <w:rFonts w:cs="Times New Roman"/>
          <w:color w:val="800000"/>
        </w:rPr>
      </w:pPr>
      <w:r w:rsidRPr="00BC22DE">
        <w:rPr>
          <w:rFonts w:cs="Times New Roman"/>
          <w:color w:val="800000"/>
        </w:rPr>
        <w:t>[A</w:t>
      </w:r>
      <w:r w:rsidRPr="00BC22DE">
        <w:rPr>
          <w:rFonts w:eastAsia="Arial" w:cs="Times New Roman"/>
          <w:color w:val="800000"/>
        </w:rPr>
        <w:t xml:space="preserve"> </w:t>
      </w:r>
      <w:r w:rsidRPr="00BC22DE">
        <w:rPr>
          <w:rFonts w:cs="Times New Roman"/>
          <w:color w:val="800000"/>
        </w:rPr>
        <w:t>szerzők</w:t>
      </w:r>
      <w:r w:rsidRPr="00BC22DE">
        <w:rPr>
          <w:rFonts w:eastAsia="Arial" w:cs="Times New Roman"/>
          <w:color w:val="800000"/>
        </w:rPr>
        <w:t xml:space="preserve"> </w:t>
      </w:r>
      <w:r w:rsidRPr="00BC22DE">
        <w:rPr>
          <w:rFonts w:cs="Times New Roman"/>
          <w:color w:val="800000"/>
        </w:rPr>
        <w:t>nevét</w:t>
      </w:r>
      <w:r w:rsidRPr="00BC22DE">
        <w:rPr>
          <w:rFonts w:eastAsia="Arial" w:cs="Times New Roman"/>
          <w:color w:val="800000"/>
        </w:rPr>
        <w:t xml:space="preserve"> </w:t>
      </w:r>
      <w:r w:rsidRPr="00BC22DE">
        <w:rPr>
          <w:rFonts w:cs="Times New Roman"/>
          <w:color w:val="800000"/>
        </w:rPr>
        <w:t>mindenütt</w:t>
      </w:r>
      <w:r w:rsidRPr="00BC22DE">
        <w:rPr>
          <w:rFonts w:eastAsia="Arial" w:cs="Times New Roman"/>
          <w:color w:val="800000"/>
        </w:rPr>
        <w:t xml:space="preserve"> “</w:t>
      </w:r>
      <w:r w:rsidRPr="00BC22DE">
        <w:rPr>
          <w:rFonts w:cs="Times New Roman"/>
          <w:color w:val="800000"/>
        </w:rPr>
        <w:t>Családnév,</w:t>
      </w:r>
      <w:r w:rsidRPr="00BC22DE">
        <w:rPr>
          <w:rFonts w:eastAsia="Arial" w:cs="Times New Roman"/>
          <w:color w:val="800000"/>
        </w:rPr>
        <w:t xml:space="preserve"> </w:t>
      </w:r>
      <w:r w:rsidRPr="00BC22DE">
        <w:rPr>
          <w:rFonts w:cs="Times New Roman"/>
          <w:color w:val="800000"/>
        </w:rPr>
        <w:t>X.</w:t>
      </w:r>
      <w:r w:rsidRPr="00BC22DE">
        <w:rPr>
          <w:rFonts w:eastAsia="Arial" w:cs="Times New Roman"/>
          <w:color w:val="800000"/>
        </w:rPr>
        <w:t xml:space="preserve">”  </w:t>
      </w:r>
      <w:r w:rsidRPr="00BC22DE">
        <w:rPr>
          <w:rFonts w:cs="Times New Roman"/>
          <w:color w:val="800000"/>
        </w:rPr>
        <w:t>formában</w:t>
      </w:r>
      <w:r w:rsidRPr="00BC22DE">
        <w:rPr>
          <w:rFonts w:eastAsia="Arial" w:cs="Times New Roman"/>
          <w:color w:val="800000"/>
        </w:rPr>
        <w:t xml:space="preserve"> </w:t>
      </w:r>
      <w:r w:rsidRPr="00BC22DE">
        <w:rPr>
          <w:rFonts w:cs="Times New Roman"/>
          <w:color w:val="800000"/>
        </w:rPr>
        <w:t>kell</w:t>
      </w:r>
      <w:r w:rsidRPr="00BC22DE">
        <w:rPr>
          <w:rFonts w:eastAsia="Arial" w:cs="Times New Roman"/>
          <w:color w:val="800000"/>
        </w:rPr>
        <w:t xml:space="preserve"> </w:t>
      </w:r>
      <w:r w:rsidRPr="00BC22DE">
        <w:rPr>
          <w:rFonts w:cs="Times New Roman"/>
          <w:color w:val="800000"/>
        </w:rPr>
        <w:t>megadni,</w:t>
      </w:r>
      <w:r w:rsidRPr="00BC22DE">
        <w:rPr>
          <w:rFonts w:eastAsia="Arial" w:cs="Times New Roman"/>
          <w:color w:val="800000"/>
        </w:rPr>
        <w:t xml:space="preserve"> </w:t>
      </w:r>
      <w:r w:rsidRPr="00BC22DE">
        <w:rPr>
          <w:rFonts w:cs="Times New Roman"/>
          <w:color w:val="800000"/>
        </w:rPr>
        <w:t>ahol</w:t>
      </w:r>
      <w:r w:rsidRPr="00BC22DE">
        <w:rPr>
          <w:rFonts w:eastAsia="Arial" w:cs="Times New Roman"/>
          <w:color w:val="800000"/>
        </w:rPr>
        <w:t xml:space="preserve"> </w:t>
      </w:r>
      <w:r w:rsidRPr="00BC22DE">
        <w:rPr>
          <w:rFonts w:cs="Times New Roman"/>
          <w:color w:val="800000"/>
        </w:rPr>
        <w:t>X.</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szerző</w:t>
      </w:r>
      <w:r w:rsidRPr="00BC22DE">
        <w:rPr>
          <w:rFonts w:eastAsia="Arial" w:cs="Times New Roman"/>
          <w:color w:val="800000"/>
        </w:rPr>
        <w:t xml:space="preserve"> </w:t>
      </w:r>
      <w:r w:rsidRPr="00BC22DE">
        <w:rPr>
          <w:rFonts w:cs="Times New Roman"/>
          <w:color w:val="800000"/>
        </w:rPr>
        <w:t>keresztnevének</w:t>
      </w:r>
      <w:r w:rsidRPr="00BC22DE">
        <w:rPr>
          <w:rFonts w:eastAsia="Arial" w:cs="Times New Roman"/>
          <w:color w:val="800000"/>
        </w:rPr>
        <w:t xml:space="preserve"> </w:t>
      </w:r>
      <w:r w:rsidRPr="00BC22DE">
        <w:rPr>
          <w:rFonts w:cs="Times New Roman"/>
          <w:color w:val="800000"/>
        </w:rPr>
        <w:t>(keresztneveinek)</w:t>
      </w:r>
      <w:r w:rsidRPr="00BC22DE">
        <w:rPr>
          <w:rFonts w:eastAsia="Arial" w:cs="Times New Roman"/>
          <w:color w:val="800000"/>
        </w:rPr>
        <w:t xml:space="preserve"> </w:t>
      </w:r>
      <w:r w:rsidRPr="00BC22DE">
        <w:rPr>
          <w:rFonts w:cs="Times New Roman"/>
          <w:color w:val="800000"/>
        </w:rPr>
        <w:t>kezdőbetűje.</w:t>
      </w:r>
      <w:r w:rsidRPr="00BC22DE">
        <w:rPr>
          <w:rFonts w:eastAsia="Arial" w:cs="Times New Roman"/>
          <w:color w:val="800000"/>
        </w:rPr>
        <w:t xml:space="preserve"> </w:t>
      </w:r>
      <w:r w:rsidRPr="00BC22DE">
        <w:rPr>
          <w:rFonts w:cs="Times New Roman"/>
          <w:color w:val="800000"/>
        </w:rPr>
        <w:t>Magyar</w:t>
      </w:r>
      <w:r w:rsidRPr="00BC22DE">
        <w:rPr>
          <w:rFonts w:eastAsia="Arial" w:cs="Times New Roman"/>
          <w:color w:val="800000"/>
        </w:rPr>
        <w:t xml:space="preserve"> </w:t>
      </w:r>
      <w:r w:rsidRPr="00BC22DE">
        <w:rPr>
          <w:rFonts w:cs="Times New Roman"/>
          <w:color w:val="800000"/>
        </w:rPr>
        <w:t>cikk</w:t>
      </w:r>
      <w:r w:rsidRPr="00BC22DE">
        <w:rPr>
          <w:rFonts w:eastAsia="Arial" w:cs="Times New Roman"/>
          <w:color w:val="800000"/>
        </w:rPr>
        <w:t xml:space="preserve"> </w:t>
      </w:r>
      <w:r w:rsidRPr="00BC22DE">
        <w:rPr>
          <w:rFonts w:cs="Times New Roman"/>
          <w:color w:val="800000"/>
        </w:rPr>
        <w:t>esetén</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vessző</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családnév</w:t>
      </w:r>
      <w:r w:rsidRPr="00BC22DE">
        <w:rPr>
          <w:rFonts w:eastAsia="Arial" w:cs="Times New Roman"/>
          <w:color w:val="800000"/>
        </w:rPr>
        <w:t xml:space="preserve"> </w:t>
      </w:r>
      <w:r w:rsidRPr="00BC22DE">
        <w:rPr>
          <w:rFonts w:cs="Times New Roman"/>
          <w:color w:val="800000"/>
        </w:rPr>
        <w:t>és</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keresztnév</w:t>
      </w:r>
      <w:r w:rsidRPr="00BC22DE">
        <w:rPr>
          <w:rFonts w:eastAsia="Arial" w:cs="Times New Roman"/>
          <w:color w:val="800000"/>
        </w:rPr>
        <w:t xml:space="preserve"> </w:t>
      </w:r>
      <w:r w:rsidRPr="00BC22DE">
        <w:rPr>
          <w:rFonts w:cs="Times New Roman"/>
          <w:color w:val="800000"/>
        </w:rPr>
        <w:t>kezdőbetűje</w:t>
      </w:r>
      <w:r w:rsidRPr="00BC22DE">
        <w:rPr>
          <w:rFonts w:eastAsia="Arial" w:cs="Times New Roman"/>
          <w:color w:val="800000"/>
        </w:rPr>
        <w:t xml:space="preserve"> </w:t>
      </w:r>
      <w:r w:rsidRPr="00BC22DE">
        <w:rPr>
          <w:rFonts w:cs="Times New Roman"/>
          <w:color w:val="800000"/>
        </w:rPr>
        <w:t>közt</w:t>
      </w:r>
      <w:r w:rsidRPr="00BC22DE">
        <w:rPr>
          <w:rFonts w:eastAsia="Arial" w:cs="Times New Roman"/>
          <w:color w:val="800000"/>
        </w:rPr>
        <w:t xml:space="preserve"> </w:t>
      </w:r>
      <w:r w:rsidRPr="00BC22DE">
        <w:rPr>
          <w:rFonts w:cs="Times New Roman"/>
          <w:color w:val="800000"/>
        </w:rPr>
        <w:t>elhagyható.</w:t>
      </w:r>
      <w:r w:rsidRPr="00BC22DE">
        <w:rPr>
          <w:rFonts w:eastAsia="Arial" w:cs="Times New Roman"/>
          <w:color w:val="800000"/>
        </w:rPr>
        <w:t xml:space="preserve"> </w:t>
      </w:r>
      <w:r w:rsidRPr="00BC22DE">
        <w:rPr>
          <w:rFonts w:cs="Times New Roman"/>
          <w:color w:val="800000"/>
        </w:rPr>
        <w:t>Ha</w:t>
      </w:r>
      <w:r w:rsidRPr="00BC22DE">
        <w:rPr>
          <w:rFonts w:eastAsia="Arial" w:cs="Times New Roman"/>
          <w:color w:val="800000"/>
        </w:rPr>
        <w:t xml:space="preserve"> </w:t>
      </w:r>
      <w:r w:rsidRPr="00BC22DE">
        <w:rPr>
          <w:rFonts w:cs="Times New Roman"/>
          <w:color w:val="800000"/>
        </w:rPr>
        <w:t>az</w:t>
      </w:r>
      <w:r w:rsidRPr="00BC22DE">
        <w:rPr>
          <w:rFonts w:eastAsia="Arial" w:cs="Times New Roman"/>
          <w:color w:val="800000"/>
        </w:rPr>
        <w:t xml:space="preserve"> </w:t>
      </w:r>
      <w:r w:rsidRPr="00BC22DE">
        <w:rPr>
          <w:rFonts w:cs="Times New Roman"/>
          <w:color w:val="800000"/>
        </w:rPr>
        <w:t>egyértelműség</w:t>
      </w:r>
      <w:r w:rsidRPr="00BC22DE">
        <w:rPr>
          <w:rFonts w:eastAsia="Arial" w:cs="Times New Roman"/>
          <w:color w:val="800000"/>
        </w:rPr>
        <w:t xml:space="preserve"> </w:t>
      </w:r>
      <w:r w:rsidRPr="00BC22DE">
        <w:rPr>
          <w:rFonts w:cs="Times New Roman"/>
          <w:color w:val="800000"/>
        </w:rPr>
        <w:t>megkívánja,</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keresztnév</w:t>
      </w:r>
      <w:r w:rsidRPr="00BC22DE">
        <w:rPr>
          <w:rFonts w:eastAsia="Arial" w:cs="Times New Roman"/>
          <w:color w:val="800000"/>
        </w:rPr>
        <w:t xml:space="preserve"> </w:t>
      </w:r>
      <w:r w:rsidRPr="00BC22DE">
        <w:rPr>
          <w:rFonts w:cs="Times New Roman"/>
          <w:color w:val="800000"/>
        </w:rPr>
        <w:t>kiírható</w:t>
      </w:r>
      <w:r w:rsidRPr="00BC22DE">
        <w:rPr>
          <w:rFonts w:eastAsia="Arial" w:cs="Times New Roman"/>
          <w:color w:val="800000"/>
        </w:rPr>
        <w:t xml:space="preserve"> </w:t>
      </w:r>
      <w:r w:rsidRPr="00BC22DE">
        <w:rPr>
          <w:rFonts w:cs="Times New Roman"/>
          <w:color w:val="800000"/>
        </w:rPr>
        <w:t>teljesen</w:t>
      </w:r>
      <w:r w:rsidRPr="00BC22DE">
        <w:rPr>
          <w:rFonts w:eastAsia="Arial" w:cs="Times New Roman"/>
          <w:color w:val="800000"/>
        </w:rPr>
        <w:t xml:space="preserve"> </w:t>
      </w:r>
      <w:r w:rsidRPr="00BC22DE">
        <w:rPr>
          <w:rFonts w:cs="Times New Roman"/>
          <w:color w:val="800000"/>
        </w:rPr>
        <w:t>is.</w:t>
      </w:r>
    </w:p>
    <w:p w14:paraId="2E2A8062" w14:textId="77777777" w:rsidR="007C5DF4" w:rsidRPr="00BC22DE" w:rsidRDefault="007C5DF4">
      <w:pPr>
        <w:pStyle w:val="Szvegtrzs"/>
        <w:rPr>
          <w:rFonts w:cs="Times New Roman"/>
          <w:color w:val="800000"/>
        </w:rPr>
      </w:pPr>
      <w:r w:rsidRPr="00BC22DE">
        <w:rPr>
          <w:rFonts w:cs="Times New Roman"/>
          <w:color w:val="800000"/>
        </w:rPr>
        <w:t>A</w:t>
      </w:r>
      <w:r w:rsidRPr="00BC22DE">
        <w:rPr>
          <w:rFonts w:eastAsia="Arial" w:cs="Times New Roman"/>
          <w:color w:val="800000"/>
        </w:rPr>
        <w:t xml:space="preserve"> </w:t>
      </w:r>
      <w:r w:rsidRPr="00BC22DE">
        <w:rPr>
          <w:rFonts w:cs="Times New Roman"/>
          <w:color w:val="800000"/>
        </w:rPr>
        <w:t>dolgozat</w:t>
      </w:r>
      <w:r w:rsidRPr="00BC22DE">
        <w:rPr>
          <w:rFonts w:eastAsia="Arial" w:cs="Times New Roman"/>
          <w:color w:val="800000"/>
        </w:rPr>
        <w:t xml:space="preserve"> </w:t>
      </w:r>
      <w:r w:rsidRPr="00BC22DE">
        <w:rPr>
          <w:rFonts w:cs="Times New Roman"/>
          <w:color w:val="800000"/>
        </w:rPr>
        <w:t>szerzője</w:t>
      </w:r>
      <w:r w:rsidRPr="00BC22DE">
        <w:rPr>
          <w:rFonts w:eastAsia="Arial" w:cs="Times New Roman"/>
          <w:color w:val="800000"/>
        </w:rPr>
        <w:t xml:space="preserve"> </w:t>
      </w:r>
      <w:r w:rsidRPr="00BC22DE">
        <w:rPr>
          <w:rFonts w:cs="Times New Roman"/>
          <w:color w:val="800000"/>
        </w:rPr>
        <w:t>szabadon</w:t>
      </w:r>
      <w:r w:rsidRPr="00BC22DE">
        <w:rPr>
          <w:rFonts w:eastAsia="Arial" w:cs="Times New Roman"/>
          <w:color w:val="800000"/>
        </w:rPr>
        <w:t xml:space="preserve"> </w:t>
      </w:r>
      <w:r w:rsidRPr="00BC22DE">
        <w:rPr>
          <w:rFonts w:cs="Times New Roman"/>
          <w:color w:val="800000"/>
        </w:rPr>
        <w:t>választhat,</w:t>
      </w:r>
      <w:r w:rsidRPr="00BC22DE">
        <w:rPr>
          <w:rFonts w:eastAsia="Arial" w:cs="Times New Roman"/>
          <w:color w:val="800000"/>
        </w:rPr>
        <w:t xml:space="preserve"> </w:t>
      </w:r>
      <w:r w:rsidRPr="00BC22DE">
        <w:rPr>
          <w:rFonts w:cs="Times New Roman"/>
          <w:color w:val="800000"/>
        </w:rPr>
        <w:t>az</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vagy</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B</w:t>
      </w:r>
      <w:r w:rsidRPr="00BC22DE">
        <w:rPr>
          <w:rFonts w:eastAsia="Arial" w:cs="Times New Roman"/>
          <w:color w:val="800000"/>
        </w:rPr>
        <w:t xml:space="preserve"> </w:t>
      </w:r>
      <w:r w:rsidRPr="00BC22DE">
        <w:rPr>
          <w:rFonts w:cs="Times New Roman"/>
          <w:color w:val="800000"/>
        </w:rPr>
        <w:t>típust</w:t>
      </w:r>
      <w:r w:rsidRPr="00BC22DE">
        <w:rPr>
          <w:rFonts w:eastAsia="Arial" w:cs="Times New Roman"/>
          <w:color w:val="800000"/>
        </w:rPr>
        <w:t xml:space="preserve"> </w:t>
      </w:r>
      <w:r w:rsidRPr="00BC22DE">
        <w:rPr>
          <w:rFonts w:cs="Times New Roman"/>
          <w:color w:val="800000"/>
        </w:rPr>
        <w:t>használja.]</w:t>
      </w:r>
    </w:p>
    <w:p w14:paraId="2F8BF450" w14:textId="77777777" w:rsidR="007C5DF4" w:rsidRPr="00BC22DE" w:rsidRDefault="007C5DF4">
      <w:pPr>
        <w:pStyle w:val="Szvegtrzs"/>
        <w:rPr>
          <w:rFonts w:cs="Times New Roman"/>
          <w:color w:val="800000"/>
        </w:rPr>
      </w:pPr>
    </w:p>
    <w:p w14:paraId="27286A32" w14:textId="77777777" w:rsidR="007C5DF4" w:rsidRPr="00BC22DE" w:rsidRDefault="007C5DF4">
      <w:pPr>
        <w:pStyle w:val="Szvegtrzs"/>
        <w:rPr>
          <w:rFonts w:cs="Times New Roman"/>
          <w:color w:val="800000"/>
        </w:rPr>
      </w:pPr>
      <w:r w:rsidRPr="00BC22DE">
        <w:rPr>
          <w:rFonts w:cs="Times New Roman"/>
          <w:b/>
          <w:bCs/>
          <w:color w:val="800000"/>
        </w:rPr>
        <w:t>[A-típus:</w:t>
      </w:r>
    </w:p>
    <w:p w14:paraId="547EBE6E" w14:textId="77777777" w:rsidR="007C5DF4" w:rsidRPr="00BC22DE" w:rsidRDefault="007C5DF4">
      <w:pPr>
        <w:pStyle w:val="Szvegtrzs"/>
        <w:rPr>
          <w:rFonts w:cs="Times New Roman"/>
          <w:i/>
          <w:iCs/>
        </w:rPr>
      </w:pPr>
      <w:r w:rsidRPr="00BC22DE">
        <w:rPr>
          <w:rFonts w:cs="Times New Roman"/>
          <w:color w:val="800000"/>
        </w:rPr>
        <w:t>A</w:t>
      </w:r>
      <w:r w:rsidRPr="00BC22DE">
        <w:rPr>
          <w:rFonts w:eastAsia="Arial" w:cs="Times New Roman"/>
          <w:color w:val="800000"/>
        </w:rPr>
        <w:t xml:space="preserve"> </w:t>
      </w:r>
      <w:r w:rsidRPr="00BC22DE">
        <w:rPr>
          <w:rFonts w:cs="Times New Roman"/>
          <w:color w:val="800000"/>
        </w:rPr>
        <w:t>cikkekre</w:t>
      </w:r>
      <w:r w:rsidRPr="00BC22DE">
        <w:rPr>
          <w:rFonts w:eastAsia="Arial" w:cs="Times New Roman"/>
          <w:color w:val="800000"/>
        </w:rPr>
        <w:t xml:space="preserve"> </w:t>
      </w:r>
      <w:r w:rsidRPr="00BC22DE">
        <w:rPr>
          <w:rFonts w:cs="Times New Roman"/>
          <w:color w:val="800000"/>
        </w:rPr>
        <w:t>való</w:t>
      </w:r>
      <w:r w:rsidRPr="00BC22DE">
        <w:rPr>
          <w:rFonts w:eastAsia="Arial" w:cs="Times New Roman"/>
          <w:color w:val="800000"/>
        </w:rPr>
        <w:t xml:space="preserve"> </w:t>
      </w:r>
      <w:r w:rsidRPr="00BC22DE">
        <w:rPr>
          <w:rFonts w:cs="Times New Roman"/>
          <w:color w:val="800000"/>
        </w:rPr>
        <w:t>hivatkozás</w:t>
      </w:r>
      <w:r w:rsidRPr="00BC22DE">
        <w:rPr>
          <w:rFonts w:eastAsia="Arial" w:cs="Times New Roman"/>
          <w:color w:val="800000"/>
        </w:rPr>
        <w:t xml:space="preserve"> </w:t>
      </w:r>
      <w:r w:rsidRPr="00BC22DE">
        <w:rPr>
          <w:rFonts w:cs="Times New Roman"/>
          <w:color w:val="800000"/>
        </w:rPr>
        <w:t>egy</w:t>
      </w:r>
      <w:r w:rsidRPr="00BC22DE">
        <w:rPr>
          <w:rFonts w:eastAsia="Arial" w:cs="Times New Roman"/>
          <w:color w:val="800000"/>
        </w:rPr>
        <w:t xml:space="preserve"> </w:t>
      </w:r>
      <w:r w:rsidRPr="00BC22DE">
        <w:rPr>
          <w:rFonts w:cs="Times New Roman"/>
          <w:color w:val="800000"/>
        </w:rPr>
        <w:t>[]-be</w:t>
      </w:r>
      <w:r w:rsidRPr="00BC22DE">
        <w:rPr>
          <w:rFonts w:eastAsia="Arial" w:cs="Times New Roman"/>
          <w:color w:val="800000"/>
        </w:rPr>
        <w:t xml:space="preserve"> </w:t>
      </w:r>
      <w:r w:rsidRPr="00BC22DE">
        <w:rPr>
          <w:rFonts w:cs="Times New Roman"/>
          <w:color w:val="800000"/>
        </w:rPr>
        <w:t>írt</w:t>
      </w:r>
      <w:r w:rsidRPr="00BC22DE">
        <w:rPr>
          <w:rFonts w:eastAsia="Arial" w:cs="Times New Roman"/>
          <w:color w:val="800000"/>
        </w:rPr>
        <w:t xml:space="preserve"> </w:t>
      </w:r>
      <w:r w:rsidRPr="00BC22DE">
        <w:rPr>
          <w:rFonts w:cs="Times New Roman"/>
          <w:color w:val="800000"/>
        </w:rPr>
        <w:t>sorszámmal</w:t>
      </w:r>
      <w:r w:rsidRPr="00BC22DE">
        <w:rPr>
          <w:rFonts w:eastAsia="Arial" w:cs="Times New Roman"/>
          <w:color w:val="800000"/>
        </w:rPr>
        <w:t xml:space="preserve"> </w:t>
      </w:r>
      <w:r w:rsidRPr="00BC22DE">
        <w:rPr>
          <w:rFonts w:cs="Times New Roman"/>
          <w:color w:val="800000"/>
        </w:rPr>
        <w:t>történik.</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sorszámozást</w:t>
      </w:r>
      <w:r w:rsidRPr="00BC22DE">
        <w:rPr>
          <w:rFonts w:eastAsia="Arial" w:cs="Times New Roman"/>
          <w:color w:val="800000"/>
        </w:rPr>
        <w:t xml:space="preserve"> </w:t>
      </w:r>
      <w:r w:rsidRPr="00BC22DE">
        <w:rPr>
          <w:rFonts w:cs="Times New Roman"/>
          <w:color w:val="800000"/>
        </w:rPr>
        <w:t>folytonosan</w:t>
      </w:r>
      <w:r w:rsidRPr="00BC22DE">
        <w:rPr>
          <w:rFonts w:eastAsia="Arial" w:cs="Times New Roman"/>
          <w:color w:val="800000"/>
        </w:rPr>
        <w:t xml:space="preserve"> </w:t>
      </w:r>
      <w:r w:rsidRPr="00BC22DE">
        <w:rPr>
          <w:rFonts w:cs="Times New Roman"/>
          <w:color w:val="800000"/>
        </w:rPr>
        <w:t>kell</w:t>
      </w:r>
      <w:r w:rsidRPr="00BC22DE">
        <w:rPr>
          <w:rFonts w:eastAsia="Arial" w:cs="Times New Roman"/>
          <w:color w:val="800000"/>
        </w:rPr>
        <w:t xml:space="preserve"> </w:t>
      </w:r>
      <w:r w:rsidRPr="00BC22DE">
        <w:rPr>
          <w:rFonts w:cs="Times New Roman"/>
          <w:color w:val="800000"/>
        </w:rPr>
        <w:t>megtenni,</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sorba</w:t>
      </w:r>
      <w:r w:rsidRPr="00BC22DE">
        <w:rPr>
          <w:rFonts w:eastAsia="Arial" w:cs="Times New Roman"/>
          <w:color w:val="800000"/>
        </w:rPr>
        <w:t xml:space="preserve"> </w:t>
      </w:r>
      <w:r w:rsidRPr="00BC22DE">
        <w:rPr>
          <w:rFonts w:cs="Times New Roman"/>
          <w:color w:val="800000"/>
        </w:rPr>
        <w:t>rendezés</w:t>
      </w:r>
      <w:r w:rsidRPr="00BC22DE">
        <w:rPr>
          <w:rFonts w:eastAsia="Arial" w:cs="Times New Roman"/>
          <w:color w:val="800000"/>
        </w:rPr>
        <w:t xml:space="preserve"> </w:t>
      </w:r>
      <w:r w:rsidRPr="00BC22DE">
        <w:rPr>
          <w:rFonts w:cs="Times New Roman"/>
          <w:color w:val="800000"/>
        </w:rPr>
        <w:t>alapja</w:t>
      </w:r>
      <w:r w:rsidRPr="00BC22DE">
        <w:rPr>
          <w:rFonts w:eastAsia="Arial" w:cs="Times New Roman"/>
          <w:color w:val="800000"/>
        </w:rPr>
        <w:t xml:space="preserve"> </w:t>
      </w:r>
      <w:r w:rsidRPr="00BC22DE">
        <w:rPr>
          <w:rFonts w:cs="Times New Roman"/>
          <w:color w:val="800000"/>
        </w:rPr>
        <w:t>az</w:t>
      </w:r>
      <w:r w:rsidRPr="00BC22DE">
        <w:rPr>
          <w:rFonts w:eastAsia="Arial" w:cs="Times New Roman"/>
          <w:color w:val="800000"/>
        </w:rPr>
        <w:t xml:space="preserve"> </w:t>
      </w:r>
      <w:r w:rsidRPr="00BC22DE">
        <w:rPr>
          <w:rFonts w:cs="Times New Roman"/>
          <w:color w:val="800000"/>
        </w:rPr>
        <w:t>első</w:t>
      </w:r>
      <w:r w:rsidRPr="00BC22DE">
        <w:rPr>
          <w:rFonts w:eastAsia="Arial" w:cs="Times New Roman"/>
          <w:color w:val="800000"/>
        </w:rPr>
        <w:t xml:space="preserve"> </w:t>
      </w:r>
      <w:r w:rsidRPr="00BC22DE">
        <w:rPr>
          <w:rFonts w:cs="Times New Roman"/>
          <w:color w:val="800000"/>
        </w:rPr>
        <w:t>szerző</w:t>
      </w:r>
      <w:r w:rsidRPr="00BC22DE">
        <w:rPr>
          <w:rFonts w:eastAsia="Arial" w:cs="Times New Roman"/>
          <w:color w:val="800000"/>
        </w:rPr>
        <w:t xml:space="preserve"> </w:t>
      </w:r>
      <w:r w:rsidRPr="00BC22DE">
        <w:rPr>
          <w:rFonts w:cs="Times New Roman"/>
          <w:color w:val="800000"/>
        </w:rPr>
        <w:t>családneve.]</w:t>
      </w:r>
    </w:p>
    <w:p w14:paraId="1D5C59A1" w14:textId="77777777" w:rsidR="007C5DF4" w:rsidRPr="00BC22DE" w:rsidRDefault="007C5DF4">
      <w:pPr>
        <w:pStyle w:val="Szvegtrzs"/>
        <w:rPr>
          <w:rFonts w:cs="Times New Roman"/>
          <w:i/>
          <w:iCs/>
        </w:rPr>
      </w:pPr>
    </w:p>
    <w:p w14:paraId="7AE73CE4" w14:textId="77777777" w:rsidR="007C5DF4" w:rsidRPr="00BC22DE" w:rsidRDefault="007C5DF4">
      <w:pPr>
        <w:pStyle w:val="Szvegtrzs"/>
        <w:rPr>
          <w:rFonts w:eastAsia="Times New Roman" w:cs="Times New Roman"/>
        </w:rPr>
      </w:pPr>
      <w:r w:rsidRPr="00BC22DE">
        <w:rPr>
          <w:rFonts w:cs="Times New Roman"/>
        </w:rPr>
        <w:t>[1]</w:t>
      </w:r>
      <w:r w:rsidRPr="00BC22DE">
        <w:rPr>
          <w:rFonts w:cs="Times New Roman"/>
        </w:rPr>
        <w:tab/>
        <w:t>Szerző1</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rPr>
        <w:t>Szerző2</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i/>
          <w:iCs/>
        </w:rPr>
        <w:t>Cikk</w:t>
      </w:r>
      <w:r w:rsidRPr="00BC22DE">
        <w:rPr>
          <w:rFonts w:eastAsia="Times New Roman" w:cs="Times New Roman"/>
          <w:i/>
          <w:iCs/>
        </w:rPr>
        <w:t xml:space="preserve"> </w:t>
      </w:r>
      <w:r w:rsidRPr="00BC22DE">
        <w:rPr>
          <w:rFonts w:cs="Times New Roman"/>
          <w:i/>
          <w:iCs/>
        </w:rPr>
        <w:t>címe</w:t>
      </w:r>
      <w:r w:rsidRPr="00BC22DE">
        <w:rPr>
          <w:rFonts w:eastAsia="Times New Roman" w:cs="Times New Roman"/>
          <w:i/>
          <w:iCs/>
        </w:rPr>
        <w:t xml:space="preserve"> </w:t>
      </w:r>
    </w:p>
    <w:p w14:paraId="1417FB01" w14:textId="77777777" w:rsidR="007C5DF4" w:rsidRPr="00BC22DE" w:rsidRDefault="007C5DF4">
      <w:pPr>
        <w:pStyle w:val="Szvegtrzs"/>
        <w:rPr>
          <w:rFonts w:cs="Times New Roman"/>
        </w:rPr>
      </w:pPr>
      <w:r w:rsidRPr="00BC22DE">
        <w:rPr>
          <w:rFonts w:eastAsia="Times New Roman" w:cs="Times New Roman"/>
        </w:rPr>
        <w:tab/>
        <w:t xml:space="preserve">Folyóirat </w:t>
      </w:r>
      <w:r w:rsidRPr="00BC22DE">
        <w:rPr>
          <w:rFonts w:cs="Times New Roman"/>
        </w:rPr>
        <w:t>neve,</w:t>
      </w:r>
      <w:r w:rsidRPr="00BC22DE">
        <w:rPr>
          <w:rFonts w:eastAsia="Times New Roman" w:cs="Times New Roman"/>
        </w:rPr>
        <w:t xml:space="preserve"> </w:t>
      </w:r>
      <w:r w:rsidRPr="00BC22DE">
        <w:rPr>
          <w:rFonts w:cs="Times New Roman"/>
        </w:rPr>
        <w:t>sorszám</w:t>
      </w:r>
      <w:r w:rsidRPr="00BC22DE">
        <w:rPr>
          <w:rFonts w:eastAsia="Times New Roman" w:cs="Times New Roman"/>
        </w:rPr>
        <w:t xml:space="preserve">, </w:t>
      </w:r>
      <w:r w:rsidRPr="00BC22DE">
        <w:rPr>
          <w:rFonts w:cs="Times New Roman"/>
        </w:rPr>
        <w:t>kezdőoldal-végoldal, év.</w:t>
      </w:r>
    </w:p>
    <w:p w14:paraId="770518B9" w14:textId="77777777" w:rsidR="007C5DF4" w:rsidRPr="00BC22DE" w:rsidRDefault="007C5DF4">
      <w:pPr>
        <w:pStyle w:val="Szvegtrzs"/>
        <w:rPr>
          <w:rFonts w:cs="Times New Roman"/>
        </w:rPr>
      </w:pPr>
      <w:r w:rsidRPr="00BC22DE">
        <w:rPr>
          <w:rFonts w:cs="Times New Roman"/>
        </w:rPr>
        <w:t>[2]</w:t>
      </w:r>
      <w:r w:rsidRPr="00BC22DE">
        <w:rPr>
          <w:rFonts w:cs="Times New Roman"/>
        </w:rPr>
        <w:tab/>
        <w:t>Szerző1</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rPr>
        <w:t>Szerző2</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i/>
          <w:iCs/>
        </w:rPr>
        <w:t>Konferencia-kiadvány-beli</w:t>
      </w:r>
      <w:r w:rsidRPr="00BC22DE">
        <w:rPr>
          <w:rFonts w:eastAsia="Times New Roman" w:cs="Times New Roman"/>
          <w:i/>
          <w:iCs/>
        </w:rPr>
        <w:t xml:space="preserve"> </w:t>
      </w:r>
      <w:r w:rsidRPr="00BC22DE">
        <w:rPr>
          <w:rFonts w:cs="Times New Roman"/>
          <w:i/>
          <w:iCs/>
        </w:rPr>
        <w:t>cikk</w:t>
      </w:r>
      <w:r w:rsidRPr="00BC22DE">
        <w:rPr>
          <w:rFonts w:eastAsia="Times New Roman" w:cs="Times New Roman"/>
          <w:i/>
          <w:iCs/>
        </w:rPr>
        <w:t xml:space="preserve"> </w:t>
      </w:r>
      <w:r w:rsidRPr="00BC22DE">
        <w:rPr>
          <w:rFonts w:cs="Times New Roman"/>
          <w:i/>
          <w:iCs/>
        </w:rPr>
        <w:t>címe</w:t>
      </w:r>
    </w:p>
    <w:p w14:paraId="1992565D" w14:textId="77777777" w:rsidR="007C5DF4" w:rsidRPr="00BC22DE" w:rsidRDefault="007C5DF4">
      <w:pPr>
        <w:pStyle w:val="Szvegtrzs"/>
        <w:rPr>
          <w:rFonts w:cs="Times New Roman"/>
        </w:rPr>
      </w:pPr>
      <w:r w:rsidRPr="00BC22DE">
        <w:rPr>
          <w:rFonts w:cs="Times New Roman"/>
        </w:rPr>
        <w:tab/>
      </w:r>
      <w:r w:rsidRPr="00BC22DE">
        <w:rPr>
          <w:rFonts w:eastAsia="Times New Roman" w:cs="Times New Roman"/>
        </w:rPr>
        <w:t>„</w:t>
      </w:r>
      <w:r w:rsidRPr="00BC22DE">
        <w:rPr>
          <w:rFonts w:cs="Times New Roman"/>
        </w:rPr>
        <w:t>Konferenciakiadvány:</w:t>
      </w:r>
      <w:r w:rsidRPr="00BC22DE">
        <w:rPr>
          <w:rFonts w:eastAsia="Times New Roman" w:cs="Times New Roman"/>
        </w:rPr>
        <w:t xml:space="preserve">” </w:t>
      </w:r>
      <w:r w:rsidRPr="00BC22DE">
        <w:rPr>
          <w:rFonts w:cs="Times New Roman"/>
        </w:rPr>
        <w:t>Konferencia</w:t>
      </w:r>
      <w:r w:rsidRPr="00BC22DE">
        <w:rPr>
          <w:rFonts w:eastAsia="Times New Roman" w:cs="Times New Roman"/>
        </w:rPr>
        <w:t xml:space="preserve"> </w:t>
      </w:r>
      <w:r w:rsidRPr="00BC22DE">
        <w:rPr>
          <w:rFonts w:cs="Times New Roman"/>
        </w:rPr>
        <w:t>neve,</w:t>
      </w:r>
      <w:r w:rsidRPr="00BC22DE">
        <w:rPr>
          <w:rFonts w:eastAsia="Times New Roman" w:cs="Times New Roman"/>
        </w:rPr>
        <w:t xml:space="preserve"> </w:t>
      </w:r>
      <w:r w:rsidRPr="00BC22DE">
        <w:rPr>
          <w:rFonts w:cs="Times New Roman"/>
        </w:rPr>
        <w:t>hely,</w:t>
      </w:r>
      <w:r w:rsidRPr="00BC22DE">
        <w:rPr>
          <w:rFonts w:eastAsia="Times New Roman" w:cs="Times New Roman"/>
        </w:rPr>
        <w:t xml:space="preserve"> </w:t>
      </w:r>
      <w:r w:rsidRPr="00BC22DE">
        <w:rPr>
          <w:rFonts w:cs="Times New Roman"/>
        </w:rPr>
        <w:t>kezdőoldal-végoldal, év.</w:t>
      </w:r>
    </w:p>
    <w:p w14:paraId="1E07E9A8" w14:textId="77777777" w:rsidR="007C5DF4" w:rsidRPr="00BC22DE" w:rsidRDefault="007C5DF4">
      <w:pPr>
        <w:pStyle w:val="Szvegtrzs"/>
        <w:rPr>
          <w:rFonts w:cs="Times New Roman"/>
        </w:rPr>
      </w:pPr>
      <w:r w:rsidRPr="00BC22DE">
        <w:rPr>
          <w:rFonts w:cs="Times New Roman"/>
        </w:rPr>
        <w:t>[3]</w:t>
      </w:r>
      <w:r w:rsidRPr="00BC22DE">
        <w:rPr>
          <w:rFonts w:eastAsia="Times New Roman" w:cs="Times New Roman"/>
        </w:rPr>
        <w:t xml:space="preserve"> </w:t>
      </w:r>
      <w:r w:rsidRPr="00BC22DE">
        <w:rPr>
          <w:rFonts w:cs="Times New Roman"/>
        </w:rPr>
        <w:tab/>
        <w:t>Szerző1</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rPr>
        <w:t>Szerző2</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i/>
          <w:iCs/>
        </w:rPr>
        <w:t>Könyvcím</w:t>
      </w:r>
    </w:p>
    <w:p w14:paraId="309B8A87" w14:textId="77777777" w:rsidR="007C5DF4" w:rsidRPr="00BC22DE" w:rsidRDefault="007C5DF4">
      <w:pPr>
        <w:pStyle w:val="Szvegtrzs"/>
        <w:rPr>
          <w:rFonts w:cs="Times New Roman"/>
        </w:rPr>
      </w:pPr>
      <w:r w:rsidRPr="00BC22DE">
        <w:rPr>
          <w:rFonts w:cs="Times New Roman"/>
        </w:rPr>
        <w:tab/>
      </w:r>
      <w:r w:rsidRPr="00BC22DE">
        <w:rPr>
          <w:rFonts w:eastAsia="Times New Roman" w:cs="Times New Roman"/>
        </w:rPr>
        <w:t>„</w:t>
      </w:r>
      <w:r w:rsidRPr="00BC22DE">
        <w:rPr>
          <w:rFonts w:cs="Times New Roman"/>
        </w:rPr>
        <w:t>Könyv:</w:t>
      </w:r>
      <w:r w:rsidRPr="00BC22DE">
        <w:rPr>
          <w:rFonts w:eastAsia="Times New Roman" w:cs="Times New Roman"/>
        </w:rPr>
        <w:t xml:space="preserve">” </w:t>
      </w:r>
      <w:r w:rsidRPr="00BC22DE">
        <w:rPr>
          <w:rFonts w:cs="Times New Roman"/>
        </w:rPr>
        <w:t>Kiadó,</w:t>
      </w:r>
      <w:r w:rsidRPr="00BC22DE">
        <w:rPr>
          <w:rFonts w:eastAsia="Times New Roman" w:cs="Times New Roman"/>
        </w:rPr>
        <w:t xml:space="preserve"> </w:t>
      </w:r>
      <w:r w:rsidRPr="00BC22DE">
        <w:rPr>
          <w:rFonts w:cs="Times New Roman"/>
        </w:rPr>
        <w:t>hely,</w:t>
      </w:r>
      <w:r w:rsidRPr="00BC22DE">
        <w:rPr>
          <w:rFonts w:eastAsia="Times New Roman" w:cs="Times New Roman"/>
        </w:rPr>
        <w:t xml:space="preserve"> </w:t>
      </w:r>
      <w:r w:rsidRPr="00BC22DE">
        <w:rPr>
          <w:rFonts w:cs="Times New Roman"/>
        </w:rPr>
        <w:t>oldalszám, év.</w:t>
      </w:r>
    </w:p>
    <w:p w14:paraId="5A1E353B" w14:textId="77777777" w:rsidR="007C5DF4" w:rsidRPr="00BC22DE" w:rsidRDefault="007C5DF4">
      <w:pPr>
        <w:pStyle w:val="Szvegtrzs"/>
        <w:rPr>
          <w:rFonts w:cs="Times New Roman"/>
        </w:rPr>
      </w:pPr>
      <w:r w:rsidRPr="00BC22DE">
        <w:rPr>
          <w:rFonts w:cs="Times New Roman"/>
        </w:rPr>
        <w:t>[4]</w:t>
      </w:r>
      <w:r w:rsidRPr="00BC22DE">
        <w:rPr>
          <w:rFonts w:cs="Times New Roman"/>
        </w:rPr>
        <w:tab/>
        <w:t>Szerző1</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rPr>
        <w:t>Szerző2</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i/>
          <w:iCs/>
        </w:rPr>
        <w:t>Kutatási</w:t>
      </w:r>
      <w:r w:rsidRPr="00BC22DE">
        <w:rPr>
          <w:rFonts w:eastAsia="Times New Roman" w:cs="Times New Roman"/>
          <w:i/>
          <w:iCs/>
        </w:rPr>
        <w:t xml:space="preserve"> </w:t>
      </w:r>
      <w:r w:rsidRPr="00BC22DE">
        <w:rPr>
          <w:rFonts w:cs="Times New Roman"/>
          <w:i/>
          <w:iCs/>
        </w:rPr>
        <w:t>jelentés</w:t>
      </w:r>
      <w:r w:rsidRPr="00BC22DE">
        <w:rPr>
          <w:rFonts w:eastAsia="Times New Roman" w:cs="Times New Roman"/>
          <w:i/>
          <w:iCs/>
        </w:rPr>
        <w:t xml:space="preserve"> </w:t>
      </w:r>
      <w:r w:rsidRPr="00BC22DE">
        <w:rPr>
          <w:rFonts w:cs="Times New Roman"/>
          <w:i/>
          <w:iCs/>
        </w:rPr>
        <w:t xml:space="preserve">címe </w:t>
      </w:r>
      <w:r w:rsidRPr="00BC22DE">
        <w:rPr>
          <w:rFonts w:cs="Times New Roman"/>
          <w:i/>
          <w:iCs/>
        </w:rPr>
        <w:tab/>
        <w:t>(csak publikus elérhető jelentés!)</w:t>
      </w:r>
    </w:p>
    <w:p w14:paraId="53ED109E" w14:textId="77777777" w:rsidR="007C5DF4" w:rsidRPr="00BC22DE" w:rsidRDefault="007C5DF4">
      <w:pPr>
        <w:pStyle w:val="Szvegtrzs"/>
        <w:rPr>
          <w:rFonts w:cs="Times New Roman"/>
        </w:rPr>
      </w:pPr>
      <w:r w:rsidRPr="00BC22DE">
        <w:rPr>
          <w:rFonts w:cs="Times New Roman"/>
        </w:rPr>
        <w:tab/>
      </w:r>
      <w:r w:rsidRPr="00BC22DE">
        <w:rPr>
          <w:rFonts w:eastAsia="Times New Roman" w:cs="Times New Roman"/>
        </w:rPr>
        <w:t>„</w:t>
      </w:r>
      <w:r w:rsidRPr="00BC22DE">
        <w:rPr>
          <w:rFonts w:cs="Times New Roman"/>
        </w:rPr>
        <w:t>Kutatási</w:t>
      </w:r>
      <w:r w:rsidRPr="00BC22DE">
        <w:rPr>
          <w:rFonts w:eastAsia="Times New Roman" w:cs="Times New Roman"/>
        </w:rPr>
        <w:t xml:space="preserve"> </w:t>
      </w:r>
      <w:r w:rsidRPr="00BC22DE">
        <w:rPr>
          <w:rFonts w:cs="Times New Roman"/>
        </w:rPr>
        <w:t>jelentés</w:t>
      </w:r>
      <w:r w:rsidRPr="00BC22DE">
        <w:rPr>
          <w:rFonts w:eastAsia="Times New Roman" w:cs="Times New Roman"/>
        </w:rPr>
        <w:t>”</w:t>
      </w:r>
      <w:r w:rsidRPr="00BC22DE">
        <w:rPr>
          <w:rFonts w:cs="Times New Roman"/>
        </w:rPr>
        <w:t>:</w:t>
      </w:r>
      <w:r w:rsidRPr="00BC22DE">
        <w:rPr>
          <w:rFonts w:eastAsia="Times New Roman" w:cs="Times New Roman"/>
        </w:rPr>
        <w:t xml:space="preserve"> </w:t>
      </w:r>
      <w:r w:rsidRPr="00BC22DE">
        <w:rPr>
          <w:rFonts w:cs="Times New Roman"/>
        </w:rPr>
        <w:t>Kutatási</w:t>
      </w:r>
      <w:r w:rsidRPr="00BC22DE">
        <w:rPr>
          <w:rFonts w:eastAsia="Times New Roman" w:cs="Times New Roman"/>
        </w:rPr>
        <w:t xml:space="preserve"> </w:t>
      </w:r>
      <w:r w:rsidRPr="00BC22DE">
        <w:rPr>
          <w:rFonts w:cs="Times New Roman"/>
        </w:rPr>
        <w:t>projekt</w:t>
      </w:r>
      <w:r w:rsidRPr="00BC22DE">
        <w:rPr>
          <w:rFonts w:eastAsia="Times New Roman" w:cs="Times New Roman"/>
        </w:rPr>
        <w:t xml:space="preserve"> </w:t>
      </w:r>
      <w:r w:rsidRPr="00BC22DE">
        <w:rPr>
          <w:rFonts w:cs="Times New Roman"/>
        </w:rPr>
        <w:t>neve,</w:t>
      </w:r>
      <w:r w:rsidRPr="00BC22DE">
        <w:rPr>
          <w:rFonts w:eastAsia="Times New Roman" w:cs="Times New Roman"/>
        </w:rPr>
        <w:t xml:space="preserve"> </w:t>
      </w:r>
      <w:r w:rsidRPr="00BC22DE">
        <w:rPr>
          <w:rFonts w:cs="Times New Roman"/>
        </w:rPr>
        <w:t>intézet,</w:t>
      </w:r>
      <w:r w:rsidRPr="00BC22DE">
        <w:rPr>
          <w:rFonts w:eastAsia="Times New Roman" w:cs="Times New Roman"/>
        </w:rPr>
        <w:t xml:space="preserve"> </w:t>
      </w:r>
      <w:r w:rsidRPr="00BC22DE">
        <w:rPr>
          <w:rFonts w:cs="Times New Roman"/>
        </w:rPr>
        <w:t>oldal, év.</w:t>
      </w:r>
    </w:p>
    <w:p w14:paraId="48A364B9" w14:textId="77777777" w:rsidR="007C5DF4" w:rsidRPr="00BC22DE" w:rsidRDefault="007C5DF4">
      <w:pPr>
        <w:pStyle w:val="Szvegtrzs"/>
        <w:rPr>
          <w:rFonts w:cs="Times New Roman"/>
        </w:rPr>
      </w:pPr>
      <w:r w:rsidRPr="00BC22DE">
        <w:rPr>
          <w:rFonts w:cs="Times New Roman"/>
        </w:rPr>
        <w:t>[5]</w:t>
      </w:r>
      <w:r w:rsidRPr="00BC22DE">
        <w:rPr>
          <w:rFonts w:cs="Times New Roman"/>
        </w:rPr>
        <w:tab/>
        <w:t>Szerző:</w:t>
      </w:r>
      <w:r w:rsidRPr="00BC22DE">
        <w:rPr>
          <w:rFonts w:eastAsia="Times New Roman" w:cs="Times New Roman"/>
        </w:rPr>
        <w:t xml:space="preserve"> </w:t>
      </w:r>
      <w:r w:rsidRPr="00BC22DE">
        <w:rPr>
          <w:rFonts w:cs="Times New Roman"/>
          <w:i/>
          <w:iCs/>
        </w:rPr>
        <w:t>Disszertáció</w:t>
      </w:r>
      <w:r w:rsidRPr="00BC22DE">
        <w:rPr>
          <w:rFonts w:eastAsia="Times New Roman" w:cs="Times New Roman"/>
          <w:i/>
          <w:iCs/>
        </w:rPr>
        <w:t xml:space="preserve"> </w:t>
      </w:r>
      <w:r w:rsidRPr="00BC22DE">
        <w:rPr>
          <w:rFonts w:cs="Times New Roman"/>
          <w:i/>
          <w:iCs/>
        </w:rPr>
        <w:t>címe</w:t>
      </w:r>
    </w:p>
    <w:p w14:paraId="3F5BF98E" w14:textId="77777777" w:rsidR="007C5DF4" w:rsidRPr="00BC22DE" w:rsidRDefault="007C5DF4">
      <w:pPr>
        <w:pStyle w:val="Szvegtrzs"/>
        <w:rPr>
          <w:rFonts w:eastAsia="Times New Roman" w:cs="Times New Roman"/>
        </w:rPr>
      </w:pPr>
      <w:r w:rsidRPr="00BC22DE">
        <w:rPr>
          <w:rFonts w:cs="Times New Roman"/>
        </w:rPr>
        <w:tab/>
      </w:r>
      <w:r w:rsidRPr="00BC22DE">
        <w:rPr>
          <w:rFonts w:eastAsia="Times New Roman" w:cs="Times New Roman"/>
        </w:rPr>
        <w:t>„</w:t>
      </w:r>
      <w:r w:rsidRPr="00BC22DE">
        <w:rPr>
          <w:rFonts w:cs="Times New Roman"/>
        </w:rPr>
        <w:t>PhD/kandidátusi/stb.</w:t>
      </w:r>
      <w:r w:rsidRPr="00BC22DE">
        <w:rPr>
          <w:rFonts w:eastAsia="Times New Roman" w:cs="Times New Roman"/>
        </w:rPr>
        <w:t xml:space="preserve"> </w:t>
      </w:r>
      <w:r w:rsidRPr="00BC22DE">
        <w:rPr>
          <w:rFonts w:cs="Times New Roman"/>
        </w:rPr>
        <w:t>disszertáció</w:t>
      </w:r>
      <w:r w:rsidRPr="00BC22DE">
        <w:rPr>
          <w:rFonts w:eastAsia="Times New Roman" w:cs="Times New Roman"/>
        </w:rPr>
        <w:t>”</w:t>
      </w:r>
      <w:r w:rsidRPr="00BC22DE">
        <w:rPr>
          <w:rFonts w:cs="Times New Roman"/>
        </w:rPr>
        <w:t>:</w:t>
      </w:r>
      <w:r w:rsidRPr="00BC22DE">
        <w:rPr>
          <w:rFonts w:eastAsia="Times New Roman" w:cs="Times New Roman"/>
        </w:rPr>
        <w:t xml:space="preserve"> </w:t>
      </w:r>
      <w:r w:rsidRPr="00BC22DE">
        <w:rPr>
          <w:rFonts w:cs="Times New Roman"/>
        </w:rPr>
        <w:t>Egyetem,</w:t>
      </w:r>
      <w:r w:rsidRPr="00BC22DE">
        <w:rPr>
          <w:rFonts w:eastAsia="Times New Roman" w:cs="Times New Roman"/>
        </w:rPr>
        <w:t xml:space="preserve"> </w:t>
      </w:r>
      <w:r w:rsidRPr="00BC22DE">
        <w:rPr>
          <w:rFonts w:cs="Times New Roman"/>
        </w:rPr>
        <w:t>kar</w:t>
      </w:r>
      <w:r w:rsidRPr="00BC22DE">
        <w:rPr>
          <w:rFonts w:eastAsia="Times New Roman" w:cs="Times New Roman"/>
        </w:rPr>
        <w:t xml:space="preserve"> </w:t>
      </w:r>
      <w:r w:rsidRPr="00BC22DE">
        <w:rPr>
          <w:rFonts w:cs="Times New Roman"/>
        </w:rPr>
        <w:t>neve</w:t>
      </w:r>
      <w:r w:rsidRPr="00BC22DE">
        <w:rPr>
          <w:rFonts w:eastAsia="Times New Roman" w:cs="Times New Roman"/>
        </w:rPr>
        <w:t>, év.</w:t>
      </w:r>
    </w:p>
    <w:p w14:paraId="46818916" w14:textId="77777777" w:rsidR="007C5DF4" w:rsidRPr="00BC22DE" w:rsidRDefault="007C5DF4">
      <w:pPr>
        <w:pStyle w:val="Szvegtrzs"/>
        <w:rPr>
          <w:rFonts w:eastAsia="Times New Roman" w:cs="Times New Roman"/>
          <w:i/>
          <w:iCs/>
        </w:rPr>
      </w:pPr>
      <w:r w:rsidRPr="00BC22DE">
        <w:rPr>
          <w:rFonts w:eastAsia="Times New Roman" w:cs="Times New Roman"/>
        </w:rPr>
        <w:t xml:space="preserve">[6] </w:t>
      </w:r>
      <w:r w:rsidRPr="00BC22DE">
        <w:rPr>
          <w:rFonts w:eastAsia="Times New Roman" w:cs="Times New Roman"/>
        </w:rPr>
        <w:tab/>
      </w:r>
      <w:r w:rsidRPr="00BC22DE">
        <w:rPr>
          <w:rFonts w:eastAsia="Times New Roman" w:cs="Times New Roman"/>
          <w:i/>
          <w:iCs/>
        </w:rPr>
        <w:t>Internetes oldal elnevezése:</w:t>
      </w:r>
    </w:p>
    <w:p w14:paraId="7274FC49" w14:textId="77777777" w:rsidR="007C5DF4" w:rsidRPr="00BC22DE" w:rsidRDefault="007C5DF4">
      <w:pPr>
        <w:pStyle w:val="Szvegtrzs"/>
        <w:rPr>
          <w:rFonts w:cs="Times New Roman"/>
        </w:rPr>
      </w:pPr>
      <w:r w:rsidRPr="00BC22DE">
        <w:rPr>
          <w:rFonts w:eastAsia="Times New Roman" w:cs="Times New Roman"/>
          <w:i/>
          <w:iCs/>
        </w:rPr>
        <w:tab/>
        <w:t xml:space="preserve">URL, letöltés ideje </w:t>
      </w:r>
      <w:r w:rsidRPr="00BC22DE">
        <w:rPr>
          <w:rFonts w:eastAsia="Times New Roman" w:cs="Times New Roman"/>
          <w:i/>
          <w:iCs/>
        </w:rPr>
        <w:tab/>
      </w:r>
      <w:r w:rsidRPr="00BC22DE">
        <w:rPr>
          <w:rFonts w:eastAsia="Times New Roman" w:cs="Times New Roman"/>
          <w:i/>
          <w:iCs/>
        </w:rPr>
        <w:tab/>
        <w:t>(csak konkrét dokumentumra mutató URL adható meg!)</w:t>
      </w:r>
    </w:p>
    <w:p w14:paraId="0CFF80EC" w14:textId="77777777" w:rsidR="007C5DF4" w:rsidRPr="00BC22DE" w:rsidRDefault="007C5DF4">
      <w:pPr>
        <w:pStyle w:val="Szvegtrzs"/>
        <w:rPr>
          <w:rFonts w:cs="Times New Roman"/>
          <w:color w:val="800000"/>
        </w:rPr>
      </w:pPr>
    </w:p>
    <w:p w14:paraId="41018FB6" w14:textId="77777777" w:rsidR="007C5DF4" w:rsidRPr="00BC22DE" w:rsidRDefault="007C5DF4">
      <w:pPr>
        <w:pStyle w:val="Cmsor1"/>
        <w:numPr>
          <w:ilvl w:val="0"/>
          <w:numId w:val="3"/>
        </w:numPr>
        <w:spacing w:before="240" w:after="120"/>
        <w:jc w:val="center"/>
        <w:rPr>
          <w:rFonts w:cs="Times New Roman"/>
          <w:b w:val="0"/>
          <w:bCs w:val="0"/>
          <w:color w:val="800000"/>
        </w:rPr>
      </w:pPr>
      <w:r w:rsidRPr="00BC22DE">
        <w:rPr>
          <w:rFonts w:cs="Times New Roman"/>
        </w:rPr>
        <w:lastRenderedPageBreak/>
        <w:t>Mellékletek</w:t>
      </w:r>
    </w:p>
    <w:p w14:paraId="73F318DF" w14:textId="0426CF03" w:rsidR="007C5DF4" w:rsidRPr="005508C4" w:rsidRDefault="007C5DF4">
      <w:pPr>
        <w:pStyle w:val="Szvegtrzs"/>
        <w:numPr>
          <w:ilvl w:val="0"/>
          <w:numId w:val="3"/>
        </w:numPr>
        <w:jc w:val="center"/>
        <w:rPr>
          <w:rFonts w:cs="Times New Roman"/>
        </w:rPr>
      </w:pPr>
      <w:r w:rsidRPr="00BC22DE">
        <w:rPr>
          <w:rFonts w:cs="Times New Roman"/>
          <w:color w:val="800000"/>
        </w:rPr>
        <w:t>[A</w:t>
      </w:r>
      <w:r w:rsidRPr="00BC22DE">
        <w:rPr>
          <w:rFonts w:eastAsia="Times New Roman" w:cs="Times New Roman"/>
          <w:color w:val="800000"/>
        </w:rPr>
        <w:t xml:space="preserve"> dolgozat mellékletei, ha vannak</w:t>
      </w:r>
      <w:r w:rsidRPr="00BC22DE">
        <w:rPr>
          <w:rFonts w:cs="Times New Roman"/>
          <w:color w:val="800000"/>
        </w:rPr>
        <w:t>]</w:t>
      </w:r>
    </w:p>
    <w:sectPr w:rsidR="007C5DF4" w:rsidRPr="005508C4" w:rsidSect="00D029CD">
      <w:headerReference w:type="default" r:id="rId47"/>
      <w:footerReference w:type="default" r:id="rId48"/>
      <w:headerReference w:type="first" r:id="rId49"/>
      <w:footerReference w:type="first" r:id="rId50"/>
      <w:pgSz w:w="11906" w:h="16838"/>
      <w:pgMar w:top="1616" w:right="1440" w:bottom="1440" w:left="1701" w:header="1134" w:footer="907" w:gutter="0"/>
      <w:pgNumType w:start="1"/>
      <w:cols w:space="708"/>
      <w:titlePg/>
      <w:docGrid w:linePitch="326" w:charSpace="-6554"/>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4" w:author="Miklós Hatwagner" w:date="2019-03-13T10:35:00Z" w:initials="MH">
    <w:p w14:paraId="01E1FFD6" w14:textId="77777777" w:rsidR="00B92C93" w:rsidRDefault="00B92C93">
      <w:pPr>
        <w:pStyle w:val="Jegyzetszveg"/>
      </w:pPr>
      <w:r>
        <w:rPr>
          <w:rStyle w:val="Jegyzethivatkozs"/>
        </w:rPr>
        <w:annotationRef/>
      </w:r>
      <w:r>
        <w:t>Ez hatalmas ábra. Ha mindenáron bepasszírozzuk ide, teljesen olvashatatlanok lesznek a betűk. A következő ötleteim vannak:</w:t>
      </w:r>
    </w:p>
    <w:p w14:paraId="28E41B75" w14:textId="23B1B837" w:rsidR="00B92C93" w:rsidRDefault="00B92C93" w:rsidP="008836A0">
      <w:pPr>
        <w:pStyle w:val="Jegyzetszveg"/>
        <w:numPr>
          <w:ilvl w:val="0"/>
          <w:numId w:val="29"/>
        </w:numPr>
      </w:pPr>
      <w:r>
        <w:t xml:space="preserve"> Kitesszük mellékletbe, és egy nagyobb, mondjuk A3-as méretű lapra lesz kinyomtatva, amit félbehajtva be lehet fűzni a dolgozat végébe.</w:t>
      </w:r>
    </w:p>
    <w:p w14:paraId="15061AF5" w14:textId="77777777" w:rsidR="00B92C93" w:rsidRDefault="00B92C93" w:rsidP="008836A0">
      <w:pPr>
        <w:pStyle w:val="Jegyzetszveg"/>
        <w:numPr>
          <w:ilvl w:val="0"/>
          <w:numId w:val="29"/>
        </w:numPr>
      </w:pPr>
      <w:r>
        <w:t xml:space="preserve"> Kiemelünk néhány fontosabb, összetartozó osztályt, és csak azokat mutatjuk be itt, terjedelmi okokra hivatkozva. A maradékot esetleg szintén be lehet tenni mellékletbe, de akkor már az el fog férni talán az A4-es lapon is.</w:t>
      </w:r>
    </w:p>
    <w:p w14:paraId="6FA6E487" w14:textId="7F23E9C4" w:rsidR="00B92C93" w:rsidRDefault="00B92C93" w:rsidP="008836A0">
      <w:pPr>
        <w:pStyle w:val="Jegyzetszveg"/>
        <w:numPr>
          <w:ilvl w:val="0"/>
          <w:numId w:val="29"/>
        </w:numPr>
      </w:pPr>
      <w:r>
        <w:t xml:space="preserve"> Esetleg készítünk olyan ábrát is, amin csak az osztályok látszanak mindenféle tulajdonságok nélkül, és bemutatható a köztük lévő kapcsolat. Készítünk aztán egy másikat is, ami lényegesen kevesebb osztályt tartalmaz, de minden adattaggal együtt.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FA6E487" w15:done="1"/>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07AEB9" w14:textId="77777777" w:rsidR="00DB256C" w:rsidRDefault="00DB256C">
      <w:r>
        <w:separator/>
      </w:r>
    </w:p>
  </w:endnote>
  <w:endnote w:type="continuationSeparator" w:id="0">
    <w:p w14:paraId="5096BB04" w14:textId="77777777" w:rsidR="00DB256C" w:rsidRDefault="00DB2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Gothic"/>
    <w:charset w:val="80"/>
    <w:family w:val="auto"/>
    <w:pitch w:val="variable"/>
  </w:font>
  <w:font w:name="Lohit Hindi">
    <w:altName w:val="MS Gothic"/>
    <w:charset w:val="80"/>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OpenSymbol">
    <w:altName w:val="Times New Roman"/>
    <w:charset w:val="01"/>
    <w:family w:val="auto"/>
    <w:pitch w:val="variable"/>
  </w:font>
  <w:font w:name="Linux Libertine G">
    <w:altName w:val="Times New Roman"/>
    <w:charset w:val="01"/>
    <w:family w:val="roman"/>
    <w:pitch w:val="variable"/>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EE"/>
    <w:family w:val="roman"/>
    <w:pitch w:val="variable"/>
    <w:sig w:usb0="00000287" w:usb1="00000000" w:usb2="00000000" w:usb3="00000000" w:csb0="0000009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993015" w14:textId="77777777" w:rsidR="00B92C93" w:rsidRDefault="00B92C93" w:rsidP="0073275F">
    <w:pPr>
      <w:pStyle w:val="llb"/>
    </w:pPr>
  </w:p>
  <w:p w14:paraId="27D67B4F" w14:textId="77777777" w:rsidR="00B92C93" w:rsidRDefault="00B92C93" w:rsidP="0073275F">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6639733"/>
      <w:docPartObj>
        <w:docPartGallery w:val="Page Numbers (Bottom of Page)"/>
        <w:docPartUnique/>
      </w:docPartObj>
    </w:sdtPr>
    <w:sdtContent>
      <w:p w14:paraId="72CFD43E" w14:textId="325A6CD9" w:rsidR="00B92C93" w:rsidRDefault="00B92C93" w:rsidP="00D029CD">
        <w:pPr>
          <w:pStyle w:val="llb"/>
          <w:spacing w:before="240"/>
          <w:jc w:val="center"/>
        </w:pPr>
        <w:r>
          <w:fldChar w:fldCharType="begin"/>
        </w:r>
        <w:r>
          <w:instrText>PAGE   \* MERGEFORMAT</w:instrText>
        </w:r>
        <w:r>
          <w:fldChar w:fldCharType="separate"/>
        </w:r>
        <w:r w:rsidR="00973FC8">
          <w:rPr>
            <w:noProof/>
          </w:rPr>
          <w:t>37</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2772159"/>
      <w:docPartObj>
        <w:docPartGallery w:val="Page Numbers (Bottom of Page)"/>
        <w:docPartUnique/>
      </w:docPartObj>
    </w:sdtPr>
    <w:sdtContent>
      <w:p w14:paraId="6A3F4B06" w14:textId="2B9B118D" w:rsidR="00B92C93" w:rsidRDefault="00B92C93">
        <w:pPr>
          <w:pStyle w:val="llb"/>
          <w:jc w:val="center"/>
        </w:pPr>
        <w:r>
          <w:fldChar w:fldCharType="begin"/>
        </w:r>
        <w:r>
          <w:instrText>PAGE   \* MERGEFORMAT</w:instrText>
        </w:r>
        <w:r>
          <w:fldChar w:fldCharType="separate"/>
        </w:r>
        <w:r w:rsidR="00065E77">
          <w:rPr>
            <w:noProof/>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7CE138" w14:textId="77777777" w:rsidR="00DB256C" w:rsidRDefault="00DB256C">
      <w:r>
        <w:separator/>
      </w:r>
    </w:p>
  </w:footnote>
  <w:footnote w:type="continuationSeparator" w:id="0">
    <w:p w14:paraId="5C3CFF54" w14:textId="77777777" w:rsidR="00DB256C" w:rsidRDefault="00DB256C">
      <w:r>
        <w:continuationSeparator/>
      </w:r>
    </w:p>
  </w:footnote>
  <w:footnote w:id="1">
    <w:p w14:paraId="76CEA140" w14:textId="56DECED1" w:rsidR="00B92C93" w:rsidRDefault="00B92C93" w:rsidP="009B5C83">
      <w:pPr>
        <w:pStyle w:val="Lbjegyzetszveg"/>
        <w:jc w:val="both"/>
      </w:pPr>
      <w:r>
        <w:rPr>
          <w:rStyle w:val="Lbjegyzet-hivatkozs"/>
        </w:rPr>
        <w:footnoteRef/>
      </w:r>
      <w:r>
        <w:t xml:space="preserve"> Egy programnyelvnek </w:t>
      </w:r>
      <w:r w:rsidRPr="009B5C83">
        <w:rPr>
          <w:b/>
        </w:rPr>
        <w:t>elsőrendű függvényei</w:t>
      </w:r>
      <w:r w:rsidRPr="009B5C83">
        <w:t xml:space="preserve"> vannak, ha a nyelv függvényeit úgy kezeljük</w:t>
      </w:r>
      <w:r>
        <w:t>,</w:t>
      </w:r>
      <w:r w:rsidRPr="009B5C83">
        <w:t xml:space="preserve"> mint a többi változót. Egy ilyen nyelvben függvényeket adhatunk meg más függvények param</w:t>
      </w:r>
      <w:r>
        <w:t>é</w:t>
      </w:r>
      <w:r w:rsidRPr="009B5C83">
        <w:t>tereként, függvények más függvényeket adhatnak vissza és vált</w:t>
      </w:r>
      <w:r>
        <w:t>o</w:t>
      </w:r>
      <w:r w:rsidRPr="009B5C83">
        <w:t>zókhoz is hozzárendelhetjük őket.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DE4AF" w14:textId="77777777" w:rsidR="00B92C93" w:rsidRPr="00AE5E95" w:rsidRDefault="00B92C93" w:rsidP="00F921B6">
    <w:pPr>
      <w:pStyle w:val="SzDSzvegTrzs"/>
      <w:pBdr>
        <w:bottom w:val="single" w:sz="4" w:space="0" w:color="auto"/>
      </w:pBdr>
      <w:tabs>
        <w:tab w:val="right" w:pos="8765"/>
      </w:tabs>
      <w:rPr>
        <w:sz w:val="20"/>
      </w:rPr>
    </w:pPr>
    <w:r w:rsidRPr="00AE5E95">
      <w:rPr>
        <w:sz w:val="20"/>
      </w:rPr>
      <w:t>Csomagok kiszállításának optimalizálása</w:t>
    </w:r>
    <w:r w:rsidRPr="00AE5E95">
      <w:rPr>
        <w:sz w:val="20"/>
      </w:rPr>
      <w:tab/>
      <w:t>Herenkovics András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B052" w14:textId="77777777" w:rsidR="00B92C93" w:rsidRPr="0073275F" w:rsidRDefault="00B92C93" w:rsidP="0073275F">
    <w:pPr>
      <w:pStyle w:val="SzDSzvegTrzs"/>
      <w:pBdr>
        <w:bottom w:val="single" w:sz="4" w:space="0" w:color="auto"/>
      </w:pBdr>
      <w:tabs>
        <w:tab w:val="right" w:pos="8647"/>
      </w:tabs>
      <w:rPr>
        <w:sz w:val="20"/>
      </w:rPr>
    </w:pPr>
    <w:r w:rsidRPr="00AE5E95">
      <w:rPr>
        <w:sz w:val="20"/>
      </w:rPr>
      <w:t>Csomagok kiszállításának optim</w:t>
    </w:r>
    <w:r>
      <w:rPr>
        <w:sz w:val="20"/>
      </w:rPr>
      <w:t>alizálása</w:t>
    </w:r>
    <w:r>
      <w:rPr>
        <w:sz w:val="20"/>
      </w:rPr>
      <w:tab/>
      <w:t>Herenkovics András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4EA43A30"/>
    <w:name w:val="WW8Num1"/>
    <w:lvl w:ilvl="0">
      <w:start w:val="1"/>
      <w:numFmt w:val="decimal"/>
      <w:pStyle w:val="Cmsor1"/>
      <w:lvlText w:val="%1."/>
      <w:lvlJc w:val="left"/>
      <w:pPr>
        <w:ind w:left="360" w:hanging="360"/>
      </w:pPr>
    </w:lvl>
    <w:lvl w:ilvl="1">
      <w:start w:val="1"/>
      <w:numFmt w:val="none"/>
      <w:suff w:val="nothing"/>
      <w:lvlText w:val=""/>
      <w:lvlJc w:val="left"/>
      <w:pPr>
        <w:tabs>
          <w:tab w:val="num" w:pos="0"/>
        </w:tabs>
        <w:ind w:left="576" w:hanging="576"/>
      </w:pPr>
    </w:lvl>
    <w:lvl w:ilvl="2">
      <w:start w:val="1"/>
      <w:numFmt w:val="none"/>
      <w:pStyle w:val="Cmsor3"/>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1AE0CF2"/>
    <w:multiLevelType w:val="hybridMultilevel"/>
    <w:tmpl w:val="B9604FC0"/>
    <w:name w:val="WW8Num122"/>
    <w:lvl w:ilvl="0" w:tplc="3D80E83C">
      <w:start w:val="1"/>
      <w:numFmt w:val="decimal"/>
      <w:lvlText w:val="%1."/>
      <w:lvlJc w:val="left"/>
      <w:pPr>
        <w:ind w:left="3556" w:hanging="360"/>
      </w:pPr>
    </w:lvl>
    <w:lvl w:ilvl="1" w:tplc="040E0019" w:tentative="1">
      <w:start w:val="1"/>
      <w:numFmt w:val="lowerLetter"/>
      <w:lvlText w:val="%2."/>
      <w:lvlJc w:val="left"/>
      <w:pPr>
        <w:ind w:left="4276" w:hanging="360"/>
      </w:pPr>
    </w:lvl>
    <w:lvl w:ilvl="2" w:tplc="040E001B" w:tentative="1">
      <w:start w:val="1"/>
      <w:numFmt w:val="lowerRoman"/>
      <w:lvlText w:val="%3."/>
      <w:lvlJc w:val="right"/>
      <w:pPr>
        <w:ind w:left="4996" w:hanging="180"/>
      </w:pPr>
    </w:lvl>
    <w:lvl w:ilvl="3" w:tplc="040E000F" w:tentative="1">
      <w:start w:val="1"/>
      <w:numFmt w:val="decimal"/>
      <w:lvlText w:val="%4."/>
      <w:lvlJc w:val="left"/>
      <w:pPr>
        <w:ind w:left="5716" w:hanging="360"/>
      </w:pPr>
    </w:lvl>
    <w:lvl w:ilvl="4" w:tplc="040E0019" w:tentative="1">
      <w:start w:val="1"/>
      <w:numFmt w:val="lowerLetter"/>
      <w:lvlText w:val="%5."/>
      <w:lvlJc w:val="left"/>
      <w:pPr>
        <w:ind w:left="6436" w:hanging="360"/>
      </w:pPr>
    </w:lvl>
    <w:lvl w:ilvl="5" w:tplc="040E001B" w:tentative="1">
      <w:start w:val="1"/>
      <w:numFmt w:val="lowerRoman"/>
      <w:lvlText w:val="%6."/>
      <w:lvlJc w:val="right"/>
      <w:pPr>
        <w:ind w:left="7156" w:hanging="180"/>
      </w:pPr>
    </w:lvl>
    <w:lvl w:ilvl="6" w:tplc="040E000F" w:tentative="1">
      <w:start w:val="1"/>
      <w:numFmt w:val="decimal"/>
      <w:lvlText w:val="%7."/>
      <w:lvlJc w:val="left"/>
      <w:pPr>
        <w:ind w:left="7876" w:hanging="360"/>
      </w:pPr>
    </w:lvl>
    <w:lvl w:ilvl="7" w:tplc="040E0019" w:tentative="1">
      <w:start w:val="1"/>
      <w:numFmt w:val="lowerLetter"/>
      <w:lvlText w:val="%8."/>
      <w:lvlJc w:val="left"/>
      <w:pPr>
        <w:ind w:left="8596" w:hanging="360"/>
      </w:pPr>
    </w:lvl>
    <w:lvl w:ilvl="8" w:tplc="040E001B" w:tentative="1">
      <w:start w:val="1"/>
      <w:numFmt w:val="lowerRoman"/>
      <w:lvlText w:val="%9."/>
      <w:lvlJc w:val="right"/>
      <w:pPr>
        <w:ind w:left="9316" w:hanging="180"/>
      </w:pPr>
    </w:lvl>
  </w:abstractNum>
  <w:abstractNum w:abstractNumId="4" w15:restartNumberingAfterBreak="0">
    <w:nsid w:val="03254B1E"/>
    <w:multiLevelType w:val="hybridMultilevel"/>
    <w:tmpl w:val="E38E5C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0B35DF4"/>
    <w:multiLevelType w:val="hybridMultilevel"/>
    <w:tmpl w:val="36ACC120"/>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6" w15:restartNumberingAfterBreak="0">
    <w:nsid w:val="1BA66DA9"/>
    <w:multiLevelType w:val="hybridMultilevel"/>
    <w:tmpl w:val="515A47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E251DE3"/>
    <w:multiLevelType w:val="hybridMultilevel"/>
    <w:tmpl w:val="909C12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E5E2502"/>
    <w:multiLevelType w:val="hybridMultilevel"/>
    <w:tmpl w:val="09EE40E6"/>
    <w:lvl w:ilvl="0" w:tplc="040E000F">
      <w:start w:val="1"/>
      <w:numFmt w:val="decimal"/>
      <w:lvlText w:val="%1."/>
      <w:lvlJc w:val="left"/>
      <w:pPr>
        <w:ind w:left="780" w:hanging="360"/>
      </w:pPr>
    </w:lvl>
    <w:lvl w:ilvl="1" w:tplc="040E0019" w:tentative="1">
      <w:start w:val="1"/>
      <w:numFmt w:val="lowerLetter"/>
      <w:lvlText w:val="%2."/>
      <w:lvlJc w:val="left"/>
      <w:pPr>
        <w:ind w:left="1500" w:hanging="360"/>
      </w:pPr>
    </w:lvl>
    <w:lvl w:ilvl="2" w:tplc="040E001B" w:tentative="1">
      <w:start w:val="1"/>
      <w:numFmt w:val="lowerRoman"/>
      <w:lvlText w:val="%3."/>
      <w:lvlJc w:val="right"/>
      <w:pPr>
        <w:ind w:left="2220" w:hanging="180"/>
      </w:pPr>
    </w:lvl>
    <w:lvl w:ilvl="3" w:tplc="040E000F" w:tentative="1">
      <w:start w:val="1"/>
      <w:numFmt w:val="decimal"/>
      <w:lvlText w:val="%4."/>
      <w:lvlJc w:val="left"/>
      <w:pPr>
        <w:ind w:left="2940" w:hanging="360"/>
      </w:pPr>
    </w:lvl>
    <w:lvl w:ilvl="4" w:tplc="040E0019" w:tentative="1">
      <w:start w:val="1"/>
      <w:numFmt w:val="lowerLetter"/>
      <w:lvlText w:val="%5."/>
      <w:lvlJc w:val="left"/>
      <w:pPr>
        <w:ind w:left="3660" w:hanging="360"/>
      </w:pPr>
    </w:lvl>
    <w:lvl w:ilvl="5" w:tplc="040E001B" w:tentative="1">
      <w:start w:val="1"/>
      <w:numFmt w:val="lowerRoman"/>
      <w:lvlText w:val="%6."/>
      <w:lvlJc w:val="right"/>
      <w:pPr>
        <w:ind w:left="4380" w:hanging="180"/>
      </w:pPr>
    </w:lvl>
    <w:lvl w:ilvl="6" w:tplc="040E000F" w:tentative="1">
      <w:start w:val="1"/>
      <w:numFmt w:val="decimal"/>
      <w:lvlText w:val="%7."/>
      <w:lvlJc w:val="left"/>
      <w:pPr>
        <w:ind w:left="5100" w:hanging="360"/>
      </w:pPr>
    </w:lvl>
    <w:lvl w:ilvl="7" w:tplc="040E0019" w:tentative="1">
      <w:start w:val="1"/>
      <w:numFmt w:val="lowerLetter"/>
      <w:lvlText w:val="%8."/>
      <w:lvlJc w:val="left"/>
      <w:pPr>
        <w:ind w:left="5820" w:hanging="360"/>
      </w:pPr>
    </w:lvl>
    <w:lvl w:ilvl="8" w:tplc="040E001B" w:tentative="1">
      <w:start w:val="1"/>
      <w:numFmt w:val="lowerRoman"/>
      <w:lvlText w:val="%9."/>
      <w:lvlJc w:val="right"/>
      <w:pPr>
        <w:ind w:left="6540" w:hanging="180"/>
      </w:pPr>
    </w:lvl>
  </w:abstractNum>
  <w:abstractNum w:abstractNumId="9" w15:restartNumberingAfterBreak="0">
    <w:nsid w:val="1FC20592"/>
    <w:multiLevelType w:val="hybridMultilevel"/>
    <w:tmpl w:val="BF0E2CAA"/>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10" w15:restartNumberingAfterBreak="0">
    <w:nsid w:val="26E71F53"/>
    <w:multiLevelType w:val="hybridMultilevel"/>
    <w:tmpl w:val="E26E1F0E"/>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11" w15:restartNumberingAfterBreak="0">
    <w:nsid w:val="28F31EFB"/>
    <w:multiLevelType w:val="hybridMultilevel"/>
    <w:tmpl w:val="987668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E8B57B1"/>
    <w:multiLevelType w:val="hybridMultilevel"/>
    <w:tmpl w:val="D4C407C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F8714CA"/>
    <w:multiLevelType w:val="hybridMultilevel"/>
    <w:tmpl w:val="6F0A609C"/>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14" w15:restartNumberingAfterBreak="0">
    <w:nsid w:val="36C55A90"/>
    <w:multiLevelType w:val="hybridMultilevel"/>
    <w:tmpl w:val="FE7204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7AC7B7B"/>
    <w:multiLevelType w:val="hybridMultilevel"/>
    <w:tmpl w:val="E8186B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DF22E0A"/>
    <w:multiLevelType w:val="hybridMultilevel"/>
    <w:tmpl w:val="03FACC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2056DDF"/>
    <w:multiLevelType w:val="multilevel"/>
    <w:tmpl w:val="7676F602"/>
    <w:name w:val="WW8Num12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2EC1733"/>
    <w:multiLevelType w:val="multilevel"/>
    <w:tmpl w:val="07F49640"/>
    <w:name w:val="WW8Num12223"/>
    <w:lvl w:ilvl="0">
      <w:start w:val="1"/>
      <w:numFmt w:val="decimal"/>
      <w:pStyle w:val="SzDCmsor1"/>
      <w:suff w:val="space"/>
      <w:lvlText w:val="%1."/>
      <w:lvlJc w:val="left"/>
      <w:pPr>
        <w:ind w:left="113" w:hanging="113"/>
      </w:pPr>
      <w:rPr>
        <w:rFonts w:hint="default"/>
      </w:rPr>
    </w:lvl>
    <w:lvl w:ilvl="1">
      <w:start w:val="1"/>
      <w:numFmt w:val="decimal"/>
      <w:pStyle w:val="SzDCmsor2"/>
      <w:lvlText w:val="%1.%2."/>
      <w:lvlJc w:val="left"/>
      <w:pPr>
        <w:ind w:left="113" w:hanging="113"/>
      </w:pPr>
      <w:rPr>
        <w:rFonts w:hint="default"/>
      </w:rPr>
    </w:lvl>
    <w:lvl w:ilvl="2">
      <w:start w:val="1"/>
      <w:numFmt w:val="decimal"/>
      <w:pStyle w:val="SzDCmsor3"/>
      <w:lvlText w:val="%1.%2.%3."/>
      <w:lvlJc w:val="left"/>
      <w:pPr>
        <w:ind w:left="113" w:hanging="113"/>
      </w:pPr>
      <w:rPr>
        <w:rFonts w:hint="default"/>
      </w:rPr>
    </w:lvl>
    <w:lvl w:ilvl="3">
      <w:start w:val="1"/>
      <w:numFmt w:val="decimal"/>
      <w:pStyle w:val="SzDCmsor4"/>
      <w:lvlText w:val="%1.%2.%3.%4."/>
      <w:lvlJc w:val="left"/>
      <w:pPr>
        <w:ind w:left="113" w:hanging="113"/>
      </w:pPr>
      <w:rPr>
        <w:rFonts w:hint="default"/>
      </w:rPr>
    </w:lvl>
    <w:lvl w:ilvl="4">
      <w:start w:val="1"/>
      <w:numFmt w:val="decimal"/>
      <w:lvlText w:val="%1.%2.%3.%4.%5."/>
      <w:lvlJc w:val="left"/>
      <w:pPr>
        <w:ind w:left="113" w:hanging="113"/>
      </w:pPr>
      <w:rPr>
        <w:rFonts w:hint="default"/>
      </w:rPr>
    </w:lvl>
    <w:lvl w:ilvl="5">
      <w:start w:val="1"/>
      <w:numFmt w:val="decimal"/>
      <w:lvlText w:val="%1.%2.%3.%4.%5.%6."/>
      <w:lvlJc w:val="left"/>
      <w:pPr>
        <w:ind w:left="113" w:hanging="113"/>
      </w:pPr>
      <w:rPr>
        <w:rFonts w:hint="default"/>
      </w:rPr>
    </w:lvl>
    <w:lvl w:ilvl="6">
      <w:start w:val="1"/>
      <w:numFmt w:val="decimal"/>
      <w:lvlText w:val="%1.%2.%3.%4.%5.%6.%7."/>
      <w:lvlJc w:val="left"/>
      <w:pPr>
        <w:ind w:left="113" w:hanging="113"/>
      </w:pPr>
      <w:rPr>
        <w:rFonts w:hint="default"/>
      </w:rPr>
    </w:lvl>
    <w:lvl w:ilvl="7">
      <w:start w:val="1"/>
      <w:numFmt w:val="decimal"/>
      <w:lvlText w:val="%1.%2.%3.%4.%5.%6.%7.%8."/>
      <w:lvlJc w:val="left"/>
      <w:pPr>
        <w:ind w:left="113" w:hanging="113"/>
      </w:pPr>
      <w:rPr>
        <w:rFonts w:hint="default"/>
      </w:rPr>
    </w:lvl>
    <w:lvl w:ilvl="8">
      <w:start w:val="1"/>
      <w:numFmt w:val="decimal"/>
      <w:lvlText w:val="%1.%2.%3.%4.%5.%6.%7.%8.%9."/>
      <w:lvlJc w:val="left"/>
      <w:pPr>
        <w:ind w:left="113" w:hanging="113"/>
      </w:pPr>
      <w:rPr>
        <w:rFonts w:hint="default"/>
      </w:rPr>
    </w:lvl>
  </w:abstractNum>
  <w:abstractNum w:abstractNumId="19" w15:restartNumberingAfterBreak="0">
    <w:nsid w:val="445C4C5F"/>
    <w:multiLevelType w:val="hybridMultilevel"/>
    <w:tmpl w:val="199E04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76D734F"/>
    <w:multiLevelType w:val="hybridMultilevel"/>
    <w:tmpl w:val="E3665D3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981257E"/>
    <w:multiLevelType w:val="hybridMultilevel"/>
    <w:tmpl w:val="2F10FC48"/>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22" w15:restartNumberingAfterBreak="0">
    <w:nsid w:val="4C982BB3"/>
    <w:multiLevelType w:val="hybridMultilevel"/>
    <w:tmpl w:val="58B0AB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4DB569EE"/>
    <w:multiLevelType w:val="hybridMultilevel"/>
    <w:tmpl w:val="27F436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EF548BF"/>
    <w:multiLevelType w:val="hybridMultilevel"/>
    <w:tmpl w:val="F190B7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529A26D0"/>
    <w:multiLevelType w:val="multilevel"/>
    <w:tmpl w:val="040E001D"/>
    <w:name w:val="WW8Num122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C625FBA"/>
    <w:multiLevelType w:val="hybridMultilevel"/>
    <w:tmpl w:val="6192A8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60A55AA2"/>
    <w:multiLevelType w:val="hybridMultilevel"/>
    <w:tmpl w:val="9DF657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66941717"/>
    <w:multiLevelType w:val="hybridMultilevel"/>
    <w:tmpl w:val="E42054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6A40639E"/>
    <w:multiLevelType w:val="hybridMultilevel"/>
    <w:tmpl w:val="C9AA07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6A866D66"/>
    <w:multiLevelType w:val="hybridMultilevel"/>
    <w:tmpl w:val="3E34B286"/>
    <w:name w:val="WW8Num12"/>
    <w:lvl w:ilvl="0" w:tplc="195C2C46">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7A223023"/>
    <w:multiLevelType w:val="hybridMultilevel"/>
    <w:tmpl w:val="139A4E50"/>
    <w:lvl w:ilvl="0" w:tplc="040E0011">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7D2F4BC5"/>
    <w:multiLevelType w:val="hybridMultilevel"/>
    <w:tmpl w:val="02F251B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1"/>
  </w:num>
  <w:num w:numId="5">
    <w:abstractNumId w:val="30"/>
  </w:num>
  <w:num w:numId="6">
    <w:abstractNumId w:val="3"/>
  </w:num>
  <w:num w:numId="7">
    <w:abstractNumId w:val="17"/>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num>
  <w:num w:numId="12">
    <w:abstractNumId w:val="18"/>
  </w:num>
  <w:num w:numId="13">
    <w:abstractNumId w:val="18"/>
  </w:num>
  <w:num w:numId="14">
    <w:abstractNumId w:val="12"/>
  </w:num>
  <w:num w:numId="15">
    <w:abstractNumId w:val="20"/>
  </w:num>
  <w:num w:numId="16">
    <w:abstractNumId w:val="29"/>
  </w:num>
  <w:num w:numId="17">
    <w:abstractNumId w:val="9"/>
  </w:num>
  <w:num w:numId="18">
    <w:abstractNumId w:val="13"/>
  </w:num>
  <w:num w:numId="19">
    <w:abstractNumId w:val="10"/>
  </w:num>
  <w:num w:numId="20">
    <w:abstractNumId w:val="21"/>
  </w:num>
  <w:num w:numId="21">
    <w:abstractNumId w:val="8"/>
  </w:num>
  <w:num w:numId="22">
    <w:abstractNumId w:val="32"/>
  </w:num>
  <w:num w:numId="23">
    <w:abstractNumId w:val="6"/>
  </w:num>
  <w:num w:numId="24">
    <w:abstractNumId w:val="11"/>
  </w:num>
  <w:num w:numId="25">
    <w:abstractNumId w:val="5"/>
  </w:num>
  <w:num w:numId="26">
    <w:abstractNumId w:val="1"/>
  </w:num>
  <w:num w:numId="27">
    <w:abstractNumId w:val="1"/>
  </w:num>
  <w:num w:numId="28">
    <w:abstractNumId w:val="24"/>
  </w:num>
  <w:num w:numId="29">
    <w:abstractNumId w:val="31"/>
  </w:num>
  <w:num w:numId="30">
    <w:abstractNumId w:val="19"/>
  </w:num>
  <w:num w:numId="31">
    <w:abstractNumId w:val="15"/>
  </w:num>
  <w:num w:numId="32">
    <w:abstractNumId w:val="22"/>
  </w:num>
  <w:num w:numId="33">
    <w:abstractNumId w:val="23"/>
  </w:num>
  <w:num w:numId="34">
    <w:abstractNumId w:val="26"/>
  </w:num>
  <w:num w:numId="35">
    <w:abstractNumId w:val="27"/>
  </w:num>
  <w:num w:numId="36">
    <w:abstractNumId w:val="4"/>
  </w:num>
  <w:num w:numId="37">
    <w:abstractNumId w:val="14"/>
  </w:num>
  <w:num w:numId="38">
    <w:abstractNumId w:val="16"/>
  </w:num>
  <w:num w:numId="39">
    <w:abstractNumId w:val="28"/>
  </w:num>
  <w:num w:numId="4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klós Hatwagner">
    <w15:presenceInfo w15:providerId="Windows Live" w15:userId="9ea6572007a04d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9A1"/>
    <w:rsid w:val="00001352"/>
    <w:rsid w:val="0001211D"/>
    <w:rsid w:val="00013546"/>
    <w:rsid w:val="0001697E"/>
    <w:rsid w:val="00021E68"/>
    <w:rsid w:val="0002427C"/>
    <w:rsid w:val="0002612E"/>
    <w:rsid w:val="0004046F"/>
    <w:rsid w:val="0004445F"/>
    <w:rsid w:val="00044E9B"/>
    <w:rsid w:val="0005157C"/>
    <w:rsid w:val="0005351F"/>
    <w:rsid w:val="00056C68"/>
    <w:rsid w:val="00062F27"/>
    <w:rsid w:val="00064C46"/>
    <w:rsid w:val="00065E77"/>
    <w:rsid w:val="00066212"/>
    <w:rsid w:val="00067EE1"/>
    <w:rsid w:val="000758F6"/>
    <w:rsid w:val="0007647B"/>
    <w:rsid w:val="00090AA7"/>
    <w:rsid w:val="00091B77"/>
    <w:rsid w:val="00092B84"/>
    <w:rsid w:val="00096CCD"/>
    <w:rsid w:val="000A0B48"/>
    <w:rsid w:val="000A3F03"/>
    <w:rsid w:val="000A73CC"/>
    <w:rsid w:val="000B3B58"/>
    <w:rsid w:val="000B4235"/>
    <w:rsid w:val="000B60EE"/>
    <w:rsid w:val="000C4F4F"/>
    <w:rsid w:val="000D52C4"/>
    <w:rsid w:val="000D79F0"/>
    <w:rsid w:val="000E0A42"/>
    <w:rsid w:val="000E3C06"/>
    <w:rsid w:val="000E6345"/>
    <w:rsid w:val="000E6892"/>
    <w:rsid w:val="000E785A"/>
    <w:rsid w:val="000F1F8C"/>
    <w:rsid w:val="000F5C69"/>
    <w:rsid w:val="000F7703"/>
    <w:rsid w:val="00100441"/>
    <w:rsid w:val="00107062"/>
    <w:rsid w:val="00115E9B"/>
    <w:rsid w:val="00120A87"/>
    <w:rsid w:val="00120FCA"/>
    <w:rsid w:val="001226F4"/>
    <w:rsid w:val="001228BA"/>
    <w:rsid w:val="00131327"/>
    <w:rsid w:val="00131F8D"/>
    <w:rsid w:val="00133099"/>
    <w:rsid w:val="001344E8"/>
    <w:rsid w:val="0013528D"/>
    <w:rsid w:val="00140E2C"/>
    <w:rsid w:val="00141757"/>
    <w:rsid w:val="00142A12"/>
    <w:rsid w:val="00162233"/>
    <w:rsid w:val="001701DE"/>
    <w:rsid w:val="0017294F"/>
    <w:rsid w:val="001751C0"/>
    <w:rsid w:val="0017638D"/>
    <w:rsid w:val="00176E67"/>
    <w:rsid w:val="0018288B"/>
    <w:rsid w:val="00182ACB"/>
    <w:rsid w:val="00183A61"/>
    <w:rsid w:val="00185503"/>
    <w:rsid w:val="001957B0"/>
    <w:rsid w:val="00196C62"/>
    <w:rsid w:val="001A0E07"/>
    <w:rsid w:val="001A49A6"/>
    <w:rsid w:val="001B4BDC"/>
    <w:rsid w:val="001B4FDE"/>
    <w:rsid w:val="001B618B"/>
    <w:rsid w:val="001B62B7"/>
    <w:rsid w:val="001C0DAA"/>
    <w:rsid w:val="001C522A"/>
    <w:rsid w:val="001D3169"/>
    <w:rsid w:val="001D4AB6"/>
    <w:rsid w:val="001D7D95"/>
    <w:rsid w:val="001E1E79"/>
    <w:rsid w:val="001E2CB3"/>
    <w:rsid w:val="001E73AA"/>
    <w:rsid w:val="001F08F3"/>
    <w:rsid w:val="001F0E89"/>
    <w:rsid w:val="001F38A1"/>
    <w:rsid w:val="001F5EC3"/>
    <w:rsid w:val="001F78DA"/>
    <w:rsid w:val="002056F3"/>
    <w:rsid w:val="00205C25"/>
    <w:rsid w:val="00212356"/>
    <w:rsid w:val="0021315A"/>
    <w:rsid w:val="00215191"/>
    <w:rsid w:val="002227DE"/>
    <w:rsid w:val="00224A9C"/>
    <w:rsid w:val="00226044"/>
    <w:rsid w:val="00230171"/>
    <w:rsid w:val="00232406"/>
    <w:rsid w:val="002356CA"/>
    <w:rsid w:val="00235C38"/>
    <w:rsid w:val="00246093"/>
    <w:rsid w:val="00247AE8"/>
    <w:rsid w:val="00254216"/>
    <w:rsid w:val="002546EB"/>
    <w:rsid w:val="0025530A"/>
    <w:rsid w:val="00256A1A"/>
    <w:rsid w:val="002604BA"/>
    <w:rsid w:val="002625BC"/>
    <w:rsid w:val="00271832"/>
    <w:rsid w:val="0027294D"/>
    <w:rsid w:val="00272C54"/>
    <w:rsid w:val="0027617B"/>
    <w:rsid w:val="002861CD"/>
    <w:rsid w:val="002875DF"/>
    <w:rsid w:val="002913E6"/>
    <w:rsid w:val="00294BC4"/>
    <w:rsid w:val="002A13DC"/>
    <w:rsid w:val="002A4130"/>
    <w:rsid w:val="002A5168"/>
    <w:rsid w:val="002A597F"/>
    <w:rsid w:val="002C01B4"/>
    <w:rsid w:val="002C38B2"/>
    <w:rsid w:val="002D13C9"/>
    <w:rsid w:val="002D1CC6"/>
    <w:rsid w:val="002D5A64"/>
    <w:rsid w:val="002D65A8"/>
    <w:rsid w:val="002D797A"/>
    <w:rsid w:val="002E7F52"/>
    <w:rsid w:val="002F0110"/>
    <w:rsid w:val="003106A9"/>
    <w:rsid w:val="00316512"/>
    <w:rsid w:val="00316734"/>
    <w:rsid w:val="003214A9"/>
    <w:rsid w:val="00322A29"/>
    <w:rsid w:val="00322C8B"/>
    <w:rsid w:val="00330C3F"/>
    <w:rsid w:val="00334B28"/>
    <w:rsid w:val="00342F4A"/>
    <w:rsid w:val="00344AA1"/>
    <w:rsid w:val="003451D1"/>
    <w:rsid w:val="0034583C"/>
    <w:rsid w:val="00353203"/>
    <w:rsid w:val="0035612B"/>
    <w:rsid w:val="00361CE9"/>
    <w:rsid w:val="00362722"/>
    <w:rsid w:val="0036420E"/>
    <w:rsid w:val="0036456D"/>
    <w:rsid w:val="00365E77"/>
    <w:rsid w:val="003709BE"/>
    <w:rsid w:val="00372662"/>
    <w:rsid w:val="00375E2A"/>
    <w:rsid w:val="00377123"/>
    <w:rsid w:val="0037779B"/>
    <w:rsid w:val="00382CE3"/>
    <w:rsid w:val="0039063C"/>
    <w:rsid w:val="00394327"/>
    <w:rsid w:val="00395CFD"/>
    <w:rsid w:val="003A09F4"/>
    <w:rsid w:val="003A2419"/>
    <w:rsid w:val="003A2593"/>
    <w:rsid w:val="003A3A53"/>
    <w:rsid w:val="003B0636"/>
    <w:rsid w:val="003C063B"/>
    <w:rsid w:val="003C5913"/>
    <w:rsid w:val="003C63A1"/>
    <w:rsid w:val="003E0223"/>
    <w:rsid w:val="003E2220"/>
    <w:rsid w:val="003E337F"/>
    <w:rsid w:val="003E524D"/>
    <w:rsid w:val="003E6D50"/>
    <w:rsid w:val="003E7892"/>
    <w:rsid w:val="003F0768"/>
    <w:rsid w:val="003F4B1D"/>
    <w:rsid w:val="003F703B"/>
    <w:rsid w:val="00400651"/>
    <w:rsid w:val="00403FF2"/>
    <w:rsid w:val="00416A6F"/>
    <w:rsid w:val="004208E9"/>
    <w:rsid w:val="00420E9F"/>
    <w:rsid w:val="00422478"/>
    <w:rsid w:val="00423A1A"/>
    <w:rsid w:val="004309A1"/>
    <w:rsid w:val="0043136B"/>
    <w:rsid w:val="004344FB"/>
    <w:rsid w:val="00434D12"/>
    <w:rsid w:val="0043667A"/>
    <w:rsid w:val="004377DB"/>
    <w:rsid w:val="00442D72"/>
    <w:rsid w:val="004443D2"/>
    <w:rsid w:val="004602EE"/>
    <w:rsid w:val="00461DD8"/>
    <w:rsid w:val="00464F27"/>
    <w:rsid w:val="0046616B"/>
    <w:rsid w:val="0047031B"/>
    <w:rsid w:val="00471433"/>
    <w:rsid w:val="00472C12"/>
    <w:rsid w:val="00476A5B"/>
    <w:rsid w:val="00477853"/>
    <w:rsid w:val="00477FA4"/>
    <w:rsid w:val="00482D24"/>
    <w:rsid w:val="004831FB"/>
    <w:rsid w:val="0048392F"/>
    <w:rsid w:val="004948A8"/>
    <w:rsid w:val="004A0DE1"/>
    <w:rsid w:val="004A14D8"/>
    <w:rsid w:val="004A3096"/>
    <w:rsid w:val="004A3242"/>
    <w:rsid w:val="004A3F61"/>
    <w:rsid w:val="004A455D"/>
    <w:rsid w:val="004B00FC"/>
    <w:rsid w:val="004B0AEA"/>
    <w:rsid w:val="004B409C"/>
    <w:rsid w:val="004C1394"/>
    <w:rsid w:val="004C265B"/>
    <w:rsid w:val="004C26A4"/>
    <w:rsid w:val="004C4D3C"/>
    <w:rsid w:val="004D13FB"/>
    <w:rsid w:val="004D3EE2"/>
    <w:rsid w:val="004D5B99"/>
    <w:rsid w:val="004D7F76"/>
    <w:rsid w:val="004E77FC"/>
    <w:rsid w:val="004F09BB"/>
    <w:rsid w:val="004F0C22"/>
    <w:rsid w:val="004F3504"/>
    <w:rsid w:val="004F3A1A"/>
    <w:rsid w:val="00500CC1"/>
    <w:rsid w:val="00502368"/>
    <w:rsid w:val="00503FB5"/>
    <w:rsid w:val="0050667F"/>
    <w:rsid w:val="0051122F"/>
    <w:rsid w:val="005122D2"/>
    <w:rsid w:val="005165D1"/>
    <w:rsid w:val="00522DDB"/>
    <w:rsid w:val="00525FDC"/>
    <w:rsid w:val="005348A9"/>
    <w:rsid w:val="005359E8"/>
    <w:rsid w:val="00536E54"/>
    <w:rsid w:val="0053741F"/>
    <w:rsid w:val="00542021"/>
    <w:rsid w:val="005426FE"/>
    <w:rsid w:val="005429AD"/>
    <w:rsid w:val="0054711A"/>
    <w:rsid w:val="00547699"/>
    <w:rsid w:val="005508C4"/>
    <w:rsid w:val="00557DAC"/>
    <w:rsid w:val="0056418B"/>
    <w:rsid w:val="00566975"/>
    <w:rsid w:val="00575008"/>
    <w:rsid w:val="00580F03"/>
    <w:rsid w:val="00585034"/>
    <w:rsid w:val="00593A14"/>
    <w:rsid w:val="005A2C00"/>
    <w:rsid w:val="005A3059"/>
    <w:rsid w:val="005A4F4A"/>
    <w:rsid w:val="005A595B"/>
    <w:rsid w:val="005A70DF"/>
    <w:rsid w:val="005B1A64"/>
    <w:rsid w:val="005B64D4"/>
    <w:rsid w:val="005B6EA5"/>
    <w:rsid w:val="005C0D51"/>
    <w:rsid w:val="005D01FB"/>
    <w:rsid w:val="005D0A2E"/>
    <w:rsid w:val="005D2084"/>
    <w:rsid w:val="005D61C3"/>
    <w:rsid w:val="005E309F"/>
    <w:rsid w:val="005E35D6"/>
    <w:rsid w:val="005E6FEB"/>
    <w:rsid w:val="005F061A"/>
    <w:rsid w:val="0060285D"/>
    <w:rsid w:val="00603117"/>
    <w:rsid w:val="00607D1F"/>
    <w:rsid w:val="00617CE9"/>
    <w:rsid w:val="0062083B"/>
    <w:rsid w:val="00620F6F"/>
    <w:rsid w:val="00625979"/>
    <w:rsid w:val="00632976"/>
    <w:rsid w:val="006342A9"/>
    <w:rsid w:val="00636496"/>
    <w:rsid w:val="006371A5"/>
    <w:rsid w:val="00640EF0"/>
    <w:rsid w:val="006411F7"/>
    <w:rsid w:val="00641AEB"/>
    <w:rsid w:val="006420F7"/>
    <w:rsid w:val="006500C4"/>
    <w:rsid w:val="00653F3E"/>
    <w:rsid w:val="00655AE3"/>
    <w:rsid w:val="006571EB"/>
    <w:rsid w:val="0065798D"/>
    <w:rsid w:val="00665867"/>
    <w:rsid w:val="00672FDA"/>
    <w:rsid w:val="006757B1"/>
    <w:rsid w:val="0069165C"/>
    <w:rsid w:val="00691730"/>
    <w:rsid w:val="00693F3C"/>
    <w:rsid w:val="00695C54"/>
    <w:rsid w:val="00697167"/>
    <w:rsid w:val="00697E8B"/>
    <w:rsid w:val="006A2556"/>
    <w:rsid w:val="006B0009"/>
    <w:rsid w:val="006B1391"/>
    <w:rsid w:val="006B57C3"/>
    <w:rsid w:val="006B5EC4"/>
    <w:rsid w:val="006B5F1E"/>
    <w:rsid w:val="006B6D0A"/>
    <w:rsid w:val="006B7B62"/>
    <w:rsid w:val="006C09DE"/>
    <w:rsid w:val="006C45AE"/>
    <w:rsid w:val="006D19A9"/>
    <w:rsid w:val="006D3FEB"/>
    <w:rsid w:val="006D3FF4"/>
    <w:rsid w:val="006E0108"/>
    <w:rsid w:val="006E15D9"/>
    <w:rsid w:val="006E17B1"/>
    <w:rsid w:val="006E1BFF"/>
    <w:rsid w:val="006E447B"/>
    <w:rsid w:val="006F2696"/>
    <w:rsid w:val="006F4F41"/>
    <w:rsid w:val="006F6DD8"/>
    <w:rsid w:val="00704C78"/>
    <w:rsid w:val="0071110C"/>
    <w:rsid w:val="007135EA"/>
    <w:rsid w:val="007204E8"/>
    <w:rsid w:val="00724C40"/>
    <w:rsid w:val="00727B48"/>
    <w:rsid w:val="0073275F"/>
    <w:rsid w:val="00740B83"/>
    <w:rsid w:val="00746A29"/>
    <w:rsid w:val="00762EBD"/>
    <w:rsid w:val="00771BB6"/>
    <w:rsid w:val="007768C8"/>
    <w:rsid w:val="00780792"/>
    <w:rsid w:val="00780B1C"/>
    <w:rsid w:val="007825CC"/>
    <w:rsid w:val="0079060F"/>
    <w:rsid w:val="00792D1E"/>
    <w:rsid w:val="0079417C"/>
    <w:rsid w:val="00795C3F"/>
    <w:rsid w:val="0079649A"/>
    <w:rsid w:val="00797A7E"/>
    <w:rsid w:val="007A29A2"/>
    <w:rsid w:val="007B090B"/>
    <w:rsid w:val="007B15C9"/>
    <w:rsid w:val="007B4DA3"/>
    <w:rsid w:val="007B6BF6"/>
    <w:rsid w:val="007B7C7E"/>
    <w:rsid w:val="007C5DF4"/>
    <w:rsid w:val="007D0197"/>
    <w:rsid w:val="007D1475"/>
    <w:rsid w:val="007D1CA6"/>
    <w:rsid w:val="007D56D0"/>
    <w:rsid w:val="007E2480"/>
    <w:rsid w:val="007E2A02"/>
    <w:rsid w:val="007E5755"/>
    <w:rsid w:val="007F0190"/>
    <w:rsid w:val="007F07FC"/>
    <w:rsid w:val="007F30FD"/>
    <w:rsid w:val="007F6D1F"/>
    <w:rsid w:val="007F7567"/>
    <w:rsid w:val="0080451B"/>
    <w:rsid w:val="008049B6"/>
    <w:rsid w:val="00806924"/>
    <w:rsid w:val="00811A84"/>
    <w:rsid w:val="00813A4C"/>
    <w:rsid w:val="008161EF"/>
    <w:rsid w:val="00823189"/>
    <w:rsid w:val="00823A1F"/>
    <w:rsid w:val="008272CE"/>
    <w:rsid w:val="008356ED"/>
    <w:rsid w:val="00836868"/>
    <w:rsid w:val="00836B56"/>
    <w:rsid w:val="0083723F"/>
    <w:rsid w:val="008377C7"/>
    <w:rsid w:val="008406E4"/>
    <w:rsid w:val="00846D11"/>
    <w:rsid w:val="0085203A"/>
    <w:rsid w:val="008538E0"/>
    <w:rsid w:val="00854297"/>
    <w:rsid w:val="008548B8"/>
    <w:rsid w:val="00871402"/>
    <w:rsid w:val="00872964"/>
    <w:rsid w:val="008744BD"/>
    <w:rsid w:val="008749EE"/>
    <w:rsid w:val="00875990"/>
    <w:rsid w:val="0088023C"/>
    <w:rsid w:val="008836A0"/>
    <w:rsid w:val="00887404"/>
    <w:rsid w:val="008877ED"/>
    <w:rsid w:val="00895C6B"/>
    <w:rsid w:val="008A296C"/>
    <w:rsid w:val="008A35BA"/>
    <w:rsid w:val="008A6B26"/>
    <w:rsid w:val="008A6E82"/>
    <w:rsid w:val="008A6FFC"/>
    <w:rsid w:val="008B1986"/>
    <w:rsid w:val="008B26A4"/>
    <w:rsid w:val="008C6A02"/>
    <w:rsid w:val="008C7371"/>
    <w:rsid w:val="008D4EEE"/>
    <w:rsid w:val="008D4FFC"/>
    <w:rsid w:val="008E1C54"/>
    <w:rsid w:val="008E3319"/>
    <w:rsid w:val="008F3D72"/>
    <w:rsid w:val="00901EC7"/>
    <w:rsid w:val="00913E12"/>
    <w:rsid w:val="00916C73"/>
    <w:rsid w:val="009214F7"/>
    <w:rsid w:val="00935BA9"/>
    <w:rsid w:val="009360BB"/>
    <w:rsid w:val="00947C48"/>
    <w:rsid w:val="009529FD"/>
    <w:rsid w:val="00957123"/>
    <w:rsid w:val="00961A26"/>
    <w:rsid w:val="00973FC8"/>
    <w:rsid w:val="00974A5B"/>
    <w:rsid w:val="00975BB4"/>
    <w:rsid w:val="00977AAF"/>
    <w:rsid w:val="009849D3"/>
    <w:rsid w:val="0098571B"/>
    <w:rsid w:val="00986E78"/>
    <w:rsid w:val="009912BA"/>
    <w:rsid w:val="00993E37"/>
    <w:rsid w:val="009A0DBD"/>
    <w:rsid w:val="009A77B2"/>
    <w:rsid w:val="009B2643"/>
    <w:rsid w:val="009B26C3"/>
    <w:rsid w:val="009B33CF"/>
    <w:rsid w:val="009B5C83"/>
    <w:rsid w:val="009B6237"/>
    <w:rsid w:val="009B6CFF"/>
    <w:rsid w:val="009C1B84"/>
    <w:rsid w:val="009C24C1"/>
    <w:rsid w:val="009D197D"/>
    <w:rsid w:val="009D299B"/>
    <w:rsid w:val="009D68A5"/>
    <w:rsid w:val="009D6D9B"/>
    <w:rsid w:val="009E0501"/>
    <w:rsid w:val="009E36E1"/>
    <w:rsid w:val="009E68ED"/>
    <w:rsid w:val="009E7D4A"/>
    <w:rsid w:val="009F22DC"/>
    <w:rsid w:val="009F7AF5"/>
    <w:rsid w:val="00A02C6C"/>
    <w:rsid w:val="00A0656E"/>
    <w:rsid w:val="00A12152"/>
    <w:rsid w:val="00A13306"/>
    <w:rsid w:val="00A14B1C"/>
    <w:rsid w:val="00A15012"/>
    <w:rsid w:val="00A212FF"/>
    <w:rsid w:val="00A22369"/>
    <w:rsid w:val="00A42589"/>
    <w:rsid w:val="00A43CAE"/>
    <w:rsid w:val="00A43FC2"/>
    <w:rsid w:val="00A46F10"/>
    <w:rsid w:val="00A60224"/>
    <w:rsid w:val="00A64B4D"/>
    <w:rsid w:val="00A65ABF"/>
    <w:rsid w:val="00A808E6"/>
    <w:rsid w:val="00A86103"/>
    <w:rsid w:val="00A86185"/>
    <w:rsid w:val="00A86939"/>
    <w:rsid w:val="00A9008E"/>
    <w:rsid w:val="00A902D9"/>
    <w:rsid w:val="00A91CBB"/>
    <w:rsid w:val="00A9281C"/>
    <w:rsid w:val="00A92DA9"/>
    <w:rsid w:val="00AA03C2"/>
    <w:rsid w:val="00AA3925"/>
    <w:rsid w:val="00AA6989"/>
    <w:rsid w:val="00AB0E5E"/>
    <w:rsid w:val="00AB605E"/>
    <w:rsid w:val="00AC0884"/>
    <w:rsid w:val="00AC3D3B"/>
    <w:rsid w:val="00AD04A2"/>
    <w:rsid w:val="00AD7584"/>
    <w:rsid w:val="00AE194A"/>
    <w:rsid w:val="00AE5E95"/>
    <w:rsid w:val="00AE72AD"/>
    <w:rsid w:val="00AF052F"/>
    <w:rsid w:val="00AF1BFC"/>
    <w:rsid w:val="00B040CB"/>
    <w:rsid w:val="00B06F15"/>
    <w:rsid w:val="00B07C22"/>
    <w:rsid w:val="00B1123A"/>
    <w:rsid w:val="00B13F2B"/>
    <w:rsid w:val="00B16D4F"/>
    <w:rsid w:val="00B25AA7"/>
    <w:rsid w:val="00B265D8"/>
    <w:rsid w:val="00B31BB3"/>
    <w:rsid w:val="00B606F7"/>
    <w:rsid w:val="00B64B46"/>
    <w:rsid w:val="00B65BD3"/>
    <w:rsid w:val="00B73372"/>
    <w:rsid w:val="00B77F87"/>
    <w:rsid w:val="00B800E5"/>
    <w:rsid w:val="00B80257"/>
    <w:rsid w:val="00B80CC3"/>
    <w:rsid w:val="00B82100"/>
    <w:rsid w:val="00B8360A"/>
    <w:rsid w:val="00B849A7"/>
    <w:rsid w:val="00B90777"/>
    <w:rsid w:val="00B91952"/>
    <w:rsid w:val="00B92C93"/>
    <w:rsid w:val="00B92F48"/>
    <w:rsid w:val="00BA7DB8"/>
    <w:rsid w:val="00BB1A17"/>
    <w:rsid w:val="00BB56A2"/>
    <w:rsid w:val="00BC0A6A"/>
    <w:rsid w:val="00BC22DE"/>
    <w:rsid w:val="00BC46D3"/>
    <w:rsid w:val="00BD186B"/>
    <w:rsid w:val="00BD516A"/>
    <w:rsid w:val="00BD5D0F"/>
    <w:rsid w:val="00BD7633"/>
    <w:rsid w:val="00BE20BF"/>
    <w:rsid w:val="00BF0E4A"/>
    <w:rsid w:val="00BF5340"/>
    <w:rsid w:val="00BF6D54"/>
    <w:rsid w:val="00C008B9"/>
    <w:rsid w:val="00C24A56"/>
    <w:rsid w:val="00C273A7"/>
    <w:rsid w:val="00C339B4"/>
    <w:rsid w:val="00C44965"/>
    <w:rsid w:val="00C50475"/>
    <w:rsid w:val="00C54E5F"/>
    <w:rsid w:val="00C57D95"/>
    <w:rsid w:val="00C64E0A"/>
    <w:rsid w:val="00C674C7"/>
    <w:rsid w:val="00C7035A"/>
    <w:rsid w:val="00C7087E"/>
    <w:rsid w:val="00C719B7"/>
    <w:rsid w:val="00C73E44"/>
    <w:rsid w:val="00C75B4D"/>
    <w:rsid w:val="00C75C7F"/>
    <w:rsid w:val="00C76B49"/>
    <w:rsid w:val="00C833E2"/>
    <w:rsid w:val="00C92D3F"/>
    <w:rsid w:val="00C935DF"/>
    <w:rsid w:val="00C95EB0"/>
    <w:rsid w:val="00CA4205"/>
    <w:rsid w:val="00CB56CB"/>
    <w:rsid w:val="00CB7A9A"/>
    <w:rsid w:val="00CE6F15"/>
    <w:rsid w:val="00CF26BC"/>
    <w:rsid w:val="00CF2EBC"/>
    <w:rsid w:val="00CF467B"/>
    <w:rsid w:val="00CF6C7C"/>
    <w:rsid w:val="00CF7C46"/>
    <w:rsid w:val="00D00F7D"/>
    <w:rsid w:val="00D029CD"/>
    <w:rsid w:val="00D04A28"/>
    <w:rsid w:val="00D05D67"/>
    <w:rsid w:val="00D06AA9"/>
    <w:rsid w:val="00D13BE8"/>
    <w:rsid w:val="00D15BA0"/>
    <w:rsid w:val="00D17110"/>
    <w:rsid w:val="00D21024"/>
    <w:rsid w:val="00D217CF"/>
    <w:rsid w:val="00D22843"/>
    <w:rsid w:val="00D2467B"/>
    <w:rsid w:val="00D34853"/>
    <w:rsid w:val="00D4780C"/>
    <w:rsid w:val="00D55B12"/>
    <w:rsid w:val="00D55B55"/>
    <w:rsid w:val="00D56C48"/>
    <w:rsid w:val="00D5727D"/>
    <w:rsid w:val="00D60E6C"/>
    <w:rsid w:val="00D618FA"/>
    <w:rsid w:val="00D6251E"/>
    <w:rsid w:val="00D768F0"/>
    <w:rsid w:val="00D77442"/>
    <w:rsid w:val="00D82F52"/>
    <w:rsid w:val="00D9066A"/>
    <w:rsid w:val="00D92BE3"/>
    <w:rsid w:val="00D942FD"/>
    <w:rsid w:val="00DA1AAF"/>
    <w:rsid w:val="00DA20FD"/>
    <w:rsid w:val="00DA2992"/>
    <w:rsid w:val="00DA7EBE"/>
    <w:rsid w:val="00DB256C"/>
    <w:rsid w:val="00DB2916"/>
    <w:rsid w:val="00DB400D"/>
    <w:rsid w:val="00DB7FD1"/>
    <w:rsid w:val="00DC0B2A"/>
    <w:rsid w:val="00DC7BBD"/>
    <w:rsid w:val="00DD15FD"/>
    <w:rsid w:val="00DD3948"/>
    <w:rsid w:val="00DD7401"/>
    <w:rsid w:val="00DE35C6"/>
    <w:rsid w:val="00DE3942"/>
    <w:rsid w:val="00DF1035"/>
    <w:rsid w:val="00DF1AE1"/>
    <w:rsid w:val="00DF1BD5"/>
    <w:rsid w:val="00DF3B86"/>
    <w:rsid w:val="00DF651E"/>
    <w:rsid w:val="00E024C5"/>
    <w:rsid w:val="00E02A20"/>
    <w:rsid w:val="00E11212"/>
    <w:rsid w:val="00E242AF"/>
    <w:rsid w:val="00E25452"/>
    <w:rsid w:val="00E31F3A"/>
    <w:rsid w:val="00E36386"/>
    <w:rsid w:val="00E36446"/>
    <w:rsid w:val="00E376C1"/>
    <w:rsid w:val="00E518A7"/>
    <w:rsid w:val="00E602AB"/>
    <w:rsid w:val="00E60E00"/>
    <w:rsid w:val="00E745AD"/>
    <w:rsid w:val="00E760BE"/>
    <w:rsid w:val="00E77AEC"/>
    <w:rsid w:val="00E82D9E"/>
    <w:rsid w:val="00E8371E"/>
    <w:rsid w:val="00E94DFD"/>
    <w:rsid w:val="00E97A75"/>
    <w:rsid w:val="00EA1090"/>
    <w:rsid w:val="00EA4D4E"/>
    <w:rsid w:val="00EC05D0"/>
    <w:rsid w:val="00EC3C9F"/>
    <w:rsid w:val="00ED184A"/>
    <w:rsid w:val="00ED2750"/>
    <w:rsid w:val="00ED4E6E"/>
    <w:rsid w:val="00ED72A5"/>
    <w:rsid w:val="00EE195D"/>
    <w:rsid w:val="00EE3CF3"/>
    <w:rsid w:val="00EE529D"/>
    <w:rsid w:val="00EF00B8"/>
    <w:rsid w:val="00EF35C0"/>
    <w:rsid w:val="00EF5D62"/>
    <w:rsid w:val="00EF6835"/>
    <w:rsid w:val="00F01AA5"/>
    <w:rsid w:val="00F04E21"/>
    <w:rsid w:val="00F05408"/>
    <w:rsid w:val="00F066DB"/>
    <w:rsid w:val="00F100F4"/>
    <w:rsid w:val="00F11F42"/>
    <w:rsid w:val="00F21165"/>
    <w:rsid w:val="00F22B30"/>
    <w:rsid w:val="00F246D5"/>
    <w:rsid w:val="00F2499F"/>
    <w:rsid w:val="00F3264A"/>
    <w:rsid w:val="00F35146"/>
    <w:rsid w:val="00F37A97"/>
    <w:rsid w:val="00F434EE"/>
    <w:rsid w:val="00F447DE"/>
    <w:rsid w:val="00F45192"/>
    <w:rsid w:val="00F468EB"/>
    <w:rsid w:val="00F631F2"/>
    <w:rsid w:val="00F756DB"/>
    <w:rsid w:val="00F77343"/>
    <w:rsid w:val="00F81E7E"/>
    <w:rsid w:val="00F8398A"/>
    <w:rsid w:val="00F87C55"/>
    <w:rsid w:val="00F921B6"/>
    <w:rsid w:val="00F9653E"/>
    <w:rsid w:val="00FA36F0"/>
    <w:rsid w:val="00FB1C0E"/>
    <w:rsid w:val="00FB32D9"/>
    <w:rsid w:val="00FB403C"/>
    <w:rsid w:val="00FB62AD"/>
    <w:rsid w:val="00FB6D72"/>
    <w:rsid w:val="00FC1BC8"/>
    <w:rsid w:val="00FC4672"/>
    <w:rsid w:val="00FD4C31"/>
    <w:rsid w:val="00FE19CB"/>
    <w:rsid w:val="00FE4503"/>
    <w:rsid w:val="00FF0931"/>
    <w:rsid w:val="00FF1AF6"/>
    <w:rsid w:val="00FF2436"/>
    <w:rsid w:val="00FF6C5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EC8FD8D"/>
  <w15:chartTrackingRefBased/>
  <w15:docId w15:val="{07EC9546-58A2-4E1E-A190-D2863CA22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aliases w:val="Sz_Címsor 1"/>
    <w:basedOn w:val="Cmsor"/>
    <w:next w:val="Szvegtrzs"/>
    <w:link w:val="Cmsor1Char"/>
    <w:uiPriority w:val="9"/>
    <w:qFormat/>
    <w:rsid w:val="0036456D"/>
    <w:pPr>
      <w:pageBreakBefore/>
      <w:numPr>
        <w:numId w:val="2"/>
      </w:numPr>
      <w:spacing w:before="0" w:after="480"/>
      <w:ind w:left="357" w:hanging="357"/>
      <w:outlineLvl w:val="0"/>
    </w:pPr>
    <w:rPr>
      <w:rFonts w:ascii="Times New Roman" w:hAnsi="Times New Roman"/>
      <w:b/>
      <w:bCs/>
      <w:caps/>
      <w:kern w:val="32"/>
      <w:sz w:val="32"/>
      <w:szCs w:val="32"/>
    </w:rPr>
  </w:style>
  <w:style w:type="paragraph" w:styleId="Cmsor2">
    <w:name w:val="heading 2"/>
    <w:aliases w:val="Sz_Címsor 2"/>
    <w:basedOn w:val="Norml"/>
    <w:next w:val="Norml"/>
    <w:autoRedefine/>
    <w:rsid w:val="005D2084"/>
    <w:pPr>
      <w:keepNext/>
      <w:spacing w:before="480" w:after="360"/>
      <w:outlineLvl w:val="1"/>
    </w:pPr>
    <w:rPr>
      <w:rFonts w:cs="Arial"/>
      <w:b/>
      <w:bCs/>
      <w:iCs/>
      <w:kern w:val="28"/>
      <w:sz w:val="32"/>
      <w:szCs w:val="28"/>
    </w:rPr>
  </w:style>
  <w:style w:type="paragraph" w:styleId="Cmsor3">
    <w:name w:val="heading 3"/>
    <w:basedOn w:val="Cmsor"/>
    <w:next w:val="Szvegtrzs"/>
    <w:qFormat/>
    <w:pPr>
      <w:numPr>
        <w:ilvl w:val="2"/>
        <w:numId w:val="2"/>
      </w:numPr>
      <w:spacing w:before="140"/>
      <w:outlineLvl w:val="2"/>
    </w:pPr>
    <w:rPr>
      <w:b/>
      <w:bCs/>
      <w:color w:val="808080"/>
    </w:rPr>
  </w:style>
  <w:style w:type="paragraph" w:styleId="Cmsor4">
    <w:name w:val="heading 4"/>
    <w:basedOn w:val="Norml"/>
    <w:next w:val="Norml"/>
    <w:link w:val="Cmsor4Char"/>
    <w:uiPriority w:val="9"/>
    <w:semiHidden/>
    <w:unhideWhenUsed/>
    <w:qFormat/>
    <w:rsid w:val="000E6892"/>
    <w:pPr>
      <w:keepNext/>
      <w:keepLines/>
      <w:spacing w:before="40"/>
      <w:outlineLvl w:val="3"/>
    </w:pPr>
    <w:rPr>
      <w:rFonts w:asciiTheme="majorHAnsi" w:eastAsiaTheme="majorEastAsia" w:hAnsiTheme="majorHAnsi" w:cs="Mangal"/>
      <w:i/>
      <w:iCs/>
      <w:color w:val="2E74B5" w:themeColor="accent1" w:themeShade="BF"/>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link w:val="KpalrsChar"/>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paragraph" w:customStyle="1" w:styleId="SzKpalrs">
    <w:name w:val="Sz_Képaláírás"/>
    <w:basedOn w:val="Kpalrs"/>
    <w:link w:val="SzKpalrsChar"/>
    <w:qFormat/>
    <w:rsid w:val="00580F03"/>
    <w:pPr>
      <w:spacing w:after="360"/>
      <w:jc w:val="center"/>
    </w:pPr>
    <w:rPr>
      <w:rFonts w:ascii="Times New Roman" w:hAnsi="Times New Roman" w:cs="Times New Roman"/>
      <w:b/>
      <w:i w:val="0"/>
      <w:noProof/>
    </w:rPr>
  </w:style>
  <w:style w:type="paragraph" w:customStyle="1" w:styleId="SzDCmsor3">
    <w:name w:val="SzD_Címsor 3"/>
    <w:basedOn w:val="Norml"/>
    <w:link w:val="SzDCmsor3Char"/>
    <w:qFormat/>
    <w:rsid w:val="009B6CFF"/>
    <w:pPr>
      <w:keepNext/>
      <w:numPr>
        <w:ilvl w:val="2"/>
        <w:numId w:val="11"/>
      </w:numPr>
      <w:spacing w:before="360" w:after="240"/>
    </w:pPr>
    <w:rPr>
      <w:b/>
      <w:sz w:val="28"/>
    </w:rPr>
  </w:style>
  <w:style w:type="character" w:customStyle="1" w:styleId="KpalrsChar">
    <w:name w:val="Képaláírás Char"/>
    <w:basedOn w:val="Bekezdsalapbettpusa"/>
    <w:link w:val="Kpalrs"/>
    <w:rsid w:val="00580F03"/>
    <w:rPr>
      <w:rFonts w:ascii="Linux Libertine G" w:eastAsia="WenQuanYi Zen Hei" w:hAnsi="Linux Libertine G" w:cs="Mangal"/>
      <w:i/>
      <w:iCs/>
      <w:color w:val="00000A"/>
      <w:kern w:val="1"/>
      <w:sz w:val="24"/>
      <w:szCs w:val="24"/>
      <w:lang w:eastAsia="zh-CN" w:bidi="hi-IN"/>
    </w:rPr>
  </w:style>
  <w:style w:type="character" w:customStyle="1" w:styleId="SzKpalrsChar">
    <w:name w:val="Sz_Képaláírás Char"/>
    <w:basedOn w:val="KpalrsChar"/>
    <w:link w:val="SzKpalrs"/>
    <w:rsid w:val="00580F03"/>
    <w:rPr>
      <w:rFonts w:ascii="Linux Libertine G" w:eastAsia="WenQuanYi Zen Hei" w:hAnsi="Linux Libertine G" w:cs="Mangal"/>
      <w:b/>
      <w:i w:val="0"/>
      <w:iCs/>
      <w:noProof/>
      <w:color w:val="00000A"/>
      <w:kern w:val="1"/>
      <w:sz w:val="24"/>
      <w:szCs w:val="24"/>
      <w:lang w:eastAsia="zh-CN" w:bidi="hi-IN"/>
    </w:rPr>
  </w:style>
  <w:style w:type="paragraph" w:customStyle="1" w:styleId="SzDCmsor1">
    <w:name w:val="SzD_Címsor 1"/>
    <w:next w:val="Alapszvegtrzs"/>
    <w:qFormat/>
    <w:rsid w:val="0036456D"/>
    <w:pPr>
      <w:pageBreakBefore/>
      <w:numPr>
        <w:numId w:val="11"/>
      </w:numPr>
      <w:spacing w:before="240" w:after="480"/>
    </w:pPr>
    <w:rPr>
      <w:rFonts w:eastAsia="WenQuanYi Zen Hei" w:cs="Arial"/>
      <w:b/>
      <w:bCs/>
      <w:iCs/>
      <w:caps/>
      <w:color w:val="00000A"/>
      <w:kern w:val="28"/>
      <w:sz w:val="32"/>
      <w:szCs w:val="28"/>
      <w:lang w:eastAsia="zh-CN" w:bidi="hi-IN"/>
    </w:rPr>
  </w:style>
  <w:style w:type="character" w:customStyle="1" w:styleId="SzDCmsor3Char">
    <w:name w:val="SzD_Címsor 3 Char"/>
    <w:basedOn w:val="Bekezdsalapbettpusa"/>
    <w:link w:val="SzDCmsor3"/>
    <w:rsid w:val="009B6CFF"/>
    <w:rPr>
      <w:rFonts w:eastAsia="WenQuanYi Zen Hei" w:cs="Lohit Hindi"/>
      <w:b/>
      <w:color w:val="00000A"/>
      <w:kern w:val="1"/>
      <w:sz w:val="28"/>
      <w:szCs w:val="24"/>
      <w:lang w:eastAsia="zh-CN" w:bidi="hi-IN"/>
    </w:rPr>
  </w:style>
  <w:style w:type="paragraph" w:customStyle="1" w:styleId="SzDCmsor2">
    <w:name w:val="SzD_Címsor 2"/>
    <w:next w:val="Alapszvegtrzs"/>
    <w:qFormat/>
    <w:rsid w:val="005D2084"/>
    <w:pPr>
      <w:numPr>
        <w:ilvl w:val="1"/>
        <w:numId w:val="11"/>
      </w:numPr>
      <w:spacing w:before="480" w:after="360"/>
    </w:pPr>
    <w:rPr>
      <w:rFonts w:eastAsia="WenQuanYi Zen Hei" w:cs="Arial"/>
      <w:b/>
      <w:bCs/>
      <w:iCs/>
      <w:color w:val="00000A"/>
      <w:kern w:val="28"/>
      <w:sz w:val="32"/>
      <w:szCs w:val="28"/>
      <w:lang w:eastAsia="zh-CN" w:bidi="hi-IN"/>
    </w:rPr>
  </w:style>
  <w:style w:type="paragraph" w:customStyle="1" w:styleId="SzDCmsor4">
    <w:name w:val="SzD_Címsor 4"/>
    <w:next w:val="Alapszvegtrzs"/>
    <w:qFormat/>
    <w:rsid w:val="003E337F"/>
    <w:pPr>
      <w:keepNext/>
      <w:numPr>
        <w:ilvl w:val="3"/>
        <w:numId w:val="11"/>
      </w:numPr>
      <w:spacing w:before="240" w:after="120"/>
    </w:pPr>
    <w:rPr>
      <w:rFonts w:eastAsia="WenQuanYi Zen Hei" w:cs="Arial"/>
      <w:bCs/>
      <w:iCs/>
      <w:caps/>
      <w:color w:val="00000A"/>
      <w:kern w:val="28"/>
      <w:sz w:val="28"/>
      <w:szCs w:val="28"/>
      <w:lang w:eastAsia="zh-CN" w:bidi="hi-IN"/>
    </w:rPr>
  </w:style>
  <w:style w:type="paragraph" w:customStyle="1" w:styleId="SzDSzvegTrzs">
    <w:name w:val="SzD_SzövegTörzs"/>
    <w:link w:val="SzDSzvegTrzsChar"/>
    <w:qFormat/>
    <w:rsid w:val="00F468EB"/>
    <w:pPr>
      <w:spacing w:line="360" w:lineRule="auto"/>
      <w:jc w:val="both"/>
    </w:pPr>
    <w:rPr>
      <w:rFonts w:eastAsia="WenQuanYi Zen Hei"/>
      <w:color w:val="00000A"/>
      <w:kern w:val="1"/>
      <w:sz w:val="24"/>
      <w:szCs w:val="24"/>
      <w:lang w:eastAsia="zh-CN" w:bidi="hi-IN"/>
    </w:rPr>
  </w:style>
  <w:style w:type="character" w:styleId="Helyrzszveg">
    <w:name w:val="Placeholder Text"/>
    <w:basedOn w:val="Bekezdsalapbettpusa"/>
    <w:uiPriority w:val="99"/>
    <w:semiHidden/>
    <w:rsid w:val="007F6D1F"/>
    <w:rPr>
      <w:color w:val="808080"/>
    </w:rPr>
  </w:style>
  <w:style w:type="character" w:customStyle="1" w:styleId="SzDSzvegTrzsChar">
    <w:name w:val="SzD_SzövegTörzs Char"/>
    <w:basedOn w:val="Bekezdsalapbettpusa"/>
    <w:link w:val="SzDSzvegTrzs"/>
    <w:rsid w:val="00F468EB"/>
    <w:rPr>
      <w:rFonts w:eastAsia="WenQuanYi Zen Hei"/>
      <w:color w:val="00000A"/>
      <w:kern w:val="1"/>
      <w:sz w:val="24"/>
      <w:szCs w:val="24"/>
      <w:lang w:eastAsia="zh-CN" w:bidi="hi-IN"/>
    </w:rPr>
  </w:style>
  <w:style w:type="table" w:styleId="Rcsostblzat">
    <w:name w:val="Table Grid"/>
    <w:basedOn w:val="Normltblzat"/>
    <w:uiPriority w:val="59"/>
    <w:rsid w:val="007F75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5122D2"/>
    <w:pPr>
      <w:ind w:left="720"/>
      <w:contextualSpacing/>
    </w:pPr>
    <w:rPr>
      <w:rFonts w:cs="Mangal"/>
      <w:szCs w:val="21"/>
    </w:rPr>
  </w:style>
  <w:style w:type="character" w:customStyle="1" w:styleId="llbChar">
    <w:name w:val="Élőláb Char"/>
    <w:basedOn w:val="Bekezdsalapbettpusa"/>
    <w:link w:val="llb"/>
    <w:uiPriority w:val="99"/>
    <w:rsid w:val="003106A9"/>
    <w:rPr>
      <w:rFonts w:eastAsia="WenQuanYi Zen Hei" w:cs="Lohit Hindi"/>
      <w:color w:val="00000A"/>
      <w:kern w:val="1"/>
      <w:sz w:val="24"/>
      <w:szCs w:val="24"/>
      <w:lang w:eastAsia="zh-CN" w:bidi="hi-IN"/>
    </w:rPr>
  </w:style>
  <w:style w:type="character" w:styleId="Kiemels2">
    <w:name w:val="Strong"/>
    <w:basedOn w:val="Bekezdsalapbettpusa"/>
    <w:uiPriority w:val="22"/>
    <w:qFormat/>
    <w:rsid w:val="00FB32D9"/>
    <w:rPr>
      <w:b/>
      <w:bCs/>
    </w:rPr>
  </w:style>
  <w:style w:type="character" w:customStyle="1" w:styleId="Cmsor4Char">
    <w:name w:val="Címsor 4 Char"/>
    <w:basedOn w:val="Bekezdsalapbettpusa"/>
    <w:link w:val="Cmsor4"/>
    <w:uiPriority w:val="9"/>
    <w:semiHidden/>
    <w:rsid w:val="000E6892"/>
    <w:rPr>
      <w:rFonts w:asciiTheme="majorHAnsi" w:eastAsiaTheme="majorEastAsia" w:hAnsiTheme="majorHAnsi" w:cs="Mangal"/>
      <w:i/>
      <w:iCs/>
      <w:color w:val="2E74B5" w:themeColor="accent1" w:themeShade="BF"/>
      <w:kern w:val="1"/>
      <w:sz w:val="24"/>
      <w:szCs w:val="21"/>
      <w:lang w:eastAsia="zh-CN" w:bidi="hi-IN"/>
    </w:rPr>
  </w:style>
  <w:style w:type="paragraph" w:styleId="TJ1">
    <w:name w:val="toc 1"/>
    <w:basedOn w:val="Norml"/>
    <w:next w:val="Norml"/>
    <w:autoRedefine/>
    <w:uiPriority w:val="39"/>
    <w:unhideWhenUsed/>
    <w:rsid w:val="000E6892"/>
    <w:pPr>
      <w:spacing w:after="100"/>
    </w:pPr>
    <w:rPr>
      <w:rFonts w:cs="Mangal"/>
      <w:szCs w:val="21"/>
    </w:rPr>
  </w:style>
  <w:style w:type="paragraph" w:styleId="TJ2">
    <w:name w:val="toc 2"/>
    <w:basedOn w:val="Norml"/>
    <w:next w:val="Norml"/>
    <w:autoRedefine/>
    <w:uiPriority w:val="39"/>
    <w:unhideWhenUsed/>
    <w:rsid w:val="000E6892"/>
    <w:pPr>
      <w:spacing w:after="100"/>
      <w:ind w:left="240"/>
    </w:pPr>
    <w:rPr>
      <w:rFonts w:cs="Mangal"/>
      <w:szCs w:val="21"/>
    </w:rPr>
  </w:style>
  <w:style w:type="paragraph" w:styleId="TJ3">
    <w:name w:val="toc 3"/>
    <w:basedOn w:val="Norml"/>
    <w:next w:val="Norml"/>
    <w:autoRedefine/>
    <w:uiPriority w:val="39"/>
    <w:unhideWhenUsed/>
    <w:rsid w:val="000E6892"/>
    <w:pPr>
      <w:spacing w:after="100"/>
      <w:ind w:left="480"/>
    </w:pPr>
    <w:rPr>
      <w:rFonts w:cs="Mangal"/>
      <w:szCs w:val="21"/>
    </w:rPr>
  </w:style>
  <w:style w:type="character" w:styleId="Hiperhivatkozs">
    <w:name w:val="Hyperlink"/>
    <w:basedOn w:val="Bekezdsalapbettpusa"/>
    <w:uiPriority w:val="99"/>
    <w:unhideWhenUsed/>
    <w:rsid w:val="000E6892"/>
    <w:rPr>
      <w:color w:val="0563C1" w:themeColor="hyperlink"/>
      <w:u w:val="single"/>
    </w:rPr>
  </w:style>
  <w:style w:type="paragraph" w:styleId="NormlWeb">
    <w:name w:val="Normal (Web)"/>
    <w:basedOn w:val="Norml"/>
    <w:uiPriority w:val="99"/>
    <w:semiHidden/>
    <w:unhideWhenUsed/>
    <w:rsid w:val="00AC3D3B"/>
    <w:pPr>
      <w:widowControl/>
      <w:suppressAutoHyphens w:val="0"/>
      <w:spacing w:before="100" w:beforeAutospacing="1" w:after="100" w:afterAutospacing="1"/>
    </w:pPr>
    <w:rPr>
      <w:rFonts w:eastAsia="Times New Roman" w:cs="Times New Roman"/>
      <w:color w:val="auto"/>
      <w:kern w:val="0"/>
      <w:lang w:eastAsia="hu-HU" w:bidi="ar-SA"/>
    </w:rPr>
  </w:style>
  <w:style w:type="character" w:styleId="Jegyzethivatkozs">
    <w:name w:val="annotation reference"/>
    <w:basedOn w:val="Bekezdsalapbettpusa"/>
    <w:uiPriority w:val="99"/>
    <w:semiHidden/>
    <w:unhideWhenUsed/>
    <w:rsid w:val="004A3F61"/>
    <w:rPr>
      <w:sz w:val="16"/>
      <w:szCs w:val="16"/>
    </w:rPr>
  </w:style>
  <w:style w:type="paragraph" w:styleId="Jegyzetszveg">
    <w:name w:val="annotation text"/>
    <w:basedOn w:val="Norml"/>
    <w:link w:val="JegyzetszvegChar"/>
    <w:uiPriority w:val="99"/>
    <w:semiHidden/>
    <w:unhideWhenUsed/>
    <w:rsid w:val="004A3F61"/>
    <w:rPr>
      <w:rFonts w:cs="Mangal"/>
      <w:sz w:val="20"/>
      <w:szCs w:val="18"/>
    </w:rPr>
  </w:style>
  <w:style w:type="character" w:customStyle="1" w:styleId="JegyzetszvegChar">
    <w:name w:val="Jegyzetszöveg Char"/>
    <w:basedOn w:val="Bekezdsalapbettpusa"/>
    <w:link w:val="Jegyzetszveg"/>
    <w:uiPriority w:val="99"/>
    <w:semiHidden/>
    <w:rsid w:val="004A3F61"/>
    <w:rPr>
      <w:rFonts w:eastAsia="WenQuanYi Zen Hei" w:cs="Mangal"/>
      <w:color w:val="00000A"/>
      <w:kern w:val="1"/>
      <w:szCs w:val="18"/>
      <w:lang w:eastAsia="zh-CN" w:bidi="hi-IN"/>
    </w:rPr>
  </w:style>
  <w:style w:type="paragraph" w:styleId="Megjegyzstrgya">
    <w:name w:val="annotation subject"/>
    <w:basedOn w:val="Jegyzetszveg"/>
    <w:next w:val="Jegyzetszveg"/>
    <w:link w:val="MegjegyzstrgyaChar"/>
    <w:uiPriority w:val="99"/>
    <w:semiHidden/>
    <w:unhideWhenUsed/>
    <w:rsid w:val="004A3F61"/>
    <w:rPr>
      <w:b/>
      <w:bCs/>
    </w:rPr>
  </w:style>
  <w:style w:type="character" w:customStyle="1" w:styleId="MegjegyzstrgyaChar">
    <w:name w:val="Megjegyzés tárgya Char"/>
    <w:basedOn w:val="JegyzetszvegChar"/>
    <w:link w:val="Megjegyzstrgya"/>
    <w:uiPriority w:val="99"/>
    <w:semiHidden/>
    <w:rsid w:val="004A3F61"/>
    <w:rPr>
      <w:rFonts w:eastAsia="WenQuanYi Zen Hei" w:cs="Mangal"/>
      <w:b/>
      <w:bCs/>
      <w:color w:val="00000A"/>
      <w:kern w:val="1"/>
      <w:szCs w:val="18"/>
      <w:lang w:eastAsia="zh-CN" w:bidi="hi-IN"/>
    </w:rPr>
  </w:style>
  <w:style w:type="paragraph" w:styleId="Buborkszveg">
    <w:name w:val="Balloon Text"/>
    <w:basedOn w:val="Norml"/>
    <w:link w:val="BuborkszvegChar"/>
    <w:uiPriority w:val="99"/>
    <w:semiHidden/>
    <w:unhideWhenUsed/>
    <w:rsid w:val="004A3F61"/>
    <w:rPr>
      <w:rFonts w:ascii="Segoe UI" w:hAnsi="Segoe UI" w:cs="Mangal"/>
      <w:sz w:val="18"/>
      <w:szCs w:val="16"/>
    </w:rPr>
  </w:style>
  <w:style w:type="character" w:customStyle="1" w:styleId="BuborkszvegChar">
    <w:name w:val="Buborékszöveg Char"/>
    <w:basedOn w:val="Bekezdsalapbettpusa"/>
    <w:link w:val="Buborkszveg"/>
    <w:uiPriority w:val="99"/>
    <w:semiHidden/>
    <w:rsid w:val="004A3F61"/>
    <w:rPr>
      <w:rFonts w:ascii="Segoe UI" w:eastAsia="WenQuanYi Zen Hei" w:hAnsi="Segoe UI" w:cs="Mangal"/>
      <w:color w:val="00000A"/>
      <w:kern w:val="1"/>
      <w:sz w:val="18"/>
      <w:szCs w:val="16"/>
      <w:lang w:eastAsia="zh-CN" w:bidi="hi-IN"/>
    </w:rPr>
  </w:style>
  <w:style w:type="character" w:styleId="Mrltotthiperhivatkozs">
    <w:name w:val="FollowedHyperlink"/>
    <w:basedOn w:val="Bekezdsalapbettpusa"/>
    <w:uiPriority w:val="99"/>
    <w:semiHidden/>
    <w:unhideWhenUsed/>
    <w:rsid w:val="001B62B7"/>
    <w:rPr>
      <w:color w:val="954F72" w:themeColor="followedHyperlink"/>
      <w:u w:val="single"/>
    </w:rPr>
  </w:style>
  <w:style w:type="paragraph" w:styleId="Lbjegyzetszveg">
    <w:name w:val="footnote text"/>
    <w:basedOn w:val="Norml"/>
    <w:link w:val="LbjegyzetszvegChar"/>
    <w:uiPriority w:val="99"/>
    <w:semiHidden/>
    <w:unhideWhenUsed/>
    <w:rsid w:val="009B5C83"/>
    <w:rPr>
      <w:rFonts w:cs="Mangal"/>
      <w:sz w:val="20"/>
      <w:szCs w:val="18"/>
    </w:rPr>
  </w:style>
  <w:style w:type="character" w:customStyle="1" w:styleId="LbjegyzetszvegChar">
    <w:name w:val="Lábjegyzetszöveg Char"/>
    <w:basedOn w:val="Bekezdsalapbettpusa"/>
    <w:link w:val="Lbjegyzetszveg"/>
    <w:uiPriority w:val="99"/>
    <w:semiHidden/>
    <w:rsid w:val="009B5C83"/>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9B5C83"/>
    <w:rPr>
      <w:vertAlign w:val="superscript"/>
    </w:rPr>
  </w:style>
  <w:style w:type="character" w:customStyle="1" w:styleId="Cmsor1Char">
    <w:name w:val="Címsor 1 Char"/>
    <w:aliases w:val="Sz_Címsor 1 Char"/>
    <w:basedOn w:val="Bekezdsalapbettpusa"/>
    <w:link w:val="Cmsor1"/>
    <w:uiPriority w:val="9"/>
    <w:rsid w:val="0036456D"/>
    <w:rPr>
      <w:rFonts w:eastAsia="WenQuanYi Zen Hei" w:cs="Lohit Hindi"/>
      <w:b/>
      <w:bCs/>
      <w:caps/>
      <w:color w:val="00000A"/>
      <w:kern w:val="32"/>
      <w:sz w:val="32"/>
      <w:szCs w:val="32"/>
      <w:lang w:eastAsia="zh-CN" w:bidi="hi-IN"/>
    </w:rPr>
  </w:style>
  <w:style w:type="paragraph" w:styleId="TJ4">
    <w:name w:val="toc 4"/>
    <w:basedOn w:val="Norml"/>
    <w:next w:val="Norml"/>
    <w:autoRedefine/>
    <w:uiPriority w:val="39"/>
    <w:unhideWhenUsed/>
    <w:rsid w:val="002A5168"/>
    <w:pPr>
      <w:spacing w:after="100"/>
      <w:ind w:left="720"/>
    </w:pPr>
    <w:rPr>
      <w:rFonts w:cs="Mangal"/>
      <w:szCs w:val="21"/>
    </w:rPr>
  </w:style>
  <w:style w:type="paragraph" w:styleId="brajegyzk">
    <w:name w:val="table of figures"/>
    <w:basedOn w:val="Norml"/>
    <w:next w:val="Norml"/>
    <w:uiPriority w:val="99"/>
    <w:unhideWhenUsed/>
    <w:rsid w:val="003F0768"/>
    <w:rPr>
      <w:rFonts w:cs="Mangal"/>
      <w:szCs w:val="21"/>
    </w:rPr>
  </w:style>
  <w:style w:type="character" w:customStyle="1" w:styleId="Feloldatlanmegemlts1">
    <w:name w:val="Feloldatlan megemlítés1"/>
    <w:basedOn w:val="Bekezdsalapbettpusa"/>
    <w:uiPriority w:val="99"/>
    <w:semiHidden/>
    <w:unhideWhenUsed/>
    <w:rsid w:val="00F11F42"/>
    <w:rPr>
      <w:color w:val="605E5C"/>
      <w:shd w:val="clear" w:color="auto" w:fill="E1DFDD"/>
    </w:rPr>
  </w:style>
  <w:style w:type="paragraph" w:styleId="Vltozat">
    <w:name w:val="Revision"/>
    <w:hidden/>
    <w:uiPriority w:val="99"/>
    <w:semiHidden/>
    <w:rsid w:val="00322C8B"/>
    <w:rPr>
      <w:rFonts w:eastAsia="WenQuanYi Zen Hei" w:cs="Mangal"/>
      <w:color w:val="00000A"/>
      <w:kern w:val="1"/>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851844">
      <w:bodyDiv w:val="1"/>
      <w:marLeft w:val="0"/>
      <w:marRight w:val="0"/>
      <w:marTop w:val="0"/>
      <w:marBottom w:val="0"/>
      <w:divBdr>
        <w:top w:val="none" w:sz="0" w:space="0" w:color="auto"/>
        <w:left w:val="none" w:sz="0" w:space="0" w:color="auto"/>
        <w:bottom w:val="none" w:sz="0" w:space="0" w:color="auto"/>
        <w:right w:val="none" w:sz="0" w:space="0" w:color="auto"/>
      </w:divBdr>
    </w:div>
    <w:div w:id="207618661">
      <w:bodyDiv w:val="1"/>
      <w:marLeft w:val="0"/>
      <w:marRight w:val="0"/>
      <w:marTop w:val="0"/>
      <w:marBottom w:val="0"/>
      <w:divBdr>
        <w:top w:val="none" w:sz="0" w:space="0" w:color="auto"/>
        <w:left w:val="none" w:sz="0" w:space="0" w:color="auto"/>
        <w:bottom w:val="none" w:sz="0" w:space="0" w:color="auto"/>
        <w:right w:val="none" w:sz="0" w:space="0" w:color="auto"/>
      </w:divBdr>
      <w:divsChild>
        <w:div w:id="919414610">
          <w:marLeft w:val="0"/>
          <w:marRight w:val="0"/>
          <w:marTop w:val="0"/>
          <w:marBottom w:val="0"/>
          <w:divBdr>
            <w:top w:val="none" w:sz="0" w:space="0" w:color="auto"/>
            <w:left w:val="none" w:sz="0" w:space="0" w:color="auto"/>
            <w:bottom w:val="none" w:sz="0" w:space="0" w:color="auto"/>
            <w:right w:val="none" w:sz="0" w:space="0" w:color="auto"/>
          </w:divBdr>
        </w:div>
      </w:divsChild>
    </w:div>
    <w:div w:id="356395642">
      <w:bodyDiv w:val="1"/>
      <w:marLeft w:val="0"/>
      <w:marRight w:val="0"/>
      <w:marTop w:val="0"/>
      <w:marBottom w:val="0"/>
      <w:divBdr>
        <w:top w:val="none" w:sz="0" w:space="0" w:color="auto"/>
        <w:left w:val="none" w:sz="0" w:space="0" w:color="auto"/>
        <w:bottom w:val="none" w:sz="0" w:space="0" w:color="auto"/>
        <w:right w:val="none" w:sz="0" w:space="0" w:color="auto"/>
      </w:divBdr>
    </w:div>
    <w:div w:id="681080795">
      <w:bodyDiv w:val="1"/>
      <w:marLeft w:val="0"/>
      <w:marRight w:val="0"/>
      <w:marTop w:val="0"/>
      <w:marBottom w:val="0"/>
      <w:divBdr>
        <w:top w:val="none" w:sz="0" w:space="0" w:color="auto"/>
        <w:left w:val="none" w:sz="0" w:space="0" w:color="auto"/>
        <w:bottom w:val="none" w:sz="0" w:space="0" w:color="auto"/>
        <w:right w:val="none" w:sz="0" w:space="0" w:color="auto"/>
      </w:divBdr>
    </w:div>
    <w:div w:id="807016594">
      <w:bodyDiv w:val="1"/>
      <w:marLeft w:val="0"/>
      <w:marRight w:val="0"/>
      <w:marTop w:val="0"/>
      <w:marBottom w:val="0"/>
      <w:divBdr>
        <w:top w:val="none" w:sz="0" w:space="0" w:color="auto"/>
        <w:left w:val="none" w:sz="0" w:space="0" w:color="auto"/>
        <w:bottom w:val="none" w:sz="0" w:space="0" w:color="auto"/>
        <w:right w:val="none" w:sz="0" w:space="0" w:color="auto"/>
      </w:divBdr>
    </w:div>
    <w:div w:id="1171213075">
      <w:bodyDiv w:val="1"/>
      <w:marLeft w:val="0"/>
      <w:marRight w:val="0"/>
      <w:marTop w:val="0"/>
      <w:marBottom w:val="0"/>
      <w:divBdr>
        <w:top w:val="none" w:sz="0" w:space="0" w:color="auto"/>
        <w:left w:val="none" w:sz="0" w:space="0" w:color="auto"/>
        <w:bottom w:val="none" w:sz="0" w:space="0" w:color="auto"/>
        <w:right w:val="none" w:sz="0" w:space="0" w:color="auto"/>
      </w:divBdr>
    </w:div>
    <w:div w:id="1219977033">
      <w:bodyDiv w:val="1"/>
      <w:marLeft w:val="0"/>
      <w:marRight w:val="0"/>
      <w:marTop w:val="0"/>
      <w:marBottom w:val="0"/>
      <w:divBdr>
        <w:top w:val="none" w:sz="0" w:space="0" w:color="auto"/>
        <w:left w:val="none" w:sz="0" w:space="0" w:color="auto"/>
        <w:bottom w:val="none" w:sz="0" w:space="0" w:color="auto"/>
        <w:right w:val="none" w:sz="0" w:space="0" w:color="auto"/>
      </w:divBdr>
    </w:div>
    <w:div w:id="1484354025">
      <w:bodyDiv w:val="1"/>
      <w:marLeft w:val="0"/>
      <w:marRight w:val="0"/>
      <w:marTop w:val="0"/>
      <w:marBottom w:val="0"/>
      <w:divBdr>
        <w:top w:val="none" w:sz="0" w:space="0" w:color="auto"/>
        <w:left w:val="none" w:sz="0" w:space="0" w:color="auto"/>
        <w:bottom w:val="none" w:sz="0" w:space="0" w:color="auto"/>
        <w:right w:val="none" w:sz="0" w:space="0" w:color="auto"/>
      </w:divBdr>
    </w:div>
    <w:div w:id="1536625821">
      <w:bodyDiv w:val="1"/>
      <w:marLeft w:val="0"/>
      <w:marRight w:val="0"/>
      <w:marTop w:val="0"/>
      <w:marBottom w:val="0"/>
      <w:divBdr>
        <w:top w:val="none" w:sz="0" w:space="0" w:color="auto"/>
        <w:left w:val="none" w:sz="0" w:space="0" w:color="auto"/>
        <w:bottom w:val="none" w:sz="0" w:space="0" w:color="auto"/>
        <w:right w:val="none" w:sz="0" w:space="0" w:color="auto"/>
      </w:divBdr>
      <w:divsChild>
        <w:div w:id="1822232369">
          <w:marLeft w:val="0"/>
          <w:marRight w:val="0"/>
          <w:marTop w:val="100"/>
          <w:marBottom w:val="100"/>
          <w:divBdr>
            <w:top w:val="none" w:sz="0" w:space="0" w:color="auto"/>
            <w:left w:val="none" w:sz="0" w:space="0" w:color="auto"/>
            <w:bottom w:val="none" w:sz="0" w:space="0" w:color="auto"/>
            <w:right w:val="none" w:sz="0" w:space="0" w:color="auto"/>
          </w:divBdr>
          <w:divsChild>
            <w:div w:id="38641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40043">
      <w:bodyDiv w:val="1"/>
      <w:marLeft w:val="0"/>
      <w:marRight w:val="0"/>
      <w:marTop w:val="0"/>
      <w:marBottom w:val="0"/>
      <w:divBdr>
        <w:top w:val="none" w:sz="0" w:space="0" w:color="auto"/>
        <w:left w:val="none" w:sz="0" w:space="0" w:color="auto"/>
        <w:bottom w:val="none" w:sz="0" w:space="0" w:color="auto"/>
        <w:right w:val="none" w:sz="0" w:space="0" w:color="auto"/>
      </w:divBdr>
    </w:div>
    <w:div w:id="1800563545">
      <w:bodyDiv w:val="1"/>
      <w:marLeft w:val="0"/>
      <w:marRight w:val="0"/>
      <w:marTop w:val="0"/>
      <w:marBottom w:val="0"/>
      <w:divBdr>
        <w:top w:val="none" w:sz="0" w:space="0" w:color="auto"/>
        <w:left w:val="none" w:sz="0" w:space="0" w:color="auto"/>
        <w:bottom w:val="none" w:sz="0" w:space="0" w:color="auto"/>
        <w:right w:val="none" w:sz="0" w:space="0" w:color="auto"/>
      </w:divBdr>
    </w:div>
    <w:div w:id="2079402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8.JP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11.png"/><Relationship Id="rId34" Type="http://schemas.openxmlformats.org/officeDocument/2006/relationships/image" Target="media/image17.png"/><Relationship Id="rId42" Type="http://schemas.openxmlformats.org/officeDocument/2006/relationships/hyperlink" Target="https://docs.jboss.org/hibernate/orm/5.2/userguide/html_single/Hibernate_User_Guide.html" TargetMode="External"/><Relationship Id="rId47" Type="http://schemas.openxmlformats.org/officeDocument/2006/relationships/header" Target="head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hyperlink" Target="https://tomcat.apache.org/download-90.cgi" TargetMode="External"/><Relationship Id="rId11" Type="http://schemas.openxmlformats.org/officeDocument/2006/relationships/image" Target="media/image4.jpeg"/><Relationship Id="rId24" Type="http://schemas.openxmlformats.org/officeDocument/2006/relationships/hyperlink" Target="http://www.whatwg.org/" TargetMode="External"/><Relationship Id="rId32" Type="http://schemas.openxmlformats.org/officeDocument/2006/relationships/hyperlink" Target="https://developers.google.com/maps/documentation/distance-matrix/get-api-key" TargetMode="External"/><Relationship Id="rId37" Type="http://schemas.openxmlformats.org/officeDocument/2006/relationships/image" Target="media/image20.jpeg"/><Relationship Id="rId40" Type="http://schemas.openxmlformats.org/officeDocument/2006/relationships/image" Target="media/image23.JPG"/><Relationship Id="rId45" Type="http://schemas.openxmlformats.org/officeDocument/2006/relationships/hyperlink" Target="https://maven.apache.org/pom.html"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image" Target="media/image15.png"/><Relationship Id="rId44" Type="http://schemas.openxmlformats.org/officeDocument/2006/relationships/hyperlink" Target="https://developer.mozilla.org/hu/docs/Web/JavaScript"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github.com/HerenkovicsA/szkdga" TargetMode="External"/><Relationship Id="rId27" Type="http://schemas.openxmlformats.org/officeDocument/2006/relationships/hyperlink" Target="http://www.herenkovics.hu"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developer.mozilla.org/hu/docs/Web/HTML" TargetMode="External"/><Relationship Id="rId48"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12.png"/><Relationship Id="rId33" Type="http://schemas.openxmlformats.org/officeDocument/2006/relationships/image" Target="media/image16.JPG"/><Relationship Id="rId38" Type="http://schemas.openxmlformats.org/officeDocument/2006/relationships/image" Target="media/image21.png"/><Relationship Id="rId46" Type="http://schemas.openxmlformats.org/officeDocument/2006/relationships/hyperlink" Target="https://hu.wikipedia.org/wiki/Verzi%C3%B3kezel%C3%A9s" TargetMode="External"/><Relationship Id="rId20" Type="http://schemas.openxmlformats.org/officeDocument/2006/relationships/image" Target="media/image10.pn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hyperlink" Target="http://www.w3.org/" TargetMode="External"/><Relationship Id="rId28" Type="http://schemas.openxmlformats.org/officeDocument/2006/relationships/hyperlink" Target="https://www.postgresql.org/download" TargetMode="External"/><Relationship Id="rId36" Type="http://schemas.openxmlformats.org/officeDocument/2006/relationships/image" Target="media/image19.JPG"/><Relationship Id="rId4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esktop\Egyetem\Tant&#225;rgyak\Szakdolgozat_Diploma\szab&#225;lyok\GIVK-IN_szakdolgozat_sablon.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ASD34</b:Tag>
    <b:SourceType>Book</b:SourceType>
    <b:Guid>{483DDABB-3CB6-4AFE-90CA-6B4FEC59DA84}</b:Guid>
    <b:Author>
      <b:Author>
        <b:NameList>
          <b:Person>
            <b:Last>ASD</b:Last>
          </b:Person>
        </b:NameList>
      </b:Author>
    </b:Author>
    <b:Title>FGH</b:Title>
    <b:Year>1234</b:Year>
    <b:City>JKL</b:City>
    <b:Publisher>ÉÁŰ</b:Publisher>
    <b:RefOrder>1</b:RefOrder>
  </b:Source>
</b:Sources>
</file>

<file path=customXml/itemProps1.xml><?xml version="1.0" encoding="utf-8"?>
<ds:datastoreItem xmlns:ds="http://schemas.openxmlformats.org/officeDocument/2006/customXml" ds:itemID="{94D5C487-65D2-439D-B6BD-ADDBAF503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GIVK-IN_szakdolgozat_sablon</Template>
  <TotalTime>7787</TotalTime>
  <Pages>50</Pages>
  <Words>7999</Words>
  <Characters>55200</Characters>
  <Application>Microsoft Office Word</Application>
  <DocSecurity>0</DocSecurity>
  <Lines>460</Lines>
  <Paragraphs>126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41</cp:revision>
  <cp:lastPrinted>2019-02-09T12:08:00Z</cp:lastPrinted>
  <dcterms:created xsi:type="dcterms:W3CDTF">2019-03-30T16:54:00Z</dcterms:created>
  <dcterms:modified xsi:type="dcterms:W3CDTF">2019-04-19T16:53:00Z</dcterms:modified>
</cp:coreProperties>
</file>