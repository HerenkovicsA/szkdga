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77504" behindDoc="1" locked="0" layoutInCell="1" allowOverlap="1" wp14:anchorId="500E2875" wp14:editId="0A69F9B4">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1A3023" id="Group 9" o:spid="_x0000_s1026" style="position:absolute;margin-left:.8pt;margin-top:6.8pt;width:437.9pt;height:69.7pt;z-index:-251838976"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01001F29" w14:textId="77777777" w:rsidR="007C5DF4" w:rsidRPr="00BC22DE" w:rsidRDefault="00DA20FD">
      <w:pPr>
        <w:spacing w:before="1701" w:line="252" w:lineRule="auto"/>
        <w:jc w:val="center"/>
        <w:rPr>
          <w:rFonts w:cs="Times New Roman"/>
        </w:rPr>
      </w:pPr>
      <w:r w:rsidRPr="00091B77">
        <w:rPr>
          <w:rFonts w:cs="Times New Roman"/>
          <w:b/>
          <w:color w:val="auto"/>
          <w:sz w:val="32"/>
          <w:szCs w:val="44"/>
        </w:rPr>
        <w:t>2019</w:t>
      </w:r>
    </w:p>
    <w:p w14:paraId="7CB8112D" w14:textId="77777777" w:rsidR="007C5DF4" w:rsidRPr="00BC22DE" w:rsidRDefault="007C5DF4">
      <w:pPr>
        <w:pStyle w:val="Cmsor1"/>
        <w:numPr>
          <w:ilvl w:val="0"/>
          <w:numId w:val="3"/>
        </w:numPr>
        <w:jc w:val="center"/>
        <w:rPr>
          <w:rFonts w:cs="Times New Roman"/>
          <w:color w:val="000000"/>
        </w:rPr>
      </w:pPr>
      <w:r w:rsidRPr="00BC22DE">
        <w:rPr>
          <w:rFonts w:cs="Times New Roman"/>
        </w:rPr>
        <w:lastRenderedPageBreak/>
        <w:t>Nyilatkozat</w:t>
      </w:r>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BC22DE">
        <w:rPr>
          <w:rFonts w:eastAsia="Times New Roman" w:cs="Times New Roman"/>
          <w:color w:val="000000"/>
        </w:rPr>
        <w:t>Herenkovics</w:t>
      </w:r>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061B08C3"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BF5340">
        <w:rPr>
          <w:rFonts w:cs="Times New Roman"/>
          <w:noProof/>
          <w:color w:val="800000"/>
          <w:shd w:val="clear" w:color="auto" w:fill="FFFFFF"/>
        </w:rPr>
        <w:t>2019. április 16.</w:t>
      </w:r>
      <w:r w:rsidR="0088023C">
        <w:rPr>
          <w:rFonts w:cs="Times New Roman"/>
          <w:color w:val="800000"/>
          <w:shd w:val="clear" w:color="auto" w:fill="FFFFFF"/>
        </w:rPr>
        <w:fldChar w:fldCharType="end"/>
      </w:r>
      <w:r w:rsidRPr="00BC22DE">
        <w:rPr>
          <w:rFonts w:cs="Times New Roman"/>
        </w:rPr>
        <w:t>]</w:t>
      </w:r>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pPr>
        <w:pStyle w:val="Cmsor1"/>
        <w:numPr>
          <w:ilvl w:val="0"/>
          <w:numId w:val="3"/>
        </w:numPr>
        <w:jc w:val="center"/>
        <w:rPr>
          <w:rFonts w:cs="Times New Roman"/>
          <w:color w:val="800000"/>
          <w:sz w:val="28"/>
          <w:szCs w:val="28"/>
        </w:rPr>
      </w:pPr>
      <w:r w:rsidRPr="00BC22DE">
        <w:rPr>
          <w:rFonts w:eastAsia="Arial" w:cs="Times New Roman"/>
        </w:rPr>
        <w:lastRenderedPageBreak/>
        <w:t xml:space="preserve">Kivonat </w:t>
      </w:r>
    </w:p>
    <w:p w14:paraId="5A483F61" w14:textId="77777777" w:rsidR="007C5DF4" w:rsidRPr="00BC22DE" w:rsidRDefault="00224A9C">
      <w:pPr>
        <w:jc w:val="center"/>
        <w:rPr>
          <w:rFonts w:cs="Times New Roman"/>
        </w:rPr>
      </w:pPr>
      <w:r w:rsidRPr="00BC22DE">
        <w:rPr>
          <w:rFonts w:cs="Times New Roman"/>
          <w:color w:val="auto"/>
          <w:sz w:val="28"/>
          <w:szCs w:val="28"/>
        </w:rPr>
        <w:t>Csomagok kiszállításának optimalizálása</w:t>
      </w:r>
    </w:p>
    <w:p w14:paraId="20B4597C" w14:textId="77777777" w:rsidR="007C5DF4" w:rsidRPr="00BC22DE" w:rsidRDefault="007C5DF4">
      <w:pPr>
        <w:jc w:val="center"/>
        <w:rPr>
          <w:rFonts w:cs="Times New Roman"/>
        </w:rPr>
      </w:pPr>
    </w:p>
    <w:p w14:paraId="41D9BD71" w14:textId="77777777" w:rsidR="007C5DF4" w:rsidRPr="00BC22DE" w:rsidRDefault="007C5DF4">
      <w:pPr>
        <w:jc w:val="center"/>
        <w:rPr>
          <w:rFonts w:cs="Times New Roman"/>
          <w:sz w:val="28"/>
          <w:szCs w:val="28"/>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magyar</w:t>
      </w:r>
      <w:r w:rsidRPr="00BC22DE">
        <w:rPr>
          <w:rFonts w:eastAsia="Times New Roman" w:cs="Times New Roman"/>
          <w:color w:val="800000"/>
        </w:rPr>
        <w:t xml:space="preserve"> </w:t>
      </w:r>
      <w:r w:rsidRPr="00BC22DE">
        <w:rPr>
          <w:rFonts w:cs="Times New Roman"/>
          <w:color w:val="800000"/>
        </w:rPr>
        <w:t>nyelvű tartalmi kivonat]</w:t>
      </w:r>
    </w:p>
    <w:p w14:paraId="59457842" w14:textId="77777777" w:rsidR="007C5DF4" w:rsidRPr="00BC22DE" w:rsidRDefault="007C5DF4">
      <w:pPr>
        <w:jc w:val="center"/>
        <w:rPr>
          <w:rFonts w:cs="Times New Roman"/>
          <w:sz w:val="28"/>
          <w:szCs w:val="28"/>
        </w:rPr>
      </w:pPr>
    </w:p>
    <w:p w14:paraId="59235E82" w14:textId="77777777" w:rsidR="007C5DF4" w:rsidRPr="00BC22DE" w:rsidRDefault="007C5DF4">
      <w:pPr>
        <w:jc w:val="center"/>
        <w:rPr>
          <w:rFonts w:cs="Times New Roman"/>
          <w:sz w:val="28"/>
          <w:szCs w:val="28"/>
        </w:rPr>
      </w:pPr>
    </w:p>
    <w:p w14:paraId="3CED7599" w14:textId="77777777" w:rsidR="007C5DF4" w:rsidRPr="0036456D" w:rsidRDefault="007C5DF4">
      <w:pPr>
        <w:pStyle w:val="Cmsor1"/>
        <w:numPr>
          <w:ilvl w:val="0"/>
          <w:numId w:val="3"/>
        </w:numPr>
        <w:jc w:val="center"/>
        <w:rPr>
          <w:rFonts w:cs="Times New Roman"/>
          <w:color w:val="800000"/>
          <w:sz w:val="28"/>
          <w:szCs w:val="28"/>
          <w:lang w:val="en-US"/>
        </w:rPr>
      </w:pPr>
      <w:r w:rsidRPr="0036456D">
        <w:rPr>
          <w:rFonts w:eastAsia="Arial" w:cs="Times New Roman"/>
          <w:lang w:val="en-US"/>
        </w:rPr>
        <w:lastRenderedPageBreak/>
        <w:t>Abstract</w:t>
      </w:r>
    </w:p>
    <w:p w14:paraId="7CC53649" w14:textId="498AED34" w:rsidR="007C5DF4" w:rsidRPr="0036456D" w:rsidRDefault="0036456D">
      <w:pPr>
        <w:jc w:val="center"/>
        <w:rPr>
          <w:rFonts w:cs="Times New Roman"/>
          <w:color w:val="auto"/>
          <w:sz w:val="28"/>
          <w:szCs w:val="28"/>
          <w:lang w:val="en-US"/>
        </w:rPr>
      </w:pPr>
      <w:r w:rsidRPr="0036456D">
        <w:rPr>
          <w:rFonts w:cs="Times New Roman"/>
          <w:color w:val="auto"/>
          <w:sz w:val="28"/>
          <w:szCs w:val="28"/>
          <w:lang w:val="en-US"/>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59360C21" w14:textId="77777777" w:rsidR="007C5DF4" w:rsidRPr="00BC22DE" w:rsidRDefault="007C5DF4">
      <w:pPr>
        <w:jc w:val="center"/>
        <w:rPr>
          <w:rFonts w:cs="Times New Roman"/>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angol</w:t>
      </w:r>
      <w:r w:rsidRPr="00BC22DE">
        <w:rPr>
          <w:rFonts w:eastAsia="Times New Roman" w:cs="Times New Roman"/>
          <w:color w:val="800000"/>
        </w:rPr>
        <w:t xml:space="preserve"> </w:t>
      </w:r>
      <w:r w:rsidRPr="00BC22DE">
        <w:rPr>
          <w:rFonts w:cs="Times New Roman"/>
          <w:color w:val="800000"/>
        </w:rPr>
        <w:t>nyelvű kivonat]</w:t>
      </w:r>
    </w:p>
    <w:p w14:paraId="097C34A5" w14:textId="77777777" w:rsidR="007C5DF4" w:rsidRPr="00BC22DE" w:rsidRDefault="007C5DF4">
      <w:pPr>
        <w:jc w:val="center"/>
        <w:rPr>
          <w:rFonts w:cs="Times New Roman"/>
        </w:rPr>
      </w:pPr>
    </w:p>
    <w:p w14:paraId="7CFC4B92" w14:textId="77777777" w:rsidR="007C5DF4" w:rsidRPr="00BC22DE" w:rsidRDefault="007C5DF4">
      <w:pPr>
        <w:jc w:val="center"/>
        <w:rPr>
          <w:rFonts w:cs="Times New Roman"/>
        </w:rPr>
      </w:pPr>
    </w:p>
    <w:p w14:paraId="75EC11A1" w14:textId="77777777" w:rsidR="007C5DF4" w:rsidRPr="00BC22DE" w:rsidRDefault="007C5DF4">
      <w:pPr>
        <w:pStyle w:val="Cmsor1"/>
        <w:numPr>
          <w:ilvl w:val="0"/>
          <w:numId w:val="3"/>
        </w:numPr>
        <w:jc w:val="center"/>
        <w:rPr>
          <w:rFonts w:cs="Times New Roman"/>
        </w:rPr>
      </w:pPr>
      <w:r w:rsidRPr="00BC22DE">
        <w:rPr>
          <w:rFonts w:cs="Times New Roman"/>
        </w:rPr>
        <w:lastRenderedPageBreak/>
        <w:t>Tartalomjegyzék</w:t>
      </w:r>
    </w:p>
    <w:p w14:paraId="26E5F6F1" w14:textId="312CF3B0" w:rsidR="002E7F52" w:rsidRDefault="000E689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\h \z \t "SzD_Címsor 3;3;SzD_Címsor 1;1;SzD_Címsor 2;2;SzD_Címsor 4;4" </w:instrText>
      </w:r>
      <w:r>
        <w:rPr>
          <w:rFonts w:cs="Times New Roman"/>
        </w:rPr>
        <w:fldChar w:fldCharType="separate"/>
      </w:r>
      <w:hyperlink w:anchor="_Toc6346840" w:history="1">
        <w:r w:rsidR="002E7F52" w:rsidRPr="00EB6EBB">
          <w:rPr>
            <w:rStyle w:val="Hiperhivatkozs"/>
            <w:noProof/>
          </w:rPr>
          <w:t>1. Genetikus algoritmusok</w:t>
        </w:r>
        <w:r w:rsidR="002E7F52">
          <w:rPr>
            <w:noProof/>
            <w:webHidden/>
          </w:rPr>
          <w:tab/>
        </w:r>
        <w:r w:rsidR="002E7F52">
          <w:rPr>
            <w:noProof/>
            <w:webHidden/>
          </w:rPr>
          <w:fldChar w:fldCharType="begin"/>
        </w:r>
        <w:r w:rsidR="002E7F52">
          <w:rPr>
            <w:noProof/>
            <w:webHidden/>
          </w:rPr>
          <w:instrText xml:space="preserve"> PAGEREF _Toc6346840 \h </w:instrText>
        </w:r>
        <w:r w:rsidR="002E7F52">
          <w:rPr>
            <w:noProof/>
            <w:webHidden/>
          </w:rPr>
        </w:r>
        <w:r w:rsidR="002E7F52">
          <w:rPr>
            <w:noProof/>
            <w:webHidden/>
          </w:rPr>
          <w:fldChar w:fldCharType="separate"/>
        </w:r>
        <w:r w:rsidR="002E7F52">
          <w:rPr>
            <w:noProof/>
            <w:webHidden/>
          </w:rPr>
          <w:t>2</w:t>
        </w:r>
        <w:r w:rsidR="002E7F52">
          <w:rPr>
            <w:noProof/>
            <w:webHidden/>
          </w:rPr>
          <w:fldChar w:fldCharType="end"/>
        </w:r>
      </w:hyperlink>
    </w:p>
    <w:p w14:paraId="5F3F3638" w14:textId="3FA071DD" w:rsidR="002E7F52" w:rsidRDefault="002E7F52">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41" w:history="1">
        <w:r w:rsidRPr="00EB6EBB">
          <w:rPr>
            <w:rStyle w:val="Hiperhivatkozs"/>
            <w:noProof/>
          </w:rPr>
          <w:t>1.1.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Történeti áttekintés</w:t>
        </w:r>
        <w:r>
          <w:rPr>
            <w:noProof/>
            <w:webHidden/>
          </w:rPr>
          <w:tab/>
        </w:r>
        <w:r>
          <w:rPr>
            <w:noProof/>
            <w:webHidden/>
          </w:rPr>
          <w:fldChar w:fldCharType="begin"/>
        </w:r>
        <w:r>
          <w:rPr>
            <w:noProof/>
            <w:webHidden/>
          </w:rPr>
          <w:instrText xml:space="preserve"> PAGEREF _Toc6346841 \h </w:instrText>
        </w:r>
        <w:r>
          <w:rPr>
            <w:noProof/>
            <w:webHidden/>
          </w:rPr>
        </w:r>
        <w:r>
          <w:rPr>
            <w:noProof/>
            <w:webHidden/>
          </w:rPr>
          <w:fldChar w:fldCharType="separate"/>
        </w:r>
        <w:r>
          <w:rPr>
            <w:noProof/>
            <w:webHidden/>
          </w:rPr>
          <w:t>2</w:t>
        </w:r>
        <w:r>
          <w:rPr>
            <w:noProof/>
            <w:webHidden/>
          </w:rPr>
          <w:fldChar w:fldCharType="end"/>
        </w:r>
      </w:hyperlink>
    </w:p>
    <w:p w14:paraId="170FE4CD" w14:textId="0EF8CB42" w:rsidR="002E7F52" w:rsidRDefault="002E7F52">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42" w:history="1">
        <w:r w:rsidRPr="00EB6EBB">
          <w:rPr>
            <w:rStyle w:val="Hiperhivatkozs"/>
            <w:noProof/>
          </w:rPr>
          <w:t>1.2.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Működése</w:t>
        </w:r>
        <w:r>
          <w:rPr>
            <w:noProof/>
            <w:webHidden/>
          </w:rPr>
          <w:tab/>
        </w:r>
        <w:r>
          <w:rPr>
            <w:noProof/>
            <w:webHidden/>
          </w:rPr>
          <w:fldChar w:fldCharType="begin"/>
        </w:r>
        <w:r>
          <w:rPr>
            <w:noProof/>
            <w:webHidden/>
          </w:rPr>
          <w:instrText xml:space="preserve"> PAGEREF _Toc6346842 \h </w:instrText>
        </w:r>
        <w:r>
          <w:rPr>
            <w:noProof/>
            <w:webHidden/>
          </w:rPr>
        </w:r>
        <w:r>
          <w:rPr>
            <w:noProof/>
            <w:webHidden/>
          </w:rPr>
          <w:fldChar w:fldCharType="separate"/>
        </w:r>
        <w:r>
          <w:rPr>
            <w:noProof/>
            <w:webHidden/>
          </w:rPr>
          <w:t>3</w:t>
        </w:r>
        <w:r>
          <w:rPr>
            <w:noProof/>
            <w:webHidden/>
          </w:rPr>
          <w:fldChar w:fldCharType="end"/>
        </w:r>
      </w:hyperlink>
    </w:p>
    <w:p w14:paraId="57C959DF" w14:textId="69B0FE5F"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3" w:history="1">
        <w:r w:rsidRPr="00EB6EBB">
          <w:rPr>
            <w:rStyle w:val="Hiperhivatkozs"/>
            <w:noProof/>
          </w:rPr>
          <w:t>1.2.1.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Reprezentáció</w:t>
        </w:r>
        <w:r>
          <w:rPr>
            <w:noProof/>
            <w:webHidden/>
          </w:rPr>
          <w:tab/>
        </w:r>
        <w:r>
          <w:rPr>
            <w:noProof/>
            <w:webHidden/>
          </w:rPr>
          <w:fldChar w:fldCharType="begin"/>
        </w:r>
        <w:r>
          <w:rPr>
            <w:noProof/>
            <w:webHidden/>
          </w:rPr>
          <w:instrText xml:space="preserve"> PAGEREF _Toc6346843 \h </w:instrText>
        </w:r>
        <w:r>
          <w:rPr>
            <w:noProof/>
            <w:webHidden/>
          </w:rPr>
        </w:r>
        <w:r>
          <w:rPr>
            <w:noProof/>
            <w:webHidden/>
          </w:rPr>
          <w:fldChar w:fldCharType="separate"/>
        </w:r>
        <w:r>
          <w:rPr>
            <w:noProof/>
            <w:webHidden/>
          </w:rPr>
          <w:t>4</w:t>
        </w:r>
        <w:r>
          <w:rPr>
            <w:noProof/>
            <w:webHidden/>
          </w:rPr>
          <w:fldChar w:fldCharType="end"/>
        </w:r>
      </w:hyperlink>
    </w:p>
    <w:p w14:paraId="6289B233" w14:textId="2417170B"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4" w:history="1">
        <w:r w:rsidRPr="00EB6EBB">
          <w:rPr>
            <w:rStyle w:val="Hiperhivatkozs"/>
            <w:noProof/>
          </w:rPr>
          <w:t>1.2.2.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Inicializálás</w:t>
        </w:r>
        <w:r>
          <w:rPr>
            <w:noProof/>
            <w:webHidden/>
          </w:rPr>
          <w:tab/>
        </w:r>
        <w:r>
          <w:rPr>
            <w:noProof/>
            <w:webHidden/>
          </w:rPr>
          <w:fldChar w:fldCharType="begin"/>
        </w:r>
        <w:r>
          <w:rPr>
            <w:noProof/>
            <w:webHidden/>
          </w:rPr>
          <w:instrText xml:space="preserve"> PAGEREF _Toc6346844 \h </w:instrText>
        </w:r>
        <w:r>
          <w:rPr>
            <w:noProof/>
            <w:webHidden/>
          </w:rPr>
        </w:r>
        <w:r>
          <w:rPr>
            <w:noProof/>
            <w:webHidden/>
          </w:rPr>
          <w:fldChar w:fldCharType="separate"/>
        </w:r>
        <w:r>
          <w:rPr>
            <w:noProof/>
            <w:webHidden/>
          </w:rPr>
          <w:t>6</w:t>
        </w:r>
        <w:r>
          <w:rPr>
            <w:noProof/>
            <w:webHidden/>
          </w:rPr>
          <w:fldChar w:fldCharType="end"/>
        </w:r>
      </w:hyperlink>
    </w:p>
    <w:p w14:paraId="578647D6" w14:textId="00DAE3CE"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5" w:history="1">
        <w:r w:rsidRPr="00EB6EBB">
          <w:rPr>
            <w:rStyle w:val="Hiperhivatkozs"/>
            <w:noProof/>
          </w:rPr>
          <w:t>1.2.3.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Kiértékelési-, cél- és jósági függvény</w:t>
        </w:r>
        <w:r>
          <w:rPr>
            <w:noProof/>
            <w:webHidden/>
          </w:rPr>
          <w:tab/>
        </w:r>
        <w:r>
          <w:rPr>
            <w:noProof/>
            <w:webHidden/>
          </w:rPr>
          <w:fldChar w:fldCharType="begin"/>
        </w:r>
        <w:r>
          <w:rPr>
            <w:noProof/>
            <w:webHidden/>
          </w:rPr>
          <w:instrText xml:space="preserve"> PAGEREF _Toc6346845 \h </w:instrText>
        </w:r>
        <w:r>
          <w:rPr>
            <w:noProof/>
            <w:webHidden/>
          </w:rPr>
        </w:r>
        <w:r>
          <w:rPr>
            <w:noProof/>
            <w:webHidden/>
          </w:rPr>
          <w:fldChar w:fldCharType="separate"/>
        </w:r>
        <w:r>
          <w:rPr>
            <w:noProof/>
            <w:webHidden/>
          </w:rPr>
          <w:t>6</w:t>
        </w:r>
        <w:r>
          <w:rPr>
            <w:noProof/>
            <w:webHidden/>
          </w:rPr>
          <w:fldChar w:fldCharType="end"/>
        </w:r>
      </w:hyperlink>
    </w:p>
    <w:p w14:paraId="557EB981" w14:textId="4DFD3A25"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6" w:history="1">
        <w:r w:rsidRPr="00EB6EBB">
          <w:rPr>
            <w:rStyle w:val="Hiperhivatkozs"/>
            <w:noProof/>
          </w:rPr>
          <w:t>1.2.4.</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Szelekció</w:t>
        </w:r>
        <w:r>
          <w:rPr>
            <w:noProof/>
            <w:webHidden/>
          </w:rPr>
          <w:tab/>
        </w:r>
        <w:r>
          <w:rPr>
            <w:noProof/>
            <w:webHidden/>
          </w:rPr>
          <w:fldChar w:fldCharType="begin"/>
        </w:r>
        <w:r>
          <w:rPr>
            <w:noProof/>
            <w:webHidden/>
          </w:rPr>
          <w:instrText xml:space="preserve"> PAGEREF _Toc6346846 \h </w:instrText>
        </w:r>
        <w:r>
          <w:rPr>
            <w:noProof/>
            <w:webHidden/>
          </w:rPr>
        </w:r>
        <w:r>
          <w:rPr>
            <w:noProof/>
            <w:webHidden/>
          </w:rPr>
          <w:fldChar w:fldCharType="separate"/>
        </w:r>
        <w:r>
          <w:rPr>
            <w:noProof/>
            <w:webHidden/>
          </w:rPr>
          <w:t>7</w:t>
        </w:r>
        <w:r>
          <w:rPr>
            <w:noProof/>
            <w:webHidden/>
          </w:rPr>
          <w:fldChar w:fldCharType="end"/>
        </w:r>
      </w:hyperlink>
    </w:p>
    <w:p w14:paraId="799F5EC1" w14:textId="345D2A5A"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7" w:history="1">
        <w:r w:rsidRPr="00EB6EBB">
          <w:rPr>
            <w:rStyle w:val="Hiperhivatkozs"/>
            <w:noProof/>
          </w:rPr>
          <w:t>1.2.5.</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Keresztezés</w:t>
        </w:r>
        <w:r>
          <w:rPr>
            <w:noProof/>
            <w:webHidden/>
          </w:rPr>
          <w:tab/>
        </w:r>
        <w:r>
          <w:rPr>
            <w:noProof/>
            <w:webHidden/>
          </w:rPr>
          <w:fldChar w:fldCharType="begin"/>
        </w:r>
        <w:r>
          <w:rPr>
            <w:noProof/>
            <w:webHidden/>
          </w:rPr>
          <w:instrText xml:space="preserve"> PAGEREF _Toc6346847 \h </w:instrText>
        </w:r>
        <w:r>
          <w:rPr>
            <w:noProof/>
            <w:webHidden/>
          </w:rPr>
        </w:r>
        <w:r>
          <w:rPr>
            <w:noProof/>
            <w:webHidden/>
          </w:rPr>
          <w:fldChar w:fldCharType="separate"/>
        </w:r>
        <w:r>
          <w:rPr>
            <w:noProof/>
            <w:webHidden/>
          </w:rPr>
          <w:t>8</w:t>
        </w:r>
        <w:r>
          <w:rPr>
            <w:noProof/>
            <w:webHidden/>
          </w:rPr>
          <w:fldChar w:fldCharType="end"/>
        </w:r>
      </w:hyperlink>
    </w:p>
    <w:p w14:paraId="72030A98" w14:textId="370B9357"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8" w:history="1">
        <w:r w:rsidRPr="00EB6EBB">
          <w:rPr>
            <w:rStyle w:val="Hiperhivatkozs"/>
            <w:noProof/>
          </w:rPr>
          <w:t>1.2.6.</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Mutáció</w:t>
        </w:r>
        <w:r>
          <w:rPr>
            <w:noProof/>
            <w:webHidden/>
          </w:rPr>
          <w:tab/>
        </w:r>
        <w:r>
          <w:rPr>
            <w:noProof/>
            <w:webHidden/>
          </w:rPr>
          <w:fldChar w:fldCharType="begin"/>
        </w:r>
        <w:r>
          <w:rPr>
            <w:noProof/>
            <w:webHidden/>
          </w:rPr>
          <w:instrText xml:space="preserve"> PAGEREF _Toc6346848 \h </w:instrText>
        </w:r>
        <w:r>
          <w:rPr>
            <w:noProof/>
            <w:webHidden/>
          </w:rPr>
        </w:r>
        <w:r>
          <w:rPr>
            <w:noProof/>
            <w:webHidden/>
          </w:rPr>
          <w:fldChar w:fldCharType="separate"/>
        </w:r>
        <w:r>
          <w:rPr>
            <w:noProof/>
            <w:webHidden/>
          </w:rPr>
          <w:t>12</w:t>
        </w:r>
        <w:r>
          <w:rPr>
            <w:noProof/>
            <w:webHidden/>
          </w:rPr>
          <w:fldChar w:fldCharType="end"/>
        </w:r>
      </w:hyperlink>
    </w:p>
    <w:p w14:paraId="79BA6C6A" w14:textId="2D4F045F"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9" w:history="1">
        <w:r w:rsidRPr="00EB6EBB">
          <w:rPr>
            <w:rStyle w:val="Hiperhivatkozs"/>
            <w:noProof/>
          </w:rPr>
          <w:t>1.2.7.</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Reprodukció</w:t>
        </w:r>
        <w:r>
          <w:rPr>
            <w:noProof/>
            <w:webHidden/>
          </w:rPr>
          <w:tab/>
        </w:r>
        <w:r>
          <w:rPr>
            <w:noProof/>
            <w:webHidden/>
          </w:rPr>
          <w:fldChar w:fldCharType="begin"/>
        </w:r>
        <w:r>
          <w:rPr>
            <w:noProof/>
            <w:webHidden/>
          </w:rPr>
          <w:instrText xml:space="preserve"> PAGEREF _Toc6346849 \h </w:instrText>
        </w:r>
        <w:r>
          <w:rPr>
            <w:noProof/>
            <w:webHidden/>
          </w:rPr>
        </w:r>
        <w:r>
          <w:rPr>
            <w:noProof/>
            <w:webHidden/>
          </w:rPr>
          <w:fldChar w:fldCharType="separate"/>
        </w:r>
        <w:r>
          <w:rPr>
            <w:noProof/>
            <w:webHidden/>
          </w:rPr>
          <w:t>13</w:t>
        </w:r>
        <w:r>
          <w:rPr>
            <w:noProof/>
            <w:webHidden/>
          </w:rPr>
          <w:fldChar w:fldCharType="end"/>
        </w:r>
      </w:hyperlink>
    </w:p>
    <w:p w14:paraId="7FDE20CE" w14:textId="7036D3EC"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0" w:history="1">
        <w:r w:rsidRPr="00EB6EBB">
          <w:rPr>
            <w:rStyle w:val="Hiperhivatkozs"/>
            <w:noProof/>
          </w:rPr>
          <w:t>1.2.8.</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Kilépési feltétel</w:t>
        </w:r>
        <w:r>
          <w:rPr>
            <w:noProof/>
            <w:webHidden/>
          </w:rPr>
          <w:tab/>
        </w:r>
        <w:r>
          <w:rPr>
            <w:noProof/>
            <w:webHidden/>
          </w:rPr>
          <w:fldChar w:fldCharType="begin"/>
        </w:r>
        <w:r>
          <w:rPr>
            <w:noProof/>
            <w:webHidden/>
          </w:rPr>
          <w:instrText xml:space="preserve"> PAGEREF _Toc6346850 \h </w:instrText>
        </w:r>
        <w:r>
          <w:rPr>
            <w:noProof/>
            <w:webHidden/>
          </w:rPr>
        </w:r>
        <w:r>
          <w:rPr>
            <w:noProof/>
            <w:webHidden/>
          </w:rPr>
          <w:fldChar w:fldCharType="separate"/>
        </w:r>
        <w:r>
          <w:rPr>
            <w:noProof/>
            <w:webHidden/>
          </w:rPr>
          <w:t>13</w:t>
        </w:r>
        <w:r>
          <w:rPr>
            <w:noProof/>
            <w:webHidden/>
          </w:rPr>
          <w:fldChar w:fldCharType="end"/>
        </w:r>
      </w:hyperlink>
    </w:p>
    <w:p w14:paraId="079D7A3F" w14:textId="09BB0F85" w:rsidR="002E7F52" w:rsidRDefault="002E7F52">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51" w:history="1">
        <w:r w:rsidRPr="00EB6EBB">
          <w:rPr>
            <w:rStyle w:val="Hiperhivatkozs"/>
            <w:noProof/>
          </w:rPr>
          <w:t>1.3.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A dolgozatban használt módszer</w:t>
        </w:r>
        <w:r>
          <w:rPr>
            <w:noProof/>
            <w:webHidden/>
          </w:rPr>
          <w:tab/>
        </w:r>
        <w:r>
          <w:rPr>
            <w:noProof/>
            <w:webHidden/>
          </w:rPr>
          <w:fldChar w:fldCharType="begin"/>
        </w:r>
        <w:r>
          <w:rPr>
            <w:noProof/>
            <w:webHidden/>
          </w:rPr>
          <w:instrText xml:space="preserve"> PAGEREF _Toc6346851 \h </w:instrText>
        </w:r>
        <w:r>
          <w:rPr>
            <w:noProof/>
            <w:webHidden/>
          </w:rPr>
        </w:r>
        <w:r>
          <w:rPr>
            <w:noProof/>
            <w:webHidden/>
          </w:rPr>
          <w:fldChar w:fldCharType="separate"/>
        </w:r>
        <w:r>
          <w:rPr>
            <w:noProof/>
            <w:webHidden/>
          </w:rPr>
          <w:t>13</w:t>
        </w:r>
        <w:r>
          <w:rPr>
            <w:noProof/>
            <w:webHidden/>
          </w:rPr>
          <w:fldChar w:fldCharType="end"/>
        </w:r>
      </w:hyperlink>
    </w:p>
    <w:p w14:paraId="3F677CA8" w14:textId="7C4E8401"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2" w:history="1">
        <w:r w:rsidRPr="00EB6EBB">
          <w:rPr>
            <w:rStyle w:val="Hiperhivatkozs"/>
            <w:noProof/>
          </w:rPr>
          <w:t>1.3.1.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Reprezentáció</w:t>
        </w:r>
        <w:r>
          <w:rPr>
            <w:noProof/>
            <w:webHidden/>
          </w:rPr>
          <w:tab/>
        </w:r>
        <w:r>
          <w:rPr>
            <w:noProof/>
            <w:webHidden/>
          </w:rPr>
          <w:fldChar w:fldCharType="begin"/>
        </w:r>
        <w:r>
          <w:rPr>
            <w:noProof/>
            <w:webHidden/>
          </w:rPr>
          <w:instrText xml:space="preserve"> PAGEREF _Toc6346852 \h </w:instrText>
        </w:r>
        <w:r>
          <w:rPr>
            <w:noProof/>
            <w:webHidden/>
          </w:rPr>
        </w:r>
        <w:r>
          <w:rPr>
            <w:noProof/>
            <w:webHidden/>
          </w:rPr>
          <w:fldChar w:fldCharType="separate"/>
        </w:r>
        <w:r>
          <w:rPr>
            <w:noProof/>
            <w:webHidden/>
          </w:rPr>
          <w:t>13</w:t>
        </w:r>
        <w:r>
          <w:rPr>
            <w:noProof/>
            <w:webHidden/>
          </w:rPr>
          <w:fldChar w:fldCharType="end"/>
        </w:r>
      </w:hyperlink>
    </w:p>
    <w:p w14:paraId="00261499" w14:textId="7F05FBC2"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3" w:history="1">
        <w:r w:rsidRPr="00EB6EBB">
          <w:rPr>
            <w:rStyle w:val="Hiperhivatkozs"/>
            <w:noProof/>
          </w:rPr>
          <w:t>1.3.2.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Kiértékelési- és jósági függvény</w:t>
        </w:r>
        <w:r>
          <w:rPr>
            <w:noProof/>
            <w:webHidden/>
          </w:rPr>
          <w:tab/>
        </w:r>
        <w:r>
          <w:rPr>
            <w:noProof/>
            <w:webHidden/>
          </w:rPr>
          <w:fldChar w:fldCharType="begin"/>
        </w:r>
        <w:r>
          <w:rPr>
            <w:noProof/>
            <w:webHidden/>
          </w:rPr>
          <w:instrText xml:space="preserve"> PAGEREF _Toc6346853 \h </w:instrText>
        </w:r>
        <w:r>
          <w:rPr>
            <w:noProof/>
            <w:webHidden/>
          </w:rPr>
        </w:r>
        <w:r>
          <w:rPr>
            <w:noProof/>
            <w:webHidden/>
          </w:rPr>
          <w:fldChar w:fldCharType="separate"/>
        </w:r>
        <w:r>
          <w:rPr>
            <w:noProof/>
            <w:webHidden/>
          </w:rPr>
          <w:t>14</w:t>
        </w:r>
        <w:r>
          <w:rPr>
            <w:noProof/>
            <w:webHidden/>
          </w:rPr>
          <w:fldChar w:fldCharType="end"/>
        </w:r>
      </w:hyperlink>
    </w:p>
    <w:p w14:paraId="4FF0E3B5" w14:textId="06B12F82"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4" w:history="1">
        <w:r w:rsidRPr="00EB6EBB">
          <w:rPr>
            <w:rStyle w:val="Hiperhivatkozs"/>
            <w:noProof/>
          </w:rPr>
          <w:t>1.3.3.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Szelekció</w:t>
        </w:r>
        <w:r>
          <w:rPr>
            <w:noProof/>
            <w:webHidden/>
          </w:rPr>
          <w:tab/>
        </w:r>
        <w:r>
          <w:rPr>
            <w:noProof/>
            <w:webHidden/>
          </w:rPr>
          <w:fldChar w:fldCharType="begin"/>
        </w:r>
        <w:r>
          <w:rPr>
            <w:noProof/>
            <w:webHidden/>
          </w:rPr>
          <w:instrText xml:space="preserve"> PAGEREF _Toc6346854 \h </w:instrText>
        </w:r>
        <w:r>
          <w:rPr>
            <w:noProof/>
            <w:webHidden/>
          </w:rPr>
        </w:r>
        <w:r>
          <w:rPr>
            <w:noProof/>
            <w:webHidden/>
          </w:rPr>
          <w:fldChar w:fldCharType="separate"/>
        </w:r>
        <w:r>
          <w:rPr>
            <w:noProof/>
            <w:webHidden/>
          </w:rPr>
          <w:t>14</w:t>
        </w:r>
        <w:r>
          <w:rPr>
            <w:noProof/>
            <w:webHidden/>
          </w:rPr>
          <w:fldChar w:fldCharType="end"/>
        </w:r>
      </w:hyperlink>
    </w:p>
    <w:p w14:paraId="675C8473" w14:textId="60DEACAA"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5" w:history="1">
        <w:r w:rsidRPr="00EB6EBB">
          <w:rPr>
            <w:rStyle w:val="Hiperhivatkozs"/>
            <w:noProof/>
          </w:rPr>
          <w:t>1.3.4.</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Keresztezés</w:t>
        </w:r>
        <w:r>
          <w:rPr>
            <w:noProof/>
            <w:webHidden/>
          </w:rPr>
          <w:tab/>
        </w:r>
        <w:r>
          <w:rPr>
            <w:noProof/>
            <w:webHidden/>
          </w:rPr>
          <w:fldChar w:fldCharType="begin"/>
        </w:r>
        <w:r>
          <w:rPr>
            <w:noProof/>
            <w:webHidden/>
          </w:rPr>
          <w:instrText xml:space="preserve"> PAGEREF _Toc6346855 \h </w:instrText>
        </w:r>
        <w:r>
          <w:rPr>
            <w:noProof/>
            <w:webHidden/>
          </w:rPr>
        </w:r>
        <w:r>
          <w:rPr>
            <w:noProof/>
            <w:webHidden/>
          </w:rPr>
          <w:fldChar w:fldCharType="separate"/>
        </w:r>
        <w:r>
          <w:rPr>
            <w:noProof/>
            <w:webHidden/>
          </w:rPr>
          <w:t>14</w:t>
        </w:r>
        <w:r>
          <w:rPr>
            <w:noProof/>
            <w:webHidden/>
          </w:rPr>
          <w:fldChar w:fldCharType="end"/>
        </w:r>
      </w:hyperlink>
    </w:p>
    <w:p w14:paraId="63521501" w14:textId="5679933E"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6" w:history="1">
        <w:r w:rsidRPr="00EB6EBB">
          <w:rPr>
            <w:rStyle w:val="Hiperhivatkozs"/>
            <w:noProof/>
          </w:rPr>
          <w:t>1.3.5.</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Mutáció</w:t>
        </w:r>
        <w:r>
          <w:rPr>
            <w:noProof/>
            <w:webHidden/>
          </w:rPr>
          <w:tab/>
        </w:r>
        <w:r>
          <w:rPr>
            <w:noProof/>
            <w:webHidden/>
          </w:rPr>
          <w:fldChar w:fldCharType="begin"/>
        </w:r>
        <w:r>
          <w:rPr>
            <w:noProof/>
            <w:webHidden/>
          </w:rPr>
          <w:instrText xml:space="preserve"> PAGEREF _Toc6346856 \h </w:instrText>
        </w:r>
        <w:r>
          <w:rPr>
            <w:noProof/>
            <w:webHidden/>
          </w:rPr>
        </w:r>
        <w:r>
          <w:rPr>
            <w:noProof/>
            <w:webHidden/>
          </w:rPr>
          <w:fldChar w:fldCharType="separate"/>
        </w:r>
        <w:r>
          <w:rPr>
            <w:noProof/>
            <w:webHidden/>
          </w:rPr>
          <w:t>15</w:t>
        </w:r>
        <w:r>
          <w:rPr>
            <w:noProof/>
            <w:webHidden/>
          </w:rPr>
          <w:fldChar w:fldCharType="end"/>
        </w:r>
      </w:hyperlink>
    </w:p>
    <w:p w14:paraId="5EFCB069" w14:textId="4FF9A56A"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7" w:history="1">
        <w:r w:rsidRPr="00EB6EBB">
          <w:rPr>
            <w:rStyle w:val="Hiperhivatkozs"/>
            <w:noProof/>
          </w:rPr>
          <w:t>1.3.6.</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Reprodukció</w:t>
        </w:r>
        <w:r>
          <w:rPr>
            <w:noProof/>
            <w:webHidden/>
          </w:rPr>
          <w:tab/>
        </w:r>
        <w:r>
          <w:rPr>
            <w:noProof/>
            <w:webHidden/>
          </w:rPr>
          <w:fldChar w:fldCharType="begin"/>
        </w:r>
        <w:r>
          <w:rPr>
            <w:noProof/>
            <w:webHidden/>
          </w:rPr>
          <w:instrText xml:space="preserve"> PAGEREF _Toc6346857 \h </w:instrText>
        </w:r>
        <w:r>
          <w:rPr>
            <w:noProof/>
            <w:webHidden/>
          </w:rPr>
        </w:r>
        <w:r>
          <w:rPr>
            <w:noProof/>
            <w:webHidden/>
          </w:rPr>
          <w:fldChar w:fldCharType="separate"/>
        </w:r>
        <w:r>
          <w:rPr>
            <w:noProof/>
            <w:webHidden/>
          </w:rPr>
          <w:t>16</w:t>
        </w:r>
        <w:r>
          <w:rPr>
            <w:noProof/>
            <w:webHidden/>
          </w:rPr>
          <w:fldChar w:fldCharType="end"/>
        </w:r>
      </w:hyperlink>
    </w:p>
    <w:p w14:paraId="1F089F50" w14:textId="54EB7F75"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8" w:history="1">
        <w:r w:rsidRPr="00EB6EBB">
          <w:rPr>
            <w:rStyle w:val="Hiperhivatkozs"/>
            <w:noProof/>
          </w:rPr>
          <w:t>1.3.7.</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Kilépési feltétel</w:t>
        </w:r>
        <w:r>
          <w:rPr>
            <w:noProof/>
            <w:webHidden/>
          </w:rPr>
          <w:tab/>
        </w:r>
        <w:r>
          <w:rPr>
            <w:noProof/>
            <w:webHidden/>
          </w:rPr>
          <w:fldChar w:fldCharType="begin"/>
        </w:r>
        <w:r>
          <w:rPr>
            <w:noProof/>
            <w:webHidden/>
          </w:rPr>
          <w:instrText xml:space="preserve"> PAGEREF _Toc6346858 \h </w:instrText>
        </w:r>
        <w:r>
          <w:rPr>
            <w:noProof/>
            <w:webHidden/>
          </w:rPr>
        </w:r>
        <w:r>
          <w:rPr>
            <w:noProof/>
            <w:webHidden/>
          </w:rPr>
          <w:fldChar w:fldCharType="separate"/>
        </w:r>
        <w:r>
          <w:rPr>
            <w:noProof/>
            <w:webHidden/>
          </w:rPr>
          <w:t>16</w:t>
        </w:r>
        <w:r>
          <w:rPr>
            <w:noProof/>
            <w:webHidden/>
          </w:rPr>
          <w:fldChar w:fldCharType="end"/>
        </w:r>
      </w:hyperlink>
    </w:p>
    <w:p w14:paraId="28D47A82" w14:textId="5763666D" w:rsidR="002E7F52" w:rsidRDefault="002E7F52">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6346859" w:history="1">
        <w:r w:rsidRPr="00EB6EBB">
          <w:rPr>
            <w:rStyle w:val="Hiperhivatkozs"/>
            <w:noProof/>
          </w:rPr>
          <w:t>2. Tervezési dokumentáció</w:t>
        </w:r>
        <w:r>
          <w:rPr>
            <w:noProof/>
            <w:webHidden/>
          </w:rPr>
          <w:tab/>
        </w:r>
        <w:r>
          <w:rPr>
            <w:noProof/>
            <w:webHidden/>
          </w:rPr>
          <w:fldChar w:fldCharType="begin"/>
        </w:r>
        <w:r>
          <w:rPr>
            <w:noProof/>
            <w:webHidden/>
          </w:rPr>
          <w:instrText xml:space="preserve"> PAGEREF _Toc6346859 \h </w:instrText>
        </w:r>
        <w:r>
          <w:rPr>
            <w:noProof/>
            <w:webHidden/>
          </w:rPr>
        </w:r>
        <w:r>
          <w:rPr>
            <w:noProof/>
            <w:webHidden/>
          </w:rPr>
          <w:fldChar w:fldCharType="separate"/>
        </w:r>
        <w:r>
          <w:rPr>
            <w:noProof/>
            <w:webHidden/>
          </w:rPr>
          <w:t>17</w:t>
        </w:r>
        <w:r>
          <w:rPr>
            <w:noProof/>
            <w:webHidden/>
          </w:rPr>
          <w:fldChar w:fldCharType="end"/>
        </w:r>
      </w:hyperlink>
    </w:p>
    <w:p w14:paraId="7A6C9AC6" w14:textId="7742063F" w:rsidR="002E7F52" w:rsidRDefault="002E7F52">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60" w:history="1">
        <w:r w:rsidRPr="00EB6EBB">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Programmal szemben támasztott követelmények</w:t>
        </w:r>
        <w:r>
          <w:rPr>
            <w:noProof/>
            <w:webHidden/>
          </w:rPr>
          <w:tab/>
        </w:r>
        <w:r>
          <w:rPr>
            <w:noProof/>
            <w:webHidden/>
          </w:rPr>
          <w:fldChar w:fldCharType="begin"/>
        </w:r>
        <w:r>
          <w:rPr>
            <w:noProof/>
            <w:webHidden/>
          </w:rPr>
          <w:instrText xml:space="preserve"> PAGEREF _Toc6346860 \h </w:instrText>
        </w:r>
        <w:r>
          <w:rPr>
            <w:noProof/>
            <w:webHidden/>
          </w:rPr>
        </w:r>
        <w:r>
          <w:rPr>
            <w:noProof/>
            <w:webHidden/>
          </w:rPr>
          <w:fldChar w:fldCharType="separate"/>
        </w:r>
        <w:r>
          <w:rPr>
            <w:noProof/>
            <w:webHidden/>
          </w:rPr>
          <w:t>17</w:t>
        </w:r>
        <w:r>
          <w:rPr>
            <w:noProof/>
            <w:webHidden/>
          </w:rPr>
          <w:fldChar w:fldCharType="end"/>
        </w:r>
      </w:hyperlink>
    </w:p>
    <w:p w14:paraId="337A9E0F" w14:textId="1CCD2BF0" w:rsidR="002E7F52" w:rsidRDefault="002E7F52">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61" w:history="1">
        <w:r w:rsidRPr="00EB6EBB">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UML diagrammok</w:t>
        </w:r>
        <w:r>
          <w:rPr>
            <w:noProof/>
            <w:webHidden/>
          </w:rPr>
          <w:tab/>
        </w:r>
        <w:r>
          <w:rPr>
            <w:noProof/>
            <w:webHidden/>
          </w:rPr>
          <w:fldChar w:fldCharType="begin"/>
        </w:r>
        <w:r>
          <w:rPr>
            <w:noProof/>
            <w:webHidden/>
          </w:rPr>
          <w:instrText xml:space="preserve"> PAGEREF _Toc6346861 \h </w:instrText>
        </w:r>
        <w:r>
          <w:rPr>
            <w:noProof/>
            <w:webHidden/>
          </w:rPr>
        </w:r>
        <w:r>
          <w:rPr>
            <w:noProof/>
            <w:webHidden/>
          </w:rPr>
          <w:fldChar w:fldCharType="separate"/>
        </w:r>
        <w:r>
          <w:rPr>
            <w:noProof/>
            <w:webHidden/>
          </w:rPr>
          <w:t>17</w:t>
        </w:r>
        <w:r>
          <w:rPr>
            <w:noProof/>
            <w:webHidden/>
          </w:rPr>
          <w:fldChar w:fldCharType="end"/>
        </w:r>
      </w:hyperlink>
    </w:p>
    <w:p w14:paraId="020E704F" w14:textId="1AC47445"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2" w:history="1">
        <w:r w:rsidRPr="00EB6EBB">
          <w:rPr>
            <w:rStyle w:val="Hiperhivatkozs"/>
            <w:noProof/>
          </w:rPr>
          <w:t>2.2.1.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Aktorok – funkciók</w:t>
        </w:r>
        <w:r>
          <w:rPr>
            <w:noProof/>
            <w:webHidden/>
          </w:rPr>
          <w:tab/>
        </w:r>
        <w:r>
          <w:rPr>
            <w:noProof/>
            <w:webHidden/>
          </w:rPr>
          <w:fldChar w:fldCharType="begin"/>
        </w:r>
        <w:r>
          <w:rPr>
            <w:noProof/>
            <w:webHidden/>
          </w:rPr>
          <w:instrText xml:space="preserve"> PAGEREF _Toc6346862 \h </w:instrText>
        </w:r>
        <w:r>
          <w:rPr>
            <w:noProof/>
            <w:webHidden/>
          </w:rPr>
        </w:r>
        <w:r>
          <w:rPr>
            <w:noProof/>
            <w:webHidden/>
          </w:rPr>
          <w:fldChar w:fldCharType="separate"/>
        </w:r>
        <w:r>
          <w:rPr>
            <w:noProof/>
            <w:webHidden/>
          </w:rPr>
          <w:t>17</w:t>
        </w:r>
        <w:r>
          <w:rPr>
            <w:noProof/>
            <w:webHidden/>
          </w:rPr>
          <w:fldChar w:fldCharType="end"/>
        </w:r>
      </w:hyperlink>
    </w:p>
    <w:p w14:paraId="7EF7256B" w14:textId="6031B241"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3" w:history="1">
        <w:r w:rsidRPr="00EB6EBB">
          <w:rPr>
            <w:rStyle w:val="Hiperhivatkozs"/>
            <w:noProof/>
          </w:rPr>
          <w:t>2.2.2.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ER diagram</w:t>
        </w:r>
        <w:r>
          <w:rPr>
            <w:noProof/>
            <w:webHidden/>
          </w:rPr>
          <w:tab/>
        </w:r>
        <w:r>
          <w:rPr>
            <w:noProof/>
            <w:webHidden/>
          </w:rPr>
          <w:fldChar w:fldCharType="begin"/>
        </w:r>
        <w:r>
          <w:rPr>
            <w:noProof/>
            <w:webHidden/>
          </w:rPr>
          <w:instrText xml:space="preserve"> PAGEREF _Toc6346863 \h </w:instrText>
        </w:r>
        <w:r>
          <w:rPr>
            <w:noProof/>
            <w:webHidden/>
          </w:rPr>
        </w:r>
        <w:r>
          <w:rPr>
            <w:noProof/>
            <w:webHidden/>
          </w:rPr>
          <w:fldChar w:fldCharType="separate"/>
        </w:r>
        <w:r>
          <w:rPr>
            <w:noProof/>
            <w:webHidden/>
          </w:rPr>
          <w:t>18</w:t>
        </w:r>
        <w:r>
          <w:rPr>
            <w:noProof/>
            <w:webHidden/>
          </w:rPr>
          <w:fldChar w:fldCharType="end"/>
        </w:r>
      </w:hyperlink>
    </w:p>
    <w:p w14:paraId="6A6365D8" w14:textId="3E2A5E30"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4" w:history="1">
        <w:r w:rsidRPr="00EB6EBB">
          <w:rPr>
            <w:rStyle w:val="Hiperhivatkozs"/>
            <w:noProof/>
          </w:rPr>
          <w:t>2.2.3.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Osztálydiagram</w:t>
        </w:r>
        <w:r>
          <w:rPr>
            <w:noProof/>
            <w:webHidden/>
          </w:rPr>
          <w:tab/>
        </w:r>
        <w:r>
          <w:rPr>
            <w:noProof/>
            <w:webHidden/>
          </w:rPr>
          <w:fldChar w:fldCharType="begin"/>
        </w:r>
        <w:r>
          <w:rPr>
            <w:noProof/>
            <w:webHidden/>
          </w:rPr>
          <w:instrText xml:space="preserve"> PAGEREF _Toc6346864 \h </w:instrText>
        </w:r>
        <w:r>
          <w:rPr>
            <w:noProof/>
            <w:webHidden/>
          </w:rPr>
        </w:r>
        <w:r>
          <w:rPr>
            <w:noProof/>
            <w:webHidden/>
          </w:rPr>
          <w:fldChar w:fldCharType="separate"/>
        </w:r>
        <w:r>
          <w:rPr>
            <w:noProof/>
            <w:webHidden/>
          </w:rPr>
          <w:t>19</w:t>
        </w:r>
        <w:r>
          <w:rPr>
            <w:noProof/>
            <w:webHidden/>
          </w:rPr>
          <w:fldChar w:fldCharType="end"/>
        </w:r>
      </w:hyperlink>
    </w:p>
    <w:p w14:paraId="0246F680" w14:textId="3EE136D5"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5" w:history="1">
        <w:r w:rsidRPr="00EB6EBB">
          <w:rPr>
            <w:rStyle w:val="Hiperhivatkozs"/>
            <w:noProof/>
          </w:rPr>
          <w:t>2.2.4.</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Szekvencia diagram</w:t>
        </w:r>
        <w:r>
          <w:rPr>
            <w:noProof/>
            <w:webHidden/>
          </w:rPr>
          <w:tab/>
        </w:r>
        <w:r>
          <w:rPr>
            <w:noProof/>
            <w:webHidden/>
          </w:rPr>
          <w:fldChar w:fldCharType="begin"/>
        </w:r>
        <w:r>
          <w:rPr>
            <w:noProof/>
            <w:webHidden/>
          </w:rPr>
          <w:instrText xml:space="preserve"> PAGEREF _Toc6346865 \h </w:instrText>
        </w:r>
        <w:r>
          <w:rPr>
            <w:noProof/>
            <w:webHidden/>
          </w:rPr>
        </w:r>
        <w:r>
          <w:rPr>
            <w:noProof/>
            <w:webHidden/>
          </w:rPr>
          <w:fldChar w:fldCharType="separate"/>
        </w:r>
        <w:r>
          <w:rPr>
            <w:noProof/>
            <w:webHidden/>
          </w:rPr>
          <w:t>20</w:t>
        </w:r>
        <w:r>
          <w:rPr>
            <w:noProof/>
            <w:webHidden/>
          </w:rPr>
          <w:fldChar w:fldCharType="end"/>
        </w:r>
      </w:hyperlink>
    </w:p>
    <w:p w14:paraId="776B369B" w14:textId="4667A311"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6" w:history="1">
        <w:r w:rsidRPr="00EB6EBB">
          <w:rPr>
            <w:rStyle w:val="Hiperhivatkozs"/>
            <w:noProof/>
          </w:rPr>
          <w:t>2.2.5.</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Folyamatábra</w:t>
        </w:r>
        <w:r>
          <w:rPr>
            <w:noProof/>
            <w:webHidden/>
          </w:rPr>
          <w:tab/>
        </w:r>
        <w:r>
          <w:rPr>
            <w:noProof/>
            <w:webHidden/>
          </w:rPr>
          <w:fldChar w:fldCharType="begin"/>
        </w:r>
        <w:r>
          <w:rPr>
            <w:noProof/>
            <w:webHidden/>
          </w:rPr>
          <w:instrText xml:space="preserve"> PAGEREF _Toc6346866 \h </w:instrText>
        </w:r>
        <w:r>
          <w:rPr>
            <w:noProof/>
            <w:webHidden/>
          </w:rPr>
        </w:r>
        <w:r>
          <w:rPr>
            <w:noProof/>
            <w:webHidden/>
          </w:rPr>
          <w:fldChar w:fldCharType="separate"/>
        </w:r>
        <w:r>
          <w:rPr>
            <w:noProof/>
            <w:webHidden/>
          </w:rPr>
          <w:t>21</w:t>
        </w:r>
        <w:r>
          <w:rPr>
            <w:noProof/>
            <w:webHidden/>
          </w:rPr>
          <w:fldChar w:fldCharType="end"/>
        </w:r>
      </w:hyperlink>
    </w:p>
    <w:p w14:paraId="671ADBA8" w14:textId="7700AC8B" w:rsidR="002E7F52" w:rsidRDefault="002E7F52">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67" w:history="1">
        <w:r w:rsidRPr="00EB6EBB">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Felhasznált technológiák ismertetése</w:t>
        </w:r>
        <w:r>
          <w:rPr>
            <w:noProof/>
            <w:webHidden/>
          </w:rPr>
          <w:tab/>
        </w:r>
        <w:r>
          <w:rPr>
            <w:noProof/>
            <w:webHidden/>
          </w:rPr>
          <w:fldChar w:fldCharType="begin"/>
        </w:r>
        <w:r>
          <w:rPr>
            <w:noProof/>
            <w:webHidden/>
          </w:rPr>
          <w:instrText xml:space="preserve"> PAGEREF _Toc6346867 \h </w:instrText>
        </w:r>
        <w:r>
          <w:rPr>
            <w:noProof/>
            <w:webHidden/>
          </w:rPr>
        </w:r>
        <w:r>
          <w:rPr>
            <w:noProof/>
            <w:webHidden/>
          </w:rPr>
          <w:fldChar w:fldCharType="separate"/>
        </w:r>
        <w:r>
          <w:rPr>
            <w:noProof/>
            <w:webHidden/>
          </w:rPr>
          <w:t>22</w:t>
        </w:r>
        <w:r>
          <w:rPr>
            <w:noProof/>
            <w:webHidden/>
          </w:rPr>
          <w:fldChar w:fldCharType="end"/>
        </w:r>
      </w:hyperlink>
    </w:p>
    <w:p w14:paraId="0C69BCD6" w14:textId="18EFA45B"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8" w:history="1">
        <w:r w:rsidRPr="00EB6EBB">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Verziókezelő rendszer</w:t>
        </w:r>
        <w:r>
          <w:rPr>
            <w:noProof/>
            <w:webHidden/>
          </w:rPr>
          <w:tab/>
        </w:r>
        <w:r>
          <w:rPr>
            <w:noProof/>
            <w:webHidden/>
          </w:rPr>
          <w:fldChar w:fldCharType="begin"/>
        </w:r>
        <w:r>
          <w:rPr>
            <w:noProof/>
            <w:webHidden/>
          </w:rPr>
          <w:instrText xml:space="preserve"> PAGEREF _Toc6346868 \h </w:instrText>
        </w:r>
        <w:r>
          <w:rPr>
            <w:noProof/>
            <w:webHidden/>
          </w:rPr>
        </w:r>
        <w:r>
          <w:rPr>
            <w:noProof/>
            <w:webHidden/>
          </w:rPr>
          <w:fldChar w:fldCharType="separate"/>
        </w:r>
        <w:r>
          <w:rPr>
            <w:noProof/>
            <w:webHidden/>
          </w:rPr>
          <w:t>22</w:t>
        </w:r>
        <w:r>
          <w:rPr>
            <w:noProof/>
            <w:webHidden/>
          </w:rPr>
          <w:fldChar w:fldCharType="end"/>
        </w:r>
      </w:hyperlink>
    </w:p>
    <w:p w14:paraId="4F7E1A6F" w14:textId="348CBAAE"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69" w:history="1">
        <w:r w:rsidRPr="00EB6EBB">
          <w:rPr>
            <w:rStyle w:val="Hiperhivatkozs"/>
            <w:noProof/>
          </w:rPr>
          <w:t>2.3.1.1.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Git</w:t>
        </w:r>
        <w:r>
          <w:rPr>
            <w:noProof/>
            <w:webHidden/>
          </w:rPr>
          <w:tab/>
        </w:r>
        <w:r>
          <w:rPr>
            <w:noProof/>
            <w:webHidden/>
          </w:rPr>
          <w:fldChar w:fldCharType="begin"/>
        </w:r>
        <w:r>
          <w:rPr>
            <w:noProof/>
            <w:webHidden/>
          </w:rPr>
          <w:instrText xml:space="preserve"> PAGEREF _Toc6346869 \h </w:instrText>
        </w:r>
        <w:r>
          <w:rPr>
            <w:noProof/>
            <w:webHidden/>
          </w:rPr>
        </w:r>
        <w:r>
          <w:rPr>
            <w:noProof/>
            <w:webHidden/>
          </w:rPr>
          <w:fldChar w:fldCharType="separate"/>
        </w:r>
        <w:r>
          <w:rPr>
            <w:noProof/>
            <w:webHidden/>
          </w:rPr>
          <w:t>23</w:t>
        </w:r>
        <w:r>
          <w:rPr>
            <w:noProof/>
            <w:webHidden/>
          </w:rPr>
          <w:fldChar w:fldCharType="end"/>
        </w:r>
      </w:hyperlink>
    </w:p>
    <w:p w14:paraId="33C8F31C" w14:textId="3A09D921"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70" w:history="1">
        <w:r w:rsidRPr="00EB6EBB">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Frontend technológiák</w:t>
        </w:r>
        <w:r>
          <w:rPr>
            <w:noProof/>
            <w:webHidden/>
          </w:rPr>
          <w:tab/>
        </w:r>
        <w:r>
          <w:rPr>
            <w:noProof/>
            <w:webHidden/>
          </w:rPr>
          <w:fldChar w:fldCharType="begin"/>
        </w:r>
        <w:r>
          <w:rPr>
            <w:noProof/>
            <w:webHidden/>
          </w:rPr>
          <w:instrText xml:space="preserve"> PAGEREF _Toc6346870 \h </w:instrText>
        </w:r>
        <w:r>
          <w:rPr>
            <w:noProof/>
            <w:webHidden/>
          </w:rPr>
        </w:r>
        <w:r>
          <w:rPr>
            <w:noProof/>
            <w:webHidden/>
          </w:rPr>
          <w:fldChar w:fldCharType="separate"/>
        </w:r>
        <w:r>
          <w:rPr>
            <w:noProof/>
            <w:webHidden/>
          </w:rPr>
          <w:t>23</w:t>
        </w:r>
        <w:r>
          <w:rPr>
            <w:noProof/>
            <w:webHidden/>
          </w:rPr>
          <w:fldChar w:fldCharType="end"/>
        </w:r>
      </w:hyperlink>
    </w:p>
    <w:p w14:paraId="3F234A65" w14:textId="70B0755D"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1" w:history="1">
        <w:r w:rsidRPr="00EB6EBB">
          <w:rPr>
            <w:rStyle w:val="Hiperhivatkozs"/>
            <w:noProof/>
          </w:rPr>
          <w:t>2.3.2.1.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HTML</w:t>
        </w:r>
        <w:r>
          <w:rPr>
            <w:noProof/>
            <w:webHidden/>
          </w:rPr>
          <w:tab/>
        </w:r>
        <w:r>
          <w:rPr>
            <w:noProof/>
            <w:webHidden/>
          </w:rPr>
          <w:fldChar w:fldCharType="begin"/>
        </w:r>
        <w:r>
          <w:rPr>
            <w:noProof/>
            <w:webHidden/>
          </w:rPr>
          <w:instrText xml:space="preserve"> PAGEREF _Toc6346871 \h </w:instrText>
        </w:r>
        <w:r>
          <w:rPr>
            <w:noProof/>
            <w:webHidden/>
          </w:rPr>
        </w:r>
        <w:r>
          <w:rPr>
            <w:noProof/>
            <w:webHidden/>
          </w:rPr>
          <w:fldChar w:fldCharType="separate"/>
        </w:r>
        <w:r>
          <w:rPr>
            <w:noProof/>
            <w:webHidden/>
          </w:rPr>
          <w:t>23</w:t>
        </w:r>
        <w:r>
          <w:rPr>
            <w:noProof/>
            <w:webHidden/>
          </w:rPr>
          <w:fldChar w:fldCharType="end"/>
        </w:r>
      </w:hyperlink>
    </w:p>
    <w:p w14:paraId="47E9DAA2" w14:textId="41068191"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2" w:history="1">
        <w:r w:rsidRPr="00EB6EBB">
          <w:rPr>
            <w:rStyle w:val="Hiperhivatkozs"/>
            <w:noProof/>
          </w:rPr>
          <w:t>2.3.2.2.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CSS</w:t>
        </w:r>
        <w:r>
          <w:rPr>
            <w:noProof/>
            <w:webHidden/>
          </w:rPr>
          <w:tab/>
        </w:r>
        <w:r>
          <w:rPr>
            <w:noProof/>
            <w:webHidden/>
          </w:rPr>
          <w:fldChar w:fldCharType="begin"/>
        </w:r>
        <w:r>
          <w:rPr>
            <w:noProof/>
            <w:webHidden/>
          </w:rPr>
          <w:instrText xml:space="preserve"> PAGEREF _Toc6346872 \h </w:instrText>
        </w:r>
        <w:r>
          <w:rPr>
            <w:noProof/>
            <w:webHidden/>
          </w:rPr>
        </w:r>
        <w:r>
          <w:rPr>
            <w:noProof/>
            <w:webHidden/>
          </w:rPr>
          <w:fldChar w:fldCharType="separate"/>
        </w:r>
        <w:r>
          <w:rPr>
            <w:noProof/>
            <w:webHidden/>
          </w:rPr>
          <w:t>23</w:t>
        </w:r>
        <w:r>
          <w:rPr>
            <w:noProof/>
            <w:webHidden/>
          </w:rPr>
          <w:fldChar w:fldCharType="end"/>
        </w:r>
      </w:hyperlink>
    </w:p>
    <w:p w14:paraId="71755FCD" w14:textId="3414C576"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3" w:history="1">
        <w:r w:rsidRPr="00EB6EBB">
          <w:rPr>
            <w:rStyle w:val="Hiperhivatkozs"/>
            <w:noProof/>
          </w:rPr>
          <w:t>2.3.2.3.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JavaScript</w:t>
        </w:r>
        <w:r>
          <w:rPr>
            <w:noProof/>
            <w:webHidden/>
          </w:rPr>
          <w:tab/>
        </w:r>
        <w:r>
          <w:rPr>
            <w:noProof/>
            <w:webHidden/>
          </w:rPr>
          <w:fldChar w:fldCharType="begin"/>
        </w:r>
        <w:r>
          <w:rPr>
            <w:noProof/>
            <w:webHidden/>
          </w:rPr>
          <w:instrText xml:space="preserve"> PAGEREF _Toc6346873 \h </w:instrText>
        </w:r>
        <w:r>
          <w:rPr>
            <w:noProof/>
            <w:webHidden/>
          </w:rPr>
        </w:r>
        <w:r>
          <w:rPr>
            <w:noProof/>
            <w:webHidden/>
          </w:rPr>
          <w:fldChar w:fldCharType="separate"/>
        </w:r>
        <w:r>
          <w:rPr>
            <w:noProof/>
            <w:webHidden/>
          </w:rPr>
          <w:t>24</w:t>
        </w:r>
        <w:r>
          <w:rPr>
            <w:noProof/>
            <w:webHidden/>
          </w:rPr>
          <w:fldChar w:fldCharType="end"/>
        </w:r>
      </w:hyperlink>
    </w:p>
    <w:p w14:paraId="3EE92B57" w14:textId="5D6AC53A"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74" w:history="1">
        <w:r w:rsidRPr="00EB6EBB">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Backend technológiák</w:t>
        </w:r>
        <w:r>
          <w:rPr>
            <w:noProof/>
            <w:webHidden/>
          </w:rPr>
          <w:tab/>
        </w:r>
        <w:r>
          <w:rPr>
            <w:noProof/>
            <w:webHidden/>
          </w:rPr>
          <w:fldChar w:fldCharType="begin"/>
        </w:r>
        <w:r>
          <w:rPr>
            <w:noProof/>
            <w:webHidden/>
          </w:rPr>
          <w:instrText xml:space="preserve"> PAGEREF _Toc6346874 \h </w:instrText>
        </w:r>
        <w:r>
          <w:rPr>
            <w:noProof/>
            <w:webHidden/>
          </w:rPr>
        </w:r>
        <w:r>
          <w:rPr>
            <w:noProof/>
            <w:webHidden/>
          </w:rPr>
          <w:fldChar w:fldCharType="separate"/>
        </w:r>
        <w:r>
          <w:rPr>
            <w:noProof/>
            <w:webHidden/>
          </w:rPr>
          <w:t>24</w:t>
        </w:r>
        <w:r>
          <w:rPr>
            <w:noProof/>
            <w:webHidden/>
          </w:rPr>
          <w:fldChar w:fldCharType="end"/>
        </w:r>
      </w:hyperlink>
    </w:p>
    <w:p w14:paraId="123089CA" w14:textId="67954D12"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5" w:history="1">
        <w:r w:rsidRPr="00EB6EBB">
          <w:rPr>
            <w:rStyle w:val="Hiperhivatkozs"/>
            <w:noProof/>
          </w:rPr>
          <w:t>2.3.3.1.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Java</w:t>
        </w:r>
        <w:r>
          <w:rPr>
            <w:noProof/>
            <w:webHidden/>
          </w:rPr>
          <w:tab/>
        </w:r>
        <w:r>
          <w:rPr>
            <w:noProof/>
            <w:webHidden/>
          </w:rPr>
          <w:fldChar w:fldCharType="begin"/>
        </w:r>
        <w:r>
          <w:rPr>
            <w:noProof/>
            <w:webHidden/>
          </w:rPr>
          <w:instrText xml:space="preserve"> PAGEREF _Toc6346875 \h </w:instrText>
        </w:r>
        <w:r>
          <w:rPr>
            <w:noProof/>
            <w:webHidden/>
          </w:rPr>
        </w:r>
        <w:r>
          <w:rPr>
            <w:noProof/>
            <w:webHidden/>
          </w:rPr>
          <w:fldChar w:fldCharType="separate"/>
        </w:r>
        <w:r>
          <w:rPr>
            <w:noProof/>
            <w:webHidden/>
          </w:rPr>
          <w:t>24</w:t>
        </w:r>
        <w:r>
          <w:rPr>
            <w:noProof/>
            <w:webHidden/>
          </w:rPr>
          <w:fldChar w:fldCharType="end"/>
        </w:r>
      </w:hyperlink>
    </w:p>
    <w:p w14:paraId="6B22D469" w14:textId="79C015BD"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6" w:history="1">
        <w:r w:rsidRPr="00EB6EBB">
          <w:rPr>
            <w:rStyle w:val="Hiperhivatkozs"/>
            <w:noProof/>
          </w:rPr>
          <w:t>2.3.3.2.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Spring Boot</w:t>
        </w:r>
        <w:r>
          <w:rPr>
            <w:noProof/>
            <w:webHidden/>
          </w:rPr>
          <w:tab/>
        </w:r>
        <w:r>
          <w:rPr>
            <w:noProof/>
            <w:webHidden/>
          </w:rPr>
          <w:fldChar w:fldCharType="begin"/>
        </w:r>
        <w:r>
          <w:rPr>
            <w:noProof/>
            <w:webHidden/>
          </w:rPr>
          <w:instrText xml:space="preserve"> PAGEREF _Toc6346876 \h </w:instrText>
        </w:r>
        <w:r>
          <w:rPr>
            <w:noProof/>
            <w:webHidden/>
          </w:rPr>
        </w:r>
        <w:r>
          <w:rPr>
            <w:noProof/>
            <w:webHidden/>
          </w:rPr>
          <w:fldChar w:fldCharType="separate"/>
        </w:r>
        <w:r>
          <w:rPr>
            <w:noProof/>
            <w:webHidden/>
          </w:rPr>
          <w:t>25</w:t>
        </w:r>
        <w:r>
          <w:rPr>
            <w:noProof/>
            <w:webHidden/>
          </w:rPr>
          <w:fldChar w:fldCharType="end"/>
        </w:r>
      </w:hyperlink>
    </w:p>
    <w:p w14:paraId="323BABAB" w14:textId="1DA0F0CB"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7" w:history="1">
        <w:r w:rsidRPr="00EB6EBB">
          <w:rPr>
            <w:rStyle w:val="Hiperhivatkozs"/>
            <w:noProof/>
          </w:rPr>
          <w:t>2.3.3.3.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Thymeleaf</w:t>
        </w:r>
        <w:r>
          <w:rPr>
            <w:noProof/>
            <w:webHidden/>
          </w:rPr>
          <w:tab/>
        </w:r>
        <w:r>
          <w:rPr>
            <w:noProof/>
            <w:webHidden/>
          </w:rPr>
          <w:fldChar w:fldCharType="begin"/>
        </w:r>
        <w:r>
          <w:rPr>
            <w:noProof/>
            <w:webHidden/>
          </w:rPr>
          <w:instrText xml:space="preserve"> PAGEREF _Toc6346877 \h </w:instrText>
        </w:r>
        <w:r>
          <w:rPr>
            <w:noProof/>
            <w:webHidden/>
          </w:rPr>
        </w:r>
        <w:r>
          <w:rPr>
            <w:noProof/>
            <w:webHidden/>
          </w:rPr>
          <w:fldChar w:fldCharType="separate"/>
        </w:r>
        <w:r>
          <w:rPr>
            <w:noProof/>
            <w:webHidden/>
          </w:rPr>
          <w:t>25</w:t>
        </w:r>
        <w:r>
          <w:rPr>
            <w:noProof/>
            <w:webHidden/>
          </w:rPr>
          <w:fldChar w:fldCharType="end"/>
        </w:r>
      </w:hyperlink>
    </w:p>
    <w:p w14:paraId="36358BC6" w14:textId="57E97554"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8" w:history="1">
        <w:r w:rsidRPr="00EB6EBB">
          <w:rPr>
            <w:rStyle w:val="Hiperhivatkozs"/>
            <w:noProof/>
          </w:rPr>
          <w:t>2.3.3.4.</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Hibernate</w:t>
        </w:r>
        <w:r>
          <w:rPr>
            <w:noProof/>
            <w:webHidden/>
          </w:rPr>
          <w:tab/>
        </w:r>
        <w:r>
          <w:rPr>
            <w:noProof/>
            <w:webHidden/>
          </w:rPr>
          <w:fldChar w:fldCharType="begin"/>
        </w:r>
        <w:r>
          <w:rPr>
            <w:noProof/>
            <w:webHidden/>
          </w:rPr>
          <w:instrText xml:space="preserve"> PAGEREF _Toc6346878 \h </w:instrText>
        </w:r>
        <w:r>
          <w:rPr>
            <w:noProof/>
            <w:webHidden/>
          </w:rPr>
        </w:r>
        <w:r>
          <w:rPr>
            <w:noProof/>
            <w:webHidden/>
          </w:rPr>
          <w:fldChar w:fldCharType="separate"/>
        </w:r>
        <w:r>
          <w:rPr>
            <w:noProof/>
            <w:webHidden/>
          </w:rPr>
          <w:t>26</w:t>
        </w:r>
        <w:r>
          <w:rPr>
            <w:noProof/>
            <w:webHidden/>
          </w:rPr>
          <w:fldChar w:fldCharType="end"/>
        </w:r>
      </w:hyperlink>
    </w:p>
    <w:p w14:paraId="3F3FFDCD" w14:textId="2CFF13E7"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9" w:history="1">
        <w:r w:rsidRPr="00EB6EBB">
          <w:rPr>
            <w:rStyle w:val="Hiperhivatkozs"/>
            <w:noProof/>
          </w:rPr>
          <w:t>2.3.3.5.</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PostgreSQL</w:t>
        </w:r>
        <w:r>
          <w:rPr>
            <w:noProof/>
            <w:webHidden/>
          </w:rPr>
          <w:tab/>
        </w:r>
        <w:r>
          <w:rPr>
            <w:noProof/>
            <w:webHidden/>
          </w:rPr>
          <w:fldChar w:fldCharType="begin"/>
        </w:r>
        <w:r>
          <w:rPr>
            <w:noProof/>
            <w:webHidden/>
          </w:rPr>
          <w:instrText xml:space="preserve"> PAGEREF _Toc6346879 \h </w:instrText>
        </w:r>
        <w:r>
          <w:rPr>
            <w:noProof/>
            <w:webHidden/>
          </w:rPr>
        </w:r>
        <w:r>
          <w:rPr>
            <w:noProof/>
            <w:webHidden/>
          </w:rPr>
          <w:fldChar w:fldCharType="separate"/>
        </w:r>
        <w:r>
          <w:rPr>
            <w:noProof/>
            <w:webHidden/>
          </w:rPr>
          <w:t>26</w:t>
        </w:r>
        <w:r>
          <w:rPr>
            <w:noProof/>
            <w:webHidden/>
          </w:rPr>
          <w:fldChar w:fldCharType="end"/>
        </w:r>
      </w:hyperlink>
    </w:p>
    <w:p w14:paraId="14F87745" w14:textId="38A6F16C"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80" w:history="1">
        <w:r w:rsidRPr="00EB6EBB">
          <w:rPr>
            <w:rStyle w:val="Hiperhivatkozs"/>
            <w:noProof/>
          </w:rPr>
          <w:t>2.3.3.6.</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Maven</w:t>
        </w:r>
        <w:r>
          <w:rPr>
            <w:noProof/>
            <w:webHidden/>
          </w:rPr>
          <w:tab/>
        </w:r>
        <w:r>
          <w:rPr>
            <w:noProof/>
            <w:webHidden/>
          </w:rPr>
          <w:fldChar w:fldCharType="begin"/>
        </w:r>
        <w:r>
          <w:rPr>
            <w:noProof/>
            <w:webHidden/>
          </w:rPr>
          <w:instrText xml:space="preserve"> PAGEREF _Toc6346880 \h </w:instrText>
        </w:r>
        <w:r>
          <w:rPr>
            <w:noProof/>
            <w:webHidden/>
          </w:rPr>
        </w:r>
        <w:r>
          <w:rPr>
            <w:noProof/>
            <w:webHidden/>
          </w:rPr>
          <w:fldChar w:fldCharType="separate"/>
        </w:r>
        <w:r>
          <w:rPr>
            <w:noProof/>
            <w:webHidden/>
          </w:rPr>
          <w:t>26</w:t>
        </w:r>
        <w:r>
          <w:rPr>
            <w:noProof/>
            <w:webHidden/>
          </w:rPr>
          <w:fldChar w:fldCharType="end"/>
        </w:r>
      </w:hyperlink>
    </w:p>
    <w:p w14:paraId="1B0444B8" w14:textId="79F760BB"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1" w:history="1">
        <w:r w:rsidRPr="00EB6EBB">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Fejlesztői eszközök</w:t>
        </w:r>
        <w:r>
          <w:rPr>
            <w:noProof/>
            <w:webHidden/>
          </w:rPr>
          <w:tab/>
        </w:r>
        <w:r>
          <w:rPr>
            <w:noProof/>
            <w:webHidden/>
          </w:rPr>
          <w:fldChar w:fldCharType="begin"/>
        </w:r>
        <w:r>
          <w:rPr>
            <w:noProof/>
            <w:webHidden/>
          </w:rPr>
          <w:instrText xml:space="preserve"> PAGEREF _Toc6346881 \h </w:instrText>
        </w:r>
        <w:r>
          <w:rPr>
            <w:noProof/>
            <w:webHidden/>
          </w:rPr>
        </w:r>
        <w:r>
          <w:rPr>
            <w:noProof/>
            <w:webHidden/>
          </w:rPr>
          <w:fldChar w:fldCharType="separate"/>
        </w:r>
        <w:r>
          <w:rPr>
            <w:noProof/>
            <w:webHidden/>
          </w:rPr>
          <w:t>28</w:t>
        </w:r>
        <w:r>
          <w:rPr>
            <w:noProof/>
            <w:webHidden/>
          </w:rPr>
          <w:fldChar w:fldCharType="end"/>
        </w:r>
      </w:hyperlink>
    </w:p>
    <w:p w14:paraId="0DCD1898" w14:textId="4AA94CDF"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82" w:history="1">
        <w:r w:rsidRPr="00EB6EBB">
          <w:rPr>
            <w:rStyle w:val="Hiperhivatkozs"/>
            <w:noProof/>
          </w:rPr>
          <w:t>2.3.4.1.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IDE</w:t>
        </w:r>
        <w:r>
          <w:rPr>
            <w:noProof/>
            <w:webHidden/>
          </w:rPr>
          <w:tab/>
        </w:r>
        <w:r>
          <w:rPr>
            <w:noProof/>
            <w:webHidden/>
          </w:rPr>
          <w:fldChar w:fldCharType="begin"/>
        </w:r>
        <w:r>
          <w:rPr>
            <w:noProof/>
            <w:webHidden/>
          </w:rPr>
          <w:instrText xml:space="preserve"> PAGEREF _Toc6346882 \h </w:instrText>
        </w:r>
        <w:r>
          <w:rPr>
            <w:noProof/>
            <w:webHidden/>
          </w:rPr>
        </w:r>
        <w:r>
          <w:rPr>
            <w:noProof/>
            <w:webHidden/>
          </w:rPr>
          <w:fldChar w:fldCharType="separate"/>
        </w:r>
        <w:r>
          <w:rPr>
            <w:noProof/>
            <w:webHidden/>
          </w:rPr>
          <w:t>28</w:t>
        </w:r>
        <w:r>
          <w:rPr>
            <w:noProof/>
            <w:webHidden/>
          </w:rPr>
          <w:fldChar w:fldCharType="end"/>
        </w:r>
      </w:hyperlink>
    </w:p>
    <w:p w14:paraId="10353937" w14:textId="32F1150D" w:rsidR="002E7F52" w:rsidRDefault="002E7F52">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83" w:history="1">
        <w:r w:rsidRPr="00EB6EBB">
          <w:rPr>
            <w:rStyle w:val="Hiperhivatkozs"/>
            <w:noProof/>
          </w:rPr>
          <w:t>2.3.4.2.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pgAdmin</w:t>
        </w:r>
        <w:r>
          <w:rPr>
            <w:noProof/>
            <w:webHidden/>
          </w:rPr>
          <w:tab/>
        </w:r>
        <w:r>
          <w:rPr>
            <w:noProof/>
            <w:webHidden/>
          </w:rPr>
          <w:fldChar w:fldCharType="begin"/>
        </w:r>
        <w:r>
          <w:rPr>
            <w:noProof/>
            <w:webHidden/>
          </w:rPr>
          <w:instrText xml:space="preserve"> PAGEREF _Toc6346883 \h </w:instrText>
        </w:r>
        <w:r>
          <w:rPr>
            <w:noProof/>
            <w:webHidden/>
          </w:rPr>
        </w:r>
        <w:r>
          <w:rPr>
            <w:noProof/>
            <w:webHidden/>
          </w:rPr>
          <w:fldChar w:fldCharType="separate"/>
        </w:r>
        <w:r>
          <w:rPr>
            <w:noProof/>
            <w:webHidden/>
          </w:rPr>
          <w:t>28</w:t>
        </w:r>
        <w:r>
          <w:rPr>
            <w:noProof/>
            <w:webHidden/>
          </w:rPr>
          <w:fldChar w:fldCharType="end"/>
        </w:r>
      </w:hyperlink>
    </w:p>
    <w:p w14:paraId="64E0BD15" w14:textId="1354A091" w:rsidR="002E7F52" w:rsidRDefault="002E7F52">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6346884" w:history="1">
        <w:r w:rsidRPr="00EB6EBB">
          <w:rPr>
            <w:rStyle w:val="Hiperhivatkozs"/>
            <w:noProof/>
          </w:rPr>
          <w:t>3. Felhasználói dokumentáció</w:t>
        </w:r>
        <w:r>
          <w:rPr>
            <w:noProof/>
            <w:webHidden/>
          </w:rPr>
          <w:tab/>
        </w:r>
        <w:r>
          <w:rPr>
            <w:noProof/>
            <w:webHidden/>
          </w:rPr>
          <w:fldChar w:fldCharType="begin"/>
        </w:r>
        <w:r>
          <w:rPr>
            <w:noProof/>
            <w:webHidden/>
          </w:rPr>
          <w:instrText xml:space="preserve"> PAGEREF _Toc6346884 \h </w:instrText>
        </w:r>
        <w:r>
          <w:rPr>
            <w:noProof/>
            <w:webHidden/>
          </w:rPr>
        </w:r>
        <w:r>
          <w:rPr>
            <w:noProof/>
            <w:webHidden/>
          </w:rPr>
          <w:fldChar w:fldCharType="separate"/>
        </w:r>
        <w:r>
          <w:rPr>
            <w:noProof/>
            <w:webHidden/>
          </w:rPr>
          <w:t>29</w:t>
        </w:r>
        <w:r>
          <w:rPr>
            <w:noProof/>
            <w:webHidden/>
          </w:rPr>
          <w:fldChar w:fldCharType="end"/>
        </w:r>
      </w:hyperlink>
    </w:p>
    <w:p w14:paraId="1CC2C11F" w14:textId="53C91244" w:rsidR="002E7F52" w:rsidRDefault="002E7F52">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85" w:history="1">
        <w:r w:rsidRPr="00EB6EBB">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Telepítési útmutató</w:t>
        </w:r>
        <w:r>
          <w:rPr>
            <w:noProof/>
            <w:webHidden/>
          </w:rPr>
          <w:tab/>
        </w:r>
        <w:r>
          <w:rPr>
            <w:noProof/>
            <w:webHidden/>
          </w:rPr>
          <w:fldChar w:fldCharType="begin"/>
        </w:r>
        <w:r>
          <w:rPr>
            <w:noProof/>
            <w:webHidden/>
          </w:rPr>
          <w:instrText xml:space="preserve"> PAGEREF _Toc6346885 \h </w:instrText>
        </w:r>
        <w:r>
          <w:rPr>
            <w:noProof/>
            <w:webHidden/>
          </w:rPr>
        </w:r>
        <w:r>
          <w:rPr>
            <w:noProof/>
            <w:webHidden/>
          </w:rPr>
          <w:fldChar w:fldCharType="separate"/>
        </w:r>
        <w:r>
          <w:rPr>
            <w:noProof/>
            <w:webHidden/>
          </w:rPr>
          <w:t>29</w:t>
        </w:r>
        <w:r>
          <w:rPr>
            <w:noProof/>
            <w:webHidden/>
          </w:rPr>
          <w:fldChar w:fldCharType="end"/>
        </w:r>
      </w:hyperlink>
    </w:p>
    <w:p w14:paraId="76778AB7" w14:textId="78CDAE89"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6" w:history="1">
        <w:r w:rsidRPr="00EB6EBB">
          <w:rPr>
            <w:rStyle w:val="Hiperhivatkozs"/>
            <w:noProof/>
          </w:rPr>
          <w:t>3.1.1.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Követelmények</w:t>
        </w:r>
        <w:r>
          <w:rPr>
            <w:noProof/>
            <w:webHidden/>
          </w:rPr>
          <w:tab/>
        </w:r>
        <w:r>
          <w:rPr>
            <w:noProof/>
            <w:webHidden/>
          </w:rPr>
          <w:fldChar w:fldCharType="begin"/>
        </w:r>
        <w:r>
          <w:rPr>
            <w:noProof/>
            <w:webHidden/>
          </w:rPr>
          <w:instrText xml:space="preserve"> PAGEREF _Toc6346886 \h </w:instrText>
        </w:r>
        <w:r>
          <w:rPr>
            <w:noProof/>
            <w:webHidden/>
          </w:rPr>
        </w:r>
        <w:r>
          <w:rPr>
            <w:noProof/>
            <w:webHidden/>
          </w:rPr>
          <w:fldChar w:fldCharType="separate"/>
        </w:r>
        <w:r>
          <w:rPr>
            <w:noProof/>
            <w:webHidden/>
          </w:rPr>
          <w:t>29</w:t>
        </w:r>
        <w:r>
          <w:rPr>
            <w:noProof/>
            <w:webHidden/>
          </w:rPr>
          <w:fldChar w:fldCharType="end"/>
        </w:r>
      </w:hyperlink>
    </w:p>
    <w:p w14:paraId="6311811E" w14:textId="7ED470D5"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7" w:history="1">
        <w:r w:rsidRPr="00EB6EBB">
          <w:rPr>
            <w:rStyle w:val="Hiperhivatkozs"/>
            <w:noProof/>
          </w:rPr>
          <w:t>3.1.2.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PostgreSQL telepítése</w:t>
        </w:r>
        <w:r>
          <w:rPr>
            <w:noProof/>
            <w:webHidden/>
          </w:rPr>
          <w:tab/>
        </w:r>
        <w:r>
          <w:rPr>
            <w:noProof/>
            <w:webHidden/>
          </w:rPr>
          <w:fldChar w:fldCharType="begin"/>
        </w:r>
        <w:r>
          <w:rPr>
            <w:noProof/>
            <w:webHidden/>
          </w:rPr>
          <w:instrText xml:space="preserve"> PAGEREF _Toc6346887 \h </w:instrText>
        </w:r>
        <w:r>
          <w:rPr>
            <w:noProof/>
            <w:webHidden/>
          </w:rPr>
        </w:r>
        <w:r>
          <w:rPr>
            <w:noProof/>
            <w:webHidden/>
          </w:rPr>
          <w:fldChar w:fldCharType="separate"/>
        </w:r>
        <w:r>
          <w:rPr>
            <w:noProof/>
            <w:webHidden/>
          </w:rPr>
          <w:t>30</w:t>
        </w:r>
        <w:r>
          <w:rPr>
            <w:noProof/>
            <w:webHidden/>
          </w:rPr>
          <w:fldChar w:fldCharType="end"/>
        </w:r>
      </w:hyperlink>
    </w:p>
    <w:p w14:paraId="319358CE" w14:textId="4AE503FA"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8" w:history="1">
        <w:r w:rsidRPr="00EB6EBB">
          <w:rPr>
            <w:rStyle w:val="Hiperhivatkozs"/>
            <w:noProof/>
          </w:rPr>
          <w:t>3.1.3.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Tomcat konfigurálás</w:t>
        </w:r>
        <w:r>
          <w:rPr>
            <w:noProof/>
            <w:webHidden/>
          </w:rPr>
          <w:tab/>
        </w:r>
        <w:r>
          <w:rPr>
            <w:noProof/>
            <w:webHidden/>
          </w:rPr>
          <w:fldChar w:fldCharType="begin"/>
        </w:r>
        <w:r>
          <w:rPr>
            <w:noProof/>
            <w:webHidden/>
          </w:rPr>
          <w:instrText xml:space="preserve"> PAGEREF _Toc6346888 \h </w:instrText>
        </w:r>
        <w:r>
          <w:rPr>
            <w:noProof/>
            <w:webHidden/>
          </w:rPr>
        </w:r>
        <w:r>
          <w:rPr>
            <w:noProof/>
            <w:webHidden/>
          </w:rPr>
          <w:fldChar w:fldCharType="separate"/>
        </w:r>
        <w:r>
          <w:rPr>
            <w:noProof/>
            <w:webHidden/>
          </w:rPr>
          <w:t>31</w:t>
        </w:r>
        <w:r>
          <w:rPr>
            <w:noProof/>
            <w:webHidden/>
          </w:rPr>
          <w:fldChar w:fldCharType="end"/>
        </w:r>
      </w:hyperlink>
    </w:p>
    <w:p w14:paraId="7CC2A8CE" w14:textId="491227FF"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9" w:history="1">
        <w:r w:rsidRPr="00EB6EBB">
          <w:rPr>
            <w:rStyle w:val="Hiperhivatkozs"/>
            <w:noProof/>
          </w:rPr>
          <w:t>3.1.4.</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Google API key</w:t>
        </w:r>
        <w:r>
          <w:rPr>
            <w:noProof/>
            <w:webHidden/>
          </w:rPr>
          <w:tab/>
        </w:r>
        <w:r>
          <w:rPr>
            <w:noProof/>
            <w:webHidden/>
          </w:rPr>
          <w:fldChar w:fldCharType="begin"/>
        </w:r>
        <w:r>
          <w:rPr>
            <w:noProof/>
            <w:webHidden/>
          </w:rPr>
          <w:instrText xml:space="preserve"> PAGEREF _Toc6346889 \h </w:instrText>
        </w:r>
        <w:r>
          <w:rPr>
            <w:noProof/>
            <w:webHidden/>
          </w:rPr>
        </w:r>
        <w:r>
          <w:rPr>
            <w:noProof/>
            <w:webHidden/>
          </w:rPr>
          <w:fldChar w:fldCharType="separate"/>
        </w:r>
        <w:r>
          <w:rPr>
            <w:noProof/>
            <w:webHidden/>
          </w:rPr>
          <w:t>32</w:t>
        </w:r>
        <w:r>
          <w:rPr>
            <w:noProof/>
            <w:webHidden/>
          </w:rPr>
          <w:fldChar w:fldCharType="end"/>
        </w:r>
      </w:hyperlink>
    </w:p>
    <w:p w14:paraId="52D2DC19" w14:textId="7E87BF70" w:rsidR="002E7F52" w:rsidRDefault="002E7F52">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90" w:history="1">
        <w:r w:rsidRPr="00EB6EBB">
          <w:rPr>
            <w:rStyle w:val="Hiperhivatkozs"/>
            <w:noProof/>
          </w:rPr>
          <w:t>3.2.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Használati útmutató</w:t>
        </w:r>
        <w:r>
          <w:rPr>
            <w:noProof/>
            <w:webHidden/>
          </w:rPr>
          <w:tab/>
        </w:r>
        <w:r>
          <w:rPr>
            <w:noProof/>
            <w:webHidden/>
          </w:rPr>
          <w:fldChar w:fldCharType="begin"/>
        </w:r>
        <w:r>
          <w:rPr>
            <w:noProof/>
            <w:webHidden/>
          </w:rPr>
          <w:instrText xml:space="preserve"> PAGEREF _Toc6346890 \h </w:instrText>
        </w:r>
        <w:r>
          <w:rPr>
            <w:noProof/>
            <w:webHidden/>
          </w:rPr>
        </w:r>
        <w:r>
          <w:rPr>
            <w:noProof/>
            <w:webHidden/>
          </w:rPr>
          <w:fldChar w:fldCharType="separate"/>
        </w:r>
        <w:r>
          <w:rPr>
            <w:noProof/>
            <w:webHidden/>
          </w:rPr>
          <w:t>32</w:t>
        </w:r>
        <w:r>
          <w:rPr>
            <w:noProof/>
            <w:webHidden/>
          </w:rPr>
          <w:fldChar w:fldCharType="end"/>
        </w:r>
      </w:hyperlink>
    </w:p>
    <w:p w14:paraId="7E528F42" w14:textId="7A6968DF"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91" w:history="1">
        <w:r w:rsidRPr="00EB6EBB">
          <w:rPr>
            <w:rStyle w:val="Hiperhivatkozs"/>
            <w:noProof/>
          </w:rPr>
          <w:t>3.2.1.</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Felhasználó típusok</w:t>
        </w:r>
        <w:r>
          <w:rPr>
            <w:noProof/>
            <w:webHidden/>
          </w:rPr>
          <w:tab/>
        </w:r>
        <w:r>
          <w:rPr>
            <w:noProof/>
            <w:webHidden/>
          </w:rPr>
          <w:fldChar w:fldCharType="begin"/>
        </w:r>
        <w:r>
          <w:rPr>
            <w:noProof/>
            <w:webHidden/>
          </w:rPr>
          <w:instrText xml:space="preserve"> PAGEREF _Toc6346891 \h </w:instrText>
        </w:r>
        <w:r>
          <w:rPr>
            <w:noProof/>
            <w:webHidden/>
          </w:rPr>
        </w:r>
        <w:r>
          <w:rPr>
            <w:noProof/>
            <w:webHidden/>
          </w:rPr>
          <w:fldChar w:fldCharType="separate"/>
        </w:r>
        <w:r>
          <w:rPr>
            <w:noProof/>
            <w:webHidden/>
          </w:rPr>
          <w:t>32</w:t>
        </w:r>
        <w:r>
          <w:rPr>
            <w:noProof/>
            <w:webHidden/>
          </w:rPr>
          <w:fldChar w:fldCharType="end"/>
        </w:r>
      </w:hyperlink>
    </w:p>
    <w:p w14:paraId="404ED18F" w14:textId="069CD92A"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92" w:history="1">
        <w:r w:rsidRPr="00EB6EBB">
          <w:rPr>
            <w:rStyle w:val="Hiperhivatkozs"/>
            <w:noProof/>
          </w:rPr>
          <w:t>3.2.2.</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Regisztráció</w:t>
        </w:r>
        <w:r>
          <w:rPr>
            <w:noProof/>
            <w:webHidden/>
          </w:rPr>
          <w:tab/>
        </w:r>
        <w:r>
          <w:rPr>
            <w:noProof/>
            <w:webHidden/>
          </w:rPr>
          <w:fldChar w:fldCharType="begin"/>
        </w:r>
        <w:r>
          <w:rPr>
            <w:noProof/>
            <w:webHidden/>
          </w:rPr>
          <w:instrText xml:space="preserve"> PAGEREF _Toc6346892 \h </w:instrText>
        </w:r>
        <w:r>
          <w:rPr>
            <w:noProof/>
            <w:webHidden/>
          </w:rPr>
        </w:r>
        <w:r>
          <w:rPr>
            <w:noProof/>
            <w:webHidden/>
          </w:rPr>
          <w:fldChar w:fldCharType="separate"/>
        </w:r>
        <w:r>
          <w:rPr>
            <w:noProof/>
            <w:webHidden/>
          </w:rPr>
          <w:t>33</w:t>
        </w:r>
        <w:r>
          <w:rPr>
            <w:noProof/>
            <w:webHidden/>
          </w:rPr>
          <w:fldChar w:fldCharType="end"/>
        </w:r>
      </w:hyperlink>
    </w:p>
    <w:p w14:paraId="2ACA3B15" w14:textId="35ADE86D" w:rsidR="002E7F52" w:rsidRDefault="002E7F52">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93" w:history="1">
        <w:r w:rsidRPr="00EB6EBB">
          <w:rPr>
            <w:rStyle w:val="Hiperhivatkozs"/>
            <w:noProof/>
          </w:rPr>
          <w:t>3.2.3.</w:t>
        </w:r>
        <w:r>
          <w:rPr>
            <w:rFonts w:asciiTheme="minorHAnsi" w:eastAsiaTheme="minorEastAsia" w:hAnsiTheme="minorHAnsi" w:cstheme="minorBidi"/>
            <w:noProof/>
            <w:color w:val="auto"/>
            <w:kern w:val="0"/>
            <w:sz w:val="22"/>
            <w:szCs w:val="22"/>
            <w:lang w:eastAsia="hu-HU" w:bidi="ar-SA"/>
          </w:rPr>
          <w:tab/>
        </w:r>
        <w:r w:rsidRPr="00EB6EBB">
          <w:rPr>
            <w:rStyle w:val="Hiperhivatkozs"/>
            <w:noProof/>
          </w:rPr>
          <w:t>Vás</w:t>
        </w:r>
        <w:r w:rsidRPr="00EB6EBB">
          <w:rPr>
            <w:rStyle w:val="Hiperhivatkozs"/>
            <w:noProof/>
          </w:rPr>
          <w:t>á</w:t>
        </w:r>
        <w:r w:rsidRPr="00EB6EBB">
          <w:rPr>
            <w:rStyle w:val="Hiperhivatkozs"/>
            <w:noProof/>
          </w:rPr>
          <w:t>rló</w:t>
        </w:r>
        <w:r>
          <w:rPr>
            <w:noProof/>
            <w:webHidden/>
          </w:rPr>
          <w:tab/>
        </w:r>
        <w:r>
          <w:rPr>
            <w:noProof/>
            <w:webHidden/>
          </w:rPr>
          <w:fldChar w:fldCharType="begin"/>
        </w:r>
        <w:r>
          <w:rPr>
            <w:noProof/>
            <w:webHidden/>
          </w:rPr>
          <w:instrText xml:space="preserve"> PAGEREF _Toc6346893 \h </w:instrText>
        </w:r>
        <w:r>
          <w:rPr>
            <w:noProof/>
            <w:webHidden/>
          </w:rPr>
        </w:r>
        <w:r>
          <w:rPr>
            <w:noProof/>
            <w:webHidden/>
          </w:rPr>
          <w:fldChar w:fldCharType="separate"/>
        </w:r>
        <w:r>
          <w:rPr>
            <w:noProof/>
            <w:webHidden/>
          </w:rPr>
          <w:t>33</w:t>
        </w:r>
        <w:r>
          <w:rPr>
            <w:noProof/>
            <w:webHidden/>
          </w:rPr>
          <w:fldChar w:fldCharType="end"/>
        </w:r>
      </w:hyperlink>
    </w:p>
    <w:p w14:paraId="7DC8F13A" w14:textId="3A8E1871" w:rsidR="003F0768" w:rsidRPr="003F0768" w:rsidRDefault="000E6892" w:rsidP="003F0768">
      <w:pPr>
        <w:pStyle w:val="Szvegtrzs"/>
        <w:jc w:val="center"/>
        <w:rPr>
          <w:rFonts w:cs="Times New Roman"/>
        </w:rPr>
      </w:pPr>
      <w:r>
        <w:rPr>
          <w:rFonts w:cs="Times New Roman"/>
        </w:rPr>
        <w:fldChar w:fldCharType="end"/>
      </w:r>
    </w:p>
    <w:p w14:paraId="4E875E65" w14:textId="5791FDF3" w:rsidR="003F0768" w:rsidRPr="003F0768" w:rsidRDefault="003F0768" w:rsidP="003F0768">
      <w:pPr>
        <w:pStyle w:val="Cmsor1"/>
        <w:numPr>
          <w:ilvl w:val="0"/>
          <w:numId w:val="3"/>
        </w:numPr>
        <w:jc w:val="center"/>
        <w:rPr>
          <w:rFonts w:cs="Times New Roman"/>
        </w:rPr>
      </w:pPr>
      <w:r w:rsidRPr="003F0768">
        <w:rPr>
          <w:rFonts w:cs="Times New Roman"/>
        </w:rPr>
        <w:lastRenderedPageBreak/>
        <w:t>Ábrajegyzék</w:t>
      </w:r>
    </w:p>
    <w:p w14:paraId="046CA617" w14:textId="2C6B4A83" w:rsidR="002E7F52"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2E7F52">
        <w:rPr>
          <w:noProof/>
        </w:rPr>
        <w:t>1. ábra: Genetikus algoritmus működésének folyamatábrája</w:t>
      </w:r>
      <w:r w:rsidR="002E7F52">
        <w:rPr>
          <w:noProof/>
        </w:rPr>
        <w:tab/>
      </w:r>
      <w:r w:rsidR="002E7F52">
        <w:rPr>
          <w:noProof/>
        </w:rPr>
        <w:fldChar w:fldCharType="begin"/>
      </w:r>
      <w:r w:rsidR="002E7F52">
        <w:rPr>
          <w:noProof/>
        </w:rPr>
        <w:instrText xml:space="preserve"> PAGEREF _Toc6346895 \h </w:instrText>
      </w:r>
      <w:r w:rsidR="002E7F52">
        <w:rPr>
          <w:noProof/>
        </w:rPr>
      </w:r>
      <w:r w:rsidR="002E7F52">
        <w:rPr>
          <w:noProof/>
        </w:rPr>
        <w:fldChar w:fldCharType="separate"/>
      </w:r>
      <w:r w:rsidR="002E7F52">
        <w:rPr>
          <w:noProof/>
        </w:rPr>
        <w:t>4</w:t>
      </w:r>
      <w:r w:rsidR="002E7F52">
        <w:rPr>
          <w:noProof/>
        </w:rPr>
        <w:fldChar w:fldCharType="end"/>
      </w:r>
    </w:p>
    <w:p w14:paraId="572C819E" w14:textId="08AE5875"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_Toc6346896 \h </w:instrText>
      </w:r>
      <w:r>
        <w:rPr>
          <w:noProof/>
        </w:rPr>
      </w:r>
      <w:r>
        <w:rPr>
          <w:noProof/>
        </w:rPr>
        <w:fldChar w:fldCharType="separate"/>
      </w:r>
      <w:r>
        <w:rPr>
          <w:noProof/>
        </w:rPr>
        <w:t>5</w:t>
      </w:r>
      <w:r>
        <w:rPr>
          <w:noProof/>
        </w:rPr>
        <w:fldChar w:fldCharType="end"/>
      </w:r>
    </w:p>
    <w:p w14:paraId="61756C41" w14:textId="58834201"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_Toc6346897 \h </w:instrText>
      </w:r>
      <w:r>
        <w:rPr>
          <w:noProof/>
        </w:rPr>
      </w:r>
      <w:r>
        <w:rPr>
          <w:noProof/>
        </w:rPr>
        <w:fldChar w:fldCharType="separate"/>
      </w:r>
      <w:r>
        <w:rPr>
          <w:noProof/>
        </w:rPr>
        <w:t>7</w:t>
      </w:r>
      <w:r>
        <w:rPr>
          <w:noProof/>
        </w:rPr>
        <w:fldChar w:fldCharType="end"/>
      </w:r>
    </w:p>
    <w:p w14:paraId="70C6DBFE" w14:textId="5401A4E3"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_Toc6346898 \h </w:instrText>
      </w:r>
      <w:r>
        <w:rPr>
          <w:noProof/>
        </w:rPr>
      </w:r>
      <w:r>
        <w:rPr>
          <w:noProof/>
        </w:rPr>
        <w:fldChar w:fldCharType="separate"/>
      </w:r>
      <w:r>
        <w:rPr>
          <w:noProof/>
        </w:rPr>
        <w:t>9</w:t>
      </w:r>
      <w:r>
        <w:rPr>
          <w:noProof/>
        </w:rPr>
        <w:fldChar w:fldCharType="end"/>
      </w:r>
    </w:p>
    <w:p w14:paraId="17F28C12" w14:textId="207E9F38"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_Toc6346899 \h </w:instrText>
      </w:r>
      <w:r>
        <w:rPr>
          <w:noProof/>
        </w:rPr>
      </w:r>
      <w:r>
        <w:rPr>
          <w:noProof/>
        </w:rPr>
        <w:fldChar w:fldCharType="separate"/>
      </w:r>
      <w:r>
        <w:rPr>
          <w:noProof/>
        </w:rPr>
        <w:t>9</w:t>
      </w:r>
      <w:r>
        <w:rPr>
          <w:noProof/>
        </w:rPr>
        <w:fldChar w:fldCharType="end"/>
      </w:r>
    </w:p>
    <w:p w14:paraId="4EF45E7D" w14:textId="2AAAB975"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_Toc6346900 \h </w:instrText>
      </w:r>
      <w:r>
        <w:rPr>
          <w:noProof/>
        </w:rPr>
      </w:r>
      <w:r>
        <w:rPr>
          <w:noProof/>
        </w:rPr>
        <w:fldChar w:fldCharType="separate"/>
      </w:r>
      <w:r>
        <w:rPr>
          <w:noProof/>
        </w:rPr>
        <w:t>9</w:t>
      </w:r>
      <w:r>
        <w:rPr>
          <w:noProof/>
        </w:rPr>
        <w:fldChar w:fldCharType="end"/>
      </w:r>
    </w:p>
    <w:p w14:paraId="0FD9B3FC" w14:textId="7D49866E"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_Toc6346901 \h </w:instrText>
      </w:r>
      <w:r>
        <w:rPr>
          <w:noProof/>
        </w:rPr>
      </w:r>
      <w:r>
        <w:rPr>
          <w:noProof/>
        </w:rPr>
        <w:fldChar w:fldCharType="separate"/>
      </w:r>
      <w:r>
        <w:rPr>
          <w:noProof/>
        </w:rPr>
        <w:t>10</w:t>
      </w:r>
      <w:r>
        <w:rPr>
          <w:noProof/>
        </w:rPr>
        <w:fldChar w:fldCharType="end"/>
      </w:r>
    </w:p>
    <w:p w14:paraId="2DDA8478" w14:textId="3571A752"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_Toc6346902 \h </w:instrText>
      </w:r>
      <w:r>
        <w:rPr>
          <w:noProof/>
        </w:rPr>
      </w:r>
      <w:r>
        <w:rPr>
          <w:noProof/>
        </w:rPr>
        <w:fldChar w:fldCharType="separate"/>
      </w:r>
      <w:r>
        <w:rPr>
          <w:noProof/>
        </w:rPr>
        <w:t>11</w:t>
      </w:r>
      <w:r>
        <w:rPr>
          <w:noProof/>
        </w:rPr>
        <w:fldChar w:fldCharType="end"/>
      </w:r>
    </w:p>
    <w:p w14:paraId="3318B2BB" w14:textId="4F90A1B5"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_Toc6346903 \h </w:instrText>
      </w:r>
      <w:r>
        <w:rPr>
          <w:noProof/>
        </w:rPr>
      </w:r>
      <w:r>
        <w:rPr>
          <w:noProof/>
        </w:rPr>
        <w:fldChar w:fldCharType="separate"/>
      </w:r>
      <w:r>
        <w:rPr>
          <w:noProof/>
        </w:rPr>
        <w:t>11</w:t>
      </w:r>
      <w:r>
        <w:rPr>
          <w:noProof/>
        </w:rPr>
        <w:fldChar w:fldCharType="end"/>
      </w:r>
    </w:p>
    <w:p w14:paraId="558D802E" w14:textId="3396CE72"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_Toc6346904 \h </w:instrText>
      </w:r>
      <w:r>
        <w:rPr>
          <w:noProof/>
        </w:rPr>
      </w:r>
      <w:r>
        <w:rPr>
          <w:noProof/>
        </w:rPr>
        <w:fldChar w:fldCharType="separate"/>
      </w:r>
      <w:r>
        <w:rPr>
          <w:noProof/>
        </w:rPr>
        <w:t>12</w:t>
      </w:r>
      <w:r>
        <w:rPr>
          <w:noProof/>
        </w:rPr>
        <w:fldChar w:fldCharType="end"/>
      </w:r>
    </w:p>
    <w:p w14:paraId="307B5328" w14:textId="3F430963"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_Toc6346905 \h </w:instrText>
      </w:r>
      <w:r>
        <w:rPr>
          <w:noProof/>
        </w:rPr>
      </w:r>
      <w:r>
        <w:rPr>
          <w:noProof/>
        </w:rPr>
        <w:fldChar w:fldCharType="separate"/>
      </w:r>
      <w:r>
        <w:rPr>
          <w:noProof/>
        </w:rPr>
        <w:t>12</w:t>
      </w:r>
      <w:r>
        <w:rPr>
          <w:noProof/>
        </w:rPr>
        <w:fldChar w:fldCharType="end"/>
      </w:r>
    </w:p>
    <w:p w14:paraId="0631F555" w14:textId="44FB68FB"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_Toc6346906 \h </w:instrText>
      </w:r>
      <w:r>
        <w:rPr>
          <w:noProof/>
        </w:rPr>
      </w:r>
      <w:r>
        <w:rPr>
          <w:noProof/>
        </w:rPr>
        <w:fldChar w:fldCharType="separate"/>
      </w:r>
      <w:r>
        <w:rPr>
          <w:noProof/>
        </w:rPr>
        <w:t>15</w:t>
      </w:r>
      <w:r>
        <w:rPr>
          <w:noProof/>
        </w:rPr>
        <w:fldChar w:fldCharType="end"/>
      </w:r>
    </w:p>
    <w:p w14:paraId="459D8283" w14:textId="2101ED4D"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_Toc6346907 \h </w:instrText>
      </w:r>
      <w:r>
        <w:rPr>
          <w:noProof/>
        </w:rPr>
      </w:r>
      <w:r>
        <w:rPr>
          <w:noProof/>
        </w:rPr>
        <w:fldChar w:fldCharType="separate"/>
      </w:r>
      <w:r>
        <w:rPr>
          <w:noProof/>
        </w:rPr>
        <w:t>18</w:t>
      </w:r>
      <w:r>
        <w:rPr>
          <w:noProof/>
        </w:rPr>
        <w:fldChar w:fldCharType="end"/>
      </w:r>
    </w:p>
    <w:p w14:paraId="46A4C41D" w14:textId="587818BA"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_Toc6346908 \h </w:instrText>
      </w:r>
      <w:r>
        <w:rPr>
          <w:noProof/>
        </w:rPr>
      </w:r>
      <w:r>
        <w:rPr>
          <w:noProof/>
        </w:rPr>
        <w:fldChar w:fldCharType="separate"/>
      </w:r>
      <w:r>
        <w:rPr>
          <w:noProof/>
        </w:rPr>
        <w:t>18</w:t>
      </w:r>
      <w:r>
        <w:rPr>
          <w:noProof/>
        </w:rPr>
        <w:fldChar w:fldCharType="end"/>
      </w:r>
    </w:p>
    <w:p w14:paraId="3A047549" w14:textId="513C7F03"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_Toc6346909 \h </w:instrText>
      </w:r>
      <w:r>
        <w:rPr>
          <w:noProof/>
        </w:rPr>
      </w:r>
      <w:r>
        <w:rPr>
          <w:noProof/>
        </w:rPr>
        <w:fldChar w:fldCharType="separate"/>
      </w:r>
      <w:r>
        <w:rPr>
          <w:noProof/>
        </w:rPr>
        <w:t>19</w:t>
      </w:r>
      <w:r>
        <w:rPr>
          <w:noProof/>
        </w:rPr>
        <w:fldChar w:fldCharType="end"/>
      </w:r>
    </w:p>
    <w:p w14:paraId="581448CF" w14:textId="794E601F"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_Toc6346910 \h </w:instrText>
      </w:r>
      <w:r>
        <w:rPr>
          <w:noProof/>
        </w:rPr>
      </w:r>
      <w:r>
        <w:rPr>
          <w:noProof/>
        </w:rPr>
        <w:fldChar w:fldCharType="separate"/>
      </w:r>
      <w:r>
        <w:rPr>
          <w:noProof/>
        </w:rPr>
        <w:t>20</w:t>
      </w:r>
      <w:r>
        <w:rPr>
          <w:noProof/>
        </w:rPr>
        <w:fldChar w:fldCharType="end"/>
      </w:r>
    </w:p>
    <w:p w14:paraId="1D3A1E7E" w14:textId="7E86AE15"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_Toc6346911 \h </w:instrText>
      </w:r>
      <w:r>
        <w:rPr>
          <w:noProof/>
        </w:rPr>
      </w:r>
      <w:r>
        <w:rPr>
          <w:noProof/>
        </w:rPr>
        <w:fldChar w:fldCharType="separate"/>
      </w:r>
      <w:r>
        <w:rPr>
          <w:noProof/>
        </w:rPr>
        <w:t>21</w:t>
      </w:r>
      <w:r>
        <w:rPr>
          <w:noProof/>
        </w:rPr>
        <w:fldChar w:fldCharType="end"/>
      </w:r>
    </w:p>
    <w:p w14:paraId="59B093D3" w14:textId="6AF1F67D"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18. ábra: Tomcat könyvtár struktúra</w:t>
      </w:r>
      <w:r>
        <w:rPr>
          <w:noProof/>
        </w:rPr>
        <w:tab/>
      </w:r>
      <w:r>
        <w:rPr>
          <w:noProof/>
        </w:rPr>
        <w:fldChar w:fldCharType="begin"/>
      </w:r>
      <w:r>
        <w:rPr>
          <w:noProof/>
        </w:rPr>
        <w:instrText xml:space="preserve"> PAGEREF _Toc6346912 \h </w:instrText>
      </w:r>
      <w:r>
        <w:rPr>
          <w:noProof/>
        </w:rPr>
      </w:r>
      <w:r>
        <w:rPr>
          <w:noProof/>
        </w:rPr>
        <w:fldChar w:fldCharType="separate"/>
      </w:r>
      <w:r>
        <w:rPr>
          <w:noProof/>
        </w:rPr>
        <w:t>32</w:t>
      </w:r>
      <w:r>
        <w:rPr>
          <w:noProof/>
        </w:rPr>
        <w:fldChar w:fldCharType="end"/>
      </w:r>
    </w:p>
    <w:p w14:paraId="6623ED80" w14:textId="647EC13F"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19. ábra: Regisztrációs felület</w:t>
      </w:r>
      <w:r>
        <w:rPr>
          <w:noProof/>
        </w:rPr>
        <w:tab/>
      </w:r>
      <w:r>
        <w:rPr>
          <w:noProof/>
        </w:rPr>
        <w:fldChar w:fldCharType="begin"/>
      </w:r>
      <w:r>
        <w:rPr>
          <w:noProof/>
        </w:rPr>
        <w:instrText xml:space="preserve"> PAGEREF _Toc6346913 \h </w:instrText>
      </w:r>
      <w:r>
        <w:rPr>
          <w:noProof/>
        </w:rPr>
      </w:r>
      <w:r>
        <w:rPr>
          <w:noProof/>
        </w:rPr>
        <w:fldChar w:fldCharType="separate"/>
      </w:r>
      <w:r>
        <w:rPr>
          <w:noProof/>
        </w:rPr>
        <w:t>33</w:t>
      </w:r>
      <w:r>
        <w:rPr>
          <w:noProof/>
        </w:rPr>
        <w:fldChar w:fldCharType="end"/>
      </w:r>
    </w:p>
    <w:p w14:paraId="0B5B3E44" w14:textId="5ACAE723"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20. ábra: Fő oldal</w:t>
      </w:r>
      <w:r>
        <w:rPr>
          <w:noProof/>
        </w:rPr>
        <w:tab/>
      </w:r>
      <w:r>
        <w:rPr>
          <w:noProof/>
        </w:rPr>
        <w:fldChar w:fldCharType="begin"/>
      </w:r>
      <w:r>
        <w:rPr>
          <w:noProof/>
        </w:rPr>
        <w:instrText xml:space="preserve"> PAGEREF _Toc6346914 \h </w:instrText>
      </w:r>
      <w:r>
        <w:rPr>
          <w:noProof/>
        </w:rPr>
      </w:r>
      <w:r>
        <w:rPr>
          <w:noProof/>
        </w:rPr>
        <w:fldChar w:fldCharType="separate"/>
      </w:r>
      <w:r>
        <w:rPr>
          <w:noProof/>
        </w:rPr>
        <w:t>34</w:t>
      </w:r>
      <w:r>
        <w:rPr>
          <w:noProof/>
        </w:rPr>
        <w:fldChar w:fldCharType="end"/>
      </w:r>
    </w:p>
    <w:p w14:paraId="6AF3449E" w14:textId="77777777" w:rsidR="002E7F52" w:rsidRDefault="003F0768" w:rsidP="00142A12">
      <w:pPr>
        <w:pStyle w:val="Cmsor1"/>
        <w:numPr>
          <w:ilvl w:val="0"/>
          <w:numId w:val="3"/>
        </w:numPr>
        <w:jc w:val="center"/>
        <w:rPr>
          <w:noProof/>
        </w:rPr>
      </w:pPr>
      <w:r>
        <w:lastRenderedPageBreak/>
        <w:fldChar w:fldCharType="end"/>
      </w:r>
      <w:r w:rsidRPr="00142A12">
        <w:rPr>
          <w:rFonts w:cs="Times New Roman"/>
        </w:rPr>
        <w:t>Forráskódjegyzék</w:t>
      </w:r>
      <w:r>
        <w:fldChar w:fldCharType="begin"/>
      </w:r>
      <w:r>
        <w:instrText xml:space="preserve"> TOC \c "Forráskód" </w:instrText>
      </w:r>
      <w:r>
        <w:fldChar w:fldCharType="separate"/>
      </w:r>
    </w:p>
    <w:p w14:paraId="119C5BA6" w14:textId="6394EFF4" w:rsidR="002E7F52" w:rsidRDefault="002E7F52">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_Toc6346915 \h </w:instrText>
      </w:r>
      <w:r>
        <w:rPr>
          <w:noProof/>
        </w:rPr>
      </w:r>
      <w:r>
        <w:rPr>
          <w:noProof/>
        </w:rPr>
        <w:fldChar w:fldCharType="separate"/>
      </w:r>
      <w:r>
        <w:rPr>
          <w:noProof/>
        </w:rPr>
        <w:t>25</w:t>
      </w:r>
      <w:r>
        <w:rPr>
          <w:noProof/>
        </w:rPr>
        <w:fldChar w:fldCharType="end"/>
      </w:r>
    </w:p>
    <w:p w14:paraId="36749CF0" w14:textId="1983F770" w:rsidR="002E7F52" w:rsidRDefault="002E7F52">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_Toc6346916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6B7B62">
          <w:footerReference w:type="first" r:id="rId12"/>
          <w:pgSz w:w="11906" w:h="16838"/>
          <w:pgMar w:top="1440" w:right="1440" w:bottom="1440" w:left="1701" w:header="1134" w:footer="1134" w:gutter="0"/>
          <w:pgNumType w:start="1"/>
          <w:cols w:space="708"/>
          <w:titlePg/>
          <w:docGrid w:linePitch="326" w:charSpace="-6554"/>
        </w:sectPr>
      </w:pPr>
      <w:bookmarkStart w:id="1" w:name="_GoBack"/>
      <w:bookmarkEnd w:id="1"/>
    </w:p>
    <w:p w14:paraId="6EC07F17" w14:textId="77777777" w:rsidR="007C5DF4" w:rsidRPr="00BC22DE" w:rsidRDefault="007C5DF4" w:rsidP="00BC22DE">
      <w:pPr>
        <w:pStyle w:val="Cmsor1"/>
        <w:numPr>
          <w:ilvl w:val="0"/>
          <w:numId w:val="0"/>
        </w:numPr>
      </w:pPr>
      <w:r w:rsidRPr="00BC22DE">
        <w:lastRenderedPageBreak/>
        <w:t>Bevezetés</w:t>
      </w:r>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2199DD2A"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 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 xml:space="preserve">A cégek, mint mindig, szeretnék csökkenteni a működési költségeiket. Ennek az egyik módja lehet, ha a sofőrök nem tesznek meg felesleges kilómétereket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083B8B3D"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A13306">
        <w:rPr>
          <w:rFonts w:cs="Times New Roman"/>
        </w:rPr>
        <w:t>[0a</w:t>
      </w:r>
      <w:r w:rsidR="0071110C">
        <w:rPr>
          <w:rFonts w:cs="Times New Roman"/>
        </w:rPr>
        <w:t>,0b</w:t>
      </w:r>
      <w:r w:rsidR="00A13306">
        <w:rPr>
          <w:rFonts w:cs="Times New Roman"/>
        </w:rPr>
        <w:t>]</w:t>
      </w:r>
      <w:r w:rsidR="00846D11">
        <w:rPr>
          <w:rFonts w:cs="Times New Roman"/>
        </w:rPr>
        <w:t>,</w:t>
      </w:r>
      <w:r w:rsidR="00232406" w:rsidRPr="00BC22DE">
        <w:rPr>
          <w:rFonts w:cs="Times New Roman"/>
        </w:rPr>
        <w:t xml:space="preserve"> heurisztikák</w:t>
      </w:r>
      <w:r w:rsidR="00182ACB">
        <w:rPr>
          <w:rFonts w:cs="Times New Roman"/>
        </w:rPr>
        <w:t xml:space="preserve"> </w:t>
      </w:r>
      <w:r w:rsidR="000A73CC">
        <w:rPr>
          <w:rFonts w:cs="Times New Roman"/>
        </w:rPr>
        <w:t>[5a,0c]</w:t>
      </w:r>
      <w:r w:rsidR="00232406" w:rsidRPr="00BC22DE">
        <w:rPr>
          <w:rFonts w:cs="Times New Roman"/>
        </w:rPr>
        <w:t xml:space="preserve"> mellett a genetikus algoritmusok</w:t>
      </w:r>
      <w:r w:rsidR="00D618FA">
        <w:rPr>
          <w:rFonts w:cs="Times New Roman"/>
        </w:rPr>
        <w:t xml:space="preserve"> </w:t>
      </w:r>
      <w:r w:rsidR="006500C4">
        <w:rPr>
          <w:rFonts w:ascii="TimesNewRomanPSMT" w:eastAsia="Times New Roman" w:hAnsi="TimesNewRomanPSMT" w:cs="TimesNewRomanPSMT"/>
          <w:color w:val="auto"/>
          <w:kern w:val="0"/>
          <w:lang w:eastAsia="hu-HU" w:bidi="ar-SA"/>
        </w:rPr>
        <w:t>[5]</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2" w:name="_Toc6346840"/>
      <w:r w:rsidRPr="00BC22DE">
        <w:lastRenderedPageBreak/>
        <w:t>Genetikus algoritmusok</w:t>
      </w:r>
      <w:bookmarkEnd w:id="2"/>
    </w:p>
    <w:p w14:paraId="74DEA38A" w14:textId="23E817A4"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[3],</w:t>
      </w:r>
      <w:r w:rsidR="00372662">
        <w:t>[5],[8],</w:t>
      </w:r>
      <w:r w:rsidR="00DF3B86">
        <w:t>[9</w:t>
      </w:r>
      <w:r w:rsidR="004F0C22">
        <w:t>] irodalmak alapján mutatok be.</w:t>
      </w:r>
    </w:p>
    <w:p w14:paraId="1C34E82F" w14:textId="77777777" w:rsidR="006371A5" w:rsidRPr="00BC22DE" w:rsidRDefault="00F468EB" w:rsidP="001226F4">
      <w:pPr>
        <w:pStyle w:val="SzDCmsor2"/>
      </w:pPr>
      <w:bookmarkStart w:id="3" w:name="_Toc6346841"/>
      <w:r>
        <w:t>Történeti áttekintés</w:t>
      </w:r>
      <w:bookmarkEnd w:id="3"/>
    </w:p>
    <w:p w14:paraId="304DB31D" w14:textId="26932870" w:rsidR="007204E8" w:rsidRPr="00BC22DE" w:rsidRDefault="0080451B" w:rsidP="00E82D9E">
      <w:pPr>
        <w:pStyle w:val="SzDSzvegTrzs"/>
      </w:pPr>
      <w:r w:rsidRPr="00BC22DE">
        <w:t>Az 1950-es években merült fel el az a gondolat</w:t>
      </w:r>
      <w:r w:rsidR="00797A7E" w:rsidRPr="00BC22DE">
        <w:t xml:space="preserve"> több tudósban is</w:t>
      </w:r>
      <w:r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77777777" w:rsidR="007204E8" w:rsidRPr="00BC22DE" w:rsidRDefault="00771BB6" w:rsidP="00E82D9E">
      <w:pPr>
        <w:pStyle w:val="SzDSzvegTrzs"/>
      </w:pPr>
      <w:r w:rsidRPr="00BC22DE">
        <w:t>Ingo Rechenberg publikálta 1965-ben az evolúciós stratégiák alapjait</w:t>
      </w:r>
      <w:r w:rsidR="00F45192">
        <w:t xml:space="preserve"> [</w:t>
      </w:r>
      <w:r w:rsidR="00372662">
        <w:t>6</w:t>
      </w:r>
      <w:r w:rsidR="00F45192">
        <w:t>]</w:t>
      </w:r>
      <w:r w:rsidR="00372662">
        <w:t>[7]</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372662">
        <w:t>2</w:t>
      </w:r>
      <w:r w:rsidR="00394327">
        <w:t>]</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1C6ABD6E"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6420F7">
        <w:t>[</w:t>
      </w:r>
      <w:r w:rsidR="00DF3B86">
        <w:t>1</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[4</w:t>
      </w:r>
      <w:r w:rsidR="005A595B">
        <w:t>]</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4"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5" w:name="_Toc6346842"/>
      <w:r>
        <w:t>Működése</w:t>
      </w:r>
      <w:bookmarkEnd w:id="5"/>
    </w:p>
    <w:p w14:paraId="227C166C" w14:textId="77777777" w:rsidR="00C50475"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inicializálás, kiértékelés, kiválasztás, ke</w:t>
      </w:r>
      <w:r w:rsidR="005E309F">
        <w:t>resztezés, mutáció, reprodukció. 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87232" behindDoc="0" locked="0" layoutInCell="1" allowOverlap="1" wp14:anchorId="42292601" wp14:editId="1E9D344D">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BF5340" w:rsidRDefault="00BF5340"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BF5340" w:rsidRDefault="00BF5340"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BF5340" w:rsidRDefault="00BF5340"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BF5340" w:rsidRDefault="00BF5340"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BF5340" w:rsidRDefault="00BF5340"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BF5340" w:rsidRDefault="00BF5340"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BF5340" w:rsidRDefault="00BF5340"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BF5340" w:rsidRDefault="00BF5340"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BF5340" w:rsidRDefault="00BF5340"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BF5340" w:rsidRDefault="00BF5340"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BF5340" w:rsidRDefault="00BF5340"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p w14:paraId="04F4DFD4" w14:textId="6FCAC251" w:rsidR="00BF5340" w:rsidRPr="00580F03" w:rsidRDefault="00BF5340" w:rsidP="00C50475">
                              <w:pPr>
                                <w:pStyle w:val="SzKpalrs"/>
                              </w:pPr>
                              <w:r>
                                <w:fldChar w:fldCharType="begin"/>
                              </w:r>
                              <w:r>
                                <w:instrText xml:space="preserve"> SEQ ábra \* ARABIC </w:instrText>
                              </w:r>
                              <w:r>
                                <w:fldChar w:fldCharType="separate"/>
                              </w:r>
                              <w:bookmarkStart w:id="6" w:name="_Toc6346895"/>
                              <w:r w:rsidR="00D77442">
                                <w:t>1</w:t>
                              </w:r>
                              <w:r>
                                <w:fldChar w:fldCharType="end"/>
                              </w:r>
                              <w:r w:rsidRPr="00580F03">
                                <w:t>. ábra: Genetikus algoritmus működésének folyamatábrája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87232"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BF5340" w:rsidRDefault="00BF5340" w:rsidP="00C50475">
                              <w:pPr>
                                <w:jc w:val="center"/>
                              </w:pPr>
                              <w:r>
                                <w:t>Mutáció</w:t>
                              </w:r>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BF5340" w:rsidRDefault="00BF5340"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BF5340" w:rsidRDefault="00BF5340"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BF5340" w:rsidRDefault="00BF5340"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BF5340" w:rsidRDefault="00BF5340"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BF5340" w:rsidRDefault="00BF5340"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BF5340" w:rsidRDefault="00BF5340"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BF5340" w:rsidRDefault="00BF5340"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BF5340" w:rsidRDefault="00BF5340" w:rsidP="00691730">
                                    <w:pPr>
                                      <w:jc w:val="center"/>
                                    </w:pPr>
                                    <w:r>
                                      <w:t>Inicializálás</w:t>
                                    </w:r>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BF5340" w:rsidRDefault="00BF5340"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BF5340" w:rsidRDefault="00BF5340"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04F4DFD4" w14:textId="6FCAC251" w:rsidR="00BF5340" w:rsidRPr="00580F03" w:rsidRDefault="00BF5340" w:rsidP="00C50475">
                        <w:pPr>
                          <w:pStyle w:val="SzKpalrs"/>
                        </w:pPr>
                        <w:r>
                          <w:fldChar w:fldCharType="begin"/>
                        </w:r>
                        <w:r>
                          <w:instrText xml:space="preserve"> SEQ ábra \* ARABIC </w:instrText>
                        </w:r>
                        <w:r>
                          <w:fldChar w:fldCharType="separate"/>
                        </w:r>
                        <w:bookmarkStart w:id="7" w:name="_Toc6346895"/>
                        <w:r w:rsidR="00D77442">
                          <w:t>1</w:t>
                        </w:r>
                        <w:r>
                          <w:fldChar w:fldCharType="end"/>
                        </w:r>
                        <w:r w:rsidRPr="00580F03">
                          <w:t>. ábra: Genetikus algoritmus működésének folyamatábrája</w:t>
                        </w:r>
                        <w:bookmarkEnd w:id="7"/>
                      </w:p>
                    </w:txbxContent>
                  </v:textbox>
                </v:shape>
                <w10:wrap type="topAndBottom"/>
              </v:group>
            </w:pict>
          </mc:Fallback>
        </mc:AlternateContent>
      </w:r>
    </w:p>
    <w:p w14:paraId="5A8F58C0" w14:textId="77777777" w:rsidR="006D19A9" w:rsidRDefault="006D19A9" w:rsidP="001226F4">
      <w:pPr>
        <w:pStyle w:val="SzDCmsor3"/>
      </w:pPr>
      <w:bookmarkStart w:id="8" w:name="_Toc6346843"/>
      <w:r>
        <w:t>Reprezentáció</w:t>
      </w:r>
      <w:bookmarkEnd w:id="8"/>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bitsztring</w:t>
      </w:r>
      <w:r w:rsidR="00DF1AE1">
        <w:t>ben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2E66D27" w:rsidR="000B60EE" w:rsidRDefault="000B60EE" w:rsidP="000B60EE">
      <w:pPr>
        <w:pStyle w:val="SzDSzvegTrzs"/>
      </w:pPr>
      <w:r>
        <w:t xml:space="preserve">TSP megoldására használt módszer többek között a szomszédsági vektor, sorrendi reprezentáció </w:t>
      </w:r>
      <w:r w:rsidR="00226044">
        <w:t xml:space="preserve">[2y]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14912" behindDoc="0" locked="0" layoutInCell="1" allowOverlap="1" wp14:anchorId="7A982D26" wp14:editId="0FEC3382">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BF5340" w:rsidRDefault="00BF5340"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BF5340" w:rsidRDefault="00BF5340"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BF5340" w:rsidRDefault="00BF5340"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BF5340" w:rsidRDefault="00BF5340"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BF5340" w:rsidRDefault="00BF5340">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BF5340" w:rsidRDefault="00BF5340"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BF5340" w:rsidRDefault="00BF5340"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BF5340" w:rsidRDefault="00BF5340"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BF5340" w:rsidRDefault="00BF5340"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BF5340" w:rsidRDefault="00BF5340"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BF5340" w:rsidRDefault="00BF5340"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BF5340" w:rsidRDefault="00BF5340" w:rsidP="00871402">
                                    <w:r w:rsidRPr="00871402">
                                      <w:rPr>
                                        <w:u w:val="single"/>
                                      </w:rPr>
                                      <w:t>2</w:t>
                                    </w:r>
                                    <w:r>
                                      <w:t xml:space="preserve"> 3 4 5 6 7 8</w:t>
                                    </w:r>
                                  </w:p>
                                  <w:p w14:paraId="025EF490" w14:textId="77777777" w:rsidR="00BF5340" w:rsidRDefault="00BF5340"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BF5340" w:rsidRDefault="00BF5340"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BF5340" w:rsidRDefault="00BF5340" w:rsidP="00871402">
                                      <w:r>
                                        <w:t xml:space="preserve">3 4 </w:t>
                                      </w:r>
                                      <w:r w:rsidRPr="004C26A4">
                                        <w:rPr>
                                          <w:u w:val="single"/>
                                        </w:rPr>
                                        <w:t>5</w:t>
                                      </w:r>
                                      <w:r>
                                        <w:t xml:space="preserve"> 6 7 8</w:t>
                                      </w:r>
                                    </w:p>
                                    <w:p w14:paraId="31BAF254" w14:textId="77777777" w:rsidR="00BF5340" w:rsidRDefault="00BF5340"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BF5340" w:rsidRDefault="00BF5340" w:rsidP="00871402">
                                    <w:r>
                                      <w:t xml:space="preserve">3 4 </w:t>
                                    </w:r>
                                    <w:r w:rsidRPr="004C26A4">
                                      <w:rPr>
                                        <w:u w:val="single"/>
                                      </w:rPr>
                                      <w:t>6</w:t>
                                    </w:r>
                                    <w:r>
                                      <w:t xml:space="preserve"> 7 8</w:t>
                                    </w:r>
                                  </w:p>
                                  <w:p w14:paraId="560E81E3" w14:textId="77777777" w:rsidR="00BF5340" w:rsidRDefault="00BF5340"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BF5340" w:rsidRDefault="00BF5340" w:rsidP="00871402">
                                    <w:r>
                                      <w:t xml:space="preserve">3 </w:t>
                                    </w:r>
                                    <w:r w:rsidRPr="004C26A4">
                                      <w:rPr>
                                        <w:u w:val="single"/>
                                      </w:rPr>
                                      <w:t>4</w:t>
                                    </w:r>
                                    <w:r>
                                      <w:t xml:space="preserve"> 7 8</w:t>
                                    </w:r>
                                  </w:p>
                                  <w:p w14:paraId="78D84CCB" w14:textId="77777777" w:rsidR="00BF5340" w:rsidRDefault="00BF5340"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BF5340" w:rsidRDefault="00BF5340" w:rsidP="00871402">
                                    <w:r>
                                      <w:t xml:space="preserve">7 </w:t>
                                    </w:r>
                                    <w:r w:rsidRPr="004C26A4">
                                      <w:rPr>
                                        <w:u w:val="single"/>
                                      </w:rPr>
                                      <w:t>8</w:t>
                                    </w:r>
                                  </w:p>
                                  <w:p w14:paraId="31448CF9" w14:textId="77777777" w:rsidR="00BF5340" w:rsidRDefault="00BF5340"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BF5340" w:rsidRDefault="00BF5340" w:rsidP="00871402">
                                      <w:r w:rsidRPr="004C26A4">
                                        <w:rPr>
                                          <w:u w:val="single"/>
                                        </w:rPr>
                                        <w:t>3</w:t>
                                      </w:r>
                                      <w:r>
                                        <w:t xml:space="preserve"> 7 8</w:t>
                                      </w:r>
                                    </w:p>
                                    <w:p w14:paraId="2D5F3BE9" w14:textId="77777777" w:rsidR="00BF5340" w:rsidRDefault="00BF5340"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BF5340" w:rsidRPr="004C26A4" w:rsidRDefault="00BF5340" w:rsidP="00871402">
                                      <w:pPr>
                                        <w:rPr>
                                          <w:u w:val="single"/>
                                        </w:rPr>
                                      </w:pPr>
                                      <w:r w:rsidRPr="004C26A4">
                                        <w:rPr>
                                          <w:u w:val="single"/>
                                        </w:rPr>
                                        <w:t>7</w:t>
                                      </w:r>
                                    </w:p>
                                    <w:p w14:paraId="051F96A5" w14:textId="77777777" w:rsidR="00BF5340" w:rsidRDefault="00BF5340"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BF5340" w:rsidRDefault="00BF5340"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BF5340" w:rsidRDefault="00BF5340"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BF5340" w:rsidRDefault="00BF5340"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BF5340" w:rsidRDefault="00BF5340"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BF5340" w:rsidRDefault="00BF5340"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BF5340" w:rsidRDefault="00BF5340"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BF5340" w:rsidRDefault="00BF5340"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BF5340" w:rsidRDefault="00BF5340"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41633F2A" w:rsidR="00BF5340" w:rsidRPr="00065B92" w:rsidRDefault="00BF5340" w:rsidP="002913E6">
                              <w:pPr>
                                <w:pStyle w:val="SzKpalrs"/>
                              </w:pPr>
                              <w:r>
                                <w:fldChar w:fldCharType="begin"/>
                              </w:r>
                              <w:r>
                                <w:instrText xml:space="preserve"> SEQ ábra \* ARABIC </w:instrText>
                              </w:r>
                              <w:r>
                                <w:fldChar w:fldCharType="separate"/>
                              </w:r>
                              <w:bookmarkStart w:id="9" w:name="_Toc6346896"/>
                              <w:r w:rsidR="00D77442">
                                <w:t>2</w:t>
                              </w:r>
                              <w:r>
                                <w:fldChar w:fldCharType="end"/>
                              </w:r>
                              <w:r>
                                <w:t>. ábra: Sorrendi reprezentáció bemutatása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14912"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BF5340" w:rsidRDefault="00BF5340" w:rsidP="00344AA1">
                          <w:r>
                            <w:t>Aktuális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BF5340" w:rsidRDefault="00BF5340"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BF5340" w:rsidRDefault="00BF5340"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BF5340" w:rsidRDefault="00BF5340"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BF5340" w:rsidRDefault="00BF5340">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BF5340" w:rsidRDefault="00BF5340"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BF5340" w:rsidRDefault="00BF5340"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BF5340" w:rsidRDefault="00BF5340"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BF5340" w:rsidRDefault="00BF5340"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BF5340" w:rsidRDefault="00BF5340"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BF5340" w:rsidRDefault="00BF5340"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BF5340" w:rsidRDefault="00BF5340" w:rsidP="00871402">
                              <w:r w:rsidRPr="00871402">
                                <w:rPr>
                                  <w:u w:val="single"/>
                                </w:rPr>
                                <w:t>2</w:t>
                              </w:r>
                              <w:r>
                                <w:t xml:space="preserve"> 3 4 5 6 7 8</w:t>
                              </w:r>
                            </w:p>
                            <w:p w14:paraId="025EF490" w14:textId="77777777" w:rsidR="00BF5340" w:rsidRDefault="00BF5340"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BF5340" w:rsidRDefault="00BF5340"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BF5340" w:rsidRDefault="00BF5340" w:rsidP="00871402">
                                <w:r>
                                  <w:t xml:space="preserve">3 4 </w:t>
                                </w:r>
                                <w:r w:rsidRPr="004C26A4">
                                  <w:rPr>
                                    <w:u w:val="single"/>
                                  </w:rPr>
                                  <w:t>5</w:t>
                                </w:r>
                                <w:r>
                                  <w:t xml:space="preserve"> 6 7 8</w:t>
                                </w:r>
                              </w:p>
                              <w:p w14:paraId="31BAF254" w14:textId="77777777" w:rsidR="00BF5340" w:rsidRDefault="00BF5340"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BF5340" w:rsidRDefault="00BF5340" w:rsidP="00871402">
                              <w:r>
                                <w:t xml:space="preserve">3 4 </w:t>
                              </w:r>
                              <w:r w:rsidRPr="004C26A4">
                                <w:rPr>
                                  <w:u w:val="single"/>
                                </w:rPr>
                                <w:t>6</w:t>
                              </w:r>
                              <w:r>
                                <w:t xml:space="preserve"> 7 8</w:t>
                              </w:r>
                            </w:p>
                            <w:p w14:paraId="560E81E3" w14:textId="77777777" w:rsidR="00BF5340" w:rsidRDefault="00BF5340"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BF5340" w:rsidRDefault="00BF5340" w:rsidP="00871402">
                              <w:r>
                                <w:t xml:space="preserve">3 </w:t>
                              </w:r>
                              <w:r w:rsidRPr="004C26A4">
                                <w:rPr>
                                  <w:u w:val="single"/>
                                </w:rPr>
                                <w:t>4</w:t>
                              </w:r>
                              <w:r>
                                <w:t xml:space="preserve"> 7 8</w:t>
                              </w:r>
                            </w:p>
                            <w:p w14:paraId="78D84CCB" w14:textId="77777777" w:rsidR="00BF5340" w:rsidRDefault="00BF5340"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BF5340" w:rsidRDefault="00BF5340" w:rsidP="00871402">
                              <w:r>
                                <w:t xml:space="preserve">7 </w:t>
                              </w:r>
                              <w:r w:rsidRPr="004C26A4">
                                <w:rPr>
                                  <w:u w:val="single"/>
                                </w:rPr>
                                <w:t>8</w:t>
                              </w:r>
                            </w:p>
                            <w:p w14:paraId="31448CF9" w14:textId="77777777" w:rsidR="00BF5340" w:rsidRDefault="00BF5340"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BF5340" w:rsidRDefault="00BF5340" w:rsidP="00871402">
                                <w:r w:rsidRPr="004C26A4">
                                  <w:rPr>
                                    <w:u w:val="single"/>
                                  </w:rPr>
                                  <w:t>3</w:t>
                                </w:r>
                                <w:r>
                                  <w:t xml:space="preserve"> 7 8</w:t>
                                </w:r>
                              </w:p>
                              <w:p w14:paraId="2D5F3BE9" w14:textId="77777777" w:rsidR="00BF5340" w:rsidRDefault="00BF5340"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BF5340" w:rsidRPr="004C26A4" w:rsidRDefault="00BF5340" w:rsidP="00871402">
                                <w:pPr>
                                  <w:rPr>
                                    <w:u w:val="single"/>
                                  </w:rPr>
                                </w:pPr>
                                <w:r w:rsidRPr="004C26A4">
                                  <w:rPr>
                                    <w:u w:val="single"/>
                                  </w:rPr>
                                  <w:t>7</w:t>
                                </w:r>
                              </w:p>
                              <w:p w14:paraId="051F96A5" w14:textId="77777777" w:rsidR="00BF5340" w:rsidRDefault="00BF5340"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BF5340" w:rsidRDefault="00BF5340"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BF5340" w:rsidRDefault="00BF5340"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BF5340" w:rsidRDefault="00BF5340"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BF5340" w:rsidRDefault="00BF5340"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BF5340" w:rsidRDefault="00BF5340"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BF5340" w:rsidRDefault="00BF5340"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BF5340" w:rsidRDefault="00BF5340"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BF5340" w:rsidRDefault="00BF5340"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41633F2A" w:rsidR="00BF5340" w:rsidRPr="00065B92" w:rsidRDefault="00BF5340" w:rsidP="002913E6">
                        <w:pPr>
                          <w:pStyle w:val="SzKpalrs"/>
                        </w:pPr>
                        <w:r>
                          <w:fldChar w:fldCharType="begin"/>
                        </w:r>
                        <w:r>
                          <w:instrText xml:space="preserve"> SEQ ábra \* ARABIC </w:instrText>
                        </w:r>
                        <w:r>
                          <w:fldChar w:fldCharType="separate"/>
                        </w:r>
                        <w:bookmarkStart w:id="10" w:name="_Toc6346896"/>
                        <w:r w:rsidR="00D77442">
                          <w:t>2</w:t>
                        </w:r>
                        <w:r>
                          <w:fldChar w:fldCharType="end"/>
                        </w:r>
                        <w:r>
                          <w:t>. ábra: Sorrendi reprezentáció bemutatása</w:t>
                        </w:r>
                        <w:bookmarkEnd w:id="10"/>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sztring,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A,B és C után érünk el.</w:t>
      </w:r>
    </w:p>
    <w:p w14:paraId="3E90FFD2" w14:textId="6E9472D4" w:rsidR="00DB7FD1" w:rsidRPr="00DB7FD1" w:rsidRDefault="005D2084" w:rsidP="001226F4">
      <w:pPr>
        <w:pStyle w:val="SzDCmsor3"/>
      </w:pPr>
      <w:bookmarkStart w:id="11" w:name="_Toc6346844"/>
      <w:r>
        <w:t>Inicializálás</w:t>
      </w:r>
      <w:bookmarkEnd w:id="11"/>
    </w:p>
    <w:p w14:paraId="5BB2E5D7" w14:textId="1D6FBBA5" w:rsidR="00DB7FD1" w:rsidRPr="005E309F" w:rsidRDefault="00795C3F" w:rsidP="00E82D9E">
      <w:pPr>
        <w:pStyle w:val="SzDSzvegTrzs"/>
      </w:pPr>
      <w:r w:rsidRPr="005E309F">
        <w:t xml:space="preserve">Ahogy az 1.-es ábrán látható, az új generáció egy iteráció során, több lépésen keresztül automatikusan </w:t>
      </w:r>
      <w:r w:rsidR="00E60E00">
        <w:rPr>
          <w:rStyle w:val="SzDSzvegTrzsChar"/>
        </w:rPr>
        <w:t>jön létre, de a kezdeti populációnál más a helyzet.</w:t>
      </w:r>
      <w:r w:rsidRPr="00F468EB">
        <w:rPr>
          <w:rStyle w:val="SzDSzvegTrzsChar"/>
        </w:rPr>
        <w:t xml:space="preserve"> </w:t>
      </w:r>
      <w:r w:rsidR="00E60E00">
        <w:rPr>
          <w:rStyle w:val="SzDSzvegTrzsChar"/>
        </w:rPr>
        <w:t>E</w:t>
      </w:r>
      <w:r w:rsidRPr="00F468EB">
        <w:rPr>
          <w:rStyle w:val="SzDSzvegTrzsChar"/>
        </w:rPr>
        <w:t>zt az inicializá</w:t>
      </w:r>
      <w:r w:rsidR="00E60E00">
        <w:rPr>
          <w:rStyle w:val="SzDSzvegTrzsChar"/>
        </w:rPr>
        <w:t xml:space="preserve">lás során hozzuk létre. Mivel az esetek </w:t>
      </w:r>
      <w:r w:rsidRPr="00F468EB">
        <w:rPr>
          <w:rStyle w:val="SzDSzvegTrzsChar"/>
        </w:rPr>
        <w:t xml:space="preserve">nagy részénél nem </w:t>
      </w:r>
      <w:r w:rsidR="00E60E00">
        <w:rPr>
          <w:rStyle w:val="SzDSzvegTrzsChar"/>
        </w:rPr>
        <w:t>ismerjük a viszonylag jó megoldásokat</w:t>
      </w:r>
      <w:r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12" w:name="_Toc6346845"/>
      <w:r>
        <w:t>Kiértékelési</w:t>
      </w:r>
      <w:r w:rsidR="00593A14">
        <w:t>-, cél-</w:t>
      </w:r>
      <w:r>
        <w:t xml:space="preserve"> és jósági függvény</w:t>
      </w:r>
      <w:bookmarkEnd w:id="12"/>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13" w:name="_Ref1295997"/>
      <w:bookmarkStart w:id="14" w:name="_Ref1296000"/>
      <w:bookmarkStart w:id="15" w:name="_Ref1296008"/>
      <w:bookmarkStart w:id="16" w:name="_Toc6346846"/>
      <w:r>
        <w:t>Szelekció</w:t>
      </w:r>
      <w:bookmarkEnd w:id="13"/>
      <w:bookmarkEnd w:id="14"/>
      <w:bookmarkEnd w:id="15"/>
      <w:bookmarkEnd w:id="16"/>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33344" behindDoc="0" locked="0" layoutInCell="1" allowOverlap="1" wp14:anchorId="7B68B76A" wp14:editId="7380CB47">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BF5340" w:rsidRDefault="00BF5340"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BF5340" w:rsidRDefault="00BF5340"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BF5340" w:rsidRDefault="00BF5340"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BF5340" w:rsidRDefault="00BF5340"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BF5340" w:rsidRDefault="00BF5340"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BF5340" w:rsidRDefault="00BF5340">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BF5340" w:rsidRDefault="00BF5340"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17" w:name="_Ref3119135"/>
                              <w:p w14:paraId="3A62B27F" w14:textId="655EB5D6" w:rsidR="00BF5340" w:rsidRPr="00A95FF8" w:rsidRDefault="00BF5340" w:rsidP="002913E6">
                                <w:pPr>
                                  <w:pStyle w:val="SzKpalrs"/>
                                </w:pPr>
                                <w:r>
                                  <w:fldChar w:fldCharType="begin"/>
                                </w:r>
                                <w:r>
                                  <w:instrText xml:space="preserve"> SEQ ábra \* ARABIC </w:instrText>
                                </w:r>
                                <w:r>
                                  <w:fldChar w:fldCharType="separate"/>
                                </w:r>
                                <w:bookmarkStart w:id="18" w:name="_Toc6346897"/>
                                <w:r w:rsidR="00D77442">
                                  <w:t>3</w:t>
                                </w:r>
                                <w:r>
                                  <w:fldChar w:fldCharType="end"/>
                                </w:r>
                                <w:r>
                                  <w:t>. ábra: A rulett</w:t>
                                </w:r>
                                <w:r w:rsidRPr="00BF386E">
                                  <w:t>kerék kiválasztás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BF5340" w:rsidRDefault="00BF5340"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BF5340" w:rsidRDefault="00BF5340"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BF5340" w:rsidRDefault="00BF5340"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BF5340" w:rsidRDefault="00BF5340"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BF5340" w:rsidRDefault="00BF5340"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BF5340" w:rsidRDefault="00BF5340"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BF5340" w:rsidRDefault="00BF5340"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BF5340" w:rsidRDefault="00BF5340"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BF5340" w:rsidRDefault="00BF5340"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BF5340" w:rsidRDefault="00BF5340"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BF5340" w:rsidRDefault="00BF5340"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BF5340" w:rsidRDefault="00BF5340"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33344;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BF5340" w:rsidRDefault="00BF5340" w:rsidP="000D79F0">
                              <w:pPr>
                                <w:jc w:val="center"/>
                              </w:pPr>
                              <w:r>
                                <w:t>Krom.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BF5340" w:rsidRDefault="00BF5340" w:rsidP="000D79F0">
                              <w:pPr>
                                <w:jc w:val="center"/>
                              </w:pPr>
                              <w:r>
                                <w:t>Krom.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BF5340" w:rsidRDefault="00BF5340" w:rsidP="000D79F0">
                              <w:pPr>
                                <w:jc w:val="center"/>
                              </w:pPr>
                              <w:r>
                                <w:t>Krom.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BF5340" w:rsidRDefault="00BF5340" w:rsidP="000D79F0">
                              <w:pPr>
                                <w:jc w:val="center"/>
                              </w:pPr>
                              <w:r>
                                <w:t>Krom.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BF5340" w:rsidRDefault="00BF5340" w:rsidP="000D79F0">
                              <w:pPr>
                                <w:jc w:val="center"/>
                              </w:pPr>
                              <w:r>
                                <w:t>Krom.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BF5340" w:rsidRDefault="00BF5340">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BF5340" w:rsidRDefault="00BF5340"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19" w:name="_Ref3119135"/>
                        <w:p w14:paraId="3A62B27F" w14:textId="655EB5D6" w:rsidR="00BF5340" w:rsidRPr="00A95FF8" w:rsidRDefault="00BF5340" w:rsidP="002913E6">
                          <w:pPr>
                            <w:pStyle w:val="SzKpalrs"/>
                          </w:pPr>
                          <w:r>
                            <w:fldChar w:fldCharType="begin"/>
                          </w:r>
                          <w:r>
                            <w:instrText xml:space="preserve"> SEQ ábra \* ARABIC </w:instrText>
                          </w:r>
                          <w:r>
                            <w:fldChar w:fldCharType="separate"/>
                          </w:r>
                          <w:bookmarkStart w:id="20" w:name="_Toc6346897"/>
                          <w:r w:rsidR="00D77442">
                            <w:t>3</w:t>
                          </w:r>
                          <w:r>
                            <w:fldChar w:fldCharType="end"/>
                          </w:r>
                          <w:r>
                            <w:t>. ábra: A rulett</w:t>
                          </w:r>
                          <w:r w:rsidRPr="00BF386E">
                            <w:t>kerék kiválasztás</w:t>
                          </w:r>
                          <w:bookmarkEnd w:id="19"/>
                          <w:bookmarkEnd w:id="20"/>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BF5340" w:rsidRDefault="00BF5340"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BF5340" w:rsidRDefault="00BF5340" w:rsidP="00875990">
                            <w:pPr>
                              <w:jc w:val="center"/>
                            </w:pPr>
                            <w:r>
                              <w:t>Krom.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BF5340" w:rsidRDefault="00BF5340" w:rsidP="00875990">
                            <w:pPr>
                              <w:jc w:val="center"/>
                            </w:pPr>
                            <w:r>
                              <w:t>Krom.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BF5340" w:rsidRDefault="00BF5340" w:rsidP="00875990">
                            <w:pPr>
                              <w:jc w:val="center"/>
                            </w:pPr>
                            <w:r>
                              <w:t>Krom.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BF5340" w:rsidRDefault="00BF5340" w:rsidP="00875990">
                            <w:pPr>
                              <w:jc w:val="center"/>
                            </w:pPr>
                            <w:r>
                              <w:t>Krom.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BF5340" w:rsidRDefault="00BF5340" w:rsidP="00875990">
                            <w:pPr>
                              <w:jc w:val="center"/>
                            </w:pPr>
                            <w:r>
                              <w:t>Krom.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BF5340" w:rsidRDefault="00BF5340"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BF5340" w:rsidRDefault="00BF5340"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BF5340" w:rsidRDefault="00BF5340"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BF5340" w:rsidRDefault="00BF5340"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BF5340" w:rsidRDefault="00BF5340"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BF5340" w:rsidRDefault="00BF5340"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21" w:name="_Toc6346847"/>
      <w:r>
        <w:t>Keresztezés</w:t>
      </w:r>
      <w:bookmarkEnd w:id="21"/>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45632" behindDoc="0" locked="0" layoutInCell="1" allowOverlap="1" wp14:anchorId="275D74EE" wp14:editId="2F0366D1">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BF5340" w:rsidRDefault="00BF5340"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BF5340" w:rsidRDefault="00BF5340"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45632"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BF5340" w:rsidRDefault="00BF5340"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BF5340" w:rsidRDefault="00BF5340"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BF5340" w:rsidRDefault="00BF5340"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BF5340" w:rsidRDefault="00BF5340"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BF5340" w:rsidRDefault="00BF5340"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BF5340" w:rsidRDefault="00BF5340"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BF5340" w:rsidRDefault="00BF5340"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BF5340" w:rsidRDefault="00BF5340"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BF5340" w:rsidRDefault="00BF5340"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BF5340" w:rsidRDefault="00BF5340"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BF5340" w:rsidRDefault="00BF5340"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BF5340" w:rsidRDefault="00BF5340"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BF5340" w:rsidRDefault="00BF5340"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BF5340" w:rsidRDefault="00BF5340"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BF5340" w:rsidRDefault="00BF5340"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BF5340" w:rsidRDefault="00BF5340"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BF5340" w:rsidRDefault="00BF5340"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BF5340" w:rsidRDefault="00BF5340"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BF5340" w:rsidRDefault="00BF5340"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BF5340" w:rsidRDefault="00BF5340"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BF5340" w:rsidRDefault="00BF5340"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BF5340" w:rsidRDefault="00BF5340"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BF5340" w:rsidRDefault="00BF5340"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BF5340" w:rsidRDefault="00BF5340"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BF5340" w:rsidRDefault="00BF5340"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BF5340" w:rsidRDefault="00BF5340"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BF5340" w:rsidRDefault="00BF5340"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BF5340" w:rsidRDefault="00BF5340"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BF5340" w:rsidRDefault="00BF5340"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BF5340" w:rsidRDefault="00BF5340"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BF5340" w:rsidRDefault="00BF5340"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BF5340" w:rsidRDefault="00BF5340"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BF5340" w:rsidRDefault="00BF5340"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BF5340" w:rsidRDefault="00BF5340"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BF5340" w:rsidRDefault="00BF5340"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BF5340" w:rsidRDefault="00BF5340"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BF5340" w:rsidRDefault="00BF5340"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BF5340" w:rsidRDefault="00BF5340"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BF5340" w:rsidRDefault="00BF5340"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BF5340" w:rsidRDefault="00BF5340"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46656" behindDoc="0" locked="0" layoutInCell="1" allowOverlap="1" wp14:anchorId="4108BFD5" wp14:editId="308C3BDD">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08D13791" w:rsidR="00BF5340" w:rsidRPr="00E8144C" w:rsidRDefault="00BF5340" w:rsidP="002356CA">
                            <w:pPr>
                              <w:pStyle w:val="SzKpalrs"/>
                            </w:pPr>
                            <w:r>
                              <w:fldChar w:fldCharType="begin"/>
                            </w:r>
                            <w:r>
                              <w:instrText xml:space="preserve"> SEQ ábra \* ARABIC </w:instrText>
                            </w:r>
                            <w:r>
                              <w:fldChar w:fldCharType="separate"/>
                            </w:r>
                            <w:bookmarkStart w:id="22" w:name="_Toc6346898"/>
                            <w:r w:rsidR="00D77442">
                              <w:t>4</w:t>
                            </w:r>
                            <w:r>
                              <w:fldChar w:fldCharType="end"/>
                            </w:r>
                            <w:r>
                              <w:t xml:space="preserve">. ábra: </w:t>
                            </w:r>
                            <w:r w:rsidRPr="00A10221">
                              <w:t>Egy pontos keresztezés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08D13791" w:rsidR="00BF5340" w:rsidRPr="00E8144C" w:rsidRDefault="00BF5340" w:rsidP="002356CA">
                      <w:pPr>
                        <w:pStyle w:val="SzKpalrs"/>
                      </w:pPr>
                      <w:r>
                        <w:fldChar w:fldCharType="begin"/>
                      </w:r>
                      <w:r>
                        <w:instrText xml:space="preserve"> SEQ ábra \* ARABIC </w:instrText>
                      </w:r>
                      <w:r>
                        <w:fldChar w:fldCharType="separate"/>
                      </w:r>
                      <w:bookmarkStart w:id="23" w:name="_Toc6346898"/>
                      <w:r w:rsidR="00D77442">
                        <w:t>4</w:t>
                      </w:r>
                      <w:r>
                        <w:fldChar w:fldCharType="end"/>
                      </w:r>
                      <w:r>
                        <w:t xml:space="preserve">. ábra: </w:t>
                      </w:r>
                      <w:r w:rsidRPr="00A10221">
                        <w:t>Egy pontos keresztezés</w:t>
                      </w:r>
                      <w:bookmarkEnd w:id="23"/>
                    </w:p>
                  </w:txbxContent>
                </v:textbox>
                <w10:wrap type="topAndBottom"/>
              </v:shape>
            </w:pict>
          </mc:Fallback>
        </mc:AlternateContent>
      </w:r>
      <w:r>
        <w:rPr>
          <w:noProof/>
          <w:lang w:eastAsia="hu-HU" w:bidi="ar-SA"/>
        </w:rPr>
        <mc:AlternateContent>
          <mc:Choice Requires="wpg">
            <w:drawing>
              <wp:anchor distT="0" distB="0" distL="114300" distR="114300" simplePos="0" relativeHeight="251850752" behindDoc="0" locked="0" layoutInCell="1" allowOverlap="1" wp14:anchorId="3FAE78DF" wp14:editId="0EE16242">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5"/>
                            <a:ext cx="5553075" cy="820104"/>
                            <a:chOff x="0" y="0"/>
                            <a:chExt cx="5553075" cy="820104"/>
                          </a:xfrm>
                        </wpg:grpSpPr>
                        <wpg:grpSp>
                          <wpg:cNvPr id="171" name="Csoportba foglalás 171"/>
                          <wpg:cNvGrpSpPr/>
                          <wpg:grpSpPr>
                            <a:xfrm>
                              <a:off x="0" y="0"/>
                              <a:ext cx="2476500" cy="324000"/>
                              <a:chOff x="0" y="0"/>
                              <a:chExt cx="2476500" cy="219075"/>
                            </a:xfrm>
                          </wpg:grpSpPr>
                          <wpg:grpSp>
                            <wpg:cNvPr id="172" name="Csoportba foglalás 172"/>
                            <wpg:cNvGrpSpPr/>
                            <wpg:grpSpPr>
                              <a:xfrm>
                                <a:off x="0" y="0"/>
                                <a:ext cx="990600" cy="219075"/>
                                <a:chOff x="0" y="0"/>
                                <a:chExt cx="990600" cy="219075"/>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0"/>
                                  <a:ext cx="495300" cy="219075"/>
                                  <a:chOff x="0" y="0"/>
                                  <a:chExt cx="495300" cy="219075"/>
                                </a:xfrm>
                              </wpg:grpSpPr>
                              <wps:wsp>
                                <wps:cNvPr id="177" name="Téglalap 17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BF5340" w:rsidRDefault="00BF5340"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BF5340" w:rsidRDefault="00BF5340"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50752"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">
                <v:group id="Csoportba foglalás 254" o:spid="_x0000_s1215" style="position:absolute;top:857;width:55530;height:8201"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BF5340" w:rsidRDefault="00BF5340" w:rsidP="00DA1AAF">
                                <w:pPr>
                                  <w:jc w:val="center"/>
                                </w:pPr>
                                <w: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BF5340" w:rsidRDefault="00BF5340" w:rsidP="00DA1AAF">
                                <w:pPr>
                                  <w:jc w:val="center"/>
                                </w:pPr>
                                <w:r>
                                  <w:t>0</w:t>
                                </w:r>
                              </w:p>
                            </w:txbxContent>
                          </v:textbox>
                        </v:rect>
                      </v:group>
                      <v:group id="Csoportba foglalás 176" o:spid="_x0000_s122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BF5340" w:rsidRDefault="00BF5340" w:rsidP="00DA1AAF">
                                <w:pPr>
                                  <w:jc w:val="center"/>
                                </w:pPr>
                                <w: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BF5340" w:rsidRDefault="00BF5340" w:rsidP="00DA1AAF">
                                <w:pPr>
                                  <w:jc w:val="center"/>
                                </w:pPr>
                                <w: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BF5340" w:rsidRDefault="00BF5340" w:rsidP="00DA1AAF">
                              <w:pPr>
                                <w:jc w:val="center"/>
                              </w:pPr>
                              <w: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BF5340" w:rsidRDefault="00BF5340" w:rsidP="00DA1AAF">
                              <w:pPr>
                                <w:jc w:val="center"/>
                              </w:pPr>
                              <w: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BF5340" w:rsidRDefault="00BF5340" w:rsidP="00DA1AAF">
                                <w:pPr>
                                  <w:jc w:val="center"/>
                                </w:pPr>
                                <w: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BF5340" w:rsidRDefault="00BF5340" w:rsidP="00DA1AAF">
                                <w:pPr>
                                  <w:jc w:val="center"/>
                                </w:pPr>
                                <w: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BF5340" w:rsidRDefault="00BF5340" w:rsidP="00DA1AAF">
                                <w:pPr>
                                  <w:jc w:val="center"/>
                                </w:pPr>
                                <w: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BF5340" w:rsidRDefault="00BF5340" w:rsidP="00DA1AAF">
                                <w:pPr>
                                  <w:jc w:val="center"/>
                                </w:pPr>
                                <w: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BF5340" w:rsidRDefault="00BF5340" w:rsidP="00DA1AAF">
                              <w:pPr>
                                <w:jc w:val="center"/>
                              </w:pPr>
                              <w: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BF5340" w:rsidRDefault="00BF5340" w:rsidP="00DA1AAF">
                              <w:pPr>
                                <w:jc w:val="center"/>
                              </w:pPr>
                              <w: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BF5340" w:rsidRDefault="00BF5340" w:rsidP="00DA1AAF">
                              <w:pPr>
                                <w:jc w:val="center"/>
                              </w:pPr>
                              <w: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BF5340" w:rsidRDefault="00BF5340" w:rsidP="00DA1AAF">
                              <w:pPr>
                                <w:jc w:val="center"/>
                              </w:pPr>
                              <w: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BF5340" w:rsidRDefault="00BF5340" w:rsidP="00DA1AAF">
                              <w:pPr>
                                <w:jc w:val="center"/>
                              </w:pPr>
                              <w: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BF5340" w:rsidRDefault="00BF5340" w:rsidP="00DA1AAF">
                              <w:pPr>
                                <w:jc w:val="center"/>
                              </w:pPr>
                              <w: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BF5340" w:rsidRDefault="00BF5340" w:rsidP="00DA1AAF">
                                <w:pPr>
                                  <w:jc w:val="center"/>
                                </w:pPr>
                                <w: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BF5340" w:rsidRDefault="00BF5340" w:rsidP="00DA1AAF">
                                <w:pPr>
                                  <w:jc w:val="center"/>
                                </w:pPr>
                                <w: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BF5340" w:rsidRDefault="00BF5340" w:rsidP="00DA1AAF">
                                <w:pPr>
                                  <w:jc w:val="center"/>
                                </w:pPr>
                                <w: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BF5340" w:rsidRDefault="00BF5340" w:rsidP="00DA1AAF">
                                <w:pPr>
                                  <w:jc w:val="center"/>
                                </w:pPr>
                                <w: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BF5340" w:rsidRDefault="00BF5340" w:rsidP="00DA1AAF">
                            <w:pPr>
                              <w:jc w:val="center"/>
                            </w:pPr>
                            <w: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BF5340" w:rsidRDefault="00BF5340" w:rsidP="00DA1AAF">
                            <w:pPr>
                              <w:jc w:val="center"/>
                            </w:pPr>
                            <w: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BF5340" w:rsidRDefault="00BF5340" w:rsidP="00DA1AAF">
                            <w:pPr>
                              <w:jc w:val="center"/>
                            </w:pPr>
                            <w: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BF5340" w:rsidRDefault="00BF5340" w:rsidP="00DA1AAF">
                            <w:pPr>
                              <w:jc w:val="center"/>
                            </w:pPr>
                            <w: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BF5340" w:rsidRDefault="00BF5340" w:rsidP="00DA1AAF">
                            <w:pPr>
                              <w:jc w:val="center"/>
                            </w:pPr>
                            <w: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BF5340" w:rsidRDefault="00BF5340" w:rsidP="00DA1AAF">
                            <w:pPr>
                              <w:jc w:val="center"/>
                            </w:pPr>
                            <w: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BF5340" w:rsidRDefault="00BF5340" w:rsidP="00DA1AAF">
                            <w:pPr>
                              <w:jc w:val="center"/>
                            </w:pPr>
                            <w: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BF5340" w:rsidRDefault="00BF5340" w:rsidP="00DA1AAF">
                              <w:pPr>
                                <w:jc w:val="center"/>
                              </w:pPr>
                              <w: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BF5340" w:rsidRDefault="00BF5340" w:rsidP="00DA1AAF">
                              <w:pPr>
                                <w:jc w:val="center"/>
                              </w:pPr>
                              <w: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BF5340" w:rsidRDefault="00BF5340" w:rsidP="00DA1AAF">
                              <w:pPr>
                                <w:jc w:val="center"/>
                              </w:pPr>
                              <w: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BF5340" w:rsidRDefault="00BF5340" w:rsidP="00DA1AAF">
                              <w:pPr>
                                <w:jc w:val="center"/>
                              </w:pPr>
                              <w: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BF5340" w:rsidRDefault="00BF5340" w:rsidP="00DA1AAF">
                              <w:pPr>
                                <w:jc w:val="center"/>
                              </w:pPr>
                              <w: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BF5340" w:rsidRDefault="00BF5340" w:rsidP="00DA1AAF">
                              <w:pPr>
                                <w:jc w:val="center"/>
                              </w:pPr>
                              <w: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BF5340" w:rsidRDefault="00BF5340" w:rsidP="00DA1AAF">
                            <w:pPr>
                              <w:jc w:val="center"/>
                            </w:pPr>
                            <w: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BF5340" w:rsidRDefault="00BF5340" w:rsidP="00DA1AAF">
                            <w:pPr>
                              <w:jc w:val="center"/>
                            </w:pPr>
                            <w: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BF5340" w:rsidRDefault="00BF5340" w:rsidP="00DA1AAF">
                            <w:pPr>
                              <w:jc w:val="center"/>
                            </w:pPr>
                            <w: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BF5340" w:rsidRDefault="00BF5340" w:rsidP="00DA1AAF">
                            <w:pPr>
                              <w:jc w:val="center"/>
                            </w:pPr>
                            <w: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BF5340" w:rsidRDefault="00BF5340" w:rsidP="00DA1AAF">
                            <w:pPr>
                              <w:jc w:val="center"/>
                            </w:pPr>
                            <w: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BF5340" w:rsidRDefault="00BF5340" w:rsidP="00DA1AAF">
                            <w:pPr>
                              <w:jc w:val="center"/>
                            </w:pPr>
                            <w: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BF5340" w:rsidRDefault="00BF5340" w:rsidP="00DA1AAF">
                            <w:pPr>
                              <w:jc w:val="center"/>
                            </w:pPr>
                            <w: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51776" behindDoc="0" locked="0" layoutInCell="1" allowOverlap="1" wp14:anchorId="2D34D763" wp14:editId="778330B3">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470EA43D" w:rsidR="00BF5340" w:rsidRPr="00B91B2A" w:rsidRDefault="00BF5340" w:rsidP="002356CA">
                            <w:pPr>
                              <w:pStyle w:val="SzKpalrs"/>
                            </w:pPr>
                            <w:r>
                              <w:fldChar w:fldCharType="begin"/>
                            </w:r>
                            <w:r>
                              <w:instrText xml:space="preserve"> SEQ ábra \* ARABIC </w:instrText>
                            </w:r>
                            <w:r>
                              <w:fldChar w:fldCharType="separate"/>
                            </w:r>
                            <w:bookmarkStart w:id="24" w:name="_Toc6346899"/>
                            <w:r w:rsidR="00D77442">
                              <w:t>5</w:t>
                            </w:r>
                            <w:r>
                              <w:fldChar w:fldCharType="end"/>
                            </w:r>
                            <w:r>
                              <w:t xml:space="preserve">. ábra: </w:t>
                            </w:r>
                            <w:r w:rsidRPr="008A4093">
                              <w:t>Több (4) pontos keresztezés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470EA43D" w:rsidR="00BF5340" w:rsidRPr="00B91B2A" w:rsidRDefault="00BF5340" w:rsidP="002356CA">
                      <w:pPr>
                        <w:pStyle w:val="SzKpalrs"/>
                      </w:pPr>
                      <w:r>
                        <w:fldChar w:fldCharType="begin"/>
                      </w:r>
                      <w:r>
                        <w:instrText xml:space="preserve"> SEQ ábra \* ARABIC </w:instrText>
                      </w:r>
                      <w:r>
                        <w:fldChar w:fldCharType="separate"/>
                      </w:r>
                      <w:bookmarkStart w:id="25" w:name="_Toc6346899"/>
                      <w:r w:rsidR="00D77442">
                        <w:t>5</w:t>
                      </w:r>
                      <w:r>
                        <w:fldChar w:fldCharType="end"/>
                      </w:r>
                      <w:r>
                        <w:t xml:space="preserve">. ábra: </w:t>
                      </w:r>
                      <w:r w:rsidRPr="008A4093">
                        <w:t>Több (4) pontos keresztezés</w:t>
                      </w:r>
                      <w:bookmarkEnd w:id="25"/>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81440" behindDoc="0" locked="0" layoutInCell="1" allowOverlap="1" wp14:anchorId="1BFFEB8C" wp14:editId="7EF0421A">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BF5340" w:rsidRDefault="00BF5340"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BF5340" w:rsidRDefault="00BF5340"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6224E20B">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BF5340" w:rsidRDefault="00BF5340"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BF5340" w:rsidRDefault="00BF5340"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BF5340" w:rsidRDefault="00BF5340"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BF5340" w:rsidRDefault="00BF5340"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BF5340" w:rsidRDefault="00BF5340"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BF5340" w:rsidRDefault="00BF5340"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BF5340" w:rsidRDefault="00BF5340"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BF5340" w:rsidRDefault="00BF5340"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BF5340" w:rsidRDefault="00BF5340"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BF5340" w:rsidRDefault="00BF5340"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BF5340" w:rsidRDefault="00BF5340"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BF5340" w:rsidRDefault="00BF5340"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BF5340" w:rsidRDefault="00BF5340"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BF5340" w:rsidRDefault="00BF5340"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BF5340" w:rsidRDefault="00BF5340"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BF5340" w:rsidRDefault="00BF5340"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BF5340" w:rsidRDefault="00BF5340"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BF5340" w:rsidRDefault="00BF5340"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BF5340" w:rsidRDefault="00BF5340"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BF5340" w:rsidRDefault="00BF5340"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BF5340" w:rsidRDefault="00BF5340"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BF5340" w:rsidRDefault="00BF5340"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BF5340" w:rsidRDefault="00BF5340"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BF5340" w:rsidRDefault="00BF5340"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BF5340" w:rsidRDefault="00BF5340"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BF5340" w:rsidRDefault="00BF5340"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BF5340" w:rsidRDefault="00BF5340"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BF5340" w:rsidRDefault="00BF5340"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BF5340" w:rsidRDefault="00BF5340"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BF5340" w:rsidRDefault="00BF5340"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BF5340" w:rsidRDefault="00BF5340"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BF5340" w:rsidRDefault="00BF5340"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BF5340" w:rsidRDefault="00BF5340"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BF5340" w:rsidRDefault="00BF5340"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BF5340" w:rsidRDefault="00BF5340"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BF5340" w:rsidRDefault="00BF5340"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BF5340" w:rsidRDefault="00BF5340"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BF5340" w:rsidRDefault="00BF5340"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BF5340" w:rsidRDefault="00BF5340" w:rsidP="00D22843">
                            <w:pPr>
                              <w:jc w:val="center"/>
                            </w:pPr>
                            <w:r>
                              <w:t>1</w:t>
                            </w:r>
                          </w:p>
                        </w:txbxContent>
                      </v:textbox>
                    </v:rect>
                  </v:group>
                </v:group>
                <w10:anchorlock/>
              </v:group>
            </w:pict>
          </mc:Fallback>
        </mc:AlternateContent>
      </w:r>
    </w:p>
    <w:p w14:paraId="46B74040" w14:textId="0858B941" w:rsidR="00D22843" w:rsidRDefault="002356CA" w:rsidP="002356CA">
      <w:pPr>
        <w:pStyle w:val="SzKpalrs"/>
      </w:pPr>
      <w:r>
        <w:fldChar w:fldCharType="begin"/>
      </w:r>
      <w:r>
        <w:instrText xml:space="preserve"> SEQ ábra \* ARABIC </w:instrText>
      </w:r>
      <w:r>
        <w:fldChar w:fldCharType="separate"/>
      </w:r>
      <w:bookmarkStart w:id="26" w:name="_Toc6346900"/>
      <w:r w:rsidR="00D77442">
        <w:t>6</w:t>
      </w:r>
      <w:r>
        <w:fldChar w:fldCharType="end"/>
      </w:r>
      <w:r>
        <w:t xml:space="preserve">. ábra: </w:t>
      </w:r>
      <w:r w:rsidRPr="004A320C">
        <w:t>Egyenletes keresztezés egy utóddal</w:t>
      </w:r>
      <w:bookmarkEnd w:id="26"/>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54848" behindDoc="0" locked="0" layoutInCell="1" allowOverlap="1" wp14:anchorId="3960A9B7" wp14:editId="3C00B0EA">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BF5340" w:rsidRDefault="00BF5340"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BF5340" w:rsidRDefault="00BF5340"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BF5340" w:rsidRDefault="00BF5340"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BF5340" w:rsidRDefault="00BF5340"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BF5340" w:rsidRDefault="00BF5340"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BF5340" w:rsidRDefault="00BF5340"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BF5340" w:rsidRDefault="00BF5340"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BF5340" w:rsidRDefault="00BF5340"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BF5340" w:rsidRDefault="00BF5340"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BF5340" w:rsidRDefault="00BF5340"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BF5340" w:rsidRDefault="00BF5340"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BF5340" w:rsidRDefault="00BF5340"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BF5340" w:rsidRDefault="00BF5340"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BF5340" w:rsidRDefault="00BF5340"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BF5340" w:rsidRDefault="00BF5340"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BF5340" w:rsidRDefault="00BF5340"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BF5340" w:rsidRDefault="00BF534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BF5340" w:rsidRDefault="00BF5340"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BF5340" w:rsidRDefault="00BF5340"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BF5340" w:rsidRDefault="00BF5340"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BF5340" w:rsidRDefault="00BF5340"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BF5340" w:rsidRDefault="00BF5340"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BF5340" w:rsidRDefault="00BF5340"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BF5340" w:rsidRDefault="00BF5340"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BF5340" w:rsidRDefault="00BF5340"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BF5340" w:rsidRDefault="00BF5340"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BF5340" w:rsidRDefault="00BF5340"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BF5340" w:rsidRDefault="00BF5340"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BF5340" w:rsidRDefault="00BF5340"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BF5340" w:rsidRDefault="00BF5340"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BF5340" w:rsidRDefault="00BF5340"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BF5340" w:rsidRDefault="00BF5340"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BF5340" w:rsidRDefault="00BF5340"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BF5340" w:rsidRDefault="00BF5340"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BF5340" w:rsidRDefault="00BF5340"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BF5340" w:rsidRDefault="00BF5340"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BF5340" w:rsidRDefault="00BF5340"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BF5340" w:rsidRDefault="00BF5340"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27" w:name="_Ref3119845"/>
                            <w:p w14:paraId="794EE6E3" w14:textId="31CF5006" w:rsidR="00BF5340" w:rsidRPr="00407D35" w:rsidRDefault="00BF5340" w:rsidP="002356CA">
                              <w:pPr>
                                <w:pStyle w:val="SzKpalrs"/>
                              </w:pPr>
                              <w:r>
                                <w:fldChar w:fldCharType="begin"/>
                              </w:r>
                              <w:r>
                                <w:instrText xml:space="preserve"> SEQ ábra \* ARABIC </w:instrText>
                              </w:r>
                              <w:r>
                                <w:fldChar w:fldCharType="separate"/>
                              </w:r>
                              <w:bookmarkStart w:id="28" w:name="_Toc6346901"/>
                              <w:r w:rsidR="00D77442">
                                <w:t>7</w:t>
                              </w:r>
                              <w:r>
                                <w:fldChar w:fldCharType="end"/>
                              </w:r>
                              <w:r>
                                <w:t xml:space="preserve">. ábra: </w:t>
                              </w:r>
                              <w:r w:rsidRPr="00A95906">
                                <w:t>PMX működése</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54848;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BF5340" w:rsidRDefault="00BF5340"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BF5340" w:rsidRDefault="00BF5340"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BF5340" w:rsidRDefault="00BF5340"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BF5340" w:rsidRDefault="00BF5340"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BF5340" w:rsidRDefault="00BF5340"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BF5340" w:rsidRDefault="00BF5340"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BF5340" w:rsidRDefault="00BF5340"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BF5340" w:rsidRDefault="00BF5340"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BF5340" w:rsidRDefault="00BF5340"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BF5340" w:rsidRDefault="00BF5340"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BF5340" w:rsidRDefault="00BF5340"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BF5340" w:rsidRDefault="00BF5340"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BF5340" w:rsidRDefault="00BF5340"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BF5340" w:rsidRDefault="00BF5340"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BF5340" w:rsidRDefault="00BF5340"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BF5340" w:rsidRDefault="00BF5340"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BF5340" w:rsidRDefault="00BF5340">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BF5340" w:rsidRDefault="00BF5340"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BF5340" w:rsidRDefault="00BF5340"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BF5340" w:rsidRDefault="00BF5340"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BF5340" w:rsidRDefault="00BF5340"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BF5340" w:rsidRDefault="00BF5340"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BF5340" w:rsidRDefault="00BF5340"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BF5340" w:rsidRDefault="00BF5340"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BF5340" w:rsidRDefault="00BF5340"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BF5340" w:rsidRDefault="00BF5340"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BF5340" w:rsidRDefault="00BF5340"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BF5340" w:rsidRDefault="00BF5340"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BF5340" w:rsidRDefault="00BF5340"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BF5340" w:rsidRDefault="00BF5340"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BF5340" w:rsidRDefault="00BF5340"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BF5340" w:rsidRDefault="00BF5340"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BF5340" w:rsidRDefault="00BF5340"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BF5340" w:rsidRDefault="00BF5340"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BF5340" w:rsidRDefault="00BF5340"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BF5340" w:rsidRDefault="00BF5340"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BF5340" w:rsidRDefault="00BF5340"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BF5340" w:rsidRDefault="00BF5340"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29" w:name="_Ref3119845"/>
                      <w:p w14:paraId="794EE6E3" w14:textId="31CF5006" w:rsidR="00BF5340" w:rsidRPr="00407D35" w:rsidRDefault="00BF5340" w:rsidP="002356CA">
                        <w:pPr>
                          <w:pStyle w:val="SzKpalrs"/>
                        </w:pPr>
                        <w:r>
                          <w:fldChar w:fldCharType="begin"/>
                        </w:r>
                        <w:r>
                          <w:instrText xml:space="preserve"> SEQ ábra \* ARABIC </w:instrText>
                        </w:r>
                        <w:r>
                          <w:fldChar w:fldCharType="separate"/>
                        </w:r>
                        <w:bookmarkStart w:id="30" w:name="_Toc6346901"/>
                        <w:r w:rsidR="00D77442">
                          <w:t>7</w:t>
                        </w:r>
                        <w:r>
                          <w:fldChar w:fldCharType="end"/>
                        </w:r>
                        <w:r>
                          <w:t xml:space="preserve">. ábra: </w:t>
                        </w:r>
                        <w:r w:rsidRPr="00A95906">
                          <w:t>PMX működése</w:t>
                        </w:r>
                        <w:bookmarkEnd w:id="29"/>
                        <w:bookmarkEnd w:id="30"/>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957123">
      <w:pPr>
        <w:pStyle w:val="SzDSzvegTrzs"/>
        <w:numPr>
          <w:ilvl w:val="0"/>
          <w:numId w:val="21"/>
        </w:numPr>
      </w:pPr>
      <w:r>
        <w:t>E – C: megkeressük a pár két tagját az első szülőben, majd megcseréljük őket. (részállás: HBCAFGDE)</w:t>
      </w:r>
    </w:p>
    <w:p w14:paraId="2DEAE283" w14:textId="017B8E11" w:rsidR="00957123" w:rsidRDefault="00957123" w:rsidP="00957123">
      <w:pPr>
        <w:pStyle w:val="SzDSzvegTrzs"/>
        <w:numPr>
          <w:ilvl w:val="0"/>
          <w:numId w:val="21"/>
        </w:numPr>
      </w:pPr>
      <w:r>
        <w:t>A – D: itt is megkeressük a géneket és megcseréljük őket. (részállás HBCDFGAE)</w:t>
      </w:r>
    </w:p>
    <w:p w14:paraId="6A2D62A7" w14:textId="03C6BB52" w:rsidR="00957123" w:rsidRDefault="007135EA" w:rsidP="00957123">
      <w:pPr>
        <w:pStyle w:val="SzDSzvegTrzs"/>
        <w:numPr>
          <w:ilvl w:val="0"/>
          <w:numId w:val="21"/>
        </w:numPr>
      </w:pPr>
      <w:r>
        <w:t>F – E: lépés ugyan az, mint előbb. Végeredmény: HBCDEGAF.</w:t>
      </w:r>
    </w:p>
    <w:p w14:paraId="45B21FBC" w14:textId="332B4398" w:rsidR="00AA03C2" w:rsidRDefault="00D55B12" w:rsidP="004C265B">
      <w:pPr>
        <w:pStyle w:val="SzDSzvegTrzs"/>
      </w:pPr>
      <w:r>
        <w:t>Az átrendezési keresztezés</w:t>
      </w:r>
      <w:r w:rsidR="00727B48">
        <w:t xml:space="preserve"> (order crossover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56B49EF9" w:rsidR="005122D2" w:rsidRDefault="00141757" w:rsidP="00A15012">
      <w:pPr>
        <w:pStyle w:val="SzDSzvegTrzs"/>
      </w:pPr>
      <w:r>
        <w:rPr>
          <w:noProof/>
          <w:lang w:eastAsia="hu-HU" w:bidi="ar-SA"/>
        </w:rPr>
        <w:lastRenderedPageBreak/>
        <mc:AlternateContent>
          <mc:Choice Requires="wpg">
            <w:drawing>
              <wp:anchor distT="0" distB="0" distL="114300" distR="114300" simplePos="0" relativeHeight="251858944" behindDoc="0" locked="0" layoutInCell="1" allowOverlap="1" wp14:anchorId="1FA1CCB9" wp14:editId="018FD096">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BF5340" w:rsidRDefault="00BF5340"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BF5340" w:rsidRDefault="00BF5340"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BF5340" w:rsidRDefault="00BF5340"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BF5340" w:rsidRDefault="00BF5340"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BF5340" w:rsidRDefault="00BF5340"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BF5340" w:rsidRDefault="00BF5340"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BF5340" w:rsidRDefault="00BF5340"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BF5340" w:rsidRDefault="00BF5340"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BF5340" w:rsidRDefault="00BF5340"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BF5340" w:rsidRDefault="00BF5340"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BF5340" w:rsidRDefault="00BF5340"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BF5340" w:rsidRDefault="00BF5340"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BF5340" w:rsidRDefault="00BF5340"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BF5340" w:rsidRDefault="00BF5340"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BF5340" w:rsidRDefault="00BF5340"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BF5340" w:rsidRDefault="00BF5340"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BF5340" w:rsidRDefault="00BF5340"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BF5340" w:rsidRDefault="00BF5340"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BF5340" w:rsidRDefault="00BF5340"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BF5340" w:rsidRDefault="00BF5340"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BF5340" w:rsidRDefault="00BF5340"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BF5340" w:rsidRDefault="00BF5340"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BF5340" w:rsidRDefault="00BF5340"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BF5340" w:rsidRDefault="00BF5340"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BF5340" w:rsidRDefault="00BF5340">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BF5340" w:rsidRDefault="00BF5340"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BF5340" w:rsidRDefault="00BF5340"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BF5340" w:rsidRDefault="00BF5340"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BF5340" w:rsidRDefault="00BF5340"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BF5340" w:rsidRDefault="00BF5340"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BF5340" w:rsidRDefault="00BF5340"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BF5340" w:rsidRDefault="00BF5340"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BF5340" w:rsidRDefault="00BF5340"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BF5340" w:rsidRDefault="00BF5340"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BF5340" w:rsidRDefault="00BF5340"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BF5340" w:rsidRDefault="00BF5340"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BF5340" w:rsidRDefault="00BF5340"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BF5340" w:rsidRDefault="00BF5340"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BF5340" w:rsidRDefault="00BF5340"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BF5340" w:rsidRDefault="00BF5340"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BF5340" w:rsidRDefault="00BF5340"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BF5340" w:rsidRDefault="00BF5340"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BF5340" w:rsidRDefault="00BF5340"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16" style="position:absolute;left:0;text-align:left;margin-left:-10.05pt;margin-top:0;width:459pt;height:228pt;z-index:251858944;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">
                <v:group id="Csoportba foglalás 478" o:spid="_x0000_s1417"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18"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19"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BF5340" w:rsidRDefault="00BF5340" w:rsidP="005122D2">
                            <w:pPr>
                              <w:jc w:val="center"/>
                            </w:pPr>
                            <w:r>
                              <w:t>E</w:t>
                            </w:r>
                          </w:p>
                        </w:txbxContent>
                      </v:textbox>
                    </v:rect>
                    <v:rect id="Téglalap 420" o:spid="_x0000_s1420"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BF5340" w:rsidRDefault="00BF5340" w:rsidP="005122D2">
                            <w:pPr>
                              <w:jc w:val="center"/>
                            </w:pPr>
                            <w:r>
                              <w:t>A</w:t>
                            </w:r>
                          </w:p>
                        </w:txbxContent>
                      </v:textbox>
                    </v:rect>
                    <v:rect id="Téglalap 421" o:spid="_x0000_s1421"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BF5340" w:rsidRDefault="00BF5340" w:rsidP="005122D2">
                            <w:pPr>
                              <w:jc w:val="center"/>
                            </w:pPr>
                            <w:r>
                              <w:t>B</w:t>
                            </w:r>
                          </w:p>
                        </w:txbxContent>
                      </v:textbox>
                    </v:rect>
                    <v:rect id="Téglalap 422" o:spid="_x0000_s1422"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BF5340" w:rsidRDefault="00BF5340" w:rsidP="005122D2">
                            <w:pPr>
                              <w:jc w:val="center"/>
                            </w:pPr>
                            <w:r>
                              <w:t>H</w:t>
                            </w:r>
                          </w:p>
                        </w:txbxContent>
                      </v:textbox>
                    </v:rect>
                    <v:rect id="Téglalap 423" o:spid="_x0000_s1423"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BF5340" w:rsidRDefault="00BF5340" w:rsidP="005122D2">
                            <w:pPr>
                              <w:jc w:val="center"/>
                            </w:pPr>
                            <w:r>
                              <w:t>F</w:t>
                            </w:r>
                          </w:p>
                        </w:txbxContent>
                      </v:textbox>
                    </v:rect>
                    <v:rect id="Téglalap 424" o:spid="_x0000_s1424"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BF5340" w:rsidRDefault="00BF5340" w:rsidP="005122D2">
                            <w:pPr>
                              <w:jc w:val="center"/>
                            </w:pPr>
                            <w:r>
                              <w:t>G</w:t>
                            </w:r>
                          </w:p>
                        </w:txbxContent>
                      </v:textbox>
                    </v:rect>
                    <v:rect id="Téglalap 425" o:spid="_x0000_s1425"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BF5340" w:rsidRDefault="00BF5340" w:rsidP="005122D2">
                            <w:pPr>
                              <w:jc w:val="center"/>
                            </w:pPr>
                            <w:r>
                              <w:t>D</w:t>
                            </w:r>
                          </w:p>
                        </w:txbxContent>
                      </v:textbox>
                    </v:rect>
                    <v:rect id="Téglalap 426" o:spid="_x0000_s1426"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BF5340" w:rsidRDefault="00BF5340" w:rsidP="005122D2">
                            <w:pPr>
                              <w:jc w:val="center"/>
                            </w:pPr>
                            <w:r>
                              <w:t>C</w:t>
                            </w:r>
                          </w:p>
                        </w:txbxContent>
                      </v:textbox>
                    </v:rect>
                  </v:group>
                  <v:group id="Csoportba foglalás 438" o:spid="_x0000_s1427"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28"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BF5340" w:rsidRDefault="00BF5340" w:rsidP="005122D2">
                            <w:pPr>
                              <w:jc w:val="center"/>
                            </w:pPr>
                            <w:r>
                              <w:t>C</w:t>
                            </w:r>
                          </w:p>
                        </w:txbxContent>
                      </v:textbox>
                    </v:rect>
                    <v:rect id="Téglalap 428" o:spid="_x0000_s1429"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BF5340" w:rsidRDefault="00BF5340" w:rsidP="005122D2">
                            <w:pPr>
                              <w:jc w:val="center"/>
                            </w:pPr>
                            <w:r>
                              <w:t>D</w:t>
                            </w:r>
                          </w:p>
                        </w:txbxContent>
                      </v:textbox>
                    </v:rect>
                    <v:rect id="Téglalap 429" o:spid="_x0000_s1430"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BF5340" w:rsidRDefault="00BF5340" w:rsidP="005122D2">
                            <w:pPr>
                              <w:jc w:val="center"/>
                            </w:pPr>
                            <w:r>
                              <w:t>B</w:t>
                            </w:r>
                          </w:p>
                        </w:txbxContent>
                      </v:textbox>
                    </v:rect>
                    <v:rect id="Téglalap 430" o:spid="_x0000_s1431"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BF5340" w:rsidRDefault="00BF5340" w:rsidP="005122D2">
                            <w:pPr>
                              <w:jc w:val="center"/>
                            </w:pPr>
                            <w:r>
                              <w:t>A</w:t>
                            </w:r>
                          </w:p>
                        </w:txbxContent>
                      </v:textbox>
                    </v:rect>
                    <v:rect id="Téglalap 431" o:spid="_x0000_s1432"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BF5340" w:rsidRDefault="00BF5340" w:rsidP="005122D2">
                            <w:pPr>
                              <w:jc w:val="center"/>
                            </w:pPr>
                            <w:r>
                              <w:t>E</w:t>
                            </w:r>
                          </w:p>
                        </w:txbxContent>
                      </v:textbox>
                    </v:rect>
                    <v:rect id="Téglalap 432" o:spid="_x0000_s1433"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BF5340" w:rsidRDefault="00BF5340" w:rsidP="005122D2">
                            <w:pPr>
                              <w:jc w:val="center"/>
                            </w:pPr>
                            <w:r>
                              <w:t>F</w:t>
                            </w:r>
                          </w:p>
                        </w:txbxContent>
                      </v:textbox>
                    </v:rect>
                    <v:rect id="Téglalap 433" o:spid="_x0000_s1434"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BF5340" w:rsidRDefault="00BF5340" w:rsidP="005122D2">
                            <w:pPr>
                              <w:jc w:val="center"/>
                            </w:pPr>
                            <w:r>
                              <w:t>G</w:t>
                            </w:r>
                          </w:p>
                        </w:txbxContent>
                      </v:textbox>
                    </v:rect>
                    <v:rect id="Téglalap 434" o:spid="_x0000_s1435"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BF5340" w:rsidRDefault="00BF5340" w:rsidP="005122D2">
                            <w:pPr>
                              <w:jc w:val="center"/>
                            </w:pPr>
                            <w:r>
                              <w:t>H</w:t>
                            </w:r>
                          </w:p>
                        </w:txbxContent>
                      </v:textbox>
                    </v:rect>
                  </v:group>
                  <v:line id="Egyenes összekötő 435" o:spid="_x0000_s1436"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437"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438"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439"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440"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441"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44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BF5340" w:rsidRDefault="00BF5340" w:rsidP="005122D2">
                                <w:pPr>
                                  <w:jc w:val="center"/>
                                </w:pPr>
                                <w:r>
                                  <w:t>C</w:t>
                                </w:r>
                              </w:p>
                            </w:txbxContent>
                          </v:textbox>
                        </v:rect>
                        <v:rect id="Téglalap 441" o:spid="_x0000_s144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BF5340" w:rsidRDefault="00BF5340" w:rsidP="005122D2">
                                <w:pPr>
                                  <w:jc w:val="center"/>
                                </w:pPr>
                                <w:r>
                                  <w:t>D</w:t>
                                </w:r>
                              </w:p>
                            </w:txbxContent>
                          </v:textbox>
                        </v:rect>
                        <v:rect id="Téglalap 442" o:spid="_x0000_s144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BF5340" w:rsidRDefault="00BF5340" w:rsidP="005122D2">
                                <w:pPr>
                                  <w:jc w:val="center"/>
                                </w:pPr>
                                <w:r>
                                  <w:t>B</w:t>
                                </w:r>
                              </w:p>
                            </w:txbxContent>
                          </v:textbox>
                        </v:rect>
                        <v:rect id="Téglalap 443" o:spid="_x0000_s144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BF5340" w:rsidRDefault="00BF5340" w:rsidP="005122D2">
                                <w:pPr>
                                  <w:jc w:val="center"/>
                                </w:pPr>
                              </w:p>
                            </w:txbxContent>
                          </v:textbox>
                        </v:rect>
                        <v:rect id="Téglalap 444" o:spid="_x0000_s144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BF5340" w:rsidRDefault="00BF5340" w:rsidP="005122D2">
                                <w:pPr>
                                  <w:jc w:val="center"/>
                                </w:pPr>
                              </w:p>
                            </w:txbxContent>
                          </v:textbox>
                        </v:rect>
                        <v:rect id="Téglalap 445" o:spid="_x0000_s144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BF5340" w:rsidRDefault="00BF5340" w:rsidP="005122D2">
                                <w:pPr>
                                  <w:jc w:val="center"/>
                                </w:pPr>
                              </w:p>
                            </w:txbxContent>
                          </v:textbox>
                        </v:rect>
                        <v:rect id="Téglalap 446" o:spid="_x0000_s144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BF5340" w:rsidRDefault="00BF5340" w:rsidP="005122D2">
                                <w:pPr>
                                  <w:jc w:val="center"/>
                                </w:pPr>
                                <w:r>
                                  <w:t>G</w:t>
                                </w:r>
                              </w:p>
                            </w:txbxContent>
                          </v:textbox>
                        </v:rect>
                        <v:rect id="Téglalap 447" o:spid="_x0000_s144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BF5340" w:rsidRDefault="00BF5340" w:rsidP="005122D2">
                                <w:pPr>
                                  <w:jc w:val="center"/>
                                </w:pPr>
                                <w:r>
                                  <w:t>H</w:t>
                                </w:r>
                              </w:p>
                            </w:txbxContent>
                          </v:textbox>
                        </v:rect>
                      </v:group>
                      <v:line id="Egyenes összekötő 448" o:spid="_x0000_s1450"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451"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452"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BF5340" w:rsidRDefault="00BF5340">
                            <w:r>
                              <w:t>1. Eltávolítjuk a megfeleltetési szakasz elemeit</w:t>
                            </w:r>
                          </w:p>
                        </w:txbxContent>
                      </v:textbox>
                    </v:shape>
                  </v:group>
                  <v:group id="Csoportba foglalás 480" o:spid="_x0000_s1453"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454"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45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45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BF5340" w:rsidRDefault="00BF5340" w:rsidP="005122D2">
                                <w:pPr>
                                  <w:jc w:val="center"/>
                                </w:pPr>
                              </w:p>
                            </w:txbxContent>
                          </v:textbox>
                        </v:rect>
                        <v:rect id="Téglalap 454" o:spid="_x0000_s145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BF5340" w:rsidRDefault="00BF5340" w:rsidP="005122D2">
                                <w:pPr>
                                  <w:jc w:val="center"/>
                                </w:pPr>
                              </w:p>
                            </w:txbxContent>
                          </v:textbox>
                        </v:rect>
                        <v:rect id="Téglalap 455" o:spid="_x0000_s145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BF5340" w:rsidRDefault="00BF5340" w:rsidP="005122D2">
                                <w:pPr>
                                  <w:jc w:val="center"/>
                                </w:pPr>
                                <w:r>
                                  <w:t>D</w:t>
                                </w:r>
                              </w:p>
                            </w:txbxContent>
                          </v:textbox>
                        </v:rect>
                        <v:rect id="Téglalap 456" o:spid="_x0000_s145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BF5340" w:rsidRDefault="00BF5340" w:rsidP="005122D2">
                                <w:pPr>
                                  <w:jc w:val="center"/>
                                </w:pPr>
                                <w:r>
                                  <w:t>C</w:t>
                                </w:r>
                              </w:p>
                            </w:txbxContent>
                          </v:textbox>
                        </v:rect>
                        <v:rect id="Téglalap 457" o:spid="_x0000_s146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BF5340" w:rsidRDefault="00BF5340" w:rsidP="005122D2">
                                <w:pPr>
                                  <w:jc w:val="center"/>
                                </w:pPr>
                              </w:p>
                            </w:txbxContent>
                          </v:textbox>
                        </v:rect>
                        <v:rect id="Téglalap 458" o:spid="_x0000_s146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BF5340" w:rsidRDefault="00BF5340" w:rsidP="005122D2">
                                <w:pPr>
                                  <w:jc w:val="center"/>
                                </w:pPr>
                                <w:r>
                                  <w:t>G</w:t>
                                </w:r>
                              </w:p>
                            </w:txbxContent>
                          </v:textbox>
                        </v:rect>
                        <v:rect id="Téglalap 459" o:spid="_x0000_s146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BF5340" w:rsidRDefault="00BF5340" w:rsidP="005122D2">
                                <w:pPr>
                                  <w:jc w:val="center"/>
                                </w:pPr>
                                <w:r>
                                  <w:t>H</w:t>
                                </w:r>
                              </w:p>
                            </w:txbxContent>
                          </v:textbox>
                        </v:rect>
                        <v:rect id="Téglalap 460" o:spid="_x0000_s146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BF5340" w:rsidRDefault="00BF5340" w:rsidP="005122D2">
                                <w:pPr>
                                  <w:jc w:val="center"/>
                                </w:pPr>
                                <w:r>
                                  <w:t>B</w:t>
                                </w:r>
                              </w:p>
                            </w:txbxContent>
                          </v:textbox>
                        </v:rect>
                      </v:group>
                      <v:line id="Egyenes összekötő 461" o:spid="_x0000_s146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46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466"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BF5340" w:rsidRDefault="00BF5340" w:rsidP="005122D2">
                            <w:r>
                              <w:t>2.Addig toljuk balra az elemeket amíg az üres gének középre nem kerülnek</w:t>
                            </w:r>
                          </w:p>
                        </w:txbxContent>
                      </v:textbox>
                    </v:shape>
                  </v:group>
                  <v:group id="Csoportba foglalás 481" o:spid="_x0000_s1467"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46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46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47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BF5340" w:rsidRDefault="00BF5340" w:rsidP="005122D2">
                                <w:pPr>
                                  <w:jc w:val="center"/>
                                </w:pPr>
                                <w:r>
                                  <w:t>E</w:t>
                                </w:r>
                              </w:p>
                            </w:txbxContent>
                          </v:textbox>
                        </v:rect>
                        <v:rect id="Téglalap 468" o:spid="_x0000_s147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BF5340" w:rsidRDefault="00BF5340" w:rsidP="005122D2">
                                <w:pPr>
                                  <w:jc w:val="center"/>
                                </w:pPr>
                                <w:r>
                                  <w:t>A</w:t>
                                </w:r>
                              </w:p>
                            </w:txbxContent>
                          </v:textbox>
                        </v:rect>
                        <v:rect id="Téglalap 469" o:spid="_x0000_s147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BF5340" w:rsidRDefault="00BF5340" w:rsidP="005122D2">
                                <w:pPr>
                                  <w:jc w:val="center"/>
                                </w:pPr>
                                <w:r>
                                  <w:t>D</w:t>
                                </w:r>
                              </w:p>
                            </w:txbxContent>
                          </v:textbox>
                        </v:rect>
                        <v:rect id="Téglalap 470" o:spid="_x0000_s147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BF5340" w:rsidRDefault="00BF5340" w:rsidP="005122D2">
                                <w:pPr>
                                  <w:jc w:val="center"/>
                                </w:pPr>
                                <w:r>
                                  <w:t>C</w:t>
                                </w:r>
                              </w:p>
                            </w:txbxContent>
                          </v:textbox>
                        </v:rect>
                        <v:rect id="Téglalap 471" o:spid="_x0000_s147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BF5340" w:rsidRDefault="00BF5340" w:rsidP="005122D2">
                                <w:pPr>
                                  <w:jc w:val="center"/>
                                </w:pPr>
                                <w:r>
                                  <w:t>F</w:t>
                                </w:r>
                              </w:p>
                            </w:txbxContent>
                          </v:textbox>
                        </v:rect>
                        <v:rect id="Téglalap 472" o:spid="_x0000_s147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BF5340" w:rsidRDefault="00BF5340" w:rsidP="005122D2">
                                <w:pPr>
                                  <w:jc w:val="center"/>
                                </w:pPr>
                                <w:r>
                                  <w:t>G</w:t>
                                </w:r>
                              </w:p>
                            </w:txbxContent>
                          </v:textbox>
                        </v:rect>
                        <v:rect id="Téglalap 473" o:spid="_x0000_s147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BF5340" w:rsidRDefault="00BF5340" w:rsidP="005122D2">
                                <w:pPr>
                                  <w:jc w:val="center"/>
                                </w:pPr>
                                <w:r>
                                  <w:t>H</w:t>
                                </w:r>
                              </w:p>
                            </w:txbxContent>
                          </v:textbox>
                        </v:rect>
                        <v:rect id="Téglalap 474" o:spid="_x0000_s147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BF5340" w:rsidRDefault="00BF5340" w:rsidP="005122D2">
                                <w:pPr>
                                  <w:jc w:val="center"/>
                                </w:pPr>
                                <w:r>
                                  <w:t>B</w:t>
                                </w:r>
                              </w:p>
                            </w:txbxContent>
                          </v:textbox>
                        </v:rect>
                      </v:group>
                      <v:line id="Egyenes összekötő 475" o:spid="_x0000_s147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47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48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BF5340" w:rsidRDefault="00BF5340" w:rsidP="005122D2">
                            <w:r>
                              <w:t>3. Végül beillesszük a megfeleltetési szakaszt a másik kromoszómából</w:t>
                            </w:r>
                          </w:p>
                        </w:txbxContent>
                      </v:textbox>
                    </v:shape>
                  </v:group>
                </v:group>
                <w10:wrap type="topAndBottom"/>
              </v:group>
            </w:pict>
          </mc:Fallback>
        </mc:AlternateContent>
      </w:r>
      <w:r>
        <w:rPr>
          <w:noProof/>
          <w:lang w:eastAsia="hu-HU" w:bidi="ar-SA"/>
        </w:rPr>
        <mc:AlternateContent>
          <mc:Choice Requires="wps">
            <w:drawing>
              <wp:anchor distT="0" distB="0" distL="114300" distR="114300" simplePos="0" relativeHeight="251859968" behindDoc="0" locked="0" layoutInCell="1" allowOverlap="1" wp14:anchorId="14B0B3BF" wp14:editId="0541BA3A">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31" w:name="_Ref3119928"/>
                          <w:p w14:paraId="2F473D3D" w14:textId="38752510" w:rsidR="00BF5340" w:rsidRPr="00E4016C" w:rsidRDefault="00BF5340" w:rsidP="00141757">
                            <w:pPr>
                              <w:pStyle w:val="SzKpalrs"/>
                            </w:pPr>
                            <w:r>
                              <w:fldChar w:fldCharType="begin"/>
                            </w:r>
                            <w:r>
                              <w:instrText xml:space="preserve"> SEQ ábra \* ARABIC </w:instrText>
                            </w:r>
                            <w:r>
                              <w:fldChar w:fldCharType="separate"/>
                            </w:r>
                            <w:bookmarkStart w:id="32" w:name="_Toc6346902"/>
                            <w:r w:rsidR="00D77442">
                              <w:t>8</w:t>
                            </w:r>
                            <w:r>
                              <w:fldChar w:fldCharType="end"/>
                            </w:r>
                            <w:r>
                              <w:t xml:space="preserve">. ábra: </w:t>
                            </w:r>
                            <w:r w:rsidRPr="003B2C93">
                              <w:t>Az OX működése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481" type="#_x0000_t202" style="position:absolute;left:0;text-align:left;margin-left:-10.05pt;margin-top:232.3pt;width:459pt;height:37.8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" stroked="f">
                <v:textbox style="mso-fit-shape-to-text:t" inset="0,0,0,0">
                  <w:txbxContent>
                    <w:bookmarkStart w:id="33" w:name="_Ref3119928"/>
                    <w:p w14:paraId="2F473D3D" w14:textId="38752510" w:rsidR="00BF5340" w:rsidRPr="00E4016C" w:rsidRDefault="00BF5340" w:rsidP="00141757">
                      <w:pPr>
                        <w:pStyle w:val="SzKpalrs"/>
                      </w:pPr>
                      <w:r>
                        <w:fldChar w:fldCharType="begin"/>
                      </w:r>
                      <w:r>
                        <w:instrText xml:space="preserve"> SEQ ábra \* ARABIC </w:instrText>
                      </w:r>
                      <w:r>
                        <w:fldChar w:fldCharType="separate"/>
                      </w:r>
                      <w:bookmarkStart w:id="34" w:name="_Toc6346902"/>
                      <w:r w:rsidR="00D77442">
                        <w:t>8</w:t>
                      </w:r>
                      <w:r>
                        <w:fldChar w:fldCharType="end"/>
                      </w:r>
                      <w:r>
                        <w:t xml:space="preserve">. ábra: </w:t>
                      </w:r>
                      <w:r w:rsidRPr="003B2C93">
                        <w:t>Az OX működése</w:t>
                      </w:r>
                      <w:bookmarkEnd w:id="33"/>
                      <w:bookmarkEnd w:id="34"/>
                    </w:p>
                  </w:txbxContent>
                </v:textbox>
                <w10:wrap type="topAndBottom"/>
              </v:shape>
            </w:pict>
          </mc:Fallback>
        </mc:AlternateContent>
      </w:r>
      <w:r>
        <w:rPr>
          <w:noProof/>
          <w:lang w:eastAsia="hu-HU" w:bidi="ar-SA"/>
        </w:rPr>
        <mc:AlternateContent>
          <mc:Choice Requires="wps">
            <w:drawing>
              <wp:anchor distT="0" distB="0" distL="114300" distR="114300" simplePos="0" relativeHeight="251862016" behindDoc="0" locked="0" layoutInCell="1" allowOverlap="1" wp14:anchorId="4AA17D01" wp14:editId="4591EB3C">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35" w:name="_Ref3120132"/>
                          <w:p w14:paraId="1686D3ED" w14:textId="3E9E7801" w:rsidR="00BF5340" w:rsidRPr="00641507" w:rsidRDefault="00BF5340" w:rsidP="00141757">
                            <w:pPr>
                              <w:pStyle w:val="SzKpalrs"/>
                            </w:pPr>
                            <w:r>
                              <w:fldChar w:fldCharType="begin"/>
                            </w:r>
                            <w:r>
                              <w:instrText xml:space="preserve"> SEQ ábra \* ARABIC </w:instrText>
                            </w:r>
                            <w:r>
                              <w:fldChar w:fldCharType="separate"/>
                            </w:r>
                            <w:bookmarkStart w:id="36" w:name="_Toc6346903"/>
                            <w:r w:rsidR="00D77442">
                              <w:t>9</w:t>
                            </w:r>
                            <w:r>
                              <w:fldChar w:fldCharType="end"/>
                            </w:r>
                            <w:r>
                              <w:t>. ábra: A</w:t>
                            </w:r>
                            <w:r w:rsidRPr="00C47163">
                              <w:t xml:space="preserve"> CX működése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482" type="#_x0000_t202" style="position:absolute;left:0;text-align:left;margin-left:3pt;margin-top:649.3pt;width:442.3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C+O8/8OwIAAG4EAAAOAAAA&#10;AAAAAAAAAAAAAC4CAABkcnMvZTJvRG9jLnhtbFBLAQItABQABgAIAAAAIQBfAU994AAAAAsBAAAP&#10;AAAAAAAAAAAAAAAAAJUEAABkcnMvZG93bnJldi54bWxQSwUGAAAAAAQABADzAAAAogUAAAAA&#10;" stroked="f">
                <v:textbox style="mso-fit-shape-to-text:t" inset="0,0,0,0">
                  <w:txbxContent>
                    <w:bookmarkStart w:id="37" w:name="_Ref3120132"/>
                    <w:p w14:paraId="1686D3ED" w14:textId="3E9E7801" w:rsidR="00BF5340" w:rsidRPr="00641507" w:rsidRDefault="00BF5340" w:rsidP="00141757">
                      <w:pPr>
                        <w:pStyle w:val="SzKpalrs"/>
                      </w:pPr>
                      <w:r>
                        <w:fldChar w:fldCharType="begin"/>
                      </w:r>
                      <w:r>
                        <w:instrText xml:space="preserve"> SEQ ábra \* ARABIC </w:instrText>
                      </w:r>
                      <w:r>
                        <w:fldChar w:fldCharType="separate"/>
                      </w:r>
                      <w:bookmarkStart w:id="38" w:name="_Toc6346903"/>
                      <w:r w:rsidR="00D77442">
                        <w:t>9</w:t>
                      </w:r>
                      <w:r>
                        <w:fldChar w:fldCharType="end"/>
                      </w:r>
                      <w:r>
                        <w:t>. ábra: A</w:t>
                      </w:r>
                      <w:r w:rsidRPr="00C47163">
                        <w:t xml:space="preserve"> CX működése</w:t>
                      </w:r>
                      <w:bookmarkEnd w:id="37"/>
                      <w:bookmarkEnd w:id="38"/>
                    </w:p>
                  </w:txbxContent>
                </v:textbox>
                <w10:wrap type="topAndBottom"/>
              </v:shape>
            </w:pict>
          </mc:Fallback>
        </mc:AlternateContent>
      </w:r>
      <w:r>
        <w:rPr>
          <w:noProof/>
          <w:lang w:eastAsia="hu-HU" w:bidi="ar-SA"/>
        </w:rPr>
        <mc:AlternateContent>
          <mc:Choice Requires="wpg">
            <w:drawing>
              <wp:anchor distT="0" distB="0" distL="114300" distR="114300" simplePos="0" relativeHeight="251627520" behindDoc="0" locked="0" layoutInCell="1" allowOverlap="1" wp14:anchorId="365304AA" wp14:editId="09FA298F">
                <wp:simplePos x="0" y="0"/>
                <wp:positionH relativeFrom="column">
                  <wp:posOffset>38187</wp:posOffset>
                </wp:positionH>
                <wp:positionV relativeFrom="paragraph">
                  <wp:posOffset>4302760</wp:posOffset>
                </wp:positionV>
                <wp:extent cx="5617238"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38"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BF5340" w:rsidRDefault="00BF5340"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BF5340" w:rsidRDefault="00BF5340"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BF5340" w:rsidRDefault="00BF5340"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BF5340" w:rsidRDefault="00BF5340"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BF5340" w:rsidRDefault="00BF5340"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BF5340" w:rsidRDefault="00BF5340"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BF5340" w:rsidRDefault="00BF5340"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BF5340" w:rsidRDefault="00BF5340"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BF5340" w:rsidRDefault="00BF5340"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BF5340" w:rsidRDefault="00BF5340"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BF5340" w:rsidRDefault="00BF5340"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BF5340" w:rsidRDefault="00BF5340"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BF5340" w:rsidRDefault="00BF5340"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BF5340" w:rsidRDefault="00BF5340"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BF5340" w:rsidRDefault="00BF5340"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BF5340" w:rsidRDefault="00BF5340"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BF5340" w:rsidRDefault="00BF5340"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BF5340" w:rsidRDefault="00BF5340"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BF5340" w:rsidRDefault="00BF5340"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BF5340" w:rsidRDefault="00BF5340"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BF5340" w:rsidRDefault="00BF5340"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BF5340" w:rsidRDefault="00BF5340"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BF5340" w:rsidRDefault="00BF5340"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BF5340" w:rsidRDefault="00BF5340"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BF5340" w:rsidRDefault="00BF5340"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BF5340" w:rsidRDefault="00BF5340"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BF5340" w:rsidRDefault="00BF5340"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BF5340" w:rsidRDefault="00BF5340"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49" y="476250"/>
                                <a:ext cx="1981200" cy="323850"/>
                                <a:chOff x="-215626" y="-95250"/>
                                <a:chExt cx="1981200"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BF5340" w:rsidRDefault="00BF5340"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BF5340" w:rsidRDefault="00BF5340"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BF5340" w:rsidRDefault="00BF5340"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26" y="-952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BF5340" w:rsidRDefault="00BF5340"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BF5340" w:rsidRDefault="00BF5340"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BF5340" w:rsidRDefault="00BF5340"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BF5340" w:rsidRDefault="00BF5340"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BF5340" w:rsidRDefault="00BF5340"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BF5340" w:rsidRDefault="00BF5340"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83" style="position:absolute;left:0;text-align:left;margin-left:3pt;margin-top:338.8pt;width:442.3pt;height:306pt;z-index:251627520;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">
                <v:group id="Csoportba foglalás 556" o:spid="_x0000_s1484"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85"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BF5340" w:rsidRDefault="00BF5340" w:rsidP="00F05408">
                          <w:pPr>
                            <w:jc w:val="center"/>
                          </w:pPr>
                          <w:r>
                            <w:t>E</w:t>
                          </w:r>
                        </w:p>
                      </w:txbxContent>
                    </v:textbox>
                  </v:rect>
                  <v:rect id="Téglalap 558" o:spid="_x0000_s1486"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BF5340" w:rsidRDefault="00BF5340" w:rsidP="00F05408">
                          <w:pPr>
                            <w:jc w:val="center"/>
                          </w:pPr>
                          <w:r>
                            <w:t>A</w:t>
                          </w:r>
                        </w:p>
                      </w:txbxContent>
                    </v:textbox>
                  </v:rect>
                  <v:rect id="Téglalap 559" o:spid="_x0000_s1487"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BF5340" w:rsidRDefault="00BF5340" w:rsidP="00F05408">
                          <w:pPr>
                            <w:jc w:val="center"/>
                          </w:pPr>
                          <w:r>
                            <w:t>B</w:t>
                          </w:r>
                        </w:p>
                      </w:txbxContent>
                    </v:textbox>
                  </v:rect>
                  <v:rect id="Téglalap 560" o:spid="_x0000_s1488"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BF5340" w:rsidRDefault="00BF5340" w:rsidP="00F05408">
                          <w:pPr>
                            <w:jc w:val="center"/>
                          </w:pPr>
                          <w:r>
                            <w:t>H</w:t>
                          </w:r>
                        </w:p>
                      </w:txbxContent>
                    </v:textbox>
                  </v:rect>
                  <v:rect id="Téglalap 561" o:spid="_x0000_s1489"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BF5340" w:rsidRDefault="00BF5340" w:rsidP="00F05408">
                          <w:pPr>
                            <w:jc w:val="center"/>
                          </w:pPr>
                          <w:r>
                            <w:t>F</w:t>
                          </w:r>
                        </w:p>
                      </w:txbxContent>
                    </v:textbox>
                  </v:rect>
                  <v:rect id="Téglalap 562" o:spid="_x0000_s1490"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BF5340" w:rsidRDefault="00BF5340" w:rsidP="00F05408">
                          <w:pPr>
                            <w:jc w:val="center"/>
                          </w:pPr>
                          <w:r>
                            <w:t>G</w:t>
                          </w:r>
                        </w:p>
                      </w:txbxContent>
                    </v:textbox>
                  </v:rect>
                  <v:rect id="Téglalap 563" o:spid="_x0000_s1491"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BF5340" w:rsidRDefault="00BF5340" w:rsidP="00F05408">
                          <w:pPr>
                            <w:jc w:val="center"/>
                          </w:pPr>
                          <w:r>
                            <w:t>D</w:t>
                          </w:r>
                        </w:p>
                      </w:txbxContent>
                    </v:textbox>
                  </v:rect>
                  <v:rect id="Téglalap 564" o:spid="_x0000_s1492"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BF5340" w:rsidRDefault="00BF5340" w:rsidP="00F05408">
                          <w:pPr>
                            <w:jc w:val="center"/>
                          </w:pPr>
                          <w:r>
                            <w:t>C</w:t>
                          </w:r>
                        </w:p>
                      </w:txbxContent>
                    </v:textbox>
                  </v:rect>
                </v:group>
                <v:group id="Csoportba foglalás 565" o:spid="_x0000_s1493"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94"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BF5340" w:rsidRDefault="00BF5340" w:rsidP="00F05408">
                          <w:pPr>
                            <w:jc w:val="center"/>
                          </w:pPr>
                          <w:r>
                            <w:t>C</w:t>
                          </w:r>
                        </w:p>
                      </w:txbxContent>
                    </v:textbox>
                  </v:rect>
                  <v:rect id="Téglalap 567" o:spid="_x0000_s1495"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BF5340" w:rsidRDefault="00BF5340" w:rsidP="00F05408">
                          <w:pPr>
                            <w:jc w:val="center"/>
                          </w:pPr>
                          <w:r>
                            <w:t>D</w:t>
                          </w:r>
                        </w:p>
                      </w:txbxContent>
                    </v:textbox>
                  </v:rect>
                  <v:rect id="Téglalap 568" o:spid="_x0000_s1496"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BF5340" w:rsidRDefault="00BF5340" w:rsidP="00F05408">
                          <w:pPr>
                            <w:jc w:val="center"/>
                          </w:pPr>
                          <w:r>
                            <w:t>B</w:t>
                          </w:r>
                        </w:p>
                      </w:txbxContent>
                    </v:textbox>
                  </v:rect>
                  <v:rect id="Téglalap 569" o:spid="_x0000_s1497"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BF5340" w:rsidRDefault="00BF5340" w:rsidP="00F05408">
                          <w:pPr>
                            <w:jc w:val="center"/>
                          </w:pPr>
                          <w:r>
                            <w:t>A</w:t>
                          </w:r>
                        </w:p>
                      </w:txbxContent>
                    </v:textbox>
                  </v:rect>
                  <v:rect id="Téglalap 570" o:spid="_x0000_s1498"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BF5340" w:rsidRDefault="00BF5340" w:rsidP="00F05408">
                          <w:pPr>
                            <w:jc w:val="center"/>
                          </w:pPr>
                          <w:r>
                            <w:t>E</w:t>
                          </w:r>
                        </w:p>
                      </w:txbxContent>
                    </v:textbox>
                  </v:rect>
                  <v:rect id="Téglalap 571" o:spid="_x0000_s1499"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BF5340" w:rsidRDefault="00BF5340" w:rsidP="00F05408">
                          <w:pPr>
                            <w:jc w:val="center"/>
                          </w:pPr>
                          <w:r>
                            <w:t>H</w:t>
                          </w:r>
                        </w:p>
                      </w:txbxContent>
                    </v:textbox>
                  </v:rect>
                  <v:rect id="Téglalap 572" o:spid="_x0000_s1500"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BF5340" w:rsidRDefault="00BF5340" w:rsidP="00F05408">
                          <w:pPr>
                            <w:jc w:val="center"/>
                          </w:pPr>
                          <w:r>
                            <w:t>G</w:t>
                          </w:r>
                        </w:p>
                      </w:txbxContent>
                    </v:textbox>
                  </v:rect>
                  <v:rect id="Téglalap 573" o:spid="_x0000_s1501"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BF5340" w:rsidRDefault="00BF5340" w:rsidP="00F05408">
                          <w:pPr>
                            <w:jc w:val="center"/>
                          </w:pPr>
                          <w:r>
                            <w:t>F</w:t>
                          </w:r>
                        </w:p>
                      </w:txbxContent>
                    </v:textbox>
                  </v:rect>
                </v:group>
                <v:group id="Csoportba foglalás 640" o:spid="_x0000_s1502"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503"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504"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505"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BF5340" w:rsidRDefault="00BF5340" w:rsidP="00F05408">
                              <w:pPr>
                                <w:jc w:val="center"/>
                              </w:pPr>
                            </w:p>
                          </w:txbxContent>
                        </v:textbox>
                      </v:rect>
                      <v:rect id="Téglalap 609" o:spid="_x0000_s1506"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BF5340" w:rsidRDefault="00BF5340" w:rsidP="00F05408">
                              <w:pPr>
                                <w:jc w:val="center"/>
                              </w:pPr>
                              <w:r>
                                <w:t>A</w:t>
                              </w:r>
                            </w:p>
                          </w:txbxContent>
                        </v:textbox>
                      </v:rect>
                      <v:rect id="Téglalap 610" o:spid="_x0000_s1507"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BF5340" w:rsidRDefault="00BF5340" w:rsidP="00F05408">
                              <w:pPr>
                                <w:jc w:val="center"/>
                              </w:pPr>
                            </w:p>
                          </w:txbxContent>
                        </v:textbox>
                      </v:rect>
                      <v:rect id="Téglalap 611" o:spid="_x0000_s1508"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BF5340" w:rsidRDefault="00BF5340" w:rsidP="00F05408">
                              <w:pPr>
                                <w:jc w:val="center"/>
                              </w:pPr>
                              <w:r>
                                <w:t>H</w:t>
                              </w:r>
                            </w:p>
                          </w:txbxContent>
                        </v:textbox>
                      </v:rect>
                      <v:rect id="Téglalap 612" o:spid="_x0000_s1509"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BF5340" w:rsidRDefault="00BF5340" w:rsidP="00B82100"/>
                          </w:txbxContent>
                        </v:textbox>
                      </v:rect>
                      <v:rect id="Téglalap 613" o:spid="_x0000_s1510"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BF5340" w:rsidRDefault="00BF5340" w:rsidP="00F05408">
                              <w:pPr>
                                <w:jc w:val="center"/>
                              </w:pPr>
                              <w:r>
                                <w:t>G</w:t>
                              </w:r>
                            </w:p>
                          </w:txbxContent>
                        </v:textbox>
                      </v:rect>
                      <v:rect id="Téglalap 614" o:spid="_x0000_s1511"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BF5340" w:rsidRDefault="00BF5340" w:rsidP="009360BB">
                              <w:r>
                                <w:t>D</w:t>
                              </w:r>
                            </w:p>
                          </w:txbxContent>
                        </v:textbox>
                      </v:rect>
                      <v:rect id="Téglalap 615" o:spid="_x0000_s1512"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BF5340" w:rsidRDefault="00BF5340" w:rsidP="00F05408">
                              <w:pPr>
                                <w:jc w:val="center"/>
                              </w:pPr>
                            </w:p>
                          </w:txbxContent>
                        </v:textbox>
                      </v:rect>
                    </v:group>
                    <v:shape id="Szövegdoboz 618" o:spid="_x0000_s1513"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BF5340" w:rsidRDefault="00BF5340" w:rsidP="00F05408">
                            <w:r>
                              <w:t>3. …és ezt addig folytatjuk amíg el nem érünk egy olyan allélig ami már szerepel az új egyedben, ami most a negyedik lépés után következett be.</w:t>
                            </w:r>
                          </w:p>
                        </w:txbxContent>
                      </v:textbox>
                    </v:shape>
                  </v:group>
                  <v:group id="Csoportba foglalás 591" o:spid="_x0000_s1514"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515"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516"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BF5340" w:rsidRDefault="00BF5340" w:rsidP="00F05408">
                              <w:pPr>
                                <w:jc w:val="center"/>
                              </w:pPr>
                            </w:p>
                          </w:txbxContent>
                        </v:textbox>
                      </v:rect>
                      <v:rect id="Téglalap 595" o:spid="_x0000_s1517"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BF5340" w:rsidRDefault="00BF5340" w:rsidP="00F05408">
                              <w:pPr>
                                <w:jc w:val="center"/>
                              </w:pPr>
                              <w:r>
                                <w:t>A</w:t>
                              </w:r>
                            </w:p>
                          </w:txbxContent>
                        </v:textbox>
                      </v:rect>
                      <v:rect id="Téglalap 596" o:spid="_x0000_s1518"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BF5340" w:rsidRDefault="00BF5340" w:rsidP="00F05408">
                              <w:pPr>
                                <w:jc w:val="center"/>
                              </w:pPr>
                            </w:p>
                          </w:txbxContent>
                        </v:textbox>
                      </v:rect>
                      <v:rect id="Téglalap 597" o:spid="_x0000_s1519"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BF5340" w:rsidRDefault="00BF5340" w:rsidP="00F05408">
                              <w:pPr>
                                <w:jc w:val="center"/>
                              </w:pPr>
                              <w:r>
                                <w:t>H</w:t>
                              </w:r>
                            </w:p>
                          </w:txbxContent>
                        </v:textbox>
                      </v:rect>
                      <v:rect id="Téglalap 598" o:spid="_x0000_s1520"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BF5340" w:rsidRDefault="00BF5340" w:rsidP="00F05408">
                              <w:pPr>
                                <w:jc w:val="center"/>
                              </w:pPr>
                            </w:p>
                          </w:txbxContent>
                        </v:textbox>
                      </v:rect>
                      <v:rect id="Téglalap 599" o:spid="_x0000_s1521"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BF5340" w:rsidRDefault="00BF5340" w:rsidP="00F05408">
                              <w:pPr>
                                <w:jc w:val="center"/>
                              </w:pPr>
                            </w:p>
                          </w:txbxContent>
                        </v:textbox>
                      </v:rect>
                      <v:rect id="Téglalap 600" o:spid="_x0000_s1522"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BF5340" w:rsidRDefault="00BF5340" w:rsidP="00F05408">
                              <w:pPr>
                                <w:jc w:val="center"/>
                              </w:pPr>
                            </w:p>
                          </w:txbxContent>
                        </v:textbox>
                      </v:rect>
                      <v:rect id="Téglalap 601" o:spid="_x0000_s1523"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BF5340" w:rsidRDefault="00BF5340" w:rsidP="00F05408">
                              <w:pPr>
                                <w:jc w:val="center"/>
                              </w:pPr>
                            </w:p>
                          </w:txbxContent>
                        </v:textbox>
                      </v:rect>
                    </v:group>
                    <v:shape id="Szövegdoboz 604" o:spid="_x0000_s1524"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BF5340" w:rsidRDefault="00BF5340"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525"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526"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527"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BF5340" w:rsidRDefault="00BF5340" w:rsidP="00F05408">
                              <w:pPr>
                                <w:jc w:val="center"/>
                              </w:pPr>
                            </w:p>
                          </w:txbxContent>
                        </v:textbox>
                      </v:rect>
                      <v:rect id="Téglalap 581" o:spid="_x0000_s1528"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BF5340" w:rsidRDefault="00BF5340" w:rsidP="00F05408">
                              <w:pPr>
                                <w:jc w:val="center"/>
                              </w:pPr>
                            </w:p>
                          </w:txbxContent>
                        </v:textbox>
                      </v:rect>
                      <v:rect id="Téglalap 582" o:spid="_x0000_s1529"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BF5340" w:rsidRDefault="00BF5340" w:rsidP="00F05408">
                              <w:pPr>
                                <w:jc w:val="center"/>
                              </w:pPr>
                            </w:p>
                          </w:txbxContent>
                        </v:textbox>
                      </v:rect>
                      <v:rect id="Téglalap 583" o:spid="_x0000_s1530"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BF5340" w:rsidRDefault="00BF5340" w:rsidP="00F05408">
                              <w:pPr>
                                <w:jc w:val="center"/>
                              </w:pPr>
                              <w:r>
                                <w:t>H</w:t>
                              </w:r>
                            </w:p>
                          </w:txbxContent>
                        </v:textbox>
                      </v:rect>
                      <v:rect id="Téglalap 584" o:spid="_x0000_s1531"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BF5340" w:rsidRDefault="00BF5340" w:rsidP="00F05408">
                              <w:pPr>
                                <w:jc w:val="center"/>
                              </w:pPr>
                            </w:p>
                          </w:txbxContent>
                        </v:textbox>
                      </v:rect>
                      <v:rect id="Téglalap 585" o:spid="_x0000_s1532"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BF5340" w:rsidRDefault="00BF5340" w:rsidP="00F05408">
                              <w:pPr>
                                <w:jc w:val="center"/>
                              </w:pPr>
                            </w:p>
                          </w:txbxContent>
                        </v:textbox>
                      </v:rect>
                      <v:rect id="Téglalap 586" o:spid="_x0000_s1533"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BF5340" w:rsidRDefault="00BF5340" w:rsidP="00F05408">
                              <w:pPr>
                                <w:jc w:val="center"/>
                              </w:pPr>
                            </w:p>
                          </w:txbxContent>
                        </v:textbox>
                      </v:rect>
                      <v:rect id="Téglalap 587" o:spid="_x0000_s1534"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BF5340" w:rsidRDefault="00BF5340" w:rsidP="00F05408">
                              <w:pPr>
                                <w:jc w:val="center"/>
                              </w:pPr>
                            </w:p>
                          </w:txbxContent>
                        </v:textbox>
                      </v:rect>
                    </v:group>
                    <v:shape id="Szövegdoboz 590" o:spid="_x0000_s1535"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BF5340" w:rsidRDefault="00BF5340" w:rsidP="00F05408">
                            <w:r>
                              <w:t>1. Átmásoljuk az első allélt az első szülőből</w:t>
                            </w:r>
                          </w:p>
                        </w:txbxContent>
                      </v:textbox>
                    </v:shape>
                  </v:group>
                  <v:group id="Csoportba foglalás 629" o:spid="_x0000_s1536"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537"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538"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BF5340" w:rsidRDefault="00BF5340" w:rsidP="00A15012">
                              <w:pPr>
                                <w:jc w:val="center"/>
                              </w:pPr>
                              <w:r>
                                <w:t>C</w:t>
                              </w:r>
                            </w:p>
                          </w:txbxContent>
                        </v:textbox>
                      </v:rect>
                      <v:rect id="Téglalap 632" o:spid="_x0000_s1539"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BF5340" w:rsidRDefault="00BF5340" w:rsidP="00A15012">
                              <w:pPr>
                                <w:jc w:val="center"/>
                              </w:pPr>
                              <w:r>
                                <w:t>A</w:t>
                              </w:r>
                            </w:p>
                          </w:txbxContent>
                        </v:textbox>
                      </v:rect>
                      <v:rect id="Téglalap 633" o:spid="_x0000_s1540"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BF5340" w:rsidRDefault="00BF5340" w:rsidP="00A15012">
                              <w:pPr>
                                <w:jc w:val="center"/>
                              </w:pPr>
                              <w:r>
                                <w:t>B</w:t>
                              </w:r>
                            </w:p>
                          </w:txbxContent>
                        </v:textbox>
                      </v:rect>
                      <v:rect id="Téglalap 634" o:spid="_x0000_s1541" style="position:absolute;left:-2156;top:-952;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BF5340" w:rsidRDefault="00BF5340" w:rsidP="00A15012">
                              <w:pPr>
                                <w:jc w:val="center"/>
                              </w:pPr>
                              <w:r>
                                <w:t>H</w:t>
                              </w:r>
                            </w:p>
                          </w:txbxContent>
                        </v:textbox>
                      </v:rect>
                      <v:rect id="Téglalap 635" o:spid="_x0000_s1542"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BF5340" w:rsidRDefault="00BF5340" w:rsidP="00A15012">
                              <w:r>
                                <w:t>E</w:t>
                              </w:r>
                            </w:p>
                          </w:txbxContent>
                        </v:textbox>
                      </v:rect>
                      <v:rect id="Téglalap 636" o:spid="_x0000_s1543"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BF5340" w:rsidRDefault="00BF5340" w:rsidP="00A15012">
                              <w:pPr>
                                <w:jc w:val="center"/>
                              </w:pPr>
                              <w:r>
                                <w:t>G</w:t>
                              </w:r>
                            </w:p>
                          </w:txbxContent>
                        </v:textbox>
                      </v:rect>
                      <v:rect id="Téglalap 637" o:spid="_x0000_s1544"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BF5340" w:rsidRDefault="00BF5340" w:rsidP="00A15012">
                              <w:r>
                                <w:t>D</w:t>
                              </w:r>
                            </w:p>
                          </w:txbxContent>
                        </v:textbox>
                      </v:rect>
                      <v:rect id="Téglalap 638" o:spid="_x0000_s1545"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BF5340" w:rsidRDefault="00BF5340" w:rsidP="00A15012">
                              <w:pPr>
                                <w:jc w:val="center"/>
                              </w:pPr>
                              <w:r>
                                <w:t>F</w:t>
                              </w:r>
                            </w:p>
                          </w:txbxContent>
                        </v:textbox>
                      </v:rect>
                    </v:group>
                    <v:shape id="Szövegdoboz 639" o:spid="_x0000_s1546"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BF5340" w:rsidRDefault="00BF5340" w:rsidP="00A15012">
                            <w:r>
                              <w:t>4. Végül a második kromoszóma génjeit átmásoljuk az új egyed üres helyeire.</w:t>
                            </w:r>
                          </w:p>
                        </w:txbxContent>
                      </v:textbox>
                    </v:shape>
                  </v:group>
                </v:group>
                <w10:wrap type="topAndBottom"/>
              </v:group>
            </w:pict>
          </mc:Fallback>
        </mc:AlternateContent>
      </w:r>
      <w:r w:rsidR="00F447DE">
        <w:t>Az utolsó általam szemléltetett operátor a ciklikus keresztezés (cycle crossover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39" w:name="_Toc6346848"/>
      <w:r>
        <w:t>Mutáció</w:t>
      </w:r>
      <w:bookmarkEnd w:id="39"/>
    </w:p>
    <w:p w14:paraId="63CE274F" w14:textId="5D420D6E" w:rsidR="0001211D" w:rsidRDefault="00620F6F" w:rsidP="001957B0">
      <w:pPr>
        <w:pStyle w:val="SzDSzvegTrzs"/>
      </w:pPr>
      <w:r>
        <w:rPr>
          <w:noProof/>
          <w:lang w:eastAsia="hu-HU" w:bidi="ar-SA"/>
        </w:rPr>
        <mc:AlternateContent>
          <mc:Choice Requires="wps">
            <w:drawing>
              <wp:anchor distT="0" distB="0" distL="114300" distR="114300" simplePos="0" relativeHeight="251864064" behindDoc="0" locked="0" layoutInCell="1" allowOverlap="1" wp14:anchorId="4A0A2D12" wp14:editId="5D19157C">
                <wp:simplePos x="0" y="0"/>
                <wp:positionH relativeFrom="column">
                  <wp:posOffset>43815</wp:posOffset>
                </wp:positionH>
                <wp:positionV relativeFrom="paragraph">
                  <wp:posOffset>1334135</wp:posOffset>
                </wp:positionV>
                <wp:extent cx="5457825" cy="635"/>
                <wp:effectExtent l="0" t="0" r="0" b="0"/>
                <wp:wrapTopAndBottom/>
                <wp:docPr id="488" name="Szövegdoboz 488"/>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6B0C9877" w14:textId="290E5F25" w:rsidR="00BF5340" w:rsidRPr="00E50764" w:rsidRDefault="00BF5340" w:rsidP="00620F6F">
                            <w:pPr>
                              <w:pStyle w:val="SzKpalrs"/>
                            </w:pPr>
                            <w:r>
                              <w:fldChar w:fldCharType="begin"/>
                            </w:r>
                            <w:r>
                              <w:instrText xml:space="preserve"> SEQ ábra \* ARABIC </w:instrText>
                            </w:r>
                            <w:r>
                              <w:fldChar w:fldCharType="separate"/>
                            </w:r>
                            <w:bookmarkStart w:id="40" w:name="_Toc6346904"/>
                            <w:r w:rsidR="00D77442">
                              <w:t>10</w:t>
                            </w:r>
                            <w:r>
                              <w:fldChar w:fldCharType="end"/>
                            </w:r>
                            <w:r>
                              <w:t xml:space="preserve">. ábra: </w:t>
                            </w:r>
                            <w:r w:rsidRPr="009C4B10">
                              <w:t>Gén értékének vátozása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A2D12" id="Szövegdoboz 488" o:spid="_x0000_s1547" type="#_x0000_t202" style="position:absolute;left:0;text-align:left;margin-left:3.45pt;margin-top:105.05pt;width:429.7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" stroked="f">
                <v:textbox style="mso-fit-shape-to-text:t" inset="0,0,0,0">
                  <w:txbxContent>
                    <w:p w14:paraId="6B0C9877" w14:textId="290E5F25" w:rsidR="00BF5340" w:rsidRPr="00E50764" w:rsidRDefault="00BF5340" w:rsidP="00620F6F">
                      <w:pPr>
                        <w:pStyle w:val="SzKpalrs"/>
                      </w:pPr>
                      <w:r>
                        <w:fldChar w:fldCharType="begin"/>
                      </w:r>
                      <w:r>
                        <w:instrText xml:space="preserve"> SEQ ábra \* ARABIC </w:instrText>
                      </w:r>
                      <w:r>
                        <w:fldChar w:fldCharType="separate"/>
                      </w:r>
                      <w:bookmarkStart w:id="41" w:name="_Toc6346904"/>
                      <w:r w:rsidR="00D77442">
                        <w:t>10</w:t>
                      </w:r>
                      <w:r>
                        <w:fldChar w:fldCharType="end"/>
                      </w:r>
                      <w:r>
                        <w:t xml:space="preserve">. ábra: </w:t>
                      </w:r>
                      <w:r w:rsidRPr="009C4B10">
                        <w:t>Gén értékének vátozása</w:t>
                      </w:r>
                      <w:bookmarkEnd w:id="41"/>
                    </w:p>
                  </w:txbxContent>
                </v:textbox>
                <w10:wrap type="topAndBottom"/>
              </v:shape>
            </w:pict>
          </mc:Fallback>
        </mc:AlternateContent>
      </w:r>
      <w:r>
        <w:rPr>
          <w:noProof/>
          <w:lang w:eastAsia="hu-HU" w:bidi="ar-SA"/>
        </w:rPr>
        <mc:AlternateContent>
          <mc:Choice Requires="wpg">
            <w:drawing>
              <wp:anchor distT="0" distB="0" distL="114300" distR="114300" simplePos="0" relativeHeight="251644928" behindDoc="0" locked="0" layoutInCell="1" allowOverlap="1" wp14:anchorId="392EF5DE" wp14:editId="265A1B47">
                <wp:simplePos x="0" y="0"/>
                <wp:positionH relativeFrom="column">
                  <wp:posOffset>43815</wp:posOffset>
                </wp:positionH>
                <wp:positionV relativeFrom="paragraph">
                  <wp:posOffset>562610</wp:posOffset>
                </wp:positionV>
                <wp:extent cx="5457825" cy="714375"/>
                <wp:effectExtent l="0" t="19050" r="28575" b="28575"/>
                <wp:wrapTopAndBottom/>
                <wp:docPr id="700" name="Csoportba foglalás 700"/>
                <wp:cNvGraphicFramePr/>
                <a:graphic xmlns:a="http://schemas.openxmlformats.org/drawingml/2006/main">
                  <a:graphicData uri="http://schemas.microsoft.com/office/word/2010/wordprocessingGroup">
                    <wpg:wgp>
                      <wpg:cNvGrpSpPr/>
                      <wpg:grpSpPr>
                        <a:xfrm>
                          <a:off x="0" y="0"/>
                          <a:ext cx="5457825" cy="714375"/>
                          <a:chOff x="0" y="0"/>
                          <a:chExt cx="5457825" cy="714375"/>
                        </a:xfrm>
                      </wpg:grpSpPr>
                      <wps:wsp>
                        <wps:cNvPr id="669" name="Egyenes összekötő nyíllal 669"/>
                        <wps:cNvCnPr/>
                        <wps:spPr>
                          <a:xfrm>
                            <a:off x="2562225" y="5429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714375"/>
                            <a:chOff x="0" y="0"/>
                            <a:chExt cx="5457825" cy="714375"/>
                          </a:xfrm>
                        </wpg:grpSpPr>
                        <wpg:grpSp>
                          <wpg:cNvPr id="655" name="Csoportba foglalás 655"/>
                          <wpg:cNvGrpSpPr/>
                          <wpg:grpSpPr>
                            <a:xfrm>
                              <a:off x="0" y="0"/>
                              <a:ext cx="2476500" cy="714375"/>
                              <a:chOff x="0" y="0"/>
                              <a:chExt cx="2476500" cy="714375"/>
                            </a:xfrm>
                          </wpg:grpSpPr>
                          <wpg:grpSp>
                            <wpg:cNvPr id="653" name="Csoportba foglalás 653"/>
                            <wpg:cNvGrpSpPr/>
                            <wpg:grpSpPr>
                              <a:xfrm>
                                <a:off x="0" y="390525"/>
                                <a:ext cx="2476500" cy="323850"/>
                                <a:chOff x="0" y="0"/>
                                <a:chExt cx="2476500" cy="324000"/>
                              </a:xfrm>
                            </wpg:grpSpPr>
                            <wps:wsp>
                              <wps:cNvPr id="643" name="Téglalap 643"/>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BF5340" w:rsidRDefault="00BF5340"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BF5340" w:rsidRDefault="00BF5340"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BF5340" w:rsidRDefault="00BF5340"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BF5340" w:rsidRDefault="00BF5340"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90525"/>
                              <a:ext cx="2476500" cy="323850"/>
                              <a:chOff x="0" y="0"/>
                              <a:chExt cx="2476500" cy="324000"/>
                            </a:xfrm>
                          </wpg:grpSpPr>
                          <wps:wsp>
                            <wps:cNvPr id="658" name="Téglalap 658"/>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BF5340" w:rsidRDefault="00BF5340"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BF5340" w:rsidRDefault="00BF5340"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BF5340" w:rsidRDefault="00BF5340"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BF5340" w:rsidRDefault="00BF5340"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BF5340" w:rsidRDefault="00BF5340"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BF5340" w:rsidRDefault="00BF5340"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392EF5DE" id="Csoportba foglalás 700" o:spid="_x0000_s1548" style="position:absolute;left:0;text-align:left;margin-left:3.45pt;margin-top:44.3pt;width:429.75pt;height:56.25pt;z-index:251644928;mso-position-horizontal-relative:text;mso-position-vertical-relative:text;mso-height-relative:margin" coordsize="54578,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">
                <v:shape id="Egyenes összekötő nyíllal 669" o:spid="_x0000_s1549" type="#_x0000_t32" style="position:absolute;left:25622;top:542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7143" coordsize="2476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BF5340" w:rsidRDefault="00BF5340" w:rsidP="0001211D">
                              <w:pPr>
                                <w:jc w:val="center"/>
                              </w:pPr>
                              <w:r>
                                <w:t>0</w:t>
                              </w:r>
                            </w:p>
                          </w:txbxContent>
                        </v:textbox>
                      </v:rect>
                      <v:rect id="Téglalap 644" o:spid="_x0000_s1554"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BF5340" w:rsidRDefault="00BF5340" w:rsidP="0001211D">
                              <w:pPr>
                                <w:jc w:val="center"/>
                              </w:pPr>
                              <w:r>
                                <w:t>0</w:t>
                              </w:r>
                            </w:p>
                          </w:txbxContent>
                        </v:textbox>
                      </v:rect>
                      <v:rect id="Téglalap 645" o:spid="_x0000_s155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BF5340" w:rsidRDefault="00BF5340" w:rsidP="0001211D">
                              <w:pPr>
                                <w:jc w:val="center"/>
                              </w:pPr>
                              <w:r>
                                <w:t>1</w:t>
                              </w:r>
                            </w:p>
                          </w:txbxContent>
                        </v:textbox>
                      </v:rect>
                      <v:rect id="Téglalap 646" o:spid="_x0000_s1556"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BF5340" w:rsidRDefault="00BF5340" w:rsidP="0001211D">
                              <w:pPr>
                                <w:jc w:val="center"/>
                              </w:pPr>
                              <w:r>
                                <w:t>0</w:t>
                              </w:r>
                            </w:p>
                          </w:txbxContent>
                        </v:textbox>
                      </v:rect>
                      <v:rect id="Téglalap 647" o:spid="_x0000_s1557"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BF5340" w:rsidRDefault="00BF5340" w:rsidP="0001211D">
                              <w:pPr>
                                <w:jc w:val="center"/>
                              </w:pPr>
                              <w:r>
                                <w:t>1</w:t>
                              </w:r>
                            </w:p>
                          </w:txbxContent>
                        </v:textbox>
                      </v:rect>
                      <v:rect id="Téglalap 648" o:spid="_x0000_s1558"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BF5340" w:rsidRDefault="00BF5340" w:rsidP="0001211D">
                              <w:pPr>
                                <w:jc w:val="center"/>
                              </w:pPr>
                              <w:r>
                                <w:t>1</w:t>
                              </w:r>
                            </w:p>
                          </w:txbxContent>
                        </v:textbox>
                      </v:rect>
                      <v:rect id="Téglalap 649" o:spid="_x0000_s1559"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BF5340" w:rsidRDefault="00BF5340" w:rsidP="0001211D">
                              <w:pPr>
                                <w:jc w:val="center"/>
                              </w:pPr>
                              <w:r>
                                <w:t>1</w:t>
                              </w:r>
                            </w:p>
                          </w:txbxContent>
                        </v:textbox>
                      </v:rect>
                      <v:rect id="Téglalap 650" o:spid="_x0000_s1560"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BF5340" w:rsidRDefault="00BF5340" w:rsidP="0001211D">
                              <w:pPr>
                                <w:jc w:val="center"/>
                              </w:pPr>
                              <w:r>
                                <w:t>1</w:t>
                              </w:r>
                            </w:p>
                          </w:txbxContent>
                        </v:textbox>
                      </v:rect>
                      <v:rect id="Téglalap 651" o:spid="_x0000_s156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BF5340" w:rsidRDefault="00BF5340" w:rsidP="0001211D">
                              <w:pPr>
                                <w:jc w:val="center"/>
                              </w:pPr>
                              <w:r>
                                <w:t>0</w:t>
                              </w:r>
                            </w:p>
                          </w:txbxContent>
                        </v:textbox>
                      </v:rect>
                      <v:rect id="Téglalap 652" o:spid="_x0000_s156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BF5340" w:rsidRDefault="00BF5340"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BF5340" w:rsidRDefault="00BF5340" w:rsidP="0001211D">
                            <w:pPr>
                              <w:jc w:val="center"/>
                            </w:pPr>
                            <w:r>
                              <w:t>0</w:t>
                            </w:r>
                          </w:p>
                        </w:txbxContent>
                      </v:textbox>
                    </v:rect>
                    <v:rect id="Téglalap 659" o:spid="_x0000_s1566"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BF5340" w:rsidRDefault="00BF5340" w:rsidP="0001211D">
                            <w:pPr>
                              <w:jc w:val="center"/>
                            </w:pPr>
                            <w:r>
                              <w:t>0</w:t>
                            </w:r>
                          </w:p>
                        </w:txbxContent>
                      </v:textbox>
                    </v:rect>
                    <v:rect id="Téglalap 660" o:spid="_x0000_s1567"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BF5340" w:rsidRDefault="00BF5340" w:rsidP="0001211D">
                            <w:pPr>
                              <w:jc w:val="center"/>
                            </w:pPr>
                            <w:r>
                              <w:t>1</w:t>
                            </w:r>
                          </w:p>
                        </w:txbxContent>
                      </v:textbox>
                    </v:rect>
                    <v:rect id="Téglalap 661" o:spid="_x0000_s1568"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BF5340" w:rsidRDefault="00BF5340" w:rsidP="0001211D">
                            <w:pPr>
                              <w:jc w:val="center"/>
                            </w:pPr>
                            <w:r>
                              <w:t>0</w:t>
                            </w:r>
                          </w:p>
                        </w:txbxContent>
                      </v:textbox>
                    </v:rect>
                    <v:rect id="Téglalap 662" o:spid="_x0000_s156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BF5340" w:rsidRDefault="00BF5340" w:rsidP="0001211D">
                            <w:pPr>
                              <w:jc w:val="center"/>
                            </w:pPr>
                            <w:r>
                              <w:t>0</w:t>
                            </w:r>
                          </w:p>
                        </w:txbxContent>
                      </v:textbox>
                    </v:rect>
                    <v:rect id="Téglalap 663" o:spid="_x0000_s157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BF5340" w:rsidRDefault="00BF5340" w:rsidP="0001211D">
                            <w:pPr>
                              <w:jc w:val="center"/>
                            </w:pPr>
                            <w:r>
                              <w:t>1</w:t>
                            </w:r>
                          </w:p>
                        </w:txbxContent>
                      </v:textbox>
                    </v:rect>
                    <v:rect id="Téglalap 664" o:spid="_x0000_s1571"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BF5340" w:rsidRDefault="00BF5340" w:rsidP="0001211D">
                            <w:pPr>
                              <w:jc w:val="center"/>
                            </w:pPr>
                            <w:r>
                              <w:t>1</w:t>
                            </w:r>
                          </w:p>
                        </w:txbxContent>
                      </v:textbox>
                    </v:rect>
                    <v:rect id="Téglalap 665" o:spid="_x0000_s1572"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BF5340" w:rsidRDefault="00BF5340" w:rsidP="0001211D">
                            <w:pPr>
                              <w:jc w:val="center"/>
                            </w:pPr>
                            <w:r>
                              <w:t>1</w:t>
                            </w:r>
                          </w:p>
                        </w:txbxContent>
                      </v:textbox>
                    </v:rect>
                    <v:rect id="Téglalap 666" o:spid="_x0000_s1573"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BF5340" w:rsidRDefault="00BF5340" w:rsidP="0001211D">
                            <w:pPr>
                              <w:jc w:val="center"/>
                            </w:pPr>
                            <w:r>
                              <w:t>0</w:t>
                            </w:r>
                          </w:p>
                        </w:txbxContent>
                      </v:textbox>
                    </v:rect>
                    <v:rect id="Téglalap 667" o:spid="_x0000_s1574"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BF5340" w:rsidRDefault="00BF5340" w:rsidP="0001211D">
                            <w:pPr>
                              <w:jc w:val="center"/>
                            </w:pPr>
                            <w:r>
                              <w:t>1</w:t>
                            </w:r>
                          </w:p>
                        </w:txbxContent>
                      </v:textbox>
                    </v:rect>
                  </v:group>
                </v:group>
                <w10:wrap type="topAndBottom"/>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69D308F3" w:rsidR="001957B0" w:rsidRDefault="00620F6F" w:rsidP="001957B0">
      <w:pPr>
        <w:pStyle w:val="SzDSzvegTrzs"/>
      </w:pPr>
      <w:r>
        <w:rPr>
          <w:noProof/>
          <w:lang w:eastAsia="hu-HU" w:bidi="ar-SA"/>
        </w:rPr>
        <mc:AlternateContent>
          <mc:Choice Requires="wps">
            <w:drawing>
              <wp:anchor distT="0" distB="0" distL="114300" distR="114300" simplePos="0" relativeHeight="251866112" behindDoc="0" locked="0" layoutInCell="1" allowOverlap="1" wp14:anchorId="600B4BF6" wp14:editId="69D5357A">
                <wp:simplePos x="0" y="0"/>
                <wp:positionH relativeFrom="column">
                  <wp:posOffset>43815</wp:posOffset>
                </wp:positionH>
                <wp:positionV relativeFrom="paragraph">
                  <wp:posOffset>2579370</wp:posOffset>
                </wp:positionV>
                <wp:extent cx="5457825" cy="635"/>
                <wp:effectExtent l="0" t="0" r="0" b="0"/>
                <wp:wrapTopAndBottom/>
                <wp:docPr id="489" name="Szövegdoboz 489"/>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4F6ED44A" w14:textId="675378BF" w:rsidR="00BF5340" w:rsidRPr="00BF2C98" w:rsidRDefault="00BF5340" w:rsidP="00620F6F">
                            <w:pPr>
                              <w:pStyle w:val="SzKpalrs"/>
                            </w:pPr>
                            <w:r>
                              <w:fldChar w:fldCharType="begin"/>
                            </w:r>
                            <w:r>
                              <w:instrText xml:space="preserve"> SEQ ábra \* ARABIC </w:instrText>
                            </w:r>
                            <w:r>
                              <w:fldChar w:fldCharType="separate"/>
                            </w:r>
                            <w:bookmarkStart w:id="42" w:name="_Toc6346905"/>
                            <w:r w:rsidR="00D77442">
                              <w:t>11</w:t>
                            </w:r>
                            <w:r>
                              <w:fldChar w:fldCharType="end"/>
                            </w:r>
                            <w:r>
                              <w:t xml:space="preserve">. ábra: </w:t>
                            </w:r>
                            <w:r w:rsidRPr="00525C07">
                              <w:t>Gén értékek cseréje és az inverzió</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B4BF6" id="Szövegdoboz 489" o:spid="_x0000_s1575" type="#_x0000_t202" style="position:absolute;left:0;text-align:left;margin-left:3.45pt;margin-top:203.1pt;width:429.7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" stroked="f">
                <v:textbox style="mso-fit-shape-to-text:t" inset="0,0,0,0">
                  <w:txbxContent>
                    <w:p w14:paraId="4F6ED44A" w14:textId="675378BF" w:rsidR="00BF5340" w:rsidRPr="00BF2C98" w:rsidRDefault="00BF5340" w:rsidP="00620F6F">
                      <w:pPr>
                        <w:pStyle w:val="SzKpalrs"/>
                      </w:pPr>
                      <w:r>
                        <w:fldChar w:fldCharType="begin"/>
                      </w:r>
                      <w:r>
                        <w:instrText xml:space="preserve"> SEQ ábra \* ARABIC </w:instrText>
                      </w:r>
                      <w:r>
                        <w:fldChar w:fldCharType="separate"/>
                      </w:r>
                      <w:bookmarkStart w:id="43" w:name="_Toc6346905"/>
                      <w:r w:rsidR="00D77442">
                        <w:t>11</w:t>
                      </w:r>
                      <w:r>
                        <w:fldChar w:fldCharType="end"/>
                      </w:r>
                      <w:r>
                        <w:t xml:space="preserve">. ábra: </w:t>
                      </w:r>
                      <w:r w:rsidRPr="00525C07">
                        <w:t>Gén értékek cseréje és az inverzió</w:t>
                      </w:r>
                      <w:bookmarkEnd w:id="43"/>
                    </w:p>
                  </w:txbxContent>
                </v:textbox>
                <w10:wrap type="topAndBottom"/>
              </v:shape>
            </w:pict>
          </mc:Fallback>
        </mc:AlternateContent>
      </w:r>
      <w:r>
        <w:rPr>
          <w:noProof/>
          <w:lang w:eastAsia="hu-HU" w:bidi="ar-SA"/>
        </w:rPr>
        <mc:AlternateContent>
          <mc:Choice Requires="wpg">
            <w:drawing>
              <wp:anchor distT="0" distB="0" distL="114300" distR="114300" simplePos="0" relativeHeight="251658240" behindDoc="0" locked="0" layoutInCell="1" allowOverlap="1" wp14:anchorId="08C5C9E7" wp14:editId="33717C7C">
                <wp:simplePos x="0" y="0"/>
                <wp:positionH relativeFrom="column">
                  <wp:posOffset>43815</wp:posOffset>
                </wp:positionH>
                <wp:positionV relativeFrom="paragraph">
                  <wp:posOffset>1036320</wp:posOffset>
                </wp:positionV>
                <wp:extent cx="5457825" cy="1485900"/>
                <wp:effectExtent l="0" t="19050" r="28575" b="19050"/>
                <wp:wrapTopAndBottom/>
                <wp:docPr id="745" name="Csoportba foglalás 745"/>
                <wp:cNvGraphicFramePr/>
                <a:graphic xmlns:a="http://schemas.openxmlformats.org/drawingml/2006/main">
                  <a:graphicData uri="http://schemas.microsoft.com/office/word/2010/wordprocessingGroup">
                    <wpg:wgp>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BF5340" w:rsidRDefault="00BF5340"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BF5340" w:rsidRDefault="00BF5340"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BF5340" w:rsidRDefault="00BF5340"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BF5340" w:rsidRDefault="00BF5340"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BF5340" w:rsidRDefault="00BF5340"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BF5340" w:rsidRDefault="00BF5340"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BF5340" w:rsidRDefault="00BF5340"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BF5340" w:rsidRDefault="00BF5340"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BF5340" w:rsidRDefault="00BF5340"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BF5340" w:rsidRDefault="00BF5340"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BF5340" w:rsidRDefault="00BF5340"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BF5340" w:rsidRDefault="00BF5340"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BF5340" w:rsidRDefault="00BF5340"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BF5340" w:rsidRDefault="00BF5340"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BF5340" w:rsidRDefault="00BF5340"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BF5340" w:rsidRDefault="00BF5340"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BF5340" w:rsidRDefault="00BF5340"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BF5340" w:rsidRDefault="00BF5340"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BF5340" w:rsidRDefault="00BF5340"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BF5340" w:rsidRDefault="00BF5340"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BF5340" w:rsidRDefault="00BF5340"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BF5340" w:rsidRDefault="00BF5340"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BF5340" w:rsidRDefault="00BF5340"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BF5340" w:rsidRDefault="00BF5340"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BF5340" w:rsidRDefault="00BF5340"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BF5340" w:rsidRDefault="00BF5340"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BF5340" w:rsidRDefault="00BF5340"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BF5340" w:rsidRDefault="00BF5340"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BF5340" w:rsidRDefault="00BF5340"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BF5340" w:rsidRDefault="00BF5340"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BF5340" w:rsidRDefault="00BF5340"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BF5340" w:rsidRDefault="00BF5340"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BF5340" w:rsidRDefault="00BF5340"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BF5340" w:rsidRDefault="00BF5340"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BF5340" w:rsidRDefault="00BF5340"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BF5340" w:rsidRDefault="00BF5340"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BF5340" w:rsidRDefault="00BF5340"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BF5340" w:rsidRDefault="00BF5340"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BF5340" w:rsidRDefault="00BF5340"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BF5340" w:rsidRDefault="00BF5340"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8C5C9E7" id="Csoportba foglalás 745" o:spid="_x0000_s1576" style="position:absolute;left:0;text-align:left;margin-left:3.45pt;margin-top:81.6pt;width:429.75pt;height:117pt;z-index:251658240;mso-position-horizontal-relative:text;mso-position-vertical-relative:text" coordsize="54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">
                <v:group id="Csoportba foglalás 744" o:spid="_x0000_s1577"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79"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0"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BF5340" w:rsidRDefault="00BF5340" w:rsidP="0001211D">
                              <w:pPr>
                                <w:jc w:val="center"/>
                              </w:pPr>
                              <w:r>
                                <w:t>C</w:t>
                              </w:r>
                            </w:p>
                          </w:txbxContent>
                        </v:textbox>
                      </v:rect>
                      <v:rect id="Téglalap 678" o:spid="_x0000_s1581"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BF5340" w:rsidRDefault="00BF5340" w:rsidP="0001211D">
                              <w:pPr>
                                <w:jc w:val="center"/>
                              </w:pPr>
                              <w:r>
                                <w:t>D</w:t>
                              </w:r>
                            </w:p>
                          </w:txbxContent>
                        </v:textbox>
                      </v:rect>
                      <v:rect id="Téglalap 679" o:spid="_x0000_s1582"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BF5340" w:rsidRDefault="00BF5340" w:rsidP="0001211D">
                              <w:pPr>
                                <w:jc w:val="center"/>
                              </w:pPr>
                              <w:r>
                                <w:t>A</w:t>
                              </w:r>
                            </w:p>
                          </w:txbxContent>
                        </v:textbox>
                      </v:rect>
                      <v:rect id="Téglalap 680" o:spid="_x0000_s158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BF5340" w:rsidRDefault="00BF5340" w:rsidP="0001211D">
                              <w:pPr>
                                <w:jc w:val="center"/>
                              </w:pPr>
                              <w:r>
                                <w:t>B</w:t>
                              </w:r>
                            </w:p>
                          </w:txbxContent>
                        </v:textbox>
                      </v:rect>
                      <v:rect id="Téglalap 681" o:spid="_x0000_s1584"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BF5340" w:rsidRDefault="00BF5340" w:rsidP="0001211D">
                              <w:pPr>
                                <w:jc w:val="center"/>
                              </w:pPr>
                              <w:r>
                                <w:t>E</w:t>
                              </w:r>
                            </w:p>
                          </w:txbxContent>
                        </v:textbox>
                      </v:rect>
                      <v:rect id="Téglalap 682" o:spid="_x0000_s1585"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BF5340" w:rsidRDefault="00BF5340" w:rsidP="0001211D">
                              <w:pPr>
                                <w:jc w:val="center"/>
                              </w:pPr>
                              <w:r>
                                <w:t>F</w:t>
                              </w:r>
                            </w:p>
                          </w:txbxContent>
                        </v:textbox>
                      </v:rect>
                      <v:rect id="Téglalap 683" o:spid="_x0000_s1586"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BF5340" w:rsidRDefault="00BF5340" w:rsidP="0001211D">
                              <w:pPr>
                                <w:jc w:val="center"/>
                              </w:pPr>
                              <w:r>
                                <w:t>I</w:t>
                              </w:r>
                            </w:p>
                          </w:txbxContent>
                        </v:textbox>
                      </v:rect>
                      <v:rect id="Téglalap 684" o:spid="_x0000_s1587"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BF5340" w:rsidRDefault="00BF5340" w:rsidP="0001211D">
                              <w:pPr>
                                <w:jc w:val="center"/>
                              </w:pPr>
                              <w:r>
                                <w:t>J</w:t>
                              </w:r>
                            </w:p>
                          </w:txbxContent>
                        </v:textbox>
                      </v:rect>
                      <v:rect id="Téglalap 685" o:spid="_x0000_s1588"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BF5340" w:rsidRDefault="00BF5340" w:rsidP="0001211D">
                              <w:pPr>
                                <w:jc w:val="center"/>
                              </w:pPr>
                              <w:r>
                                <w:t>G</w:t>
                              </w:r>
                            </w:p>
                          </w:txbxContent>
                        </v:textbox>
                      </v:rect>
                      <v:rect id="Téglalap 686" o:spid="_x0000_s1589"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BF5340" w:rsidRDefault="00BF5340" w:rsidP="0001211D">
                              <w:pPr>
                                <w:jc w:val="center"/>
                              </w:pPr>
                              <w:r>
                                <w:t>H</w:t>
                              </w:r>
                            </w:p>
                          </w:txbxContent>
                        </v:textbox>
                      </v:rect>
                    </v:group>
                    <v:shape id="Villám 687" o:spid="_x0000_s1590"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1"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2"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BF5340" w:rsidRDefault="00BF5340" w:rsidP="0001211D">
                              <w:pPr>
                                <w:jc w:val="center"/>
                              </w:pPr>
                              <w:r>
                                <w:t>C</w:t>
                              </w:r>
                            </w:p>
                          </w:txbxContent>
                        </v:textbox>
                      </v:rect>
                      <v:rect id="Téglalap 704" o:spid="_x0000_s159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BF5340" w:rsidRDefault="00BF5340" w:rsidP="0001211D">
                              <w:pPr>
                                <w:jc w:val="center"/>
                              </w:pPr>
                              <w:r>
                                <w:t>D</w:t>
                              </w:r>
                            </w:p>
                          </w:txbxContent>
                        </v:textbox>
                      </v:rect>
                      <v:rect id="Téglalap 705" o:spid="_x0000_s159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BF5340" w:rsidRDefault="00BF5340" w:rsidP="0001211D">
                              <w:pPr>
                                <w:jc w:val="center"/>
                              </w:pPr>
                              <w:r>
                                <w:t>A</w:t>
                              </w:r>
                            </w:p>
                          </w:txbxContent>
                        </v:textbox>
                      </v:rect>
                      <v:rect id="Téglalap 706" o:spid="_x0000_s159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BF5340" w:rsidRDefault="00BF5340" w:rsidP="0001211D">
                              <w:pPr>
                                <w:jc w:val="center"/>
                              </w:pPr>
                              <w:r>
                                <w:t>B</w:t>
                              </w:r>
                            </w:p>
                          </w:txbxContent>
                        </v:textbox>
                      </v:rect>
                      <v:rect id="Téglalap 707" o:spid="_x0000_s1597"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BF5340" w:rsidRDefault="00BF5340" w:rsidP="0001211D">
                              <w:pPr>
                                <w:jc w:val="center"/>
                              </w:pPr>
                              <w:r>
                                <w:t>I</w:t>
                              </w:r>
                            </w:p>
                          </w:txbxContent>
                        </v:textbox>
                      </v:rect>
                      <v:rect id="Téglalap 708" o:spid="_x0000_s1598"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BF5340" w:rsidRDefault="00BF5340" w:rsidP="0001211D">
                              <w:pPr>
                                <w:jc w:val="center"/>
                              </w:pPr>
                              <w:r>
                                <w:t>F</w:t>
                              </w:r>
                            </w:p>
                          </w:txbxContent>
                        </v:textbox>
                      </v:rect>
                      <v:rect id="Téglalap 709" o:spid="_x0000_s1599"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BF5340" w:rsidRDefault="00BF5340" w:rsidP="0001211D">
                              <w:pPr>
                                <w:jc w:val="center"/>
                              </w:pPr>
                              <w:r>
                                <w:t>E</w:t>
                              </w:r>
                            </w:p>
                          </w:txbxContent>
                        </v:textbox>
                      </v:rect>
                      <v:rect id="Téglalap 710" o:spid="_x0000_s1600"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BF5340" w:rsidRDefault="00BF5340" w:rsidP="0001211D">
                              <w:pPr>
                                <w:jc w:val="center"/>
                              </w:pPr>
                              <w:r>
                                <w:t>J</w:t>
                              </w:r>
                            </w:p>
                          </w:txbxContent>
                        </v:textbox>
                      </v:rect>
                      <v:rect id="Téglalap 711" o:spid="_x0000_s1601"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BF5340" w:rsidRDefault="00BF5340" w:rsidP="0001211D">
                              <w:pPr>
                                <w:jc w:val="center"/>
                              </w:pPr>
                              <w:r>
                                <w:t>G</w:t>
                              </w:r>
                            </w:p>
                          </w:txbxContent>
                        </v:textbox>
                      </v:rect>
                      <v:rect id="Téglalap 712" o:spid="_x0000_s1602"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BF5340" w:rsidRDefault="00BF5340" w:rsidP="0001211D">
                              <w:pPr>
                                <w:jc w:val="center"/>
                              </w:pPr>
                              <w:r>
                                <w:t>H</w:t>
                              </w:r>
                            </w:p>
                          </w:txbxContent>
                        </v:textbox>
                      </v:rect>
                    </v:group>
                  </v:group>
                  <v:shape id="Egyenes összekötő nyíllal 741" o:spid="_x0000_s1603"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4"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5"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6"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7"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BF5340" w:rsidRDefault="00BF5340" w:rsidP="0001211D">
                              <w:pPr>
                                <w:jc w:val="center"/>
                              </w:pPr>
                              <w:r>
                                <w:t>C</w:t>
                              </w:r>
                            </w:p>
                          </w:txbxContent>
                        </v:textbox>
                      </v:rect>
                      <v:rect id="Téglalap 718" o:spid="_x0000_s1608"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BF5340" w:rsidRDefault="00BF5340" w:rsidP="0001211D">
                              <w:pPr>
                                <w:jc w:val="center"/>
                              </w:pPr>
                              <w:r>
                                <w:t>D</w:t>
                              </w:r>
                            </w:p>
                          </w:txbxContent>
                        </v:textbox>
                      </v:rect>
                      <v:rect id="Téglalap 719" o:spid="_x0000_s1609"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BF5340" w:rsidRDefault="00BF5340" w:rsidP="0001211D">
                              <w:pPr>
                                <w:jc w:val="center"/>
                              </w:pPr>
                              <w:r>
                                <w:t>A</w:t>
                              </w:r>
                            </w:p>
                          </w:txbxContent>
                        </v:textbox>
                      </v:rect>
                      <v:rect id="Téglalap 720" o:spid="_x0000_s1610"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BF5340" w:rsidRDefault="00BF5340" w:rsidP="0001211D">
                              <w:pPr>
                                <w:jc w:val="center"/>
                              </w:pPr>
                              <w:r>
                                <w:t>B</w:t>
                              </w:r>
                            </w:p>
                          </w:txbxContent>
                        </v:textbox>
                      </v:rect>
                      <v:rect id="Téglalap 721" o:spid="_x0000_s161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BF5340" w:rsidRDefault="00BF5340" w:rsidP="0001211D">
                              <w:pPr>
                                <w:jc w:val="center"/>
                              </w:pPr>
                              <w:r>
                                <w:t>E</w:t>
                              </w:r>
                            </w:p>
                          </w:txbxContent>
                        </v:textbox>
                      </v:rect>
                      <v:rect id="Téglalap 722" o:spid="_x0000_s161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BF5340" w:rsidRDefault="00BF5340" w:rsidP="0001211D">
                              <w:pPr>
                                <w:jc w:val="center"/>
                              </w:pPr>
                              <w:r>
                                <w:t>F</w:t>
                              </w:r>
                            </w:p>
                          </w:txbxContent>
                        </v:textbox>
                      </v:rect>
                      <v:rect id="Téglalap 723" o:spid="_x0000_s161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BF5340" w:rsidRDefault="00BF5340" w:rsidP="0001211D">
                              <w:pPr>
                                <w:jc w:val="center"/>
                              </w:pPr>
                              <w:r>
                                <w:t>I</w:t>
                              </w:r>
                            </w:p>
                          </w:txbxContent>
                        </v:textbox>
                      </v:rect>
                      <v:rect id="Téglalap 724" o:spid="_x0000_s161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BF5340" w:rsidRDefault="00BF5340" w:rsidP="0001211D">
                              <w:pPr>
                                <w:jc w:val="center"/>
                              </w:pPr>
                              <w:r>
                                <w:t>J</w:t>
                              </w:r>
                            </w:p>
                          </w:txbxContent>
                        </v:textbox>
                      </v:rect>
                      <v:rect id="Téglalap 725" o:spid="_x0000_s161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BF5340" w:rsidRDefault="00BF5340" w:rsidP="0001211D">
                              <w:pPr>
                                <w:jc w:val="center"/>
                              </w:pPr>
                              <w:r>
                                <w:t>G</w:t>
                              </w:r>
                            </w:p>
                          </w:txbxContent>
                        </v:textbox>
                      </v:rect>
                      <v:rect id="Téglalap 726" o:spid="_x0000_s161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BF5340" w:rsidRDefault="00BF5340" w:rsidP="0001211D">
                              <w:pPr>
                                <w:jc w:val="center"/>
                              </w:pPr>
                              <w:r>
                                <w:t>H</w:t>
                              </w:r>
                            </w:p>
                          </w:txbxContent>
                        </v:textbox>
                      </v:rect>
                    </v:group>
                    <v:shape id="Villám 727" o:spid="_x0000_s1617"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8"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19"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BF5340" w:rsidRDefault="00BF5340" w:rsidP="0001211D">
                              <w:pPr>
                                <w:jc w:val="center"/>
                              </w:pPr>
                              <w:r>
                                <w:t>C</w:t>
                              </w:r>
                            </w:p>
                          </w:txbxContent>
                        </v:textbox>
                      </v:rect>
                      <v:rect id="Téglalap 731" o:spid="_x0000_s16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BF5340" w:rsidRDefault="00BF5340" w:rsidP="0001211D">
                              <w:pPr>
                                <w:jc w:val="center"/>
                              </w:pPr>
                              <w:r>
                                <w:t>D</w:t>
                              </w:r>
                            </w:p>
                          </w:txbxContent>
                        </v:textbox>
                      </v:rect>
                      <v:rect id="Téglalap 732" o:spid="_x0000_s162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BF5340" w:rsidRDefault="00BF5340" w:rsidP="0001211D">
                              <w:pPr>
                                <w:jc w:val="center"/>
                              </w:pPr>
                              <w:r>
                                <w:t>A</w:t>
                              </w:r>
                            </w:p>
                          </w:txbxContent>
                        </v:textbox>
                      </v:rect>
                      <v:rect id="Téglalap 733" o:spid="_x0000_s162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BF5340" w:rsidRDefault="00BF5340" w:rsidP="0001211D">
                              <w:pPr>
                                <w:jc w:val="center"/>
                              </w:pPr>
                              <w:r>
                                <w:t>B</w:t>
                              </w:r>
                            </w:p>
                          </w:txbxContent>
                        </v:textbox>
                      </v:rect>
                      <v:rect id="Téglalap 734" o:spid="_x0000_s1624"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BF5340" w:rsidRDefault="00BF5340" w:rsidP="0001211D">
                              <w:pPr>
                                <w:jc w:val="center"/>
                              </w:pPr>
                              <w:r>
                                <w:t>I</w:t>
                              </w:r>
                            </w:p>
                          </w:txbxContent>
                        </v:textbox>
                      </v:rect>
                      <v:rect id="Téglalap 735" o:spid="_x0000_s1625"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BF5340" w:rsidRDefault="00BF5340" w:rsidP="0001211D">
                              <w:pPr>
                                <w:jc w:val="center"/>
                              </w:pPr>
                              <w:r>
                                <w:t>H</w:t>
                              </w:r>
                            </w:p>
                          </w:txbxContent>
                        </v:textbox>
                      </v:rect>
                      <v:rect id="Téglalap 736" o:spid="_x0000_s1626"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BF5340" w:rsidRDefault="00BF5340" w:rsidP="0001211D">
                              <w:pPr>
                                <w:jc w:val="center"/>
                              </w:pPr>
                              <w:r>
                                <w:t>E</w:t>
                              </w:r>
                            </w:p>
                          </w:txbxContent>
                        </v:textbox>
                      </v:rect>
                      <v:rect id="Téglalap 737" o:spid="_x0000_s1627"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BF5340" w:rsidRDefault="00BF5340" w:rsidP="0001211D">
                              <w:pPr>
                                <w:jc w:val="center"/>
                              </w:pPr>
                              <w:r>
                                <w:t>J</w:t>
                              </w:r>
                            </w:p>
                          </w:txbxContent>
                        </v:textbox>
                      </v:rect>
                      <v:rect id="Téglalap 738" o:spid="_x0000_s1628"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BF5340" w:rsidRDefault="00BF5340" w:rsidP="0001211D">
                              <w:pPr>
                                <w:jc w:val="center"/>
                              </w:pPr>
                              <w:r>
                                <w:t>G</w:t>
                              </w:r>
                            </w:p>
                          </w:txbxContent>
                        </v:textbox>
                      </v:rect>
                      <v:rect id="Téglalap 739" o:spid="_x0000_s1629"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BF5340" w:rsidRDefault="00BF5340" w:rsidP="0001211D">
                              <w:pPr>
                                <w:jc w:val="center"/>
                              </w:pPr>
                              <w:r>
                                <w:t>F</w:t>
                              </w:r>
                            </w:p>
                          </w:txbxContent>
                        </v:textbox>
                      </v:rect>
                    </v:group>
                  </v:group>
                  <v:shape id="Egyenes összekötő nyíllal 742" o:spid="_x0000_s1630"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w10:wrap type="topAndBottom"/>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44" w:name="_Toc6346849"/>
      <w:r>
        <w:lastRenderedPageBreak/>
        <w:t>Reprodukció</w:t>
      </w:r>
      <w:bookmarkEnd w:id="44"/>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45" w:name="_Toc6346850"/>
      <w:r>
        <w:t>Kilépési feltétel</w:t>
      </w:r>
      <w:bookmarkEnd w:id="45"/>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77777777" w:rsidR="00316512" w:rsidRDefault="00316512" w:rsidP="00316512">
      <w:pPr>
        <w:pStyle w:val="SzDCmsor2"/>
      </w:pPr>
      <w:bookmarkStart w:id="46" w:name="_Toc6346851"/>
      <w:r>
        <w:t>A dolgozatban használt módszer</w:t>
      </w:r>
      <w:bookmarkEnd w:id="46"/>
    </w:p>
    <w:p w14:paraId="684C90A4" w14:textId="77777777" w:rsidR="0017294F" w:rsidRDefault="0017294F" w:rsidP="0017294F">
      <w:pPr>
        <w:pStyle w:val="SzDCmsor3"/>
      </w:pPr>
      <w:bookmarkStart w:id="47" w:name="_Toc6346852"/>
      <w:r w:rsidRPr="0017294F">
        <w:t>Reprezentáció</w:t>
      </w:r>
      <w:bookmarkEnd w:id="47"/>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w:t>
      </w:r>
      <w:r w:rsidR="00655AE3">
        <w:lastRenderedPageBreak/>
        <w:t xml:space="preserve">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48" w:name="_Toc6346853"/>
      <w:r>
        <w:t>Kiértékelési</w:t>
      </w:r>
      <w:r w:rsidR="0027617B">
        <w:t xml:space="preserve">- </w:t>
      </w:r>
      <w:r>
        <w:t>és jósági függvény</w:t>
      </w:r>
      <w:bookmarkEnd w:id="48"/>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49" w:name="_Toc6346854"/>
      <w:r>
        <w:t>Szelekció</w:t>
      </w:r>
      <w:bookmarkEnd w:id="49"/>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50" w:name="_Toc6346855"/>
      <w:r>
        <w:t>Keresztezés</w:t>
      </w:r>
      <w:bookmarkEnd w:id="50"/>
    </w:p>
    <w:p w14:paraId="50630291" w14:textId="7760A79B" w:rsidR="00C64E0A" w:rsidRDefault="001344E8" w:rsidP="00C64E0A">
      <w:pPr>
        <w:pStyle w:val="SzDSzvegTrzs"/>
      </w:pPr>
      <w:r>
        <w:t>A keresztezési operátor kiválasztása is nagyon fontos lépés volt. Szakirodalmak olvasása [0][4a] és különböző módszerek letesztelése után döntöttem a Heurisztikus Mohó Keresztezés (</w:t>
      </w:r>
      <w:r w:rsidRPr="001344E8">
        <w:rPr>
          <w:i/>
        </w:rPr>
        <w:t>heuristic greedy crossover</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3A3A53">
        <w:t>2a</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1701DE">
      <w:pPr>
        <w:pStyle w:val="SzDSzvegTrzs"/>
        <w:numPr>
          <w:ilvl w:val="0"/>
          <w:numId w:val="22"/>
        </w:numPr>
      </w:pPr>
      <w:r>
        <w:t>Véletlenszerűen kiválasztunk egy várost kezdő pontnak</w:t>
      </w:r>
    </w:p>
    <w:p w14:paraId="18718EAF" w14:textId="2571F205" w:rsidR="001701DE" w:rsidRDefault="001701DE" w:rsidP="001701DE">
      <w:pPr>
        <w:pStyle w:val="SzDSzvegTrzs"/>
        <w:numPr>
          <w:ilvl w:val="0"/>
          <w:numId w:val="22"/>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1701DE">
      <w:pPr>
        <w:pStyle w:val="SzDSzvegTrzs"/>
        <w:numPr>
          <w:ilvl w:val="0"/>
          <w:numId w:val="22"/>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1701DE">
      <w:pPr>
        <w:pStyle w:val="SzDSzvegTrzs"/>
        <w:numPr>
          <w:ilvl w:val="0"/>
          <w:numId w:val="22"/>
        </w:numPr>
      </w:pPr>
      <w:r>
        <w:lastRenderedPageBreak/>
        <w:t>2. és 3. lépés ismétlése, amíg minden gént felhasználunk</w:t>
      </w:r>
      <w:r w:rsidR="0036456D">
        <w:t>.</w:t>
      </w:r>
    </w:p>
    <w:p w14:paraId="725D9550" w14:textId="0C47C2E4" w:rsidR="001701DE" w:rsidRDefault="003F0768" w:rsidP="00F81E7E">
      <w:pPr>
        <w:pStyle w:val="SzDSzvegTrzs"/>
        <w:numPr>
          <w:ilvl w:val="0"/>
          <w:numId w:val="22"/>
        </w:numPr>
      </w:pPr>
      <w:r>
        <w:rPr>
          <w:noProof/>
          <w:lang w:eastAsia="hu-HU" w:bidi="ar-SA"/>
        </w:rPr>
        <mc:AlternateContent>
          <mc:Choice Requires="wps">
            <w:drawing>
              <wp:anchor distT="0" distB="0" distL="114300" distR="114300" simplePos="0" relativeHeight="251868160" behindDoc="0" locked="0" layoutInCell="1" allowOverlap="1" wp14:anchorId="39EE9484" wp14:editId="23C181DB">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7F556B93" w:rsidR="00BF5340" w:rsidRPr="00FE7A59" w:rsidRDefault="00BF5340" w:rsidP="003F0768">
                            <w:pPr>
                              <w:pStyle w:val="SzKpalrs"/>
                            </w:pPr>
                            <w:r>
                              <w:fldChar w:fldCharType="begin"/>
                            </w:r>
                            <w:r>
                              <w:instrText xml:space="preserve"> SEQ ábra \* ARABIC </w:instrText>
                            </w:r>
                            <w:r>
                              <w:fldChar w:fldCharType="separate"/>
                            </w:r>
                            <w:bookmarkStart w:id="51" w:name="_Toc6346906"/>
                            <w:r w:rsidR="00D77442">
                              <w:t>12</w:t>
                            </w:r>
                            <w:r>
                              <w:fldChar w:fldCharType="end"/>
                            </w:r>
                            <w:r>
                              <w:t>. ábra: HGrex működése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631" type="#_x0000_t202" style="position:absolute;left:0;text-align:left;margin-left:-11.5pt;margin-top:465.55pt;width:461.2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" stroked="f">
                <v:textbox style="mso-fit-shape-to-text:t" inset="0,0,0,0">
                  <w:txbxContent>
                    <w:p w14:paraId="26002847" w14:textId="7F556B93" w:rsidR="00BF5340" w:rsidRPr="00FE7A59" w:rsidRDefault="00BF5340" w:rsidP="003F0768">
                      <w:pPr>
                        <w:pStyle w:val="SzKpalrs"/>
                      </w:pPr>
                      <w:r>
                        <w:fldChar w:fldCharType="begin"/>
                      </w:r>
                      <w:r>
                        <w:instrText xml:space="preserve"> SEQ ábra \* ARABIC </w:instrText>
                      </w:r>
                      <w:r>
                        <w:fldChar w:fldCharType="separate"/>
                      </w:r>
                      <w:bookmarkStart w:id="52" w:name="_Toc6346906"/>
                      <w:r w:rsidR="00D77442">
                        <w:t>12</w:t>
                      </w:r>
                      <w:r>
                        <w:fldChar w:fldCharType="end"/>
                      </w:r>
                      <w:r>
                        <w:t>. ábra: HGrex működése</w:t>
                      </w:r>
                      <w:bookmarkEnd w:id="52"/>
                    </w:p>
                  </w:txbxContent>
                </v:textbox>
                <w10:wrap type="topAndBottom"/>
              </v:shape>
            </w:pict>
          </mc:Fallback>
        </mc:AlternateContent>
      </w:r>
      <w:r w:rsidR="007F07FC">
        <w:rPr>
          <w:noProof/>
          <w:lang w:eastAsia="hu-HU" w:bidi="ar-SA"/>
        </w:rPr>
        <mc:AlternateContent>
          <mc:Choice Requires="wpg">
            <w:drawing>
              <wp:anchor distT="0" distB="0" distL="114300" distR="114300" simplePos="0" relativeHeight="251811840" behindDoc="0" locked="0" layoutInCell="1" allowOverlap="1" wp14:anchorId="541EFF11" wp14:editId="519F7C1C">
                <wp:simplePos x="0" y="0"/>
                <wp:positionH relativeFrom="margin">
                  <wp:align>center</wp:align>
                </wp:positionH>
                <wp:positionV relativeFrom="paragraph">
                  <wp:posOffset>797560</wp:posOffset>
                </wp:positionV>
                <wp:extent cx="5857875" cy="5057775"/>
                <wp:effectExtent l="0" t="0" r="0" b="28575"/>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57775"/>
                          <a:chOff x="0" y="0"/>
                          <a:chExt cx="5810250" cy="5057775"/>
                        </a:xfrm>
                      </wpg:grpSpPr>
                      <wpg:grpSp>
                        <wpg:cNvPr id="656" name="Csoportba foglalás 656"/>
                        <wpg:cNvGrpSpPr/>
                        <wpg:grpSpPr>
                          <a:xfrm>
                            <a:off x="0" y="0"/>
                            <a:ext cx="5810250" cy="5057775"/>
                            <a:chOff x="0" y="0"/>
                            <a:chExt cx="5810250" cy="5057775"/>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BF5340" w:rsidRDefault="00BF5340"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BF5340" w:rsidRDefault="00BF5340"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BF5340" w:rsidRDefault="00BF5340"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BF5340" w:rsidRDefault="00BF5340"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BF5340" w:rsidRDefault="00BF5340"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BF5340" w:rsidRDefault="00BF5340"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BF5340" w:rsidRDefault="00BF5340"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BF5340" w:rsidRDefault="00BF5340"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BF5340" w:rsidRDefault="00BF5340"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BF5340" w:rsidRDefault="00BF5340"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BF5340" w:rsidRDefault="00BF5340"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BF5340" w:rsidRDefault="00BF5340"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BF5340" w:rsidRDefault="00BF5340"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BF5340" w:rsidRDefault="00BF5340"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BF5340" w:rsidRDefault="00BF5340"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BF5340" w:rsidRDefault="00BF5340"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BF5340" w:rsidRDefault="00BF5340"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BF5340" w:rsidRDefault="00BF5340"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BF5340" w:rsidRDefault="00BF5340"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BF5340" w:rsidRDefault="00BF5340"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BF5340" w:rsidRDefault="00BF5340"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BF5340" w:rsidRDefault="00BF5340"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BF5340" w:rsidRDefault="00BF5340"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BF5340" w:rsidRDefault="00BF5340"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BF5340" w:rsidRDefault="00BF5340"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BF5340" w:rsidRDefault="00BF5340"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BF5340" w:rsidRDefault="00BF5340"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BF5340" w:rsidRDefault="00BF5340"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BF5340" w:rsidRDefault="00BF5340"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BF5340" w:rsidRDefault="00BF5340"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BF5340" w:rsidRDefault="00BF5340"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BF5340" w:rsidRDefault="00BF5340"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BF5340" w:rsidRDefault="00BF5340"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BF5340" w:rsidRDefault="00BF5340"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BF5340" w:rsidRDefault="00BF5340"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BF5340" w:rsidRDefault="00BF5340"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BF5340" w:rsidRDefault="00BF5340"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BF5340" w:rsidRDefault="00BF5340"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BF5340" w:rsidRDefault="00BF5340"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BF5340" w:rsidRDefault="00BF5340"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BF5340" w:rsidRDefault="00BF5340"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BF5340" w:rsidRDefault="00BF5340"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BF5340" w:rsidRDefault="00BF5340"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BF5340" w:rsidRDefault="00BF5340"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BF5340" w:rsidRDefault="00BF5340"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81400"/>
                              <a:ext cx="2638425" cy="1476375"/>
                              <a:chOff x="0" y="0"/>
                              <a:chExt cx="2638425" cy="1476375"/>
                            </a:xfrm>
                          </wpg:grpSpPr>
                          <wpg:grpSp>
                            <wpg:cNvPr id="628" name="Csoportba foglalás 628"/>
                            <wpg:cNvGrpSpPr/>
                            <wpg:grpSpPr>
                              <a:xfrm>
                                <a:off x="85725" y="1152525"/>
                                <a:ext cx="2013585" cy="323850"/>
                                <a:chOff x="0" y="0"/>
                                <a:chExt cx="2013714" cy="323850"/>
                              </a:xfrm>
                            </wpg:grpSpPr>
                            <wps:wsp>
                              <wps:cNvPr id="210" name="Téglalap 21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BF5340" w:rsidRDefault="00BF5340"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BF5340" w:rsidRDefault="00BF5340"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BF5340" w:rsidRDefault="00BF5340"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BF5340" w:rsidRDefault="00BF5340"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BF5340" w:rsidRDefault="00BF5340"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BF5340" w:rsidRDefault="00BF5340"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BF5340" w:rsidRDefault="00BF5340"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BF5340" w:rsidRDefault="00BF5340"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0"/>
                                <a:ext cx="2638425" cy="1123950"/>
                              </a:xfrm>
                              <a:prstGeom prst="rect">
                                <a:avLst/>
                              </a:prstGeom>
                              <a:noFill/>
                              <a:ln w="6350">
                                <a:noFill/>
                              </a:ln>
                            </wps:spPr>
                            <wps:txbx>
                              <w:txbxContent>
                                <w:p w14:paraId="353A52F0" w14:textId="77777777" w:rsidR="00BF5340" w:rsidRDefault="00BF5340"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BF5340" w:rsidRDefault="00BF5340"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BF5340" w:rsidRDefault="00BF5340"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BF5340" w:rsidRDefault="00BF5340"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BF5340" w:rsidRDefault="00BF5340"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BF5340" w:rsidRDefault="00BF5340"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BF5340" w:rsidRDefault="00BF5340"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BF5340" w:rsidRDefault="00BF5340"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BF5340" w:rsidRDefault="00BF5340"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BF5340" w:rsidRDefault="00BF5340"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BF5340" w:rsidRDefault="00BF5340"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BF5340" w:rsidRDefault="00BF5340"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BF5340" w:rsidRDefault="00BF5340"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BF5340" w:rsidRDefault="00BF5340"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BF5340" w:rsidRDefault="00BF5340"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BF5340" w:rsidRDefault="00BF5340"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BF5340" w:rsidRDefault="00BF5340"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BF5340" w:rsidRDefault="00BF5340"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BF5340" w:rsidRDefault="00BF5340"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BF5340" w:rsidRDefault="00BF5340"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BF5340" w:rsidRDefault="00BF5340"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BF5340" w:rsidRDefault="00BF5340"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BF5340" w:rsidRDefault="00BF5340"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BF5340" w:rsidRDefault="00BF5340"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BF5340" w:rsidRDefault="00BF5340"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BF5340" w:rsidRDefault="00BF5340"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BF5340" w:rsidRDefault="00BF5340"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BF5340" w:rsidRDefault="00BF5340"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BF5340" w:rsidRDefault="00BF5340"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BF5340" w:rsidRDefault="00BF5340"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BF5340" w:rsidRDefault="00BF5340"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BF5340" w:rsidRDefault="00BF5340"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BF5340" w:rsidRDefault="00BF5340"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BF5340" w:rsidRDefault="00BF5340"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BF5340" w:rsidRDefault="00BF5340"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BF5340" w:rsidRDefault="00BF5340"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BF5340" w:rsidRDefault="00BF5340"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BF5340" w:rsidRDefault="00BF5340"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BF5340" w:rsidRDefault="00BF5340"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BF5340" w:rsidRDefault="00BF5340"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BF5340" w:rsidRDefault="00BF5340"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BF5340" w:rsidRDefault="00BF5340"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BF5340" w:rsidRDefault="00BF5340"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BF5340" w:rsidRDefault="00BF5340"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BF5340" w:rsidRDefault="00BF5340"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BF5340" w:rsidRDefault="00BF5340"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BF5340" w:rsidRDefault="00BF5340"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BF5340" w:rsidRDefault="00BF5340"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BF5340" w:rsidRDefault="00BF5340"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BF5340" w:rsidRDefault="00BF5340"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BF5340" w:rsidRDefault="00BF5340"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BF5340" w:rsidRDefault="00BF5340"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BF5340" w:rsidRDefault="00BF5340"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BF5340" w:rsidRDefault="00BF5340"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BF5340" w:rsidRDefault="00BF5340"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BF5340" w:rsidRDefault="00BF5340"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BF5340" w:rsidRDefault="00BF5340"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BF5340" w:rsidRDefault="00BF5340"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BF5340" w:rsidRDefault="00BF5340"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BF5340" w:rsidRDefault="00BF5340"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BF5340" w:rsidRDefault="00BF5340"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BF5340" w:rsidRDefault="00BF5340"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BF5340" w:rsidRDefault="00BF5340"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BF5340" w:rsidRDefault="00BF5340"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BF5340" w:rsidRDefault="00BF5340"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BF5340" w:rsidRDefault="00BF5340"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BF5340" w:rsidRDefault="00BF5340"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BF5340" w:rsidRDefault="00BF5340"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BF5340" w:rsidRDefault="00BF5340"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BF5340" w:rsidRDefault="00BF5340"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BF5340" w:rsidRDefault="00BF5340"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BF5340" w:rsidRDefault="00BF5340"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BF5340" w:rsidRDefault="00BF5340"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BF5340" w:rsidRDefault="00BF5340"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BF5340" w:rsidRDefault="00BF5340"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BF5340" w:rsidRDefault="00BF5340"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BF5340" w:rsidRDefault="00BF5340"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BF5340" w:rsidRDefault="00BF5340"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BF5340" w:rsidRDefault="00BF5340"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BF5340" w:rsidRDefault="00BF5340"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BF5340" w:rsidRDefault="00BF5340"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BF5340" w:rsidRDefault="00BF5340"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2" style="position:absolute;left:0;text-align:left;margin-left:0;margin-top:62.8pt;width:461.25pt;height:398.25pt;z-index:251811840;mso-position-horizontal:center;mso-position-horizontal-relative:margin;mso-position-vertical-relative:text;mso-width-relative:margin;mso-height-relative:margin" coordsize="5810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">
                <v:group id="Csoportba foglalás 656" o:spid="_x0000_s1633" style="position:absolute;width:58102;height:50577" coordsize="58102,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4"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5"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6"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BF5340" w:rsidRDefault="00BF5340" w:rsidP="0004445F">
                              <w:pPr>
                                <w:jc w:val="center"/>
                              </w:pPr>
                            </w:p>
                          </w:txbxContent>
                        </v:textbox>
                      </v:rect>
                      <v:rect id="Téglalap 546" o:spid="_x0000_s1637"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BF5340" w:rsidRDefault="00BF5340" w:rsidP="0004445F">
                              <w:pPr>
                                <w:jc w:val="center"/>
                              </w:pPr>
                            </w:p>
                          </w:txbxContent>
                        </v:textbox>
                      </v:rect>
                      <v:rect id="Téglalap 547" o:spid="_x0000_s1638"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BF5340" w:rsidRDefault="00BF5340" w:rsidP="0004445F"/>
                          </w:txbxContent>
                        </v:textbox>
                      </v:rect>
                      <v:rect id="Téglalap 548" o:spid="_x0000_s1639"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BF5340" w:rsidRDefault="00BF5340" w:rsidP="0004445F">
                              <w:pPr>
                                <w:jc w:val="center"/>
                              </w:pPr>
                              <w:r>
                                <w:t>A</w:t>
                              </w:r>
                            </w:p>
                          </w:txbxContent>
                        </v:textbox>
                      </v:rect>
                      <v:rect id="Téglalap 549" o:spid="_x0000_s1640"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BF5340" w:rsidRDefault="00BF5340" w:rsidP="0004445F">
                              <w:pPr>
                                <w:jc w:val="center"/>
                              </w:pPr>
                            </w:p>
                          </w:txbxContent>
                        </v:textbox>
                      </v:rect>
                      <v:rect id="Téglalap 550" o:spid="_x0000_s1641"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BF5340" w:rsidRDefault="00BF5340" w:rsidP="0004445F">
                              <w:pPr>
                                <w:jc w:val="center"/>
                              </w:pPr>
                            </w:p>
                          </w:txbxContent>
                        </v:textbox>
                      </v:rect>
                      <v:rect id="Téglalap 551" o:spid="_x0000_s1642"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BF5340" w:rsidRDefault="00BF5340" w:rsidP="0004445F"/>
                          </w:txbxContent>
                        </v:textbox>
                      </v:rect>
                      <v:rect id="Téglalap 552" o:spid="_x0000_s1643"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BF5340" w:rsidRDefault="00BF5340" w:rsidP="0004445F">
                              <w:pPr>
                                <w:jc w:val="center"/>
                              </w:pPr>
                            </w:p>
                          </w:txbxContent>
                        </v:textbox>
                      </v:rect>
                    </v:group>
                    <v:shape id="Szövegdoboz 554" o:spid="_x0000_s1644"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BF5340" w:rsidRDefault="00BF5340" w:rsidP="00D217CF">
                            <w:pPr>
                              <w:tabs>
                                <w:tab w:val="left" w:pos="709"/>
                              </w:tabs>
                            </w:pPr>
                            <w:r>
                              <w:t>1. Kiválasztunk egy kezdő várost:</w:t>
                            </w:r>
                          </w:p>
                        </w:txbxContent>
                      </v:textbox>
                    </v:shape>
                  </v:group>
                  <v:group id="Csoportba foglalás 236" o:spid="_x0000_s1645"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6"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BF5340" w:rsidRDefault="00BF5340" w:rsidP="0004445F">
                              <w:pPr>
                                <w:jc w:val="center"/>
                              </w:pPr>
                            </w:p>
                          </w:txbxContent>
                        </v:textbox>
                      </v:rect>
                      <v:rect id="Téglalap 575" o:spid="_x0000_s164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BF5340" w:rsidRDefault="00BF5340" w:rsidP="0004445F">
                              <w:pPr>
                                <w:jc w:val="center"/>
                              </w:pPr>
                            </w:p>
                          </w:txbxContent>
                        </v:textbox>
                      </v:rect>
                      <v:rect id="Téglalap 128" o:spid="_x0000_s164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BF5340" w:rsidRDefault="00BF5340" w:rsidP="0004445F">
                              <w:r>
                                <w:t>F</w:t>
                              </w:r>
                            </w:p>
                          </w:txbxContent>
                        </v:textbox>
                      </v:rect>
                      <v:rect id="Téglalap 129" o:spid="_x0000_s165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BF5340" w:rsidRDefault="00BF5340" w:rsidP="0004445F">
                              <w:pPr>
                                <w:jc w:val="center"/>
                              </w:pPr>
                              <w:r>
                                <w:t>A</w:t>
                              </w:r>
                            </w:p>
                          </w:txbxContent>
                        </v:textbox>
                      </v:rect>
                      <v:rect id="Téglalap 130" o:spid="_x0000_s165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BF5340" w:rsidRDefault="00BF5340" w:rsidP="0004445F">
                              <w:pPr>
                                <w:jc w:val="center"/>
                              </w:pPr>
                            </w:p>
                          </w:txbxContent>
                        </v:textbox>
                      </v:rect>
                      <v:rect id="Téglalap 131" o:spid="_x0000_s165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BF5340" w:rsidRDefault="00BF5340" w:rsidP="0004445F">
                              <w:pPr>
                                <w:jc w:val="center"/>
                              </w:pPr>
                            </w:p>
                          </w:txbxContent>
                        </v:textbox>
                      </v:rect>
                      <v:rect id="Téglalap 132" o:spid="_x0000_s165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BF5340" w:rsidRDefault="00BF5340" w:rsidP="0004445F"/>
                          </w:txbxContent>
                        </v:textbox>
                      </v:rect>
                      <v:rect id="Téglalap 133" o:spid="_x0000_s165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BF5340" w:rsidRDefault="00BF5340" w:rsidP="0004445F">
                              <w:pPr>
                                <w:jc w:val="center"/>
                              </w:pPr>
                            </w:p>
                          </w:txbxContent>
                        </v:textbox>
                      </v:rect>
                    </v:group>
                    <v:shape id="Szövegdoboz 134" o:spid="_x0000_s1655"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BF5340" w:rsidRDefault="00BF5340"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6"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7"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8"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5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BF5340" w:rsidRDefault="00BF5340" w:rsidP="0004445F">
                                <w:pPr>
                                  <w:jc w:val="center"/>
                                </w:pPr>
                                <w:r>
                                  <w:t>G</w:t>
                                </w:r>
                              </w:p>
                            </w:txbxContent>
                          </v:textbox>
                        </v:rect>
                        <v:rect id="Téglalap 525" o:spid="_x0000_s166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BF5340" w:rsidRDefault="00BF5340" w:rsidP="0004445F">
                                <w:pPr>
                                  <w:jc w:val="center"/>
                                </w:pPr>
                                <w:r>
                                  <w:t>A</w:t>
                                </w:r>
                              </w:p>
                            </w:txbxContent>
                          </v:textbox>
                        </v:rect>
                        <v:rect id="Téglalap 526" o:spid="_x0000_s166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BF5340" w:rsidRDefault="00BF5340" w:rsidP="0004445F">
                                <w:pPr>
                                  <w:jc w:val="center"/>
                                </w:pPr>
                                <w:r>
                                  <w:t>C</w:t>
                                </w:r>
                              </w:p>
                            </w:txbxContent>
                          </v:textbox>
                        </v:rect>
                        <v:rect id="Téglalap 527" o:spid="_x0000_s166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BF5340" w:rsidRDefault="00BF5340" w:rsidP="0004445F">
                                <w:pPr>
                                  <w:jc w:val="center"/>
                                </w:pPr>
                                <w:r>
                                  <w:t>D</w:t>
                                </w:r>
                              </w:p>
                            </w:txbxContent>
                          </v:textbox>
                        </v:rect>
                        <v:rect id="Téglalap 528" o:spid="_x0000_s166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BF5340" w:rsidRDefault="00BF5340" w:rsidP="0004445F">
                                <w:pPr>
                                  <w:jc w:val="center"/>
                                </w:pPr>
                                <w:r>
                                  <w:t>F</w:t>
                                </w:r>
                              </w:p>
                            </w:txbxContent>
                          </v:textbox>
                        </v:rect>
                        <v:rect id="Téglalap 529" o:spid="_x0000_s166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BF5340" w:rsidRDefault="00BF5340" w:rsidP="0004445F">
                                <w:pPr>
                                  <w:jc w:val="center"/>
                                </w:pPr>
                                <w:r>
                                  <w:t>H</w:t>
                                </w:r>
                              </w:p>
                            </w:txbxContent>
                          </v:textbox>
                        </v:rect>
                        <v:rect id="Téglalap 530" o:spid="_x0000_s166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BF5340" w:rsidRDefault="00BF5340" w:rsidP="0004445F">
                                <w:pPr>
                                  <w:jc w:val="center"/>
                                </w:pPr>
                                <w:r>
                                  <w:t>B</w:t>
                                </w:r>
                              </w:p>
                            </w:txbxContent>
                          </v:textbox>
                        </v:rect>
                        <v:rect id="Téglalap 531" o:spid="_x0000_s166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BF5340" w:rsidRDefault="00BF5340" w:rsidP="0004445F">
                                <w:pPr>
                                  <w:jc w:val="center"/>
                                </w:pPr>
                                <w:r>
                                  <w:t>E</w:t>
                                </w:r>
                              </w:p>
                            </w:txbxContent>
                          </v:textbox>
                        </v:rect>
                      </v:group>
                      <v:group id="Csoportba foglalás 533" o:spid="_x0000_s1667"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BF5340" w:rsidRDefault="00BF5340" w:rsidP="0004445F">
                                <w:pPr>
                                  <w:jc w:val="center"/>
                                </w:pPr>
                                <w:r>
                                  <w:t>A</w:t>
                                </w:r>
                              </w:p>
                            </w:txbxContent>
                          </v:textbox>
                        </v:rect>
                        <v:rect id="Téglalap 535" o:spid="_x0000_s166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BF5340" w:rsidRDefault="00BF5340" w:rsidP="0004445F">
                                <w:pPr>
                                  <w:jc w:val="center"/>
                                </w:pPr>
                                <w:r>
                                  <w:t>H</w:t>
                                </w:r>
                              </w:p>
                            </w:txbxContent>
                          </v:textbox>
                        </v:rect>
                        <v:rect id="Téglalap 536" o:spid="_x0000_s167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BF5340" w:rsidRDefault="00BF5340" w:rsidP="0004445F">
                                <w:pPr>
                                  <w:jc w:val="center"/>
                                </w:pPr>
                                <w:r>
                                  <w:t>D</w:t>
                                </w:r>
                              </w:p>
                            </w:txbxContent>
                          </v:textbox>
                        </v:rect>
                        <v:rect id="Téglalap 537" o:spid="_x0000_s167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BF5340" w:rsidRDefault="00BF5340" w:rsidP="0004445F">
                                <w:pPr>
                                  <w:jc w:val="center"/>
                                </w:pPr>
                                <w:r>
                                  <w:t>F</w:t>
                                </w:r>
                              </w:p>
                            </w:txbxContent>
                          </v:textbox>
                        </v:rect>
                        <v:rect id="Téglalap 538" o:spid="_x0000_s167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BF5340" w:rsidRDefault="00BF5340" w:rsidP="0004445F">
                                <w:pPr>
                                  <w:jc w:val="center"/>
                                </w:pPr>
                                <w:r>
                                  <w:t>B</w:t>
                                </w:r>
                              </w:p>
                            </w:txbxContent>
                          </v:textbox>
                        </v:rect>
                        <v:rect id="Téglalap 539" o:spid="_x0000_s167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BF5340" w:rsidRDefault="00BF5340" w:rsidP="0004445F">
                                <w:pPr>
                                  <w:jc w:val="center"/>
                                </w:pPr>
                                <w:r>
                                  <w:t>C</w:t>
                                </w:r>
                              </w:p>
                            </w:txbxContent>
                          </v:textbox>
                        </v:rect>
                        <v:rect id="Téglalap 540" o:spid="_x0000_s167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BF5340" w:rsidRDefault="00BF5340" w:rsidP="0004445F">
                                <w:pPr>
                                  <w:jc w:val="center"/>
                                </w:pPr>
                                <w:r>
                                  <w:t>E</w:t>
                                </w:r>
                              </w:p>
                            </w:txbxContent>
                          </v:textbox>
                        </v:rect>
                        <v:rect id="Téglalap 541" o:spid="_x0000_s167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BF5340" w:rsidRDefault="00BF5340" w:rsidP="0004445F">
                                <w:pPr>
                                  <w:jc w:val="center"/>
                                </w:pPr>
                                <w:r>
                                  <w:t>G</w:t>
                                </w:r>
                              </w:p>
                            </w:txbxContent>
                          </v:textbox>
                        </v:rect>
                      </v:group>
                      <v:shape id="Szövegdoboz 543" o:spid="_x0000_s1676"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BF5340" w:rsidRDefault="00BF5340" w:rsidP="0004445F">
                              <w:r>
                                <w:t>Szülő kromoszómák:</w:t>
                              </w:r>
                            </w:p>
                          </w:txbxContent>
                        </v:textbox>
                      </v:shape>
                    </v:group>
                    <v:shape id="Szövegdoboz 135" o:spid="_x0000_s1677"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BF5340" w:rsidRDefault="00BF5340" w:rsidP="00322A29">
                            <w:r>
                              <w:t>Távolság mátrix:</w:t>
                            </w:r>
                          </w:p>
                        </w:txbxContent>
                      </v:textbox>
                    </v:shape>
                  </v:group>
                  <v:group id="Csoportba foglalás 239" o:spid="_x0000_s1678"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79"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BF5340" w:rsidRDefault="00BF5340" w:rsidP="00A9281C">
                              <w:pPr>
                                <w:jc w:val="center"/>
                              </w:pPr>
                              <w:r>
                                <w:t>D</w:t>
                              </w:r>
                            </w:p>
                          </w:txbxContent>
                        </v:textbox>
                      </v:rect>
                      <v:rect id="Téglalap 576" o:spid="_x0000_s168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BF5340" w:rsidRDefault="00BF5340" w:rsidP="00A9281C">
                              <w:pPr>
                                <w:jc w:val="center"/>
                              </w:pPr>
                            </w:p>
                          </w:txbxContent>
                        </v:textbox>
                      </v:rect>
                      <v:rect id="Téglalap 578" o:spid="_x0000_s168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BF5340" w:rsidRDefault="00BF5340" w:rsidP="00A9281C">
                              <w:r>
                                <w:t>F</w:t>
                              </w:r>
                            </w:p>
                          </w:txbxContent>
                        </v:textbox>
                      </v:rect>
                      <v:rect id="Téglalap 588" o:spid="_x0000_s168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BF5340" w:rsidRDefault="00BF5340" w:rsidP="00A9281C">
                              <w:pPr>
                                <w:jc w:val="center"/>
                              </w:pPr>
                              <w:r>
                                <w:t>A</w:t>
                              </w:r>
                            </w:p>
                          </w:txbxContent>
                        </v:textbox>
                      </v:rect>
                      <v:rect id="Téglalap 589" o:spid="_x0000_s168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BF5340" w:rsidRDefault="00BF5340" w:rsidP="00A9281C">
                              <w:pPr>
                                <w:jc w:val="center"/>
                              </w:pPr>
                            </w:p>
                          </w:txbxContent>
                        </v:textbox>
                      </v:rect>
                      <v:rect id="Téglalap 592" o:spid="_x0000_s168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BF5340" w:rsidRDefault="00BF5340" w:rsidP="00A9281C">
                              <w:pPr>
                                <w:jc w:val="center"/>
                              </w:pPr>
                            </w:p>
                          </w:txbxContent>
                        </v:textbox>
                      </v:rect>
                      <v:rect id="Téglalap 602" o:spid="_x0000_s168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BF5340" w:rsidRDefault="00BF5340" w:rsidP="00A9281C"/>
                          </w:txbxContent>
                        </v:textbox>
                      </v:rect>
                      <v:rect id="Téglalap 603" o:spid="_x0000_s168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BF5340" w:rsidRDefault="00BF5340" w:rsidP="00A9281C">
                              <w:pPr>
                                <w:jc w:val="center"/>
                              </w:pPr>
                            </w:p>
                          </w:txbxContent>
                        </v:textbox>
                      </v:rect>
                    </v:group>
                    <v:shape id="Szövegdoboz 606" o:spid="_x0000_s1688"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BF5340" w:rsidRDefault="00BF5340"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89"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0"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BF5340" w:rsidRDefault="00BF5340" w:rsidP="0021315A">
                              <w:pPr>
                                <w:jc w:val="center"/>
                              </w:pPr>
                              <w:r>
                                <w:t>D</w:t>
                              </w:r>
                            </w:p>
                          </w:txbxContent>
                        </v:textbox>
                      </v:rect>
                      <v:rect id="Téglalap 620" o:spid="_x0000_s169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BF5340" w:rsidRDefault="00BF5340" w:rsidP="0021315A">
                              <w:pPr>
                                <w:jc w:val="center"/>
                              </w:pPr>
                              <w:r>
                                <w:t>C</w:t>
                              </w:r>
                            </w:p>
                          </w:txbxContent>
                        </v:textbox>
                      </v:rect>
                      <v:rect id="Téglalap 621" o:spid="_x0000_s169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BF5340" w:rsidRDefault="00BF5340" w:rsidP="0021315A">
                              <w:r>
                                <w:t>F</w:t>
                              </w:r>
                            </w:p>
                          </w:txbxContent>
                        </v:textbox>
                      </v:rect>
                      <v:rect id="Téglalap 622" o:spid="_x0000_s169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BF5340" w:rsidRDefault="00BF5340" w:rsidP="0021315A">
                              <w:pPr>
                                <w:jc w:val="center"/>
                              </w:pPr>
                              <w:r>
                                <w:t>A</w:t>
                              </w:r>
                            </w:p>
                          </w:txbxContent>
                        </v:textbox>
                      </v:rect>
                      <v:rect id="Téglalap 623" o:spid="_x0000_s169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BF5340" w:rsidRDefault="00BF5340" w:rsidP="0021315A">
                              <w:pPr>
                                <w:jc w:val="center"/>
                              </w:pPr>
                            </w:p>
                          </w:txbxContent>
                        </v:textbox>
                      </v:rect>
                      <v:rect id="Téglalap 624" o:spid="_x0000_s169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BF5340" w:rsidRDefault="00BF5340" w:rsidP="0021315A">
                              <w:pPr>
                                <w:jc w:val="center"/>
                              </w:pPr>
                            </w:p>
                          </w:txbxContent>
                        </v:textbox>
                      </v:rect>
                      <v:rect id="Téglalap 625" o:spid="_x0000_s169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BF5340" w:rsidRDefault="00BF5340" w:rsidP="0021315A"/>
                          </w:txbxContent>
                        </v:textbox>
                      </v:rect>
                      <v:rect id="Téglalap 626" o:spid="_x0000_s169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BF5340" w:rsidRDefault="00BF5340" w:rsidP="0021315A">
                              <w:pPr>
                                <w:jc w:val="center"/>
                              </w:pPr>
                            </w:p>
                          </w:txbxContent>
                        </v:textbox>
                      </v:rect>
                    </v:group>
                    <v:shape id="Szövegdoboz 627" o:spid="_x0000_s1699"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BF5340" w:rsidRDefault="00BF5340"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0" style="position:absolute;left:31718;top:35814;width:26384;height:14763" coordsize="26384,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1" style="position:absolute;left:857;top:11525;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BF5340" w:rsidRDefault="00BF5340" w:rsidP="0021315A">
                              <w:pPr>
                                <w:jc w:val="center"/>
                              </w:pPr>
                              <w:r>
                                <w:t>D</w:t>
                              </w:r>
                            </w:p>
                          </w:txbxContent>
                        </v:textbox>
                      </v:rect>
                      <v:rect id="Téglalap 211" o:spid="_x0000_s170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BF5340" w:rsidRDefault="00BF5340" w:rsidP="0021315A">
                              <w:pPr>
                                <w:jc w:val="center"/>
                              </w:pPr>
                              <w:r>
                                <w:t>C</w:t>
                              </w:r>
                            </w:p>
                          </w:txbxContent>
                        </v:textbox>
                      </v:rect>
                      <v:rect id="Téglalap 214" o:spid="_x0000_s170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BF5340" w:rsidRDefault="00BF5340" w:rsidP="0021315A">
                              <w:r>
                                <w:t>F</w:t>
                              </w:r>
                            </w:p>
                          </w:txbxContent>
                        </v:textbox>
                      </v:rect>
                      <v:rect id="Téglalap 217" o:spid="_x0000_s170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BF5340" w:rsidRDefault="00BF5340" w:rsidP="0021315A">
                              <w:pPr>
                                <w:jc w:val="center"/>
                              </w:pPr>
                              <w:r>
                                <w:t>A</w:t>
                              </w:r>
                            </w:p>
                          </w:txbxContent>
                        </v:textbox>
                      </v:rect>
                      <v:rect id="Téglalap 218" o:spid="_x0000_s170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BF5340" w:rsidRDefault="00BF5340" w:rsidP="0021315A">
                              <w:pPr>
                                <w:jc w:val="center"/>
                              </w:pPr>
                              <w:r>
                                <w:t>G</w:t>
                              </w:r>
                            </w:p>
                          </w:txbxContent>
                        </v:textbox>
                      </v:rect>
                      <v:rect id="Téglalap 221" o:spid="_x0000_s170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BF5340" w:rsidRDefault="00BF5340" w:rsidP="0021315A">
                              <w:pPr>
                                <w:jc w:val="center"/>
                              </w:pPr>
                              <w:r>
                                <w:t>B</w:t>
                              </w:r>
                            </w:p>
                          </w:txbxContent>
                        </v:textbox>
                      </v:rect>
                      <v:rect id="Téglalap 222" o:spid="_x0000_s170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BF5340" w:rsidRDefault="00BF5340" w:rsidP="0021315A">
                              <w:r>
                                <w:t>E</w:t>
                              </w:r>
                            </w:p>
                          </w:txbxContent>
                        </v:textbox>
                      </v:rect>
                      <v:rect id="Téglalap 225" o:spid="_x0000_s170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BF5340" w:rsidRDefault="00BF5340" w:rsidP="0021315A">
                              <w:pPr>
                                <w:jc w:val="center"/>
                              </w:pPr>
                              <w:r>
                                <w:t>H</w:t>
                              </w:r>
                            </w:p>
                          </w:txbxContent>
                        </v:textbox>
                      </v:rect>
                    </v:group>
                    <v:shape id="Szövegdoboz 228" o:spid="_x0000_s1710" type="#_x0000_t202" style="position:absolute;width:26384;height:1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BF5340" w:rsidRDefault="00BF5340"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1"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2"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3"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4"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BF5340" w:rsidRDefault="00BF5340" w:rsidP="005165D1">
                                  <w:pPr>
                                    <w:jc w:val="center"/>
                                  </w:pPr>
                                </w:p>
                              </w:txbxContent>
                            </v:textbox>
                          </v:rect>
                          <v:rect id="Téglalap 368" o:spid="_x0000_s171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BF5340" w:rsidRDefault="00BF5340" w:rsidP="005165D1">
                                  <w:pPr>
                                    <w:jc w:val="center"/>
                                  </w:pPr>
                                  <w:r>
                                    <w:t>A</w:t>
                                  </w:r>
                                </w:p>
                              </w:txbxContent>
                            </v:textbox>
                          </v:rect>
                        </v:group>
                        <v:group id="Csoportba foglalás 772" o:spid="_x0000_s171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1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BF5340" w:rsidRDefault="00BF5340" w:rsidP="005165D1">
                                  <w:pPr>
                                    <w:jc w:val="center"/>
                                  </w:pPr>
                                  <w:r>
                                    <w:t>B</w:t>
                                  </w:r>
                                </w:p>
                              </w:txbxContent>
                            </v:textbox>
                          </v:rect>
                          <v:rect id="Téglalap 375" o:spid="_x0000_s172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BF5340" w:rsidRDefault="00BF5340" w:rsidP="005165D1">
                                  <w:pPr>
                                    <w:jc w:val="center"/>
                                  </w:pPr>
                                  <w:r>
                                    <w:t>C</w:t>
                                  </w:r>
                                </w:p>
                              </w:txbxContent>
                            </v:textbox>
                          </v:rect>
                        </v:group>
                        <v:rect id="Téglalap 774" o:spid="_x0000_s172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BF5340" w:rsidRDefault="00BF5340" w:rsidP="00993E37">
                                <w:pPr>
                                  <w:jc w:val="center"/>
                                </w:pPr>
                                <w:r>
                                  <w:t>D</w:t>
                                </w:r>
                              </w:p>
                            </w:txbxContent>
                          </v:textbox>
                        </v:rect>
                        <v:rect id="Téglalap 775" o:spid="_x0000_s172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BF5340" w:rsidRDefault="00BF5340" w:rsidP="00993E37">
                                <w:pPr>
                                  <w:jc w:val="center"/>
                                </w:pPr>
                                <w:r>
                                  <w:t>E</w:t>
                                </w:r>
                              </w:p>
                            </w:txbxContent>
                          </v:textbox>
                        </v:rect>
                        <v:group id="Csoportba foglalás 778" o:spid="_x0000_s172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BF5340" w:rsidRDefault="00BF5340" w:rsidP="00993E37">
                                  <w:pPr>
                                    <w:jc w:val="center"/>
                                  </w:pPr>
                                  <w:r>
                                    <w:t>F</w:t>
                                  </w:r>
                                </w:p>
                              </w:txbxContent>
                            </v:textbox>
                          </v:rect>
                          <v:rect id="Téglalap 777" o:spid="_x0000_s172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BF5340" w:rsidRDefault="00BF5340" w:rsidP="00993E37">
                                  <w:pPr>
                                    <w:jc w:val="center"/>
                                  </w:pPr>
                                  <w:r>
                                    <w:t>G</w:t>
                                  </w:r>
                                </w:p>
                              </w:txbxContent>
                            </v:textbox>
                          </v:rect>
                        </v:group>
                      </v:group>
                      <v:group id="Csoportba foglalás 780" o:spid="_x0000_s1726"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7"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8"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BF5340" w:rsidRDefault="00BF5340" w:rsidP="00993E37">
                                  <w:pPr>
                                    <w:jc w:val="center"/>
                                  </w:pPr>
                                  <w:r>
                                    <w:t>A</w:t>
                                  </w:r>
                                </w:p>
                              </w:txbxContent>
                            </v:textbox>
                          </v:rect>
                          <v:rect id="Téglalap 783" o:spid="_x0000_s1729"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BF5340" w:rsidRDefault="00BF5340" w:rsidP="00993E37">
                                  <w:pPr>
                                    <w:jc w:val="center"/>
                                  </w:pPr>
                                  <w:r>
                                    <w:t>0</w:t>
                                  </w:r>
                                </w:p>
                              </w:txbxContent>
                            </v:textbox>
                          </v:rect>
                        </v:group>
                        <v:group id="Csoportba foglalás 784" o:spid="_x0000_s1730"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BF5340" w:rsidRDefault="00BF5340" w:rsidP="00993E37">
                                  <w:pPr>
                                    <w:jc w:val="center"/>
                                  </w:pPr>
                                  <w:r>
                                    <w:t>7</w:t>
                                  </w:r>
                                </w:p>
                              </w:txbxContent>
                            </v:textbox>
                          </v:rect>
                          <v:rect id="Téglalap 786" o:spid="_x0000_s173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BF5340" w:rsidRDefault="00BF5340" w:rsidP="00993E37">
                                  <w:pPr>
                                    <w:jc w:val="center"/>
                                  </w:pPr>
                                  <w:r>
                                    <w:t>3</w:t>
                                  </w:r>
                                </w:p>
                              </w:txbxContent>
                            </v:textbox>
                          </v:rect>
                        </v:group>
                        <v:rect id="Téglalap 787" o:spid="_x0000_s1733"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BF5340" w:rsidRDefault="00BF5340" w:rsidP="00993E37">
                                <w:pPr>
                                  <w:jc w:val="center"/>
                                </w:pPr>
                                <w:r>
                                  <w:t>2</w:t>
                                </w:r>
                              </w:p>
                            </w:txbxContent>
                          </v:textbox>
                        </v:rect>
                        <v:rect id="Téglalap 788" o:spid="_x0000_s1734"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BF5340" w:rsidRDefault="00BF5340" w:rsidP="00993E37">
                                <w:pPr>
                                  <w:jc w:val="center"/>
                                </w:pPr>
                                <w:r>
                                  <w:t>8</w:t>
                                </w:r>
                              </w:p>
                            </w:txbxContent>
                          </v:textbox>
                        </v:rect>
                        <v:group id="Csoportba foglalás 789" o:spid="_x0000_s1735"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BF5340" w:rsidRDefault="00BF5340" w:rsidP="00993E37">
                                  <w:pPr>
                                    <w:jc w:val="center"/>
                                  </w:pPr>
                                  <w:r>
                                    <w:t>3</w:t>
                                  </w:r>
                                </w:p>
                              </w:txbxContent>
                            </v:textbox>
                          </v:rect>
                          <v:rect id="Téglalap 791" o:spid="_x0000_s173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BF5340" w:rsidRDefault="00BF5340" w:rsidP="00993E37">
                                  <w:pPr>
                                    <w:jc w:val="center"/>
                                  </w:pPr>
                                  <w:r>
                                    <w:t>4</w:t>
                                  </w:r>
                                </w:p>
                              </w:txbxContent>
                            </v:textbox>
                          </v:rect>
                        </v:group>
                      </v:group>
                      <v:group id="Csoportba foglalás 830" o:spid="_x0000_s1738"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39"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0"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1"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BF5340" w:rsidRDefault="00BF5340" w:rsidP="00993E37">
                                    <w:pPr>
                                      <w:jc w:val="center"/>
                                    </w:pPr>
                                    <w:r>
                                      <w:t>B</w:t>
                                    </w:r>
                                  </w:p>
                                </w:txbxContent>
                              </v:textbox>
                            </v:rect>
                            <v:rect id="Téglalap 795" o:spid="_x0000_s1742"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BF5340" w:rsidRDefault="00BF5340" w:rsidP="00993E37">
                                    <w:pPr>
                                      <w:jc w:val="center"/>
                                    </w:pPr>
                                    <w:r>
                                      <w:t>7</w:t>
                                    </w:r>
                                  </w:p>
                                </w:txbxContent>
                              </v:textbox>
                            </v:rect>
                          </v:group>
                          <v:group id="Csoportba foglalás 796" o:spid="_x0000_s1743"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BF5340" w:rsidRDefault="00BF5340" w:rsidP="00993E37">
                                    <w:pPr>
                                      <w:jc w:val="center"/>
                                    </w:pPr>
                                    <w:r>
                                      <w:t>0</w:t>
                                    </w:r>
                                  </w:p>
                                </w:txbxContent>
                              </v:textbox>
                            </v:rect>
                            <v:rect id="Téglalap 798" o:spid="_x0000_s174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BF5340" w:rsidRDefault="00BF5340" w:rsidP="00993E37">
                                    <w:pPr>
                                      <w:jc w:val="center"/>
                                    </w:pPr>
                                    <w:r>
                                      <w:t>5</w:t>
                                    </w:r>
                                  </w:p>
                                </w:txbxContent>
                              </v:textbox>
                            </v:rect>
                          </v:group>
                          <v:rect id="Téglalap 799" o:spid="_x0000_s1746"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BF5340" w:rsidRDefault="00BF5340" w:rsidP="00993E37">
                                  <w:pPr>
                                    <w:jc w:val="center"/>
                                  </w:pPr>
                                  <w:r>
                                    <w:t>4</w:t>
                                  </w:r>
                                </w:p>
                              </w:txbxContent>
                            </v:textbox>
                          </v:rect>
                          <v:rect id="Téglalap 800" o:spid="_x0000_s1747"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BF5340" w:rsidRDefault="00BF5340" w:rsidP="00993E37">
                                  <w:pPr>
                                    <w:jc w:val="center"/>
                                  </w:pPr>
                                  <w:r>
                                    <w:t>3</w:t>
                                  </w:r>
                                </w:p>
                              </w:txbxContent>
                            </v:textbox>
                          </v:rect>
                          <v:group id="Csoportba foglalás 801" o:spid="_x0000_s1748"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4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BF5340" w:rsidRDefault="00BF5340" w:rsidP="00993E37">
                                    <w:pPr>
                                      <w:jc w:val="center"/>
                                    </w:pPr>
                                    <w:r>
                                      <w:t>7</w:t>
                                    </w:r>
                                  </w:p>
                                </w:txbxContent>
                              </v:textbox>
                            </v:rect>
                            <v:rect id="Téglalap 803" o:spid="_x0000_s175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BF5340" w:rsidRDefault="00BF5340" w:rsidP="00993E37">
                                    <w:pPr>
                                      <w:jc w:val="center"/>
                                    </w:pPr>
                                    <w:r>
                                      <w:t>1</w:t>
                                    </w:r>
                                  </w:p>
                                </w:txbxContent>
                              </v:textbox>
                            </v:rect>
                          </v:group>
                        </v:group>
                        <v:group id="Csoportba foglalás 805" o:spid="_x0000_s1751"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2"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BF5340" w:rsidRDefault="00BF5340" w:rsidP="00993E37">
                                      <w:pPr>
                                        <w:jc w:val="center"/>
                                      </w:pPr>
                                      <w:r>
                                        <w:t>C</w:t>
                                      </w:r>
                                    </w:p>
                                  </w:txbxContent>
                                </v:textbox>
                              </v:rect>
                              <v:rect id="Téglalap 809" o:spid="_x0000_s175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BF5340" w:rsidRDefault="00BF5340" w:rsidP="00993E37">
                                      <w:pPr>
                                        <w:jc w:val="center"/>
                                      </w:pPr>
                                      <w:r>
                                        <w:t>2</w:t>
                                      </w:r>
                                    </w:p>
                                  </w:txbxContent>
                                </v:textbox>
                              </v:rect>
                            </v:group>
                            <v:group id="Csoportba foglalás 810" o:spid="_x0000_s175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BF5340" w:rsidRDefault="00BF5340" w:rsidP="00993E37">
                                      <w:pPr>
                                        <w:jc w:val="center"/>
                                      </w:pPr>
                                      <w:r>
                                        <w:t>5</w:t>
                                      </w:r>
                                    </w:p>
                                  </w:txbxContent>
                                </v:textbox>
                              </v:rect>
                              <v:rect id="Téglalap 812" o:spid="_x0000_s175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BF5340" w:rsidRDefault="00BF5340" w:rsidP="00993E37">
                                      <w:pPr>
                                        <w:jc w:val="center"/>
                                      </w:pPr>
                                      <w:r>
                                        <w:t>0</w:t>
                                      </w:r>
                                    </w:p>
                                  </w:txbxContent>
                                </v:textbox>
                              </v:rect>
                            </v:group>
                            <v:rect id="Téglalap 813" o:spid="_x0000_s175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BF5340" w:rsidRDefault="00BF5340" w:rsidP="00993E37">
                                    <w:pPr>
                                      <w:jc w:val="center"/>
                                    </w:pPr>
                                    <w:r>
                                      <w:t>3</w:t>
                                    </w:r>
                                  </w:p>
                                </w:txbxContent>
                              </v:textbox>
                            </v:rect>
                            <v:rect id="Téglalap 814" o:spid="_x0000_s176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BF5340" w:rsidRDefault="00BF5340" w:rsidP="00993E37">
                                    <w:pPr>
                                      <w:jc w:val="center"/>
                                    </w:pPr>
                                    <w:r>
                                      <w:t>6</w:t>
                                    </w:r>
                                  </w:p>
                                </w:txbxContent>
                              </v:textbox>
                            </v:rect>
                            <v:group id="Csoportba foglalás 815" o:spid="_x0000_s176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BF5340" w:rsidRDefault="00BF5340" w:rsidP="00993E37">
                                      <w:pPr>
                                        <w:jc w:val="center"/>
                                      </w:pPr>
                                      <w:r>
                                        <w:t>9</w:t>
                                      </w:r>
                                    </w:p>
                                  </w:txbxContent>
                                </v:textbox>
                              </v:rect>
                              <v:rect id="Téglalap 817" o:spid="_x0000_s176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BF5340" w:rsidRDefault="00BF5340" w:rsidP="00993E37">
                                      <w:pPr>
                                        <w:jc w:val="center"/>
                                      </w:pPr>
                                      <w:r>
                                        <w:t>3</w:t>
                                      </w:r>
                                    </w:p>
                                  </w:txbxContent>
                                </v:textbox>
                              </v:rect>
                            </v:group>
                          </v:group>
                          <v:group id="Csoportba foglalás 818" o:spid="_x0000_s1764"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BF5340" w:rsidRDefault="00BF5340" w:rsidP="00993E37">
                                      <w:pPr>
                                        <w:jc w:val="center"/>
                                      </w:pPr>
                                      <w:r>
                                        <w:t>D</w:t>
                                      </w:r>
                                    </w:p>
                                  </w:txbxContent>
                                </v:textbox>
                              </v:rect>
                              <v:rect id="Téglalap 821" o:spid="_x0000_s176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BF5340" w:rsidRDefault="00BF5340" w:rsidP="00993E37">
                                      <w:pPr>
                                        <w:jc w:val="center"/>
                                      </w:pPr>
                                      <w:r>
                                        <w:t>3</w:t>
                                      </w:r>
                                    </w:p>
                                  </w:txbxContent>
                                </v:textbox>
                              </v:rect>
                            </v:group>
                            <v:group id="Csoportba foglalás 822" o:spid="_x0000_s176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6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BF5340" w:rsidRDefault="00BF5340" w:rsidP="00993E37">
                                      <w:pPr>
                                        <w:jc w:val="center"/>
                                      </w:pPr>
                                      <w:r>
                                        <w:t>4</w:t>
                                      </w:r>
                                    </w:p>
                                  </w:txbxContent>
                                </v:textbox>
                              </v:rect>
                              <v:rect id="Téglalap 824" o:spid="_x0000_s177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BF5340" w:rsidRDefault="00BF5340" w:rsidP="00993E37">
                                      <w:pPr>
                                        <w:jc w:val="center"/>
                                      </w:pPr>
                                      <w:r>
                                        <w:t>4</w:t>
                                      </w:r>
                                    </w:p>
                                  </w:txbxContent>
                                </v:textbox>
                              </v:rect>
                            </v:group>
                            <v:rect id="Téglalap 825" o:spid="_x0000_s177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BF5340" w:rsidRDefault="00BF5340" w:rsidP="00993E37">
                                    <w:pPr>
                                      <w:jc w:val="center"/>
                                    </w:pPr>
                                    <w:r>
                                      <w:t>0</w:t>
                                    </w:r>
                                  </w:p>
                                </w:txbxContent>
                              </v:textbox>
                            </v:rect>
                            <v:rect id="Téglalap 826" o:spid="_x0000_s177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BF5340" w:rsidRDefault="00BF5340" w:rsidP="00993E37">
                                    <w:pPr>
                                      <w:jc w:val="center"/>
                                    </w:pPr>
                                    <w:r>
                                      <w:t>6</w:t>
                                    </w:r>
                                  </w:p>
                                </w:txbxContent>
                              </v:textbox>
                            </v:rect>
                            <v:group id="Csoportba foglalás 827" o:spid="_x0000_s177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BF5340" w:rsidRDefault="00BF5340" w:rsidP="00993E37">
                                      <w:pPr>
                                        <w:jc w:val="center"/>
                                      </w:pPr>
                                      <w:r>
                                        <w:t>3</w:t>
                                      </w:r>
                                    </w:p>
                                  </w:txbxContent>
                                </v:textbox>
                              </v:rect>
                              <v:rect id="Téglalap 829" o:spid="_x0000_s177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BF5340" w:rsidRDefault="00BF5340" w:rsidP="00993E37">
                                      <w:pPr>
                                        <w:jc w:val="center"/>
                                      </w:pPr>
                                      <w:r>
                                        <w:t>1</w:t>
                                      </w:r>
                                    </w:p>
                                  </w:txbxContent>
                                </v:textbox>
                              </v:rect>
                            </v:group>
                          </v:group>
                        </v:group>
                      </v:group>
                      <v:group id="Csoportba foglalás 831" o:spid="_x0000_s1776"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7"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7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BF5340" w:rsidRDefault="00BF5340" w:rsidP="004C4D3C">
                                    <w:pPr>
                                      <w:jc w:val="center"/>
                                    </w:pPr>
                                    <w:r>
                                      <w:t>E</w:t>
                                    </w:r>
                                  </w:p>
                                </w:txbxContent>
                              </v:textbox>
                            </v:rect>
                            <v:rect id="Téglalap 835" o:spid="_x0000_s178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BF5340" w:rsidRDefault="00BF5340" w:rsidP="004C4D3C">
                                    <w:pPr>
                                      <w:jc w:val="center"/>
                                    </w:pPr>
                                    <w:r>
                                      <w:t>9</w:t>
                                    </w:r>
                                  </w:p>
                                </w:txbxContent>
                              </v:textbox>
                            </v:rect>
                          </v:group>
                          <v:group id="Csoportba foglalás 836" o:spid="_x0000_s178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BF5340" w:rsidRDefault="00BF5340" w:rsidP="004C4D3C">
                                    <w:pPr>
                                      <w:jc w:val="center"/>
                                    </w:pPr>
                                    <w:r>
                                      <w:t>2</w:t>
                                    </w:r>
                                  </w:p>
                                </w:txbxContent>
                              </v:textbox>
                            </v:rect>
                            <v:rect id="Téglalap 838" o:spid="_x0000_s178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BF5340" w:rsidRDefault="00BF5340" w:rsidP="004C4D3C">
                                    <w:pPr>
                                      <w:jc w:val="center"/>
                                    </w:pPr>
                                    <w:r>
                                      <w:t>6</w:t>
                                    </w:r>
                                  </w:p>
                                </w:txbxContent>
                              </v:textbox>
                            </v:rect>
                          </v:group>
                          <v:rect id="Téglalap 839" o:spid="_x0000_s178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BF5340" w:rsidRDefault="00BF5340" w:rsidP="004C4D3C">
                                  <w:pPr>
                                    <w:jc w:val="center"/>
                                  </w:pPr>
                                  <w:r>
                                    <w:t>6</w:t>
                                  </w:r>
                                </w:p>
                              </w:txbxContent>
                            </v:textbox>
                          </v:rect>
                          <v:rect id="Téglalap 840" o:spid="_x0000_s178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BF5340" w:rsidRDefault="00BF5340" w:rsidP="004C4D3C">
                                  <w:pPr>
                                    <w:jc w:val="center"/>
                                  </w:pPr>
                                  <w:r>
                                    <w:t>0</w:t>
                                  </w:r>
                                </w:p>
                              </w:txbxContent>
                            </v:textbox>
                          </v:rect>
                          <v:group id="Csoportba foglalás 841" o:spid="_x0000_s178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BF5340" w:rsidRDefault="00BF5340" w:rsidP="004C4D3C">
                                    <w:pPr>
                                      <w:jc w:val="center"/>
                                    </w:pPr>
                                    <w:r>
                                      <w:t>2</w:t>
                                    </w:r>
                                  </w:p>
                                </w:txbxContent>
                              </v:textbox>
                            </v:rect>
                            <v:rect id="Téglalap 843" o:spid="_x0000_s178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BF5340" w:rsidRDefault="00BF5340" w:rsidP="004C4D3C">
                                    <w:pPr>
                                      <w:jc w:val="center"/>
                                    </w:pPr>
                                    <w:r>
                                      <w:t>5</w:t>
                                    </w:r>
                                  </w:p>
                                </w:txbxContent>
                              </v:textbox>
                            </v:rect>
                          </v:group>
                        </v:group>
                        <v:group id="Csoportba foglalás 844" o:spid="_x0000_s1789"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BF5340" w:rsidRDefault="00BF5340" w:rsidP="004C4D3C">
                                      <w:pPr>
                                        <w:jc w:val="center"/>
                                      </w:pPr>
                                      <w:r>
                                        <w:t>F</w:t>
                                      </w:r>
                                    </w:p>
                                  </w:txbxContent>
                                </v:textbox>
                              </v:rect>
                              <v:rect id="Téglalap 848" o:spid="_x0000_s179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BF5340" w:rsidRDefault="00BF5340" w:rsidP="004C4D3C">
                                      <w:pPr>
                                        <w:jc w:val="center"/>
                                      </w:pPr>
                                      <w:r>
                                        <w:t>3</w:t>
                                      </w:r>
                                    </w:p>
                                  </w:txbxContent>
                                </v:textbox>
                              </v:rect>
                            </v:group>
                            <v:group id="Csoportba foglalás 849" o:spid="_x0000_s179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BF5340" w:rsidRDefault="00BF5340" w:rsidP="004C4D3C">
                                      <w:pPr>
                                        <w:jc w:val="center"/>
                                      </w:pPr>
                                      <w:r>
                                        <w:t>7</w:t>
                                      </w:r>
                                    </w:p>
                                  </w:txbxContent>
                                </v:textbox>
                              </v:rect>
                              <v:rect id="Téglalap 851" o:spid="_x0000_s179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BF5340" w:rsidRDefault="00BF5340" w:rsidP="004C4D3C">
                                      <w:pPr>
                                        <w:jc w:val="center"/>
                                      </w:pPr>
                                      <w:r>
                                        <w:t>9</w:t>
                                      </w:r>
                                    </w:p>
                                  </w:txbxContent>
                                </v:textbox>
                              </v:rect>
                            </v:group>
                            <v:rect id="Téglalap 852" o:spid="_x0000_s179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BF5340" w:rsidRDefault="00BF5340" w:rsidP="004C4D3C">
                                    <w:pPr>
                                      <w:jc w:val="center"/>
                                    </w:pPr>
                                    <w:r>
                                      <w:t>3</w:t>
                                    </w:r>
                                  </w:p>
                                </w:txbxContent>
                              </v:textbox>
                            </v:rect>
                            <v:rect id="Téglalap 853" o:spid="_x0000_s179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BF5340" w:rsidRDefault="00BF5340" w:rsidP="004C4D3C">
                                    <w:pPr>
                                      <w:jc w:val="center"/>
                                    </w:pPr>
                                    <w:r>
                                      <w:t>2</w:t>
                                    </w:r>
                                  </w:p>
                                </w:txbxContent>
                              </v:textbox>
                            </v:rect>
                            <v:group id="Csoportba foglalás 854" o:spid="_x0000_s179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BF5340" w:rsidRDefault="00BF5340" w:rsidP="004C4D3C">
                                      <w:pPr>
                                        <w:jc w:val="center"/>
                                      </w:pPr>
                                      <w:r>
                                        <w:t>0</w:t>
                                      </w:r>
                                    </w:p>
                                  </w:txbxContent>
                                </v:textbox>
                              </v:rect>
                              <v:rect id="Téglalap 856" o:spid="_x0000_s180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BF5340" w:rsidRDefault="00BF5340" w:rsidP="004C4D3C">
                                      <w:pPr>
                                        <w:jc w:val="center"/>
                                      </w:pPr>
                                      <w:r>
                                        <w:t>6</w:t>
                                      </w:r>
                                    </w:p>
                                  </w:txbxContent>
                                </v:textbox>
                              </v:rect>
                            </v:group>
                          </v:group>
                          <v:group id="Csoportba foglalás 857" o:spid="_x0000_s1802"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BF5340" w:rsidRDefault="00BF5340" w:rsidP="004C4D3C">
                                      <w:pPr>
                                        <w:jc w:val="center"/>
                                      </w:pPr>
                                      <w:r>
                                        <w:t>G</w:t>
                                      </w:r>
                                    </w:p>
                                  </w:txbxContent>
                                </v:textbox>
                              </v:rect>
                              <v:rect id="Téglalap 860" o:spid="_x0000_s180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BF5340" w:rsidRDefault="00BF5340" w:rsidP="004C4D3C">
                                      <w:pPr>
                                        <w:jc w:val="center"/>
                                      </w:pPr>
                                      <w:r>
                                        <w:t>4</w:t>
                                      </w:r>
                                    </w:p>
                                  </w:txbxContent>
                                </v:textbox>
                              </v:rect>
                            </v:group>
                            <v:group id="Csoportba foglalás 861" o:spid="_x0000_s180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BF5340" w:rsidRDefault="00BF5340" w:rsidP="004C4D3C">
                                      <w:pPr>
                                        <w:jc w:val="center"/>
                                      </w:pPr>
                                      <w:r>
                                        <w:t>1</w:t>
                                      </w:r>
                                    </w:p>
                                  </w:txbxContent>
                                </v:textbox>
                              </v:rect>
                              <v:rect id="Téglalap 863" o:spid="_x0000_s180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BF5340" w:rsidRDefault="00BF5340" w:rsidP="004C4D3C">
                                      <w:pPr>
                                        <w:jc w:val="center"/>
                                      </w:pPr>
                                      <w:r>
                                        <w:t>2</w:t>
                                      </w:r>
                                    </w:p>
                                  </w:txbxContent>
                                </v:textbox>
                              </v:rect>
                            </v:group>
                            <v:rect id="Téglalap 864" o:spid="_x0000_s180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BF5340" w:rsidRDefault="00BF5340" w:rsidP="004C4D3C">
                                    <w:pPr>
                                      <w:jc w:val="center"/>
                                    </w:pPr>
                                    <w:r>
                                      <w:t>3</w:t>
                                    </w:r>
                                  </w:p>
                                </w:txbxContent>
                              </v:textbox>
                            </v:rect>
                            <v:rect id="Téglalap 865" o:spid="_x0000_s181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BF5340" w:rsidRDefault="00BF5340" w:rsidP="004C4D3C">
                                    <w:pPr>
                                      <w:jc w:val="center"/>
                                    </w:pPr>
                                    <w:r>
                                      <w:t>7</w:t>
                                    </w:r>
                                  </w:p>
                                </w:txbxContent>
                              </v:textbox>
                            </v:rect>
                            <v:group id="Csoportba foglalás 866" o:spid="_x0000_s181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BF5340" w:rsidRDefault="00BF5340" w:rsidP="004C4D3C">
                                      <w:pPr>
                                        <w:jc w:val="center"/>
                                      </w:pPr>
                                      <w:r>
                                        <w:t>6</w:t>
                                      </w:r>
                                    </w:p>
                                  </w:txbxContent>
                                </v:textbox>
                              </v:rect>
                              <v:rect id="Téglalap 868" o:spid="_x0000_s181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BF5340" w:rsidRDefault="00BF5340" w:rsidP="004C4D3C">
                                      <w:pPr>
                                        <w:jc w:val="center"/>
                                      </w:pPr>
                                      <w:r>
                                        <w:t>0</w:t>
                                      </w:r>
                                    </w:p>
                                  </w:txbxContent>
                                </v:textbox>
                              </v:rect>
                            </v:group>
                          </v:group>
                        </v:group>
                      </v:group>
                    </v:group>
                    <v:group id="Csoportba foglalás 878" o:spid="_x0000_s1814"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BF5340" w:rsidRDefault="00BF5340" w:rsidP="00A86103">
                              <w:pPr>
                                <w:jc w:val="center"/>
                              </w:pPr>
                              <w:r>
                                <w:t>H</w:t>
                              </w:r>
                            </w:p>
                          </w:txbxContent>
                        </v:textbox>
                      </v:rect>
                      <v:rect id="Téglalap 871" o:spid="_x0000_s1816"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BF5340" w:rsidRDefault="00BF5340" w:rsidP="00A86103">
                              <w:pPr>
                                <w:jc w:val="center"/>
                              </w:pPr>
                              <w:r>
                                <w:t>5</w:t>
                              </w:r>
                            </w:p>
                          </w:txbxContent>
                        </v:textbox>
                      </v:rect>
                      <v:rect id="Téglalap 872" o:spid="_x0000_s1817"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BF5340" w:rsidRDefault="00BF5340" w:rsidP="00A86103">
                              <w:pPr>
                                <w:jc w:val="center"/>
                              </w:pPr>
                              <w:r>
                                <w:t>8</w:t>
                              </w:r>
                            </w:p>
                          </w:txbxContent>
                        </v:textbox>
                      </v:rect>
                      <v:rect id="Téglalap 873" o:spid="_x0000_s1818"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BF5340" w:rsidRDefault="00BF5340" w:rsidP="00A86103">
                              <w:pPr>
                                <w:jc w:val="center"/>
                              </w:pPr>
                              <w:r>
                                <w:t>7</w:t>
                              </w:r>
                            </w:p>
                          </w:txbxContent>
                        </v:textbox>
                      </v:rect>
                      <v:rect id="Téglalap 874" o:spid="_x0000_s1819"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BF5340" w:rsidRDefault="00BF5340" w:rsidP="00A86103">
                              <w:pPr>
                                <w:jc w:val="center"/>
                              </w:pPr>
                              <w:r>
                                <w:t>9</w:t>
                              </w:r>
                            </w:p>
                          </w:txbxContent>
                        </v:textbox>
                      </v:rect>
                      <v:rect id="Téglalap 875" o:spid="_x0000_s1820"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BF5340" w:rsidRDefault="00BF5340" w:rsidP="00A86103">
                              <w:pPr>
                                <w:jc w:val="center"/>
                              </w:pPr>
                              <w:r>
                                <w:t>3</w:t>
                              </w:r>
                            </w:p>
                          </w:txbxContent>
                        </v:textbox>
                      </v:rect>
                      <v:rect id="Téglalap 876" o:spid="_x0000_s1821"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BF5340" w:rsidRDefault="00BF5340" w:rsidP="00A86103">
                              <w:pPr>
                                <w:jc w:val="center"/>
                              </w:pPr>
                              <w:r>
                                <w:t>4</w:t>
                              </w:r>
                            </w:p>
                          </w:txbxContent>
                        </v:textbox>
                      </v:rect>
                      <v:rect id="Téglalap 877" o:spid="_x0000_s1822"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BF5340" w:rsidRDefault="00BF5340" w:rsidP="00A86103">
                              <w:pPr>
                                <w:jc w:val="center"/>
                              </w:pPr>
                              <w:r>
                                <w:t>1</w:t>
                              </w:r>
                            </w:p>
                          </w:txbxContent>
                        </v:textbox>
                      </v:rect>
                    </v:group>
                  </v:group>
                  <v:group id="Csoportba foglalás 889" o:spid="_x0000_s1823"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BF5340" w:rsidRDefault="00BF5340" w:rsidP="00F81E7E">
                            <w:pPr>
                              <w:jc w:val="center"/>
                            </w:pPr>
                            <w:r>
                              <w:t>H</w:t>
                            </w:r>
                          </w:p>
                        </w:txbxContent>
                      </v:textbox>
                    </v:rect>
                    <v:rect id="Téglalap 881" o:spid="_x0000_s182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BF5340" w:rsidRDefault="00BF5340" w:rsidP="00F81E7E">
                            <w:pPr>
                              <w:jc w:val="center"/>
                            </w:pPr>
                            <w:r>
                              <w:t>5</w:t>
                            </w:r>
                          </w:p>
                        </w:txbxContent>
                      </v:textbox>
                    </v:rect>
                    <v:rect id="Téglalap 882" o:spid="_x0000_s1826"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BF5340" w:rsidRDefault="00BF5340" w:rsidP="00F81E7E">
                            <w:pPr>
                              <w:jc w:val="center"/>
                            </w:pPr>
                            <w:r>
                              <w:t>8</w:t>
                            </w:r>
                          </w:p>
                        </w:txbxContent>
                      </v:textbox>
                    </v:rect>
                    <v:rect id="Téglalap 883" o:spid="_x0000_s1827"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BF5340" w:rsidRDefault="00BF5340" w:rsidP="00F81E7E">
                            <w:pPr>
                              <w:jc w:val="center"/>
                            </w:pPr>
                            <w:r>
                              <w:t>7</w:t>
                            </w:r>
                          </w:p>
                        </w:txbxContent>
                      </v:textbox>
                    </v:rect>
                    <v:rect id="Téglalap 884" o:spid="_x0000_s182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BF5340" w:rsidRDefault="00BF5340" w:rsidP="00F81E7E">
                            <w:pPr>
                              <w:jc w:val="center"/>
                            </w:pPr>
                            <w:r>
                              <w:t>8</w:t>
                            </w:r>
                          </w:p>
                        </w:txbxContent>
                      </v:textbox>
                    </v:rect>
                    <v:rect id="Téglalap 885" o:spid="_x0000_s182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BF5340" w:rsidRDefault="00BF5340" w:rsidP="00F81E7E">
                            <w:pPr>
                              <w:jc w:val="center"/>
                            </w:pPr>
                            <w:r>
                              <w:t>4</w:t>
                            </w:r>
                          </w:p>
                        </w:txbxContent>
                      </v:textbox>
                    </v:rect>
                    <v:rect id="Téglalap 886" o:spid="_x0000_s1830"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BF5340" w:rsidRDefault="00BF5340" w:rsidP="00F81E7E">
                            <w:pPr>
                              <w:jc w:val="center"/>
                            </w:pPr>
                            <w:r>
                              <w:t>3</w:t>
                            </w:r>
                          </w:p>
                        </w:txbxContent>
                      </v:textbox>
                    </v:rect>
                    <v:rect id="Téglalap 887" o:spid="_x0000_s1831"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BF5340" w:rsidRDefault="00BF5340" w:rsidP="00F81E7E">
                            <w:pPr>
                              <w:jc w:val="center"/>
                            </w:pPr>
                            <w:r>
                              <w:t>1</w:t>
                            </w:r>
                          </w:p>
                        </w:txbxContent>
                      </v:textbox>
                    </v:rect>
                    <v:rect id="Téglalap 888" o:spid="_x0000_s1832"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BF5340" w:rsidRDefault="00BF5340" w:rsidP="00F81E7E">
                            <w:pPr>
                              <w:jc w:val="center"/>
                            </w:pPr>
                            <w:r>
                              <w:t>0</w:t>
                            </w:r>
                          </w:p>
                        </w:txbxContent>
                      </v:textbox>
                    </v:rect>
                  </v:group>
                </v:group>
                <w10:wrap type="topAndBottom" anchorx="margin"/>
              </v:group>
            </w:pict>
          </mc:Fallback>
        </mc:AlternateContent>
      </w:r>
      <w:r w:rsidR="000E3C06">
        <w:t>Mivel a városok közötti távolságokat is használjuk a keresztezés során</w:t>
      </w:r>
      <w:r w:rsidR="0036456D">
        <w:t>,</w:t>
      </w:r>
      <w:r w:rsidR="000E3C06">
        <w:t xml:space="preserve"> így szükségünk a távolságmátrixr</w:t>
      </w:r>
      <w:r w:rsidR="00975BB4">
        <w:t>a is. Az operátor működését a 12</w:t>
      </w:r>
      <w:r w:rsidR="000E3C06">
        <w:t>. ábrán mutatom be.</w:t>
      </w:r>
    </w:p>
    <w:p w14:paraId="4B2CE327" w14:textId="7CF0E2E0" w:rsidR="0017294F" w:rsidRDefault="0017294F" w:rsidP="0017294F">
      <w:pPr>
        <w:pStyle w:val="SzDCmsor3"/>
      </w:pPr>
      <w:bookmarkStart w:id="53" w:name="_Toc6346856"/>
      <w:r>
        <w:t>Mutáció</w:t>
      </w:r>
      <w:bookmarkEnd w:id="53"/>
    </w:p>
    <w:p w14:paraId="688D03F1" w14:textId="6EC2A485" w:rsidR="0004445F" w:rsidRDefault="0004445F" w:rsidP="0004445F">
      <w:pPr>
        <w:pStyle w:val="SzDSzvegTrzs"/>
      </w:pPr>
      <w:r>
        <w:t>Mint feljebb említettem, egyedi allélokat tartalmazó kromoszómáknál lehetséges opció az inverzió vagy két véletlenszerű elem felcserélése. Több lehetőség megfontolása után, az inverziós mutáció mellett döntöttem. A [0] és [1a]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w:t>
      </w:r>
      <w:r>
        <w:lastRenderedPageBreak/>
        <w:t>fuvarozó gépjármű rakodó tere se végtelen. Így a célpontok száma nem lesz annyira jelentős, 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54" w:name="_Toc6346857"/>
      <w:r>
        <w:t>Reprodukció</w:t>
      </w:r>
      <w:bookmarkEnd w:id="54"/>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55" w:name="_Toc6346858"/>
      <w:r>
        <w:t>Kilépési feltétel</w:t>
      </w:r>
      <w:bookmarkEnd w:id="55"/>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56" w:name="_Toc6346859"/>
      <w:r>
        <w:lastRenderedPageBreak/>
        <w:t>Tervezési dokumentáció</w:t>
      </w:r>
      <w:bookmarkEnd w:id="56"/>
    </w:p>
    <w:p w14:paraId="3D19D17F" w14:textId="64672C22" w:rsidR="000F5C69" w:rsidRDefault="000F5C69" w:rsidP="000F5C69">
      <w:pPr>
        <w:pStyle w:val="SzDCmsor2"/>
      </w:pPr>
      <w:bookmarkStart w:id="57" w:name="_Toc6346860"/>
      <w:r>
        <w:t>Programmal szemben támasztott követelmények</w:t>
      </w:r>
      <w:bookmarkEnd w:id="57"/>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0F5C69">
      <w:pPr>
        <w:pStyle w:val="SzDSzvegTrzs"/>
        <w:numPr>
          <w:ilvl w:val="0"/>
          <w:numId w:val="25"/>
        </w:numPr>
      </w:pPr>
      <w:r>
        <w:t>Könnyen kezelhető, letisztult, minimalista felhasználói felület.</w:t>
      </w:r>
    </w:p>
    <w:p w14:paraId="30D522AE" w14:textId="54D2A5B4" w:rsidR="00B73372" w:rsidRDefault="008D4EEE" w:rsidP="000F5C69">
      <w:pPr>
        <w:pStyle w:val="SzDSzvegTrzs"/>
        <w:numPr>
          <w:ilvl w:val="0"/>
          <w:numId w:val="25"/>
        </w:numPr>
      </w:pPr>
      <w:r>
        <w:t>Megfelelő felhasználói szerephez, megfelelő jogosultságok biztosítása.</w:t>
      </w:r>
    </w:p>
    <w:p w14:paraId="5D635B69" w14:textId="286E8FBA" w:rsidR="000F5C69" w:rsidRDefault="000F5C69" w:rsidP="000F5C69">
      <w:pPr>
        <w:pStyle w:val="SzDSzvegTrzs"/>
        <w:numPr>
          <w:ilvl w:val="0"/>
          <w:numId w:val="25"/>
        </w:numPr>
      </w:pPr>
      <w:r>
        <w:t>Gyors interakció a backend és a frontend között.</w:t>
      </w:r>
    </w:p>
    <w:p w14:paraId="348C9841" w14:textId="0097F6A2" w:rsidR="000F5C69" w:rsidRDefault="000F5C69" w:rsidP="000F5C69">
      <w:pPr>
        <w:pStyle w:val="SzDSzvegTrzs"/>
        <w:numPr>
          <w:ilvl w:val="0"/>
          <w:numId w:val="25"/>
        </w:numPr>
      </w:pPr>
      <w:r>
        <w:t>A kiszállítóknak optimális csomagszállítási útvonal nyújtása.</w:t>
      </w:r>
    </w:p>
    <w:p w14:paraId="60DD4A50" w14:textId="59D654CB" w:rsidR="000F5C69" w:rsidRDefault="00B73372" w:rsidP="000F5C69">
      <w:pPr>
        <w:pStyle w:val="SzDSzvegTrzs"/>
        <w:numPr>
          <w:ilvl w:val="0"/>
          <w:numId w:val="25"/>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58" w:name="_Toc6346861"/>
      <w:r>
        <w:t>UML diagrammok</w:t>
      </w:r>
      <w:bookmarkEnd w:id="58"/>
    </w:p>
    <w:p w14:paraId="661F926B" w14:textId="36225600" w:rsidR="005C0D51" w:rsidRDefault="005C0D51" w:rsidP="005C0D51">
      <w:pPr>
        <w:pStyle w:val="SzDSzvegTrzs"/>
      </w:pPr>
      <w:r>
        <w:t>A követelmények specifikációja után UML (Unified Modeling Language)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59" w:name="_Toc6346862"/>
      <w:r>
        <w:t>Aktorok – funkciók</w:t>
      </w:r>
      <w:bookmarkEnd w:id="59"/>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71232" behindDoc="0" locked="0" layoutInCell="1" allowOverlap="1" wp14:anchorId="00BBEF11" wp14:editId="6E6917EF">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32494E79" w:rsidR="00BF5340" w:rsidRPr="002620D8" w:rsidRDefault="00BF5340" w:rsidP="00185503">
                            <w:pPr>
                              <w:pStyle w:val="SzKpalrs"/>
                            </w:pPr>
                            <w:r>
                              <w:fldChar w:fldCharType="begin"/>
                            </w:r>
                            <w:r>
                              <w:instrText xml:space="preserve"> SEQ ábra \* ARABIC </w:instrText>
                            </w:r>
                            <w:r>
                              <w:fldChar w:fldCharType="separate"/>
                            </w:r>
                            <w:bookmarkStart w:id="60" w:name="_Toc6346907"/>
                            <w:r w:rsidR="00D77442">
                              <w:t>13</w:t>
                            </w:r>
                            <w:r>
                              <w:fldChar w:fldCharType="end"/>
                            </w:r>
                            <w:r>
                              <w:t>. ábra: Aktorok és funkciók</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3" type="#_x0000_t202" style="position:absolute;left:0;text-align:left;margin-left:13.25pt;margin-top:315.55pt;width:411.7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32494E79" w:rsidR="00BF5340" w:rsidRPr="002620D8" w:rsidRDefault="00BF5340" w:rsidP="00185503">
                      <w:pPr>
                        <w:pStyle w:val="SzKpalrs"/>
                      </w:pPr>
                      <w:r>
                        <w:fldChar w:fldCharType="begin"/>
                      </w:r>
                      <w:r>
                        <w:instrText xml:space="preserve"> SEQ ábra \* ARABIC </w:instrText>
                      </w:r>
                      <w:r>
                        <w:fldChar w:fldCharType="separate"/>
                      </w:r>
                      <w:bookmarkStart w:id="61" w:name="_Toc6346907"/>
                      <w:r w:rsidR="00D77442">
                        <w:t>13</w:t>
                      </w:r>
                      <w:r>
                        <w:fldChar w:fldCharType="end"/>
                      </w:r>
                      <w:r>
                        <w:t>. ábra: Aktorok és funkciók</w:t>
                      </w:r>
                      <w:bookmarkEnd w:id="61"/>
                    </w:p>
                  </w:txbxContent>
                </v:textbox>
                <w10:wrap type="topAndBottom"/>
              </v:shape>
            </w:pict>
          </mc:Fallback>
        </mc:AlternateContent>
      </w:r>
      <w:r w:rsidR="0017638D">
        <w:rPr>
          <w:noProof/>
          <w:lang w:eastAsia="hu-HU" w:bidi="ar-SA"/>
        </w:rPr>
        <w:drawing>
          <wp:anchor distT="0" distB="0" distL="114300" distR="114300" simplePos="0" relativeHeight="251869184" behindDoc="0" locked="0" layoutInCell="1" allowOverlap="1" wp14:anchorId="56FD97CA" wp14:editId="50C81CE4">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62" w:name="_Toc6346863"/>
      <w:r>
        <w:t>ER diagram</w:t>
      </w:r>
      <w:bookmarkEnd w:id="62"/>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2809346A">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344350A2" w:rsidR="00185503" w:rsidRDefault="00185503" w:rsidP="00185503">
      <w:pPr>
        <w:pStyle w:val="SzKpalrs"/>
      </w:pPr>
      <w:r>
        <w:fldChar w:fldCharType="begin"/>
      </w:r>
      <w:r>
        <w:instrText xml:space="preserve"> SEQ ábra \* ARABIC </w:instrText>
      </w:r>
      <w:r>
        <w:fldChar w:fldCharType="separate"/>
      </w:r>
      <w:bookmarkStart w:id="63" w:name="_Toc6346908"/>
      <w:r w:rsidR="00D77442">
        <w:t>14</w:t>
      </w:r>
      <w:r>
        <w:fldChar w:fldCharType="end"/>
      </w:r>
      <w:r>
        <w:t>. ábra: ER diagram</w:t>
      </w:r>
      <w:bookmarkEnd w:id="63"/>
    </w:p>
    <w:p w14:paraId="2774AFC9" w14:textId="7C776F01"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 nem kellett a táblákat manuálisan SQL szkirpteket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64" w:name="_Toc6346864"/>
      <w:r>
        <w:t>Osztálydiagram</w:t>
      </w:r>
      <w:bookmarkEnd w:id="64"/>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042C9B55">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5">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commentRangeStart w:id="65"/>
      <w:commentRangeEnd w:id="65"/>
      <w:r w:rsidR="008836A0">
        <w:rPr>
          <w:rStyle w:val="Jegyzethivatkozs"/>
          <w:rFonts w:cs="Mangal"/>
        </w:rPr>
        <w:commentReference w:id="65"/>
      </w:r>
    </w:p>
    <w:bookmarkStart w:id="66" w:name="_Ref3228406"/>
    <w:p w14:paraId="6BFF6138" w14:textId="7AB249A2" w:rsidR="001E2CB3" w:rsidRPr="001B4BDC" w:rsidRDefault="002C38B2" w:rsidP="002C38B2">
      <w:pPr>
        <w:pStyle w:val="SzKpalrs"/>
      </w:pPr>
      <w:r>
        <w:fldChar w:fldCharType="begin"/>
      </w:r>
      <w:r>
        <w:instrText xml:space="preserve"> SEQ ábra \* ARABIC </w:instrText>
      </w:r>
      <w:r>
        <w:fldChar w:fldCharType="separate"/>
      </w:r>
      <w:bookmarkStart w:id="67" w:name="_Toc6346909"/>
      <w:r w:rsidR="00D77442">
        <w:t>15</w:t>
      </w:r>
      <w:r>
        <w:fldChar w:fldCharType="end"/>
      </w:r>
      <w:r>
        <w:t>. ábra: Controller-Service-Repository Osztálydiagram</w:t>
      </w:r>
      <w:bookmarkEnd w:id="66"/>
      <w:bookmarkEnd w:id="67"/>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287B7FE2"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osztályok segítségével szerzik meg.</w:t>
      </w:r>
    </w:p>
    <w:p w14:paraId="24E5CF2E" w14:textId="1A5B3726" w:rsidR="001228BA" w:rsidRDefault="001228BA" w:rsidP="001228BA">
      <w:pPr>
        <w:pStyle w:val="SzDCmsor3"/>
      </w:pPr>
      <w:bookmarkStart w:id="68" w:name="_Toc6346865"/>
      <w:r>
        <w:t>Szekvencia diagram</w:t>
      </w:r>
      <w:bookmarkEnd w:id="68"/>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79424" behindDoc="0" locked="0" layoutInCell="1" allowOverlap="1" wp14:anchorId="227FB67E" wp14:editId="3E4FB0AB">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69" w:name="_Ref4238904"/>
                            <w:p w14:paraId="3AA85D1B" w14:textId="74F6E630" w:rsidR="00BF5340" w:rsidRPr="007822AA" w:rsidRDefault="00BF5340" w:rsidP="001228BA">
                              <w:pPr>
                                <w:pStyle w:val="SzKpalrs"/>
                              </w:pPr>
                              <w:r>
                                <w:fldChar w:fldCharType="begin"/>
                              </w:r>
                              <w:r>
                                <w:instrText xml:space="preserve"> SEQ ábra \* ARABIC </w:instrText>
                              </w:r>
                              <w:r>
                                <w:fldChar w:fldCharType="separate"/>
                              </w:r>
                              <w:bookmarkStart w:id="70" w:name="_Toc6346910"/>
                              <w:r w:rsidR="00D77442">
                                <w:t>16</w:t>
                              </w:r>
                              <w:r>
                                <w:fldChar w:fldCharType="end"/>
                              </w:r>
                              <w:r>
                                <w:t>. ábra: Szekvencia diagram - Rendelés leadása</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4" style="position:absolute;left:0;text-align:left;margin-left:-.3pt;margin-top:61.95pt;width:438.25pt;height:356.55pt;z-index:251879424;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5"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9" o:title=""/>
                  <v:path arrowok="t"/>
                </v:shape>
                <v:shape id="Szövegdoboz 126" o:spid="_x0000_s1836"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71" w:name="_Ref4238904"/>
                      <w:p w14:paraId="3AA85D1B" w14:textId="74F6E630" w:rsidR="00BF5340" w:rsidRPr="007822AA" w:rsidRDefault="00BF5340" w:rsidP="001228BA">
                        <w:pPr>
                          <w:pStyle w:val="SzKpalrs"/>
                        </w:pPr>
                        <w:r>
                          <w:fldChar w:fldCharType="begin"/>
                        </w:r>
                        <w:r>
                          <w:instrText xml:space="preserve"> SEQ ábra \* ARABIC </w:instrText>
                        </w:r>
                        <w:r>
                          <w:fldChar w:fldCharType="separate"/>
                        </w:r>
                        <w:bookmarkStart w:id="72" w:name="_Toc6346910"/>
                        <w:r w:rsidR="00D77442">
                          <w:t>16</w:t>
                        </w:r>
                        <w:r>
                          <w:fldChar w:fldCharType="end"/>
                        </w:r>
                        <w:r>
                          <w:t>. ábra: Szekvencia diagram - Rendelés leadása</w:t>
                        </w:r>
                        <w:bookmarkEnd w:id="71"/>
                        <w:bookmarkEnd w:id="72"/>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294E732F"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1228BA">
      <w:pPr>
        <w:pStyle w:val="SzDSzvegTrzs"/>
        <w:numPr>
          <w:ilvl w:val="0"/>
          <w:numId w:val="32"/>
        </w:numPr>
      </w:pPr>
      <w:r>
        <w:t>a felhasználó nem is adott megrendelő termékeket a kosárba,</w:t>
      </w:r>
    </w:p>
    <w:p w14:paraId="2EDA45CF" w14:textId="5CA3B3CA" w:rsidR="001228BA" w:rsidRDefault="001228BA" w:rsidP="001228BA">
      <w:pPr>
        <w:pStyle w:val="SzDSzvegTrzs"/>
        <w:numPr>
          <w:ilvl w:val="0"/>
          <w:numId w:val="32"/>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73" w:name="_Toc6346866"/>
      <w:r>
        <w:rPr>
          <w:noProof/>
          <w:lang w:eastAsia="hu-HU" w:bidi="ar-SA"/>
        </w:rPr>
        <w:lastRenderedPageBreak/>
        <mc:AlternateContent>
          <mc:Choice Requires="wpg">
            <w:drawing>
              <wp:anchor distT="0" distB="0" distL="114300" distR="114300" simplePos="0" relativeHeight="251875328" behindDoc="0" locked="0" layoutInCell="1" allowOverlap="1" wp14:anchorId="1480B094" wp14:editId="12397115">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74" w:name="_Ref4005932"/>
                            <w:p w14:paraId="6DCA1605" w14:textId="09A70B8B" w:rsidR="00BF5340" w:rsidRPr="00547E33" w:rsidRDefault="00BF5340" w:rsidP="008A6B26">
                              <w:pPr>
                                <w:pStyle w:val="SzKpalrs"/>
                              </w:pPr>
                              <w:r>
                                <w:fldChar w:fldCharType="begin"/>
                              </w:r>
                              <w:r>
                                <w:instrText xml:space="preserve"> SEQ ábra \* ARABIC </w:instrText>
                              </w:r>
                              <w:r>
                                <w:fldChar w:fldCharType="separate"/>
                              </w:r>
                              <w:bookmarkStart w:id="75" w:name="_Toc6346911"/>
                              <w:r w:rsidR="00D77442">
                                <w:t>17</w:t>
                              </w:r>
                              <w:r>
                                <w:fldChar w:fldCharType="end"/>
                              </w:r>
                              <w:r>
                                <w:t>. ábra: Folyamatábra - Kiszállítás készítése</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7" style="position:absolute;left:0;text-align:left;margin-left:-1.95pt;margin-top:31.1pt;width:438.4pt;height:470.55pt;z-index:251875328;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38"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1" o:title=""/>
                  <v:path arrowok="t"/>
                </v:shape>
                <v:shape id="Szövegdoboz 58" o:spid="_x0000_s1839"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76" w:name="_Ref4005932"/>
                      <w:p w14:paraId="6DCA1605" w14:textId="09A70B8B" w:rsidR="00BF5340" w:rsidRPr="00547E33" w:rsidRDefault="00BF5340" w:rsidP="008A6B26">
                        <w:pPr>
                          <w:pStyle w:val="SzKpalrs"/>
                        </w:pPr>
                        <w:r>
                          <w:fldChar w:fldCharType="begin"/>
                        </w:r>
                        <w:r>
                          <w:instrText xml:space="preserve"> SEQ ábra \* ARABIC </w:instrText>
                        </w:r>
                        <w:r>
                          <w:fldChar w:fldCharType="separate"/>
                        </w:r>
                        <w:bookmarkStart w:id="77" w:name="_Toc6346911"/>
                        <w:r w:rsidR="00D77442">
                          <w:t>17</w:t>
                        </w:r>
                        <w:r>
                          <w:fldChar w:fldCharType="end"/>
                        </w:r>
                        <w:r>
                          <w:t>. ábra: Folyamatábra - Kiszállítás készítése</w:t>
                        </w:r>
                        <w:bookmarkEnd w:id="76"/>
                        <w:bookmarkEnd w:id="77"/>
                      </w:p>
                    </w:txbxContent>
                  </v:textbox>
                </v:shape>
                <w10:wrap type="topAndBottom" anchorx="margin"/>
              </v:group>
            </w:pict>
          </mc:Fallback>
        </mc:AlternateContent>
      </w:r>
      <w:r w:rsidR="008A6B26">
        <w:t>Folyamatábra</w:t>
      </w:r>
      <w:bookmarkEnd w:id="73"/>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1C0DAA">
      <w:pPr>
        <w:pStyle w:val="SzDSzvegTrzs"/>
        <w:numPr>
          <w:ilvl w:val="0"/>
          <w:numId w:val="30"/>
        </w:numPr>
      </w:pPr>
      <w:r>
        <w:t xml:space="preserve">elég rendelést adtak le a vásárlók ahhoz, hogy megteljen egy kocsi </w:t>
      </w:r>
    </w:p>
    <w:p w14:paraId="28AF54A2" w14:textId="2C3DD0B5" w:rsidR="008A6B26" w:rsidRDefault="008A6B26" w:rsidP="001C0DAA">
      <w:pPr>
        <w:pStyle w:val="SzDSzvegTrzs"/>
        <w:numPr>
          <w:ilvl w:val="0"/>
          <w:numId w:val="30"/>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1C0DAA">
      <w:pPr>
        <w:pStyle w:val="SzDSzvegTrzs"/>
        <w:numPr>
          <w:ilvl w:val="0"/>
          <w:numId w:val="31"/>
        </w:numPr>
      </w:pPr>
      <w:r>
        <w:t>a kocsi rakodóterében lévő csomagok száma eléri a limitet,</w:t>
      </w:r>
    </w:p>
    <w:p w14:paraId="00D211A7" w14:textId="555C60DF" w:rsidR="001C0DAA" w:rsidRDefault="001C0DAA" w:rsidP="001C0DAA">
      <w:pPr>
        <w:pStyle w:val="SzDSzvegTrzs"/>
        <w:numPr>
          <w:ilvl w:val="0"/>
          <w:numId w:val="31"/>
        </w:numPr>
      </w:pPr>
      <w:r>
        <w:lastRenderedPageBreak/>
        <w:t>nincs olyan csomag az adatbázisból visszakapott rendelések között, amit m</w:t>
      </w:r>
      <w:r w:rsidR="00E8371E">
        <w:t>ég nem próbáltunk volna betenni,</w:t>
      </w:r>
    </w:p>
    <w:p w14:paraId="604807FA" w14:textId="27773B7C" w:rsidR="00E8371E" w:rsidRDefault="00E8371E" w:rsidP="001C0DAA">
      <w:pPr>
        <w:pStyle w:val="SzDSzvegTrzs"/>
        <w:numPr>
          <w:ilvl w:val="0"/>
          <w:numId w:val="31"/>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78" w:name="_Toc6346867"/>
      <w:r>
        <w:t>Felhasznált technológiák ismertetése</w:t>
      </w:r>
      <w:bookmarkEnd w:id="78"/>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79" w:name="_Toc6346868"/>
      <w:r>
        <w:t>Verziókezelő rendszer</w:t>
      </w:r>
      <w:bookmarkEnd w:id="79"/>
    </w:p>
    <w:p w14:paraId="5ECC5896" w14:textId="1FCC0EE6" w:rsidR="001F08F3" w:rsidRDefault="00ED4E6E" w:rsidP="004B409C">
      <w:pPr>
        <w:pStyle w:val="SzDSzvegTrzs"/>
      </w:pPr>
      <w:r>
        <w:t>Az adatvesztés elkerülése és egy esetleges hiba egyszerű kijavítása érdekében verziókezelő</w:t>
      </w:r>
      <w:ins w:id="80"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1F08F3">
      <w:pPr>
        <w:pStyle w:val="SzDSzvegTrzs"/>
        <w:numPr>
          <w:ilvl w:val="0"/>
          <w:numId w:val="17"/>
        </w:numPr>
      </w:pPr>
      <w:r w:rsidRPr="001F08F3">
        <w:t>Backup és visszaállítás</w:t>
      </w:r>
    </w:p>
    <w:p w14:paraId="2D6AB587" w14:textId="77777777" w:rsidR="001F08F3" w:rsidRDefault="001F08F3" w:rsidP="001F08F3">
      <w:pPr>
        <w:pStyle w:val="SzDSzvegTrzs"/>
        <w:numPr>
          <w:ilvl w:val="0"/>
          <w:numId w:val="17"/>
        </w:numPr>
      </w:pPr>
      <w:r w:rsidRPr="001F08F3">
        <w:t>Szinkronizáció</w:t>
      </w:r>
    </w:p>
    <w:p w14:paraId="71C2D3C8" w14:textId="77777777" w:rsidR="001F08F3" w:rsidRDefault="001F08F3" w:rsidP="001F08F3">
      <w:pPr>
        <w:pStyle w:val="SzDSzvegTrzs"/>
        <w:numPr>
          <w:ilvl w:val="0"/>
          <w:numId w:val="17"/>
        </w:numPr>
      </w:pPr>
      <w:r w:rsidRPr="001F08F3">
        <w:t>Változások követése</w:t>
      </w:r>
    </w:p>
    <w:p w14:paraId="5A439465" w14:textId="77777777" w:rsidR="001F08F3" w:rsidRDefault="001F08F3" w:rsidP="001F08F3">
      <w:pPr>
        <w:pStyle w:val="SzDSzvegTrzs"/>
        <w:numPr>
          <w:ilvl w:val="0"/>
          <w:numId w:val="17"/>
        </w:numPr>
      </w:pPr>
      <w:r w:rsidRPr="001F08F3">
        <w:t>Felelősség követése</w:t>
      </w:r>
    </w:p>
    <w:p w14:paraId="6DA0C087" w14:textId="77777777" w:rsidR="001F08F3" w:rsidRDefault="001F08F3" w:rsidP="001F08F3">
      <w:pPr>
        <w:pStyle w:val="SzDSzvegTrzs"/>
        <w:numPr>
          <w:ilvl w:val="0"/>
          <w:numId w:val="17"/>
        </w:numPr>
      </w:pPr>
      <w:r w:rsidRPr="001F08F3">
        <w:t>Elágazás (branching) és összefésülés (merging)</w:t>
      </w:r>
    </w:p>
    <w:p w14:paraId="4B06F314" w14:textId="77777777" w:rsidR="00C24A56" w:rsidRDefault="00C24A56" w:rsidP="00C24A56">
      <w:pPr>
        <w:pStyle w:val="SzDSzvegTrzs"/>
        <w:ind w:left="60"/>
      </w:pPr>
      <w:r>
        <w:t xml:space="preserve">A verziókezelőknek két fő fajtájavan: </w:t>
      </w:r>
    </w:p>
    <w:p w14:paraId="64A81FCE" w14:textId="07720E27" w:rsidR="00C24A56" w:rsidRDefault="00C24A56" w:rsidP="00C24A56">
      <w:pPr>
        <w:pStyle w:val="SzDSzvegTrzs"/>
        <w:numPr>
          <w:ilvl w:val="0"/>
          <w:numId w:val="18"/>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5567D628" w:rsidR="004A3242" w:rsidRDefault="009214F7" w:rsidP="002604BA">
      <w:pPr>
        <w:pStyle w:val="SzDSzvegTrzs"/>
        <w:numPr>
          <w:ilvl w:val="0"/>
          <w:numId w:val="18"/>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A91CBB">
        <w:t>[</w:t>
      </w:r>
      <w:r w:rsidR="00416A6F">
        <w:t>10</w:t>
      </w:r>
      <w:r w:rsidR="00A91CBB">
        <w:t>]</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81" w:name="_Toc6346869"/>
      <w:r>
        <w:t>Git</w:t>
      </w:r>
      <w:bookmarkEnd w:id="81"/>
    </w:p>
    <w:p w14:paraId="0D628D79" w14:textId="71473157"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D029CD">
        <w:t>7a</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2"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82" w:name="_Toc6346870"/>
      <w:r>
        <w:t>Frontend</w:t>
      </w:r>
      <w:r w:rsidR="00342F4A">
        <w:t xml:space="preserve"> technológiák</w:t>
      </w:r>
      <w:bookmarkEnd w:id="82"/>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342F4A">
      <w:pPr>
        <w:pStyle w:val="SzDSzvegTrzs"/>
        <w:numPr>
          <w:ilvl w:val="0"/>
          <w:numId w:val="15"/>
        </w:numPr>
      </w:pPr>
      <w:r>
        <w:t>HTML</w:t>
      </w:r>
    </w:p>
    <w:p w14:paraId="3644172A" w14:textId="77777777" w:rsidR="00DD3948" w:rsidRDefault="009E0501" w:rsidP="00342F4A">
      <w:pPr>
        <w:pStyle w:val="SzDSzvegTrzs"/>
        <w:numPr>
          <w:ilvl w:val="0"/>
          <w:numId w:val="15"/>
        </w:numPr>
      </w:pPr>
      <w:r>
        <w:t>CSS</w:t>
      </w:r>
    </w:p>
    <w:p w14:paraId="6D3982B3" w14:textId="77777777" w:rsidR="00DD3948" w:rsidRDefault="00DD3948" w:rsidP="00E31F3A">
      <w:pPr>
        <w:pStyle w:val="SzDSzvegTrzs"/>
        <w:numPr>
          <w:ilvl w:val="0"/>
          <w:numId w:val="15"/>
        </w:numPr>
      </w:pPr>
      <w:r>
        <w:t>JavaScript</w:t>
      </w:r>
    </w:p>
    <w:p w14:paraId="5257F447" w14:textId="77777777" w:rsidR="00342F4A" w:rsidRDefault="00342F4A" w:rsidP="00F8398A">
      <w:pPr>
        <w:pStyle w:val="SzDCmsor4"/>
      </w:pPr>
      <w:bookmarkStart w:id="83" w:name="_Toc6346871"/>
      <w:r>
        <w:t>HTML</w:t>
      </w:r>
      <w:bookmarkEnd w:id="83"/>
    </w:p>
    <w:p w14:paraId="7A251602" w14:textId="3DE73B4D"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3" w:history="1">
        <w:r w:rsidRPr="00AC3D3B">
          <w:t>World Wide Web Konzorcium</w:t>
        </w:r>
      </w:hyperlink>
      <w:r w:rsidRPr="00AC3D3B">
        <w:t> és a </w:t>
      </w:r>
      <w:hyperlink r:id="rId24"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9D68A5">
        <w:t>[4b]</w:t>
      </w:r>
    </w:p>
    <w:p w14:paraId="14A6B798" w14:textId="77777777" w:rsidR="00986E78" w:rsidRDefault="00986E78" w:rsidP="00F8398A">
      <w:pPr>
        <w:pStyle w:val="SzDCmsor4"/>
      </w:pPr>
      <w:bookmarkStart w:id="84" w:name="_Toc6346872"/>
      <w:r>
        <w:t>CSS</w:t>
      </w:r>
      <w:bookmarkEnd w:id="84"/>
    </w:p>
    <w:p w14:paraId="0FE56250" w14:textId="62969421" w:rsidR="006E1BFF" w:rsidRDefault="00C73E44" w:rsidP="00986E78">
      <w:pPr>
        <w:pStyle w:val="SzDSzvegTrzs"/>
      </w:pPr>
      <w:r>
        <w:t xml:space="preserve">A </w:t>
      </w:r>
      <w:r w:rsidR="00986E78">
        <w:t>Cascading Style Sheet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85" w:name="_Toc6346873"/>
      <w:r>
        <w:t>JavaScript</w:t>
      </w:r>
      <w:bookmarkEnd w:id="85"/>
    </w:p>
    <w:p w14:paraId="4431299B" w14:textId="0F77779A"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AE72AD">
        <w:t>4c</w:t>
      </w:r>
      <w:r w:rsidRPr="00780792">
        <w:t>]</w:t>
      </w:r>
    </w:p>
    <w:p w14:paraId="4003CCF8" w14:textId="4E2D4104"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86" w:name="_Toc6346874"/>
      <w:r>
        <w:t>Backend technológiák</w:t>
      </w:r>
      <w:bookmarkEnd w:id="86"/>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87" w:name="_Toc6346875"/>
      <w:r>
        <w:t>Java</w:t>
      </w:r>
      <w:bookmarkEnd w:id="87"/>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88" w:name="_Toc6346876"/>
      <w:r>
        <w:t>Spring</w:t>
      </w:r>
      <w:r w:rsidR="002F0110">
        <w:t xml:space="preserve"> B</w:t>
      </w:r>
      <w:r>
        <w:t>oot</w:t>
      </w:r>
      <w:bookmarkEnd w:id="88"/>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89" w:name="_Toc6346877"/>
      <w:r>
        <w:t>T</w:t>
      </w:r>
      <w:r w:rsidR="00BC46D3" w:rsidRPr="00BC46D3">
        <w:t>hymeleaf</w:t>
      </w:r>
      <w:bookmarkEnd w:id="89"/>
    </w:p>
    <w:p w14:paraId="45754FDD" w14:textId="79438AD7"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40B3E7C1">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5">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90"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91" w:name="_Toc6346915"/>
      <w:r w:rsidR="000A3F03">
        <w:t>1</w:t>
      </w:r>
      <w:r>
        <w:fldChar w:fldCharType="end"/>
      </w:r>
      <w:r>
        <w:t>. Forráskód</w:t>
      </w:r>
      <w:r w:rsidR="00AF052F">
        <w:t>: Thymeleaf</w:t>
      </w:r>
      <w:bookmarkEnd w:id="90"/>
      <w:bookmarkEnd w:id="91"/>
    </w:p>
    <w:p w14:paraId="2546C9DF" w14:textId="7FC1B223"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92" w:name="_Ref3123463"/>
      <w:bookmarkStart w:id="93" w:name="_Toc6346878"/>
      <w:r>
        <w:t>Hibernate</w:t>
      </w:r>
      <w:bookmarkEnd w:id="92"/>
      <w:bookmarkEnd w:id="93"/>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35175DA6" w:rsidR="007D1475" w:rsidRDefault="007D1475" w:rsidP="007D1475">
      <w:pPr>
        <w:pStyle w:val="SzDSzvegTrzs"/>
      </w:pPr>
      <w:r>
        <w:t>A Hibernate nem csak ebben a reprezentációváltásban segít, hanem az adat lekérdezésekben is. Alapvető célja, hogy megszabadítsa a fejlesztőt a JDBC és SQL segítségével készített adattárolási programrészek nagy részétől. [</w:t>
      </w:r>
      <w:r w:rsidR="00E94DFD">
        <w:t>3b</w:t>
      </w:r>
      <w:r>
        <w:t>]</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94" w:name="_Toc6346879"/>
      <w:r>
        <w:t>PostgreSQL</w:t>
      </w:r>
      <w:bookmarkEnd w:id="94"/>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95" w:name="_Toc6346880"/>
      <w:r>
        <w:t>Maven</w:t>
      </w:r>
      <w:bookmarkEnd w:id="95"/>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(függőségeknek) hívunk.</w:t>
      </w:r>
      <w:r w:rsidR="006E17B1">
        <w:t xml:space="preserve"> A dependency-k megfelelő verzióját egyenként meg k</w:t>
      </w:r>
      <w:r w:rsidR="00F756DB">
        <w:t>elle</w:t>
      </w:r>
      <w:r w:rsidR="006E17B1">
        <w:t xml:space="preserve">ne </w:t>
      </w:r>
      <w:r w:rsidR="006E17B1">
        <w:lastRenderedPageBreak/>
        <w:t>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5CB45761"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ormációkat [4e].</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50CEA8A2">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6">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96"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97" w:name="_Toc6346916"/>
      <w:r>
        <w:t>2</w:t>
      </w:r>
      <w:r>
        <w:fldChar w:fldCharType="end"/>
      </w:r>
      <w:r>
        <w:t>. Forráskód: pom.xml</w:t>
      </w:r>
      <w:bookmarkEnd w:id="96"/>
      <w:bookmarkEnd w:id="97"/>
    </w:p>
    <w:p w14:paraId="0DF80817" w14:textId="41627DF8" w:rsidR="000A3F03" w:rsidRDefault="000A3F03" w:rsidP="000A3F03">
      <w:pPr>
        <w:pStyle w:val="SzDSzvegTrzs"/>
      </w:pPr>
      <w:r>
        <w:t>Konfigurációk magyarázata:</w:t>
      </w:r>
    </w:p>
    <w:p w14:paraId="7A876D4E" w14:textId="76112A4B" w:rsidR="000A3F03" w:rsidRDefault="000A3F03" w:rsidP="000A3F03">
      <w:pPr>
        <w:pStyle w:val="SzDSzvegTrzs"/>
        <w:numPr>
          <w:ilvl w:val="0"/>
          <w:numId w:val="24"/>
        </w:numPr>
      </w:pPr>
      <w:r w:rsidRPr="000A3F03">
        <w:t>modelVersion</w:t>
      </w:r>
      <w:r>
        <w:t>: a POM verziója</w:t>
      </w:r>
    </w:p>
    <w:p w14:paraId="0B90702B" w14:textId="577F9F35" w:rsidR="000A3F03" w:rsidRDefault="000A3F03" w:rsidP="000A3F03">
      <w:pPr>
        <w:pStyle w:val="SzDSzvegTrzs"/>
        <w:numPr>
          <w:ilvl w:val="0"/>
          <w:numId w:val="24"/>
        </w:numPr>
      </w:pPr>
      <w:r>
        <w:t>groupId: csoport vagy szervezet, amihez a projekt tartozik</w:t>
      </w:r>
    </w:p>
    <w:p w14:paraId="49A82A29" w14:textId="529D6113" w:rsidR="000A3F03" w:rsidRDefault="000A3F03" w:rsidP="000A3F03">
      <w:pPr>
        <w:pStyle w:val="SzDSzvegTrzs"/>
        <w:numPr>
          <w:ilvl w:val="0"/>
          <w:numId w:val="24"/>
        </w:numPr>
      </w:pPr>
      <w:r>
        <w:t xml:space="preserve">artifactId: </w:t>
      </w:r>
      <w:r w:rsidR="00A43FC2">
        <w:t>a projekt neve</w:t>
      </w:r>
    </w:p>
    <w:p w14:paraId="7AA2059E" w14:textId="1BF6D5E4" w:rsidR="00A43FC2" w:rsidRDefault="00A43FC2" w:rsidP="000A3F03">
      <w:pPr>
        <w:pStyle w:val="SzDSzvegTrzs"/>
        <w:numPr>
          <w:ilvl w:val="0"/>
          <w:numId w:val="24"/>
        </w:numPr>
      </w:pPr>
      <w:r>
        <w:t>version: a build-elt alkalmazás verziószáma</w:t>
      </w:r>
    </w:p>
    <w:p w14:paraId="4AFEBFBD" w14:textId="661DA635" w:rsidR="00A43FC2" w:rsidRDefault="00A43FC2" w:rsidP="000A3F03">
      <w:pPr>
        <w:pStyle w:val="SzDSzvegTrzs"/>
        <w:numPr>
          <w:ilvl w:val="0"/>
          <w:numId w:val="24"/>
        </w:numPr>
      </w:pPr>
      <w:r>
        <w:t xml:space="preserve">packaging: hogyan legyen a projekt csomagolva (ha nincs megadva, akkor </w:t>
      </w:r>
      <w:r w:rsidRPr="00A43FC2">
        <w:t>jar</w:t>
      </w:r>
      <w:r>
        <w:t>)</w:t>
      </w:r>
    </w:p>
    <w:p w14:paraId="1A7E1D4B" w14:textId="68D6C2D7" w:rsidR="00961A26" w:rsidRDefault="00961A26" w:rsidP="000A3F03">
      <w:pPr>
        <w:pStyle w:val="SzDSzvegTrzs"/>
        <w:numPr>
          <w:ilvl w:val="0"/>
          <w:numId w:val="24"/>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98" w:name="_Toc6346881"/>
      <w:r>
        <w:lastRenderedPageBreak/>
        <w:t>Fejlesztő</w:t>
      </w:r>
      <w:r w:rsidR="002875DF">
        <w:t>i eszközök</w:t>
      </w:r>
      <w:bookmarkEnd w:id="98"/>
    </w:p>
    <w:p w14:paraId="3276C17E" w14:textId="5D03F75D" w:rsidR="002875DF" w:rsidRDefault="002875DF" w:rsidP="00353203">
      <w:pPr>
        <w:pStyle w:val="SzDCmsor4"/>
      </w:pPr>
      <w:bookmarkStart w:id="99" w:name="_Toc6346882"/>
      <w:r>
        <w:t>IDE</w:t>
      </w:r>
      <w:bookmarkEnd w:id="99"/>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100" w:name="_Toc6346883"/>
      <w:r>
        <w:t>pgAdmin</w:t>
      </w:r>
      <w:bookmarkEnd w:id="100"/>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01" w:name="_Toc6346884"/>
      <w:r>
        <w:lastRenderedPageBreak/>
        <w:t>Felhasználói dokumentáció</w:t>
      </w:r>
      <w:bookmarkEnd w:id="101"/>
    </w:p>
    <w:p w14:paraId="03A805AE" w14:textId="34126721" w:rsidR="00547699" w:rsidRDefault="00547699" w:rsidP="00547699">
      <w:pPr>
        <w:pStyle w:val="SzDCmsor2"/>
      </w:pPr>
      <w:bookmarkStart w:id="102" w:name="_Toc6346885"/>
      <w:r>
        <w:t>Telepítési útmutató</w:t>
      </w:r>
      <w:bookmarkEnd w:id="102"/>
    </w:p>
    <w:p w14:paraId="410B36AD" w14:textId="2439B83D" w:rsidR="00400651" w:rsidRDefault="00400651" w:rsidP="00400651">
      <w:pPr>
        <w:pStyle w:val="SzDSzvegTrzs"/>
      </w:pPr>
      <w:r>
        <w:t xml:space="preserve">Ebben a fejezetben ismertetem a webapplikáció használatához szükséges </w:t>
      </w:r>
      <w:r w:rsidR="00F3264A">
        <w:t>követelmények</w:t>
      </w:r>
      <w:r>
        <w:t xml:space="preserve"> beszerzését, telepítését, konfigurálását, illetve a szoftver telepítését</w:t>
      </w:r>
      <w:r w:rsidR="003B0636">
        <w:t xml:space="preserve"> Windows operációsrendszeren</w:t>
      </w:r>
      <w:r>
        <w:t xml:space="preserve">. Azonban ha ki szeretnék próbálni a telepítési folyamat végig csinálása nélkül, látogassák meg a </w:t>
      </w:r>
      <w:hyperlink r:id="rId27" w:history="1">
        <w:r w:rsidR="00BF5340" w:rsidRPr="00BF5340">
          <w:rPr>
            <w:rStyle w:val="Hiperhivatkozs"/>
          </w:rPr>
          <w:t>herenkovics.hu</w:t>
        </w:r>
      </w:hyperlink>
      <w:r w:rsidR="00F3264A">
        <w:t xml:space="preserve"> oldalt.</w:t>
      </w:r>
    </w:p>
    <w:p w14:paraId="555DC97C" w14:textId="0BCE8B16" w:rsidR="00BF5340" w:rsidRDefault="00BF5340" w:rsidP="00400651">
      <w:pPr>
        <w:pStyle w:val="SzDSzvegTrzs"/>
      </w:pPr>
      <w:r>
        <w:t xml:space="preserve">Az előbbi linken keresztül elérhető oldalon, illetve a </w:t>
      </w:r>
      <w:r>
        <w:fldChar w:fldCharType="begin"/>
      </w:r>
      <w:r>
        <w:instrText xml:space="preserve"> REF _Ref6338547 \r \h </w:instrText>
      </w:r>
      <w:r>
        <w:fldChar w:fldCharType="separate"/>
      </w:r>
      <w:r>
        <w:t>3.1.2</w:t>
      </w:r>
      <w:r>
        <w:fldChar w:fldCharType="end"/>
      </w:r>
      <w:r>
        <w:t xml:space="preserve"> fejezetben említett </w:t>
      </w:r>
      <w:r>
        <w:rPr>
          <w:i/>
        </w:rPr>
        <w:t xml:space="preserve">Insert_data.sql </w:t>
      </w:r>
      <w:r>
        <w:t xml:space="preserve">lefuttatása után a lokálisan telepített szoftverben is három teszt felhasználó található. Ezek segítségével a </w:t>
      </w:r>
      <w:r>
        <w:fldChar w:fldCharType="begin"/>
      </w:r>
      <w:r>
        <w:instrText xml:space="preserve"> REF _Ref6338640 \r \h </w:instrText>
      </w:r>
      <w:r>
        <w:fldChar w:fldCharType="separate"/>
      </w:r>
      <w:r>
        <w:t>3.2</w:t>
      </w:r>
      <w:r>
        <w:fldChar w:fldCharType="end"/>
      </w:r>
      <w:r>
        <w:t xml:space="preserve"> fejezetben bemutatott dolgokat ki lehet próbálni. A </w:t>
      </w:r>
      <w:r w:rsidR="00B07C22">
        <w:t>tesztfelhasználók a következők</w:t>
      </w:r>
      <w:r>
        <w:t>:</w:t>
      </w:r>
    </w:p>
    <w:p w14:paraId="36207D9B" w14:textId="1BCD83FB" w:rsidR="00BF5340" w:rsidRDefault="00BF5340" w:rsidP="00BF5340">
      <w:pPr>
        <w:pStyle w:val="SzDSzvegTrzs"/>
        <w:numPr>
          <w:ilvl w:val="0"/>
          <w:numId w:val="38"/>
        </w:numPr>
      </w:pPr>
      <w:r w:rsidRPr="00BF5340">
        <w:t>vasarlo@vagyok.en</w:t>
      </w:r>
      <w:r>
        <w:t xml:space="preserve"> / </w:t>
      </w:r>
      <w:r w:rsidRPr="00BF5340">
        <w:t>user</w:t>
      </w:r>
    </w:p>
    <w:p w14:paraId="282BECC0" w14:textId="6B9E12F7" w:rsidR="00BF5340" w:rsidRDefault="00BF5340" w:rsidP="00BF5340">
      <w:pPr>
        <w:pStyle w:val="SzDSzvegTrzs"/>
        <w:numPr>
          <w:ilvl w:val="0"/>
          <w:numId w:val="38"/>
        </w:numPr>
      </w:pPr>
      <w:r w:rsidRPr="00BF5340">
        <w:t>munkas@vagyok.en</w:t>
      </w:r>
      <w:r>
        <w:t xml:space="preserve"> / employee</w:t>
      </w:r>
    </w:p>
    <w:p w14:paraId="58EB41F3" w14:textId="2F7B7C03" w:rsidR="00BF5340" w:rsidRDefault="00BF5340" w:rsidP="00BF5340">
      <w:pPr>
        <w:pStyle w:val="SzDSzvegTrzs"/>
        <w:numPr>
          <w:ilvl w:val="0"/>
          <w:numId w:val="38"/>
        </w:numPr>
      </w:pPr>
      <w:r w:rsidRPr="00BF5340">
        <w:t>admin@vagyok.en</w:t>
      </w:r>
      <w:r>
        <w:t xml:space="preserve"> /employee</w:t>
      </w:r>
    </w:p>
    <w:p w14:paraId="2F515017" w14:textId="73ADCE9D" w:rsidR="00B07C22" w:rsidRDefault="00B07C22" w:rsidP="00B07C22">
      <w:pPr>
        <w:pStyle w:val="SzDSzvegTrzs"/>
      </w:pPr>
      <w:r>
        <w:t>A per jel előtt a felhasználó bejelentkezéshez szükséges e-mail címe, a per jel után a jelszava látható. Az első felhasználó vásárló-, a második alkalmazott-, a harmadik pedig admin típusú felhasználó.</w:t>
      </w:r>
    </w:p>
    <w:p w14:paraId="549B7091" w14:textId="28458101" w:rsidR="00547699" w:rsidRDefault="00235C38" w:rsidP="00235C38">
      <w:pPr>
        <w:pStyle w:val="SzDCmsor3"/>
      </w:pPr>
      <w:bookmarkStart w:id="103" w:name="_Toc6346886"/>
      <w:r>
        <w:t>Követelmények</w:t>
      </w:r>
      <w:bookmarkEnd w:id="103"/>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23891B27" w:rsidR="00235C38" w:rsidRDefault="00235C38" w:rsidP="00235C38">
      <w:pPr>
        <w:pStyle w:val="SzDSzvegTrzs"/>
        <w:numPr>
          <w:ilvl w:val="0"/>
          <w:numId w:val="33"/>
        </w:numPr>
      </w:pPr>
      <w:r>
        <w:t xml:space="preserve">JRE 8 (+): a program futtatásához elengedhetetlen, hogy legyen a szerveren </w:t>
      </w:r>
      <w:r w:rsidRPr="00235C38">
        <w:t>Java Runtime Environment</w:t>
      </w:r>
      <w:r>
        <w:t xml:space="preserve">. Ez a legtöbb környezetben már eleve telepítve van, maximum frissíteni kell a verziót.  </w:t>
      </w:r>
    </w:p>
    <w:p w14:paraId="2A6D2AE2" w14:textId="19CECF68" w:rsidR="00235C38" w:rsidRDefault="00235C38" w:rsidP="00235C38">
      <w:pPr>
        <w:pStyle w:val="SzDSzvegTrzs"/>
        <w:numPr>
          <w:ilvl w:val="0"/>
          <w:numId w:val="33"/>
        </w:numPr>
      </w:pPr>
      <w:r>
        <w:t xml:space="preserve">Apache </w:t>
      </w:r>
      <w:r w:rsidR="00F22B30">
        <w:t xml:space="preserve">Tomcat 9: </w:t>
      </w:r>
      <w:r w:rsidR="00F21165">
        <w:t>szintén elengedhetetlen kellék, hiszen a webalkalmazásnak szüksége van egy webszerverre.</w:t>
      </w:r>
    </w:p>
    <w:p w14:paraId="5458C0DD" w14:textId="2DDC8BD1" w:rsidR="00C273A7" w:rsidRDefault="00C273A7" w:rsidP="003A09F4">
      <w:pPr>
        <w:pStyle w:val="SzDSzvegTrzs"/>
        <w:numPr>
          <w:ilvl w:val="0"/>
          <w:numId w:val="33"/>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w:t>
      </w:r>
      <w:r w:rsidR="00056C68">
        <w:lastRenderedPageBreak/>
        <w:t>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B79FF35" w14:textId="741DE69A" w:rsidR="003A09F4" w:rsidRDefault="003A09F4" w:rsidP="00400651">
      <w:pPr>
        <w:pStyle w:val="SzDCmsor3"/>
      </w:pPr>
      <w:bookmarkStart w:id="104" w:name="_Ref6338547"/>
      <w:bookmarkStart w:id="105" w:name="_Toc6346887"/>
      <w:r>
        <w:t>PostgreSQL telepítése</w:t>
      </w:r>
      <w:bookmarkEnd w:id="104"/>
      <w:bookmarkEnd w:id="105"/>
    </w:p>
    <w:p w14:paraId="3A24A991" w14:textId="19D1E3C8" w:rsidR="003A09F4" w:rsidRDefault="003A09F4" w:rsidP="003A09F4">
      <w:pPr>
        <w:pStyle w:val="SzDSzvegTrzs"/>
      </w:pPr>
      <w:r>
        <w:t xml:space="preserve">Letölteni az alábbi linken lehet: </w:t>
      </w:r>
      <w:hyperlink r:id="rId28" w:history="1">
        <w:r w:rsidRPr="003D086A">
          <w:rPr>
            <w:rStyle w:val="Hiperhivatkozs"/>
          </w:rPr>
          <w:t>https://www.postgresql.org/download</w:t>
        </w:r>
      </w:hyperlink>
      <w:r>
        <w:t xml:space="preserve">. </w:t>
      </w:r>
      <w:r w:rsidR="003B0636">
        <w:t>Miután ki lett választva a célzott operációs rendszer és letöltés befejeződött kövesse a telepítés varázsló lépéseit.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77777777" w:rsidR="00697167" w:rsidRDefault="00697167" w:rsidP="003A09F4">
      <w:pPr>
        <w:pStyle w:val="SzDSzvegTrzs"/>
      </w:pPr>
      <w:r>
        <w:t xml:space="preserve">Telepítés után az adatbázisszerver már el is érhető. Indítsa el a pgAdmin adminisztrációs felületet, melyet (ha nem lett változtatva telepítés alatt a könyvtár helye) </w:t>
      </w:r>
      <w:r w:rsidRPr="00697167">
        <w:t>C:\Program Files\PostgreSQL\10\pgAdmin 4\bin</w:t>
      </w:r>
      <w:r>
        <w:t xml:space="preserve"> mappában található. </w:t>
      </w:r>
    </w:p>
    <w:p w14:paraId="55EEC614" w14:textId="7A6830B0" w:rsidR="007B4DA3" w:rsidRDefault="00697167" w:rsidP="00836868">
      <w:pPr>
        <w:pStyle w:val="SzDSzvegTrzs"/>
      </w:pPr>
      <w:r>
        <w:t xml:space="preserve">A felület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re állítva a Can login? és a Create databases</w:t>
      </w:r>
      <w:r w:rsidR="004F09BB">
        <w:t xml:space="preserve"> az alap</w:t>
      </w:r>
      <w:r>
        <w:t>beállítások mellett. Mentse el a role-t.</w:t>
      </w:r>
      <w:r w:rsidR="00836868">
        <w:t xml:space="preserve"> A jelszó más is lehet, de módosítás esetén a </w:t>
      </w:r>
      <w:r w:rsidR="00836868" w:rsidRPr="0085203A">
        <w:rPr>
          <w:i/>
        </w:rPr>
        <w:t>spring.datasource.password</w:t>
      </w:r>
      <w:r w:rsidR="00836868">
        <w:rPr>
          <w:i/>
        </w:rPr>
        <w:t xml:space="preserve"> </w:t>
      </w:r>
      <w:r w:rsidR="00836868">
        <w:t xml:space="preserve">értékét is meg kell változtatni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36868">
        <w:t xml:space="preserve"> közben.</w:t>
      </w:r>
    </w:p>
    <w:p w14:paraId="1861A748" w14:textId="52E04547"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bal oldalon lévő </w:t>
      </w:r>
      <w:r>
        <w:rPr>
          <w:i/>
        </w:rPr>
        <w:t>Databases</w:t>
      </w:r>
      <w:r>
        <w:t xml:space="preserve"> helyi menüjében a </w:t>
      </w:r>
      <w:r>
        <w:rPr>
          <w:i/>
        </w:rPr>
        <w:t>Create -&gt; Database</w:t>
      </w:r>
      <w:r>
        <w:t xml:space="preserve">-zel tehet meg. Az adatbázis neve az előbb említett </w:t>
      </w:r>
      <w:r w:rsidRPr="00697167">
        <w:rPr>
          <w:i/>
        </w:rPr>
        <w:t>szkdg_db</w:t>
      </w:r>
      <w:r>
        <w:t xml:space="preserve"> legyen, az Owner pedig az előző lépésben létrehozott role legyen.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p>
    <w:p w14:paraId="00CEA87D" w14:textId="0231ED9C"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p>
    <w:p w14:paraId="50752D4C" w14:textId="5A516363"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 xml:space="preserve">t a táblák és megszorítások hozzáadásáért. A program megfelelő működéséhez szükséges adatok beviteléhez futtassa le a (szintén mellékletben lévő) </w:t>
      </w:r>
      <w:r w:rsidRPr="00A86185">
        <w:rPr>
          <w:i/>
        </w:rPr>
        <w:t>Insert_data.sql</w:t>
      </w:r>
      <w:r>
        <w:t xml:space="preserve"> fájlt.</w:t>
      </w:r>
    </w:p>
    <w:p w14:paraId="5BE962D0" w14:textId="13DF35B0" w:rsidR="00F21165" w:rsidRDefault="00F21165" w:rsidP="00400651">
      <w:pPr>
        <w:pStyle w:val="SzDCmsor3"/>
      </w:pPr>
      <w:bookmarkStart w:id="106" w:name="_Ref4936866"/>
      <w:bookmarkStart w:id="107" w:name="_Toc6346888"/>
      <w:r>
        <w:lastRenderedPageBreak/>
        <w:t>Tomcat konfigurálás</w:t>
      </w:r>
      <w:bookmarkEnd w:id="106"/>
      <w:bookmarkEnd w:id="107"/>
    </w:p>
    <w:p w14:paraId="5F924483" w14:textId="77777777" w:rsidR="00872964" w:rsidRDefault="00F21165" w:rsidP="00503FB5">
      <w:pPr>
        <w:pStyle w:val="SzDSzvegTrzs"/>
      </w:pPr>
      <w:r>
        <w:t xml:space="preserve">A </w:t>
      </w:r>
      <w:hyperlink r:id="rId29"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15610DCF" w:rsidR="00872964" w:rsidRDefault="00872964" w:rsidP="00503FB5">
      <w:pPr>
        <w:pStyle w:val="SzDSzvegTrzs"/>
        <w:numPr>
          <w:ilvl w:val="0"/>
          <w:numId w:val="35"/>
        </w:numPr>
      </w:pPr>
      <w:r>
        <w:t>A TOMCAT_HOME-ban lévő webapps mappában lévő fájlokat, mappákat le kell törölni. Ezek csak az alap menedzseléshez szükséges, melyre nekünk nem lesz szükségünk a webalkalmazás futtatásához.</w:t>
      </w:r>
    </w:p>
    <w:p w14:paraId="475B6C8B" w14:textId="58485E47" w:rsidR="00872964" w:rsidRDefault="00872964" w:rsidP="00503FB5">
      <w:pPr>
        <w:pStyle w:val="SzDSzvegTrzs"/>
        <w:numPr>
          <w:ilvl w:val="0"/>
          <w:numId w:val="3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82E2599" w:rsidR="006A2556" w:rsidRDefault="006A2556" w:rsidP="00503FB5">
      <w:pPr>
        <w:pStyle w:val="SzDSzvegTrzs"/>
        <w:numPr>
          <w:ilvl w:val="0"/>
          <w:numId w:val="35"/>
        </w:numPr>
      </w:pPr>
      <w:r>
        <w:t xml:space="preserve">A TOMCAT_HOME/conf mappában létre kell hozni egy új mappát, melynek neve szkdg_conf legyen. </w:t>
      </w:r>
    </w:p>
    <w:p w14:paraId="1D6557BE" w14:textId="3D23591A" w:rsidR="006A2556" w:rsidRDefault="006A2556" w:rsidP="00503FB5">
      <w:pPr>
        <w:pStyle w:val="SzDSzvegTrzs"/>
        <w:numPr>
          <w:ilvl w:val="0"/>
          <w:numId w:val="35"/>
        </w:numPr>
      </w:pPr>
      <w:r>
        <w:t xml:space="preserve">Az előzőnek létrehozott szkdg_conf-ba másolja be a mellékletben lévő </w:t>
      </w:r>
      <w:r>
        <w:rPr>
          <w:b/>
        </w:rPr>
        <w:t xml:space="preserve">application.properties </w:t>
      </w:r>
      <w:r>
        <w:t>fájlt.</w:t>
      </w:r>
    </w:p>
    <w:p w14:paraId="74771218" w14:textId="17F92B4F" w:rsidR="006A2556" w:rsidRDefault="006A2556" w:rsidP="00503FB5">
      <w:pPr>
        <w:pStyle w:val="SzDSzvegTrzs"/>
        <w:numPr>
          <w:ilvl w:val="0"/>
          <w:numId w:val="35"/>
        </w:numPr>
      </w:pPr>
      <w:r>
        <w:t xml:space="preserve">Ezután a TOMCAT_HOME/conf/Catalina/localhost mappába másolja be a mellékletben lévő ROOT.xml-t. </w:t>
      </w:r>
    </w:p>
    <w:p w14:paraId="4CFF396F" w14:textId="1F4A0C87" w:rsidR="006A2556" w:rsidRDefault="00422478" w:rsidP="00503FB5">
      <w:pPr>
        <w:pStyle w:val="SzDSzvegTrzs"/>
        <w:numPr>
          <w:ilvl w:val="0"/>
          <w:numId w:val="3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7D56D0">
        <w:t>/</w:t>
      </w:r>
      <w:r w:rsidR="00EF00B8">
        <w:t>users/</w:t>
      </w:r>
      <w:r w:rsidR="007D56D0">
        <w:t>/</w:t>
      </w:r>
      <w:r w:rsidR="00EF00B8">
        <w:t>User</w:t>
      </w:r>
      <w:r w:rsidR="007D56D0">
        <w:t>/</w:t>
      </w:r>
      <w:r w:rsidR="00EF00B8">
        <w:t>/Desktop</w:t>
      </w:r>
      <w:r w:rsidR="00EF00B8" w:rsidRPr="00EF00B8">
        <w:t>/</w:t>
      </w:r>
      <w:r w:rsidR="007D56D0">
        <w:t>/</w:t>
      </w:r>
      <w:r w:rsidR="00EF00B8" w:rsidRPr="00EF00B8">
        <w:t>apache-tomcat-9.0.17/</w:t>
      </w:r>
      <w:r w:rsidR="007D56D0">
        <w:t>/</w:t>
      </w:r>
      <w:r w:rsidR="00EF00B8" w:rsidRPr="00EF00B8">
        <w:t>conf</w:t>
      </w:r>
      <w:r w:rsidR="007D56D0">
        <w:t>/</w:t>
      </w:r>
      <w:r w:rsidR="00EF00B8" w:rsidRPr="00EF00B8">
        <w:t>/szkdg_conf/</w:t>
      </w:r>
      <w:r w:rsidR="00EF00B8">
        <w:t>”)</w:t>
      </w:r>
    </w:p>
    <w:p w14:paraId="76CF5E86" w14:textId="08641966" w:rsidR="008A6FFC" w:rsidRDefault="008A6FFC" w:rsidP="00503FB5">
      <w:pPr>
        <w:pStyle w:val="SzDSzvegTrzs"/>
        <w:numPr>
          <w:ilvl w:val="0"/>
          <w:numId w:val="35"/>
        </w:numPr>
      </w:pPr>
      <w:r>
        <w:t xml:space="preserve">A fentieken kívül még ajánlom átírni a TOMCAT_HOME/conf/server.xml fájlban a </w:t>
      </w:r>
      <w:r>
        <w:rPr>
          <w:i/>
        </w:rPr>
        <w:t xml:space="preserve">Connector </w:t>
      </w:r>
      <w:r>
        <w:t xml:space="preserve">elem </w:t>
      </w:r>
      <w:r>
        <w:rPr>
          <w:i/>
        </w:rPr>
        <w:t xml:space="preserve">port </w:t>
      </w:r>
      <w:r>
        <w:t xml:space="preserve">attribútumának értékét </w:t>
      </w:r>
      <w:r w:rsidRPr="008A6FFC">
        <w:rPr>
          <w:i/>
        </w:rPr>
        <w:t>80</w:t>
      </w:r>
      <w:r>
        <w:t>-ra, hogy a felhasználónak ne kelljen port is megadni az url beírásakor.</w:t>
      </w:r>
    </w:p>
    <w:p w14:paraId="600C3309" w14:textId="292F58E4" w:rsidR="00EF00B8" w:rsidRDefault="0054711A" w:rsidP="00503FB5">
      <w:pPr>
        <w:pStyle w:val="SzDSzvegTrzs"/>
      </w:pPr>
      <w:r>
        <w:rPr>
          <w:noProof/>
          <w:lang w:eastAsia="hu-HU" w:bidi="ar-SA"/>
        </w:rPr>
        <w:lastRenderedPageBreak/>
        <mc:AlternateContent>
          <mc:Choice Requires="wpg">
            <w:drawing>
              <wp:anchor distT="0" distB="0" distL="114300" distR="114300" simplePos="0" relativeHeight="251883520" behindDoc="0" locked="0" layoutInCell="1" allowOverlap="1" wp14:anchorId="74ACAE66" wp14:editId="232840AB">
                <wp:simplePos x="0" y="0"/>
                <wp:positionH relativeFrom="margin">
                  <wp:posOffset>1565910</wp:posOffset>
                </wp:positionH>
                <wp:positionV relativeFrom="paragraph">
                  <wp:posOffset>354965</wp:posOffset>
                </wp:positionV>
                <wp:extent cx="2659380" cy="3099435"/>
                <wp:effectExtent l="0" t="0" r="7620" b="5715"/>
                <wp:wrapTopAndBottom/>
                <wp:docPr id="246" name="Csoportba foglalás 246"/>
                <wp:cNvGraphicFramePr/>
                <a:graphic xmlns:a="http://schemas.openxmlformats.org/drawingml/2006/main">
                  <a:graphicData uri="http://schemas.microsoft.com/office/word/2010/wordprocessingGroup">
                    <wpg:wgp>
                      <wpg:cNvGrpSpPr/>
                      <wpg:grpSpPr>
                        <a:xfrm>
                          <a:off x="0" y="0"/>
                          <a:ext cx="2659380" cy="3099435"/>
                          <a:chOff x="-1905" y="0"/>
                          <a:chExt cx="2659380" cy="3099435"/>
                        </a:xfrm>
                      </wpg:grpSpPr>
                      <pic:pic xmlns:pic="http://schemas.openxmlformats.org/drawingml/2006/picture">
                        <pic:nvPicPr>
                          <pic:cNvPr id="167" name="Kép 16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05" y="0"/>
                            <a:ext cx="2371725" cy="2562225"/>
                          </a:xfrm>
                          <a:prstGeom prst="rect">
                            <a:avLst/>
                          </a:prstGeom>
                        </pic:spPr>
                      </pic:pic>
                      <wps:wsp>
                        <wps:cNvPr id="168" name="Szövegdoboz 168"/>
                        <wps:cNvSpPr txBox="1"/>
                        <wps:spPr>
                          <a:xfrm>
                            <a:off x="0" y="2619375"/>
                            <a:ext cx="2657475" cy="480060"/>
                          </a:xfrm>
                          <a:prstGeom prst="rect">
                            <a:avLst/>
                          </a:prstGeom>
                          <a:solidFill>
                            <a:prstClr val="white"/>
                          </a:solidFill>
                          <a:ln>
                            <a:noFill/>
                          </a:ln>
                        </wps:spPr>
                        <wps:txbx>
                          <w:txbxContent>
                            <w:p w14:paraId="4D9240BB" w14:textId="18F6E404" w:rsidR="00BF5340" w:rsidRPr="00A8023B" w:rsidRDefault="00BF5340" w:rsidP="00C54E5F">
                              <w:pPr>
                                <w:pStyle w:val="SzKpalrs"/>
                                <w:rPr>
                                  <w:rFonts w:ascii="Arial" w:hAnsi="Arial" w:cs="Arial"/>
                                </w:rPr>
                              </w:pPr>
                              <w:r>
                                <w:fldChar w:fldCharType="begin"/>
                              </w:r>
                              <w:r>
                                <w:instrText xml:space="preserve"> SEQ ábra \* ARABIC </w:instrText>
                              </w:r>
                              <w:r>
                                <w:fldChar w:fldCharType="separate"/>
                              </w:r>
                              <w:bookmarkStart w:id="108" w:name="_Toc6346912"/>
                              <w:r w:rsidR="00D77442">
                                <w:t>18</w:t>
                              </w:r>
                              <w:r>
                                <w:fldChar w:fldCharType="end"/>
                              </w:r>
                              <w:r>
                                <w:t>. ábra: Tomcat könyvtár struktúra</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ACAE66" id="Csoportba foglalás 246" o:spid="_x0000_s1840" style="position:absolute;left:0;text-align:left;margin-left:123.3pt;margin-top:27.95pt;width:209.4pt;height:244.05pt;z-index:251883520;mso-position-horizontal-relative:margin;mso-position-vertical-relative:text" coordorigin="-19" coordsize="26593,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">
                <v:shape id="Kép 167" o:spid="_x0000_s1841" type="#_x0000_t75" style="position:absolute;left:-19;width:23717;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">
                  <v:imagedata r:id="rId31" o:title=""/>
                  <v:path arrowok="t"/>
                </v:shape>
                <v:shape id="Szövegdoboz 168" o:spid="_x0000_s1842" type="#_x0000_t202" style="position:absolute;top:26193;width:2657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8DQ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tPCMT6NUvAAAA//8DAFBLAQItABQABgAIAAAAIQDb4fbL7gAAAIUBAAATAAAAAAAA&#10;AAAAAAAAAAAAAABbQ29udGVudF9UeXBlc10ueG1sUEsBAi0AFAAGAAgAAAAhAFr0LFu/AAAAFQEA&#10;AAsAAAAAAAAAAAAAAAAAHwEAAF9yZWxzLy5yZWxzUEsBAi0AFAAGAAgAAAAhALAfwNDHAAAA3AAA&#10;AA8AAAAAAAAAAAAAAAAABwIAAGRycy9kb3ducmV2LnhtbFBLBQYAAAAAAwADALcAAAD7AgAAAAA=&#10;" stroked="f">
                  <v:textbox style="mso-fit-shape-to-text:t" inset="0,0,0,0">
                    <w:txbxContent>
                      <w:p w14:paraId="4D9240BB" w14:textId="18F6E404" w:rsidR="00BF5340" w:rsidRPr="00A8023B" w:rsidRDefault="00BF5340" w:rsidP="00C54E5F">
                        <w:pPr>
                          <w:pStyle w:val="SzKpalrs"/>
                          <w:rPr>
                            <w:rFonts w:ascii="Arial" w:hAnsi="Arial" w:cs="Arial"/>
                          </w:rPr>
                        </w:pPr>
                        <w:r>
                          <w:fldChar w:fldCharType="begin"/>
                        </w:r>
                        <w:r>
                          <w:instrText xml:space="preserve"> SEQ ábra \* ARABIC </w:instrText>
                        </w:r>
                        <w:r>
                          <w:fldChar w:fldCharType="separate"/>
                        </w:r>
                        <w:bookmarkStart w:id="109" w:name="_Toc6346912"/>
                        <w:r w:rsidR="00D77442">
                          <w:t>18</w:t>
                        </w:r>
                        <w:r>
                          <w:fldChar w:fldCharType="end"/>
                        </w:r>
                        <w:r>
                          <w:t>. ábra: Tomcat könyvtár struktúra</w:t>
                        </w:r>
                        <w:bookmarkEnd w:id="109"/>
                      </w:p>
                    </w:txbxContent>
                  </v:textbox>
                </v:shape>
                <w10:wrap type="topAndBottom" anchorx="margin"/>
              </v:group>
            </w:pict>
          </mc:Fallback>
        </mc:AlternateContent>
      </w:r>
      <w:r w:rsidR="00695C54">
        <w:t>Ha m</w:t>
      </w:r>
      <w:r w:rsidR="00C54E5F">
        <w:t>indent sikerült végrehajtani, a végeredmény a következőképp néz ki:</w:t>
      </w:r>
    </w:p>
    <w:p w14:paraId="4A7D1FF5" w14:textId="39607030" w:rsidR="00C54E5F" w:rsidRDefault="00AB0E5E" w:rsidP="00F87C55">
      <w:pPr>
        <w:pStyle w:val="SzDSzvegTrzs"/>
      </w:pPr>
      <w:r>
        <w:t xml:space="preserve">Parancssorból a TOMCAT_HOME/bin mappából a </w:t>
      </w:r>
      <w:r w:rsidR="00977AAF">
        <w:rPr>
          <w:i/>
        </w:rPr>
        <w:t>startup.bat-</w:t>
      </w:r>
      <w:r w:rsidR="00977AAF">
        <w:t xml:space="preserve">tel </w:t>
      </w:r>
      <w:r>
        <w:t>indítható el Windows rendszer esetén</w:t>
      </w:r>
      <w:r w:rsidR="00977AAF">
        <w:t xml:space="preserve">. Leállítani pedig a </w:t>
      </w:r>
      <w:r w:rsidR="00977AAF" w:rsidRPr="00977AAF">
        <w:rPr>
          <w:i/>
        </w:rPr>
        <w:t>shutdown.bat</w:t>
      </w:r>
      <w:r w:rsidR="00977AAF">
        <w:rPr>
          <w:i/>
        </w:rPr>
        <w:t>-</w:t>
      </w:r>
      <w:r w:rsidR="00977AAF">
        <w:t>tel lehet.</w:t>
      </w:r>
    </w:p>
    <w:p w14:paraId="43BCC17F" w14:textId="55F9CBE7" w:rsidR="00EE529D" w:rsidRDefault="00EE529D" w:rsidP="00EE529D">
      <w:pPr>
        <w:pStyle w:val="SzDCmsor3"/>
      </w:pPr>
      <w:bookmarkStart w:id="110" w:name="_Toc6346889"/>
      <w:r>
        <w:t>Google API key</w:t>
      </w:r>
      <w:bookmarkEnd w:id="110"/>
    </w:p>
    <w:p w14:paraId="6B10490A" w14:textId="02F53707" w:rsidR="00EE529D" w:rsidRDefault="00EE529D" w:rsidP="00EE529D">
      <w:pPr>
        <w:pStyle w:val="SzDSzvegTrzs"/>
      </w:pPr>
      <w:r>
        <w:t xml:space="preserve">Az útvonal optimalizációhoz elengedhetetlen, hogy a szükséges adatokat lekérje a szoftver a Google Distance Matrix API-tól. Ezt </w:t>
      </w:r>
      <w:hyperlink r:id="rId32" w:history="1">
        <w:r>
          <w:rPr>
            <w:rStyle w:val="Hiperhivatkozs"/>
          </w:rPr>
          <w:t>ide</w:t>
        </w:r>
      </w:hyperlink>
      <w:r>
        <w:t xml:space="preserve"> kattintva lehet megtenni.</w:t>
      </w:r>
    </w:p>
    <w:p w14:paraId="144CB6C0" w14:textId="31C60EE9" w:rsidR="00EE529D" w:rsidRDefault="00EE529D" w:rsidP="00EE529D">
      <w:pPr>
        <w:pStyle w:val="SzDSzvegTrzs"/>
      </w:pPr>
      <w:r>
        <w:t xml:space="preserve">Miután megvan a kulcs, állítson be új környezeti változót, melynek neve </w:t>
      </w:r>
      <w:r w:rsidRPr="00EE529D">
        <w:t>GOOGLE_API_KEY</w:t>
      </w:r>
      <w:r w:rsidR="00E97A75">
        <w:t xml:space="preserve"> legyen, az értéke pedig a kapott kulcs.</w:t>
      </w:r>
    </w:p>
    <w:p w14:paraId="1956C37B" w14:textId="6A6D65D6" w:rsidR="00120A87" w:rsidRDefault="00120A87" w:rsidP="00F87C55">
      <w:pPr>
        <w:pStyle w:val="SzDSzvegTrzs"/>
      </w:pPr>
      <w:r>
        <w:t xml:space="preserve">A </w:t>
      </w:r>
      <w:r>
        <w:rPr>
          <w:i/>
        </w:rPr>
        <w:t xml:space="preserve">startup.bat </w:t>
      </w:r>
      <w:r>
        <w:t>futtatása után, ha minden beállítás sikeres volt, a localhost</w:t>
      </w:r>
      <w:r w:rsidR="00D00F7D">
        <w:t>-on</w:t>
      </w:r>
      <w:r>
        <w:t xml:space="preserve"> </w:t>
      </w:r>
      <w:r w:rsidR="00D00F7D">
        <w:t xml:space="preserve">( vagy annak a </w:t>
      </w:r>
      <w:r>
        <w:t>8080-as portján</w:t>
      </w:r>
      <w:r w:rsidR="00D00F7D">
        <w:t>, ha nem lett átállítva)</w:t>
      </w:r>
      <w:r>
        <w:t xml:space="preserve"> már használható is a webalkalmazás.</w:t>
      </w:r>
    </w:p>
    <w:p w14:paraId="2DD3626E" w14:textId="736A877B" w:rsidR="00316734" w:rsidRDefault="00316734" w:rsidP="00316734">
      <w:pPr>
        <w:pStyle w:val="SzDCmsor2"/>
      </w:pPr>
      <w:bookmarkStart w:id="111" w:name="_Ref6338640"/>
      <w:bookmarkStart w:id="112" w:name="_Toc6346890"/>
      <w:r>
        <w:t>Használati útmutató</w:t>
      </w:r>
      <w:bookmarkEnd w:id="111"/>
      <w:bookmarkEnd w:id="112"/>
    </w:p>
    <w:p w14:paraId="58DC7191" w14:textId="79F32AB0" w:rsidR="00316734" w:rsidRDefault="0025530A" w:rsidP="0025530A">
      <w:pPr>
        <w:pStyle w:val="SzDCmsor3"/>
      </w:pPr>
      <w:bookmarkStart w:id="113" w:name="_Toc6346891"/>
      <w:r>
        <w:t>Felhasználó típusok</w:t>
      </w:r>
      <w:bookmarkEnd w:id="113"/>
    </w:p>
    <w:p w14:paraId="6B0E18ED" w14:textId="54FA6CF9" w:rsidR="0025530A" w:rsidRDefault="0025530A" w:rsidP="004A14D8">
      <w:pPr>
        <w:pStyle w:val="SzDSzvegTrzs"/>
      </w:pPr>
      <w:r>
        <w:t>Az alkalmazás három különböző felhasználói típust különböztet meg, ezek:</w:t>
      </w:r>
    </w:p>
    <w:p w14:paraId="4887751E" w14:textId="534BD063" w:rsidR="0025530A" w:rsidRDefault="0025530A" w:rsidP="004A14D8">
      <w:pPr>
        <w:pStyle w:val="SzDSzvegTrzs"/>
        <w:numPr>
          <w:ilvl w:val="0"/>
          <w:numId w:val="37"/>
        </w:numPr>
      </w:pPr>
      <w:r>
        <w:t>vásárló,</w:t>
      </w:r>
    </w:p>
    <w:p w14:paraId="406F0D80" w14:textId="78A8689B" w:rsidR="0025530A" w:rsidRDefault="0025530A" w:rsidP="004A14D8">
      <w:pPr>
        <w:pStyle w:val="SzDSzvegTrzs"/>
        <w:numPr>
          <w:ilvl w:val="0"/>
          <w:numId w:val="37"/>
        </w:numPr>
      </w:pPr>
      <w:r>
        <w:t>alkalmazott,</w:t>
      </w:r>
    </w:p>
    <w:p w14:paraId="240E443D" w14:textId="1B697DBF" w:rsidR="0025530A" w:rsidRPr="00316734" w:rsidRDefault="0025530A" w:rsidP="004A14D8">
      <w:pPr>
        <w:pStyle w:val="SzDSzvegTrzs"/>
        <w:numPr>
          <w:ilvl w:val="0"/>
          <w:numId w:val="37"/>
        </w:numPr>
      </w:pPr>
      <w:r>
        <w:t>admin.</w:t>
      </w:r>
    </w:p>
    <w:p w14:paraId="372E8FE5" w14:textId="5A0E579F" w:rsidR="00C339B4" w:rsidRDefault="0025530A" w:rsidP="004A14D8">
      <w:pPr>
        <w:pStyle w:val="SzDSzvegTrzs"/>
      </w:pPr>
      <w:r>
        <w:t>Mind a három típus más jogokat gyakorol és más felületek ér el.</w:t>
      </w:r>
    </w:p>
    <w:p w14:paraId="582766AF" w14:textId="6DAA79C6" w:rsidR="00F87C55" w:rsidRDefault="00044E9B" w:rsidP="004A14D8">
      <w:pPr>
        <w:pStyle w:val="SzDSzvegTrzs"/>
      </w:pPr>
      <w:r>
        <w:lastRenderedPageBreak/>
        <w:t xml:space="preserve">Felhasználókat a főoldalon a bejelentkezés alatt lévő </w:t>
      </w:r>
      <w:r>
        <w:rPr>
          <w:i/>
        </w:rPr>
        <w:t>Regisztráció</w:t>
      </w:r>
      <w:r>
        <w:t>-ra kattintva lehet létrehozni. A létrehozott fiókokba e-mail címmel és jelszóval lehet belépni.</w:t>
      </w:r>
    </w:p>
    <w:p w14:paraId="62943733" w14:textId="799E6CE2" w:rsidR="00C57D95" w:rsidRDefault="00C57D95" w:rsidP="00C57D95">
      <w:pPr>
        <w:pStyle w:val="SzDCmsor3"/>
      </w:pPr>
      <w:bookmarkStart w:id="114" w:name="_Toc6346892"/>
      <w:r>
        <w:t>Regisztráció</w:t>
      </w:r>
      <w:bookmarkEnd w:id="114"/>
    </w:p>
    <w:p w14:paraId="63051118" w14:textId="5457D3AB" w:rsidR="008406E4" w:rsidRDefault="008406E4" w:rsidP="008406E4">
      <w:pPr>
        <w:pStyle w:val="SzDSzvegTrzs"/>
      </w:pPr>
      <w:r>
        <w:t xml:space="preserve">A </w:t>
      </w:r>
      <w:r>
        <w:fldChar w:fldCharType="begin"/>
      </w:r>
      <w:r>
        <w:instrText xml:space="preserve"> REF _Ref6342226 \h </w:instrText>
      </w:r>
      <w:r>
        <w:fldChar w:fldCharType="separate"/>
      </w:r>
      <w:r w:rsidR="00D77442">
        <w:rPr>
          <w:noProof/>
        </w:rPr>
        <w:t>19</w:t>
      </w:r>
      <w:r w:rsidR="00D77442">
        <w:t>. ábra</w:t>
      </w:r>
      <w:r>
        <w:fldChar w:fldCharType="end"/>
      </w:r>
      <w:r>
        <w:t xml:space="preserve"> ugyan nem tartalmaz semmi különlegest első ránézésre, de fontosnak tartottam, hiszen többször is találkozhatunk nagyon hasonló felülettel (felhasználói adatok szerkesztése során mind vásárló a sajátját, mind admin a másokét). </w:t>
      </w:r>
    </w:p>
    <w:p w14:paraId="2F2C94E1" w14:textId="618F387F" w:rsidR="009B2643" w:rsidRDefault="00C57D95" w:rsidP="009B2643">
      <w:pPr>
        <w:pStyle w:val="SzDSzvegTrzs"/>
        <w:keepNext/>
      </w:pPr>
      <w:r>
        <w:rPr>
          <w:noProof/>
          <w:lang w:eastAsia="hu-HU" w:bidi="ar-SA"/>
        </w:rPr>
        <w:drawing>
          <wp:inline distT="0" distB="0" distL="0" distR="0" wp14:anchorId="1721CAE8" wp14:editId="5A45B696">
            <wp:extent cx="5565775" cy="3392170"/>
            <wp:effectExtent l="0" t="0" r="0" b="0"/>
            <wp:docPr id="255" name="Kép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reg.JPG"/>
                    <pic:cNvPicPr/>
                  </pic:nvPicPr>
                  <pic:blipFill>
                    <a:blip r:embed="rId33">
                      <a:extLst>
                        <a:ext uri="{28A0092B-C50C-407E-A947-70E740481C1C}">
                          <a14:useLocalDpi xmlns:a14="http://schemas.microsoft.com/office/drawing/2010/main" val="0"/>
                        </a:ext>
                      </a:extLst>
                    </a:blip>
                    <a:stretch>
                      <a:fillRect/>
                    </a:stretch>
                  </pic:blipFill>
                  <pic:spPr>
                    <a:xfrm>
                      <a:off x="0" y="0"/>
                      <a:ext cx="5565775" cy="3392170"/>
                    </a:xfrm>
                    <a:prstGeom prst="rect">
                      <a:avLst/>
                    </a:prstGeom>
                  </pic:spPr>
                </pic:pic>
              </a:graphicData>
            </a:graphic>
          </wp:inline>
        </w:drawing>
      </w:r>
    </w:p>
    <w:bookmarkStart w:id="115" w:name="_Ref6342226"/>
    <w:p w14:paraId="25D04CAB" w14:textId="71E99ED4" w:rsidR="00C57D95" w:rsidRPr="00044E9B" w:rsidRDefault="009B2643" w:rsidP="009B2643">
      <w:pPr>
        <w:pStyle w:val="SzKpalrs"/>
      </w:pPr>
      <w:r>
        <w:fldChar w:fldCharType="begin"/>
      </w:r>
      <w:r>
        <w:instrText xml:space="preserve"> SEQ ábra \* ARABIC </w:instrText>
      </w:r>
      <w:r>
        <w:fldChar w:fldCharType="separate"/>
      </w:r>
      <w:bookmarkStart w:id="116" w:name="_Toc6346913"/>
      <w:r w:rsidR="00D77442">
        <w:t>19</w:t>
      </w:r>
      <w:r>
        <w:fldChar w:fldCharType="end"/>
      </w:r>
      <w:r>
        <w:t>. ábra: Regisztrációs felület</w:t>
      </w:r>
      <w:bookmarkEnd w:id="115"/>
      <w:bookmarkEnd w:id="116"/>
    </w:p>
    <w:p w14:paraId="6D3E81EC" w14:textId="77777777" w:rsidR="00625979" w:rsidRDefault="003E7892" w:rsidP="008406E4">
      <w:pPr>
        <w:pStyle w:val="SzDSzvegTrzs"/>
      </w:pPr>
      <w:r>
        <w:t>A lak</w:t>
      </w:r>
      <w:r>
        <w:t>címet leszámítva</w:t>
      </w:r>
      <w:r>
        <w:t xml:space="preserve"> a megadott adatok formai ellenőrzésen esnek át, míg a lakcímnél ellenőrizve lesz, hogy létezik-e a Google Goecode API segítségével.</w:t>
      </w:r>
      <w:r w:rsidR="00625979">
        <w:t xml:space="preserve"> A cím megadásánál még fontos tényező, hogy csak magyarországi cím lehet.</w:t>
      </w:r>
      <w:r>
        <w:t xml:space="preserve"> </w:t>
      </w:r>
    </w:p>
    <w:p w14:paraId="18E57D52" w14:textId="1229EB8F" w:rsidR="008406E4" w:rsidRDefault="003E7892" w:rsidP="008406E4">
      <w:pPr>
        <w:pStyle w:val="SzDSzvegTrzs"/>
      </w:pPr>
      <w:r>
        <w:t xml:space="preserve">Ha valamelyik adat nem felel meg a követelményeknek, a felhasználót egyértelmű hibaüzenetek tájékoztatják a hiba okáról (mint a fenti képen is látható). </w:t>
      </w:r>
    </w:p>
    <w:p w14:paraId="7835B4F4" w14:textId="74EF3C34" w:rsidR="0025530A" w:rsidRDefault="0025530A" w:rsidP="00B07C22">
      <w:pPr>
        <w:pStyle w:val="SzDCmsor3"/>
      </w:pPr>
      <w:bookmarkStart w:id="117" w:name="_Toc6346893"/>
      <w:r>
        <w:t>Vásárló</w:t>
      </w:r>
      <w:bookmarkEnd w:id="117"/>
    </w:p>
    <w:p w14:paraId="2DA0B944" w14:textId="34734131" w:rsidR="004A14D8" w:rsidRDefault="001751C0" w:rsidP="0025530A">
      <w:pPr>
        <w:pStyle w:val="SzDSzvegTrzs"/>
        <w:rPr>
          <w:noProof/>
          <w:lang w:eastAsia="hu-HU" w:bidi="ar-SA"/>
        </w:rPr>
      </w:pPr>
      <w:r>
        <w:t>A vásárló bejelentkezés után a fő oldalra kerül</w:t>
      </w:r>
      <w:r w:rsidR="00F87C55">
        <w:t xml:space="preserve"> (</w:t>
      </w:r>
      <w:r w:rsidR="00D77442">
        <w:fldChar w:fldCharType="begin"/>
      </w:r>
      <w:r w:rsidR="00D77442">
        <w:instrText xml:space="preserve"> REF _Ref6343532 \h </w:instrText>
      </w:r>
      <w:r w:rsidR="00D77442">
        <w:fldChar w:fldCharType="separate"/>
      </w:r>
      <w:r w:rsidR="00D77442">
        <w:rPr>
          <w:noProof/>
        </w:rPr>
        <w:t>20</w:t>
      </w:r>
      <w:r w:rsidR="00D77442">
        <w:t>. ábra</w:t>
      </w:r>
      <w:r w:rsidR="00D77442">
        <w:fldChar w:fldCharType="end"/>
      </w:r>
      <w:r w:rsidR="00F87C55">
        <w:fldChar w:fldCharType="begin"/>
      </w:r>
      <w:r w:rsidR="00F87C55">
        <w:instrText xml:space="preserve"> REF _Ref5556928 \h </w:instrText>
      </w:r>
      <w:r w:rsidR="00F87C55">
        <w:fldChar w:fldCharType="separate"/>
      </w:r>
      <w:r w:rsidR="00F87C55">
        <w:fldChar w:fldCharType="end"/>
      </w:r>
      <w:r w:rsidR="00F87C55">
        <w:t>)</w:t>
      </w:r>
      <w:r>
        <w:t xml:space="preserve">, ahol lehetősége van </w:t>
      </w:r>
      <w:r w:rsidR="00F87C55">
        <w:t>termékek kosárba tételére</w:t>
      </w:r>
      <w:r>
        <w:t>,</w:t>
      </w:r>
      <w:r w:rsidR="00B07C22">
        <w:t xml:space="preserve"> illetve a navigációs </w:t>
      </w:r>
      <w:r w:rsidR="00D77442">
        <w:t>sáv</w:t>
      </w:r>
      <w:r w:rsidR="00B07C22">
        <w:t xml:space="preserve"> segítségével</w:t>
      </w:r>
      <w:r>
        <w:t xml:space="preserve"> az adatai módosítására</w:t>
      </w:r>
      <w:r w:rsidR="00F87C55">
        <w:t xml:space="preserve">, az eddig </w:t>
      </w:r>
      <w:r w:rsidR="00F87C55" w:rsidRPr="00F87C55">
        <w:lastRenderedPageBreak/>
        <w:t>leadott</w:t>
      </w:r>
      <w:r w:rsidR="00F87C55">
        <w:t xml:space="preserve"> rendelései megnézésére és a kosárban lévő termékek megtekintésére, valamint a rendelés </w:t>
      </w:r>
      <w:r w:rsidR="00D77442">
        <w:rPr>
          <w:noProof/>
          <w:lang w:eastAsia="hu-HU" w:bidi="ar-SA"/>
        </w:rPr>
        <mc:AlternateContent>
          <mc:Choice Requires="wpg">
            <w:drawing>
              <wp:anchor distT="0" distB="0" distL="114300" distR="114300" simplePos="0" relativeHeight="251889664" behindDoc="0" locked="0" layoutInCell="1" allowOverlap="1" wp14:anchorId="4E80A20A" wp14:editId="6F731463">
                <wp:simplePos x="0" y="0"/>
                <wp:positionH relativeFrom="margin">
                  <wp:align>center</wp:align>
                </wp:positionH>
                <wp:positionV relativeFrom="paragraph">
                  <wp:posOffset>515561</wp:posOffset>
                </wp:positionV>
                <wp:extent cx="5565775" cy="5339080"/>
                <wp:effectExtent l="0" t="0" r="0" b="0"/>
                <wp:wrapTopAndBottom/>
                <wp:docPr id="320" name="Csoportba foglalás 320"/>
                <wp:cNvGraphicFramePr/>
                <a:graphic xmlns:a="http://schemas.openxmlformats.org/drawingml/2006/main">
                  <a:graphicData uri="http://schemas.microsoft.com/office/word/2010/wordprocessingGroup">
                    <wpg:wgp>
                      <wpg:cNvGrpSpPr/>
                      <wpg:grpSpPr>
                        <a:xfrm>
                          <a:off x="0" y="0"/>
                          <a:ext cx="5565775" cy="5339080"/>
                          <a:chOff x="0" y="0"/>
                          <a:chExt cx="5565775" cy="5339080"/>
                        </a:xfrm>
                      </wpg:grpSpPr>
                      <pic:pic xmlns:pic="http://schemas.openxmlformats.org/drawingml/2006/picture">
                        <pic:nvPicPr>
                          <pic:cNvPr id="325" name="Kép 3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65775" cy="4806315"/>
                          </a:xfrm>
                          <a:prstGeom prst="rect">
                            <a:avLst/>
                          </a:prstGeom>
                        </pic:spPr>
                      </pic:pic>
                      <wps:wsp>
                        <wps:cNvPr id="258" name="Szövegdoboz 258"/>
                        <wps:cNvSpPr txBox="1"/>
                        <wps:spPr>
                          <a:xfrm>
                            <a:off x="0" y="4859020"/>
                            <a:ext cx="5565775" cy="480060"/>
                          </a:xfrm>
                          <a:prstGeom prst="rect">
                            <a:avLst/>
                          </a:prstGeom>
                          <a:solidFill>
                            <a:prstClr val="white"/>
                          </a:solidFill>
                          <a:ln>
                            <a:noFill/>
                          </a:ln>
                        </wps:spPr>
                        <wps:txbx>
                          <w:txbxContent>
                            <w:bookmarkStart w:id="118" w:name="_Ref6343532"/>
                            <w:p w14:paraId="242617F3" w14:textId="7BFC9877" w:rsidR="00D77442" w:rsidRPr="005B6C35" w:rsidRDefault="00D77442" w:rsidP="00D77442">
                              <w:pPr>
                                <w:pStyle w:val="SzKpalrs"/>
                              </w:pPr>
                              <w:r>
                                <w:fldChar w:fldCharType="begin"/>
                              </w:r>
                              <w:r>
                                <w:instrText xml:space="preserve"> SEQ ábra \* ARABIC </w:instrText>
                              </w:r>
                              <w:r>
                                <w:fldChar w:fldCharType="separate"/>
                              </w:r>
                              <w:bookmarkStart w:id="119" w:name="_Toc6346914"/>
                              <w:r>
                                <w:t>20</w:t>
                              </w:r>
                              <w:r>
                                <w:fldChar w:fldCharType="end"/>
                              </w:r>
                              <w:r>
                                <w:t>. ábra: Fő oldal</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80A20A" id="Csoportba foglalás 320" o:spid="_x0000_s1843" style="position:absolute;left:0;text-align:left;margin-left:0;margin-top:40.6pt;width:438.25pt;height:420.4pt;z-index:251889664;mso-position-horizontal:center;mso-position-horizontal-relative:margin;mso-position-vertical-relative:text" coordsize="55657,53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">
                <v:shape id="Kép 325" o:spid="_x0000_s1844" type="#_x0000_t75" style="position:absolute;width:55657;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">
                  <v:imagedata r:id="rId35" o:title=""/>
                  <v:path arrowok="t"/>
                </v:shape>
                <v:shape id="Szövegdoboz 258" o:spid="_x0000_s1845" type="#_x0000_t202" style="position:absolute;top:48590;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bookmarkStart w:id="120" w:name="_Ref6343532"/>
                      <w:p w14:paraId="242617F3" w14:textId="7BFC9877" w:rsidR="00D77442" w:rsidRPr="005B6C35" w:rsidRDefault="00D77442" w:rsidP="00D77442">
                        <w:pPr>
                          <w:pStyle w:val="SzKpalrs"/>
                        </w:pPr>
                        <w:r>
                          <w:fldChar w:fldCharType="begin"/>
                        </w:r>
                        <w:r>
                          <w:instrText xml:space="preserve"> SEQ ábra \* ARABIC </w:instrText>
                        </w:r>
                        <w:r>
                          <w:fldChar w:fldCharType="separate"/>
                        </w:r>
                        <w:bookmarkStart w:id="121" w:name="_Toc6346914"/>
                        <w:r>
                          <w:t>20</w:t>
                        </w:r>
                        <w:r>
                          <w:fldChar w:fldCharType="end"/>
                        </w:r>
                        <w:r>
                          <w:t>. ábra: Fő oldal</w:t>
                        </w:r>
                        <w:bookmarkEnd w:id="120"/>
                        <w:bookmarkEnd w:id="121"/>
                      </w:p>
                    </w:txbxContent>
                  </v:textbox>
                </v:shape>
                <w10:wrap type="topAndBottom" anchorx="margin"/>
              </v:group>
            </w:pict>
          </mc:Fallback>
        </mc:AlternateContent>
      </w:r>
      <w:r w:rsidR="00F87C55">
        <w:t>véglegesítésére.</w:t>
      </w:r>
      <w:r w:rsidR="00D77442" w:rsidRPr="00D77442">
        <w:rPr>
          <w:noProof/>
          <w:lang w:eastAsia="hu-HU" w:bidi="ar-SA"/>
        </w:rPr>
        <w:t xml:space="preserve"> </w:t>
      </w:r>
    </w:p>
    <w:p w14:paraId="4498D77B" w14:textId="13DE9FDB" w:rsidR="00D77442" w:rsidRPr="00D77442" w:rsidRDefault="00D77442" w:rsidP="0025530A">
      <w:pPr>
        <w:pStyle w:val="SzDSzvegTrzs"/>
      </w:pPr>
      <w:r>
        <w:t xml:space="preserve">A </w:t>
      </w:r>
      <w:r>
        <w:rPr>
          <w:i/>
        </w:rPr>
        <w:t>Kosárba</w:t>
      </w:r>
      <w:r>
        <w:t xml:space="preserve"> feliratra kattintva a felhasználó a bevásárlókocsiba helyez egy darabot a kiválasztott termékből.</w:t>
      </w:r>
      <w:r w:rsidR="00B8360A">
        <w:t xml:space="preserve"> A </w:t>
      </w:r>
      <w:r w:rsidR="00477853">
        <w:t>mennyiség</w:t>
      </w:r>
      <w:r w:rsidR="00B8360A">
        <w:t xml:space="preserve"> növelhető többszöri kattintással is, de érdemesebb a bevásárló kocsira kattintani a navigációs sávban, ami a kosárhoz visz, ahol módosítható a darabszám és látható a leendő rendelés végösszege.</w:t>
      </w:r>
      <w:r w:rsidR="00477853">
        <w:t xml:space="preserve"> Ezen kívül, természetes csökkenthető a mennyiség és ki is vehető a termék a kosárból.</w:t>
      </w:r>
    </w:p>
    <w:p w14:paraId="670FA7BA" w14:textId="628F9686" w:rsidR="007C5DF4" w:rsidRDefault="007C5DF4" w:rsidP="00AC3D3B">
      <w:pPr>
        <w:pStyle w:val="Cmsor1"/>
        <w:numPr>
          <w:ilvl w:val="0"/>
          <w:numId w:val="3"/>
        </w:numPr>
        <w:jc w:val="center"/>
        <w:rPr>
          <w:rFonts w:eastAsia="Arial" w:cs="Times New Roman"/>
        </w:rPr>
      </w:pPr>
      <w:r w:rsidRPr="00BC22DE">
        <w:rPr>
          <w:rFonts w:eastAsia="Arial" w:cs="Times New Roman"/>
        </w:rPr>
        <w:lastRenderedPageBreak/>
        <w:t>Irodalomjegyzék</w:t>
      </w:r>
    </w:p>
    <w:p w14:paraId="5EA27498" w14:textId="77777777"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 Alain Petrowski, Sana Ben-Hamida: </w:t>
      </w:r>
      <w:r w:rsidRPr="00CF7C46">
        <w:rPr>
          <w:rFonts w:ascii="TimesNewRomanPSMT" w:eastAsia="Times New Roman" w:hAnsi="TimesNewRomanPSMT" w:cs="TimesNewRomanPSMT"/>
          <w:i/>
          <w:color w:val="auto"/>
          <w:kern w:val="0"/>
          <w:lang w:eastAsia="hu-HU" w:bidi="ar-SA"/>
        </w:rPr>
        <w:t>Evolutionary Algorithms</w:t>
      </w:r>
      <w:r w:rsidRPr="00CF7C46">
        <w:rPr>
          <w:rFonts w:ascii="TimesNewRomanPSMT" w:eastAsia="Times New Roman" w:hAnsi="TimesNewRomanPSMT" w:cs="TimesNewRomanPSMT"/>
          <w:color w:val="auto"/>
          <w:kern w:val="0"/>
          <w:lang w:eastAsia="hu-HU" w:bidi="ar-SA"/>
        </w:rPr>
        <w:t>, John Wiley and Sons, Inc., Hoboken, New Jersey, USA, (2017)</w:t>
      </w:r>
    </w:p>
    <w:p w14:paraId="4E3E61CF" w14:textId="04538A49" w:rsidR="000A73CC" w:rsidRPr="00CF7C46" w:rsidRDefault="000A73C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[0c] Andrew B. Kahng, Sherief Reda: </w:t>
      </w:r>
      <w:r w:rsidRPr="00CF7C46">
        <w:rPr>
          <w:rFonts w:ascii="TimesNewRomanPSMT" w:eastAsia="Times New Roman" w:hAnsi="TimesNewRomanPSMT" w:cs="TimesNewRomanPSMT"/>
          <w:i/>
          <w:color w:val="auto"/>
          <w:kern w:val="0"/>
          <w:lang w:eastAsia="hu-HU" w:bidi="ar-SA"/>
        </w:rPr>
        <w:t>Match twice and stitch: a new TSP tour construction heuristic</w:t>
      </w:r>
      <w:r w:rsidRPr="00CF7C46">
        <w:rPr>
          <w:rFonts w:ascii="TimesNewRomanPSMT" w:eastAsia="Times New Roman" w:hAnsi="TimesNewRomanPSMT" w:cs="TimesNewRomanPSMT"/>
          <w:color w:val="auto"/>
          <w:kern w:val="0"/>
          <w:lang w:eastAsia="hu-HU" w:bidi="ar-SA"/>
        </w:rPr>
        <w:t>, Operations Research Letters. 32: 499–509, 2004</w:t>
      </w:r>
    </w:p>
    <w:p w14:paraId="04B9E574" w14:textId="34EAD4A0" w:rsidR="00A13306" w:rsidRPr="00CF7C46" w:rsidRDefault="00A13306" w:rsidP="00CF7C46">
      <w:pPr>
        <w:pStyle w:val="SzDSzvegTrzs"/>
        <w:rPr>
          <w:rFonts w:ascii="TimesNewRomanPSMT" w:hAnsi="TimesNewRomanPSMT" w:cs="TimesNewRomanPSMT"/>
          <w:color w:val="auto"/>
          <w:lang w:eastAsia="hu-HU" w:bidi="ar-SA"/>
        </w:rPr>
      </w:pPr>
      <w:r w:rsidRPr="00CF7C46">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0a</w:t>
      </w:r>
      <w:r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 xml:space="preserve">David L. Applegate, Robert E. Bixby, Vašek Chvátal, William Cook, Daniel G. Espinoza, Marcos Goycoolea, Keld Helsgaun: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11-15, </w:t>
      </w:r>
      <w:r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Pr="00CF7C46">
        <w:rPr>
          <w:rFonts w:ascii="TimesNewRomanPSMT" w:eastAsia="Times New Roman" w:hAnsi="TimesNewRomanPSMT" w:cs="TimesNewRomanPSMT"/>
          <w:color w:val="auto"/>
          <w:kern w:val="0"/>
          <w:lang w:eastAsia="hu-HU" w:bidi="ar-SA"/>
        </w:rPr>
        <w:t>9.</w:t>
      </w:r>
    </w:p>
    <w:p w14:paraId="6AA43F1F" w14:textId="1206B3F5" w:rsidR="0071110C" w:rsidRPr="00CF7C46" w:rsidRDefault="0071110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[0b]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2A51565F"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1:10, (1962)</w:t>
      </w:r>
    </w:p>
    <w:p w14:paraId="14F8B86A" w14:textId="77777777" w:rsidR="006420F7" w:rsidRDefault="006420F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1</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 xml:space="preserve">Darwin, C. R.: </w:t>
      </w:r>
      <w:r w:rsidRPr="00A12152">
        <w:rPr>
          <w:rFonts w:ascii="TimesNewRomanPSMT" w:eastAsia="Times New Roman" w:hAnsi="TimesNewRomanPSMT" w:cs="TimesNewRomanPSMT"/>
          <w:i/>
          <w:color w:val="auto"/>
          <w:kern w:val="0"/>
          <w:lang w:eastAsia="hu-HU" w:bidi="ar-SA"/>
        </w:rPr>
        <w:t>The Origin of Species</w:t>
      </w:r>
      <w:r>
        <w:rPr>
          <w:rFonts w:ascii="TimesNewRomanPSMT" w:eastAsia="Times New Roman" w:hAnsi="TimesNewRomanPSMT" w:cs="TimesNewRomanPSMT"/>
          <w:color w:val="auto"/>
          <w:kern w:val="0"/>
          <w:lang w:eastAsia="hu-HU" w:bidi="ar-SA"/>
        </w:rPr>
        <w:t>, John Murray, London (1859).</w:t>
      </w:r>
    </w:p>
    <w:p w14:paraId="24C766CB" w14:textId="77777777" w:rsidR="00F246D5" w:rsidRPr="00F246D5" w:rsidRDefault="00F246D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[1a] </w:t>
      </w:r>
      <w:r w:rsidRPr="00F246D5">
        <w:rPr>
          <w:rFonts w:ascii="TimesNewRomanPSMT" w:eastAsia="Times New Roman" w:hAnsi="TimesNewRomanPSMT" w:cs="TimesNewRomanPSMT"/>
          <w:color w:val="auto"/>
          <w:kern w:val="0"/>
          <w:lang w:eastAsia="hu-HU" w:bidi="ar-SA"/>
        </w:rPr>
        <w:t>Esra'a Alkafaween, Ahmad B. A. Hassanat</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Pr="00CF7C46">
        <w:rPr>
          <w:rFonts w:ascii="TimesNewRomanPSMT" w:eastAsia="Times New Roman" w:hAnsi="TimesNewRomanPSMT" w:cs="TimesNewRomanPSMT"/>
          <w:color w:val="auto"/>
          <w:kern w:val="0"/>
          <w:lang w:eastAsia="hu-HU" w:bidi="ar-SA"/>
        </w:rPr>
        <w:t xml:space="preserve">, </w:t>
      </w:r>
      <w:r w:rsidR="006B6D0A" w:rsidRPr="00CF7C46">
        <w:rPr>
          <w:rFonts w:ascii="TimesNewRomanPSMT" w:eastAsia="Times New Roman" w:hAnsi="TimesNewRomanPSMT" w:cs="TimesNewRomanPSMT"/>
          <w:color w:val="auto"/>
          <w:kern w:val="0"/>
          <w:lang w:eastAsia="hu-HU" w:bidi="ar-SA"/>
        </w:rPr>
        <w:t>ArXiv, (2018)</w:t>
      </w:r>
    </w:p>
    <w:p w14:paraId="10BF3AA3" w14:textId="77777777" w:rsidR="00394327" w:rsidRPr="00CF7C46" w:rsidRDefault="00394327"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2</w:t>
      </w:r>
      <w:r>
        <w:rPr>
          <w:rFonts w:ascii="TimesNewRomanPSMT" w:eastAsia="Times New Roman" w:hAnsi="TimesNewRomanPSMT" w:cs="TimesNewRomanPSMT"/>
          <w:color w:val="auto"/>
          <w:kern w:val="0"/>
          <w:lang w:eastAsia="hu-HU" w:bidi="ar-SA"/>
        </w:rPr>
        <w:t xml:space="preserve">] Fogel, L. J., Owens, A. J., Whals, M. J.: </w:t>
      </w:r>
      <w:r w:rsidRPr="00CF7C46">
        <w:rPr>
          <w:rFonts w:ascii="TimesNewRomanPSMT" w:eastAsia="Times New Roman" w:hAnsi="TimesNewRomanPSMT" w:cs="TimesNewRomanPSMT"/>
          <w:i/>
          <w:color w:val="auto"/>
          <w:kern w:val="0"/>
          <w:lang w:eastAsia="hu-HU" w:bidi="ar-SA"/>
        </w:rPr>
        <w:t>Artificial Intelligence through Simulated</w:t>
      </w:r>
    </w:p>
    <w:p w14:paraId="13393E3C" w14:textId="7E4B9178" w:rsidR="00394327" w:rsidRDefault="0039432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Wiley, (1966).</w:t>
      </w:r>
    </w:p>
    <w:p w14:paraId="341897A3" w14:textId="371B7BD9" w:rsidR="00603117" w:rsidRPr="00603117" w:rsidRDefault="00603117"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[2y] </w:t>
      </w:r>
      <w:r w:rsidRPr="00603117">
        <w:rPr>
          <w:rFonts w:ascii="TimesNewRomanPSMT" w:eastAsia="Times New Roman" w:hAnsi="TimesNewRomanPSMT" w:cs="TimesNewRomanPSMT"/>
          <w:color w:val="auto"/>
          <w:kern w:val="0"/>
          <w:lang w:eastAsia="hu-HU" w:bidi="ar-SA"/>
        </w:rPr>
        <w:t>Jean-Yves Potvin</w:t>
      </w:r>
      <w:r>
        <w:rPr>
          <w:rFonts w:ascii="TimesNewRomanPSMT" w:eastAsia="Times New Roman" w:hAnsi="TimesNewRomanPSMT" w:cs="TimesNewRomanPSMT"/>
          <w:color w:val="auto"/>
          <w:kern w:val="0"/>
          <w:lang w:eastAsia="hu-HU" w:bidi="ar-SA"/>
        </w:rPr>
        <w:t xml:space="preserve">, </w:t>
      </w:r>
      <w:r w:rsidRPr="00603117">
        <w:rPr>
          <w:rFonts w:ascii="TimesNewRomanPSMT" w:eastAsia="Times New Roman" w:hAnsi="TimesNewRomanPSMT" w:cs="TimesNewRomanPSMT"/>
          <w:i/>
          <w:color w:val="auto"/>
          <w:kern w:val="0"/>
          <w:lang w:eastAsia="hu-HU" w:bidi="ar-SA"/>
        </w:rPr>
        <w:t>Genetic algorithms for the traveling salesman problem</w:t>
      </w:r>
      <w:r>
        <w:rPr>
          <w:rFonts w:ascii="TimesNewRomanPSMT" w:eastAsia="Times New Roman" w:hAnsi="TimesNewRomanPSMT" w:cs="TimesNewRomanPSMT"/>
          <w:i/>
          <w:color w:val="auto"/>
          <w:kern w:val="0"/>
          <w:lang w:eastAsia="hu-HU" w:bidi="ar-SA"/>
        </w:rPr>
        <w:t xml:space="preserve">, </w:t>
      </w:r>
      <w:r w:rsidR="001A49A6" w:rsidRPr="001A49A6">
        <w:rPr>
          <w:rFonts w:ascii="TimesNewRomanPSMT" w:eastAsia="Times New Roman" w:hAnsi="TimesNewRomanPSMT" w:cs="TimesNewRomanPSMT"/>
          <w:color w:val="auto"/>
          <w:kern w:val="0"/>
          <w:lang w:eastAsia="hu-HU" w:bidi="ar-SA"/>
        </w:rPr>
        <w:t>Annals of Operations Research</w:t>
      </w:r>
      <w:r w:rsidR="001A49A6">
        <w:rPr>
          <w:rFonts w:ascii="TimesNewRomanPSMT" w:eastAsia="Times New Roman" w:hAnsi="TimesNewRomanPSMT" w:cs="TimesNewRomanPSMT"/>
          <w:color w:val="auto"/>
          <w:kern w:val="0"/>
          <w:lang w:eastAsia="hu-HU" w:bidi="ar-SA"/>
        </w:rPr>
        <w:t>, 63.,</w:t>
      </w:r>
      <w:r w:rsidR="001A49A6">
        <w:rPr>
          <w:rFonts w:ascii="Helvetica" w:hAnsi="Helvetica"/>
          <w:color w:val="333333"/>
          <w:spacing w:val="4"/>
          <w:sz w:val="21"/>
          <w:szCs w:val="21"/>
          <w:shd w:val="clear" w:color="auto" w:fill="FCFCFC"/>
        </w:rPr>
        <w:t xml:space="preserve"> </w:t>
      </w:r>
      <w:r w:rsidR="001A49A6" w:rsidRPr="001A49A6">
        <w:rPr>
          <w:rFonts w:ascii="TimesNewRomanPSMT" w:eastAsia="Times New Roman" w:hAnsi="TimesNewRomanPSMT" w:cs="TimesNewRomanPSMT"/>
          <w:color w:val="auto"/>
          <w:kern w:val="0"/>
          <w:lang w:eastAsia="hu-HU" w:bidi="ar-SA"/>
        </w:rPr>
        <w:t>337–370</w:t>
      </w:r>
      <w:r w:rsidR="001A49A6">
        <w:rPr>
          <w:rFonts w:ascii="TimesNewRomanPSMT" w:eastAsia="Times New Roman" w:hAnsi="TimesNewRomanPSMT" w:cs="TimesNewRomanPSMT"/>
          <w:color w:val="auto"/>
          <w:kern w:val="0"/>
          <w:lang w:eastAsia="hu-HU" w:bidi="ar-SA"/>
        </w:rPr>
        <w:t>, (1996)</w:t>
      </w:r>
    </w:p>
    <w:p w14:paraId="350EEBF5" w14:textId="03939880" w:rsidR="0051122F" w:rsidRPr="0051122F" w:rsidRDefault="0051122F"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 xml:space="preserve">[2a] </w:t>
      </w:r>
      <w:r w:rsidRPr="0051122F">
        <w:rPr>
          <w:rFonts w:ascii="TimesNewRomanPSMT" w:eastAsia="Times New Roman" w:hAnsi="TimesNewRomanPSMT" w:cs="TimesNewRomanPSMT"/>
          <w:color w:val="auto"/>
          <w:kern w:val="0"/>
          <w:lang w:eastAsia="hu-HU" w:bidi="ar-SA"/>
        </w:rPr>
        <w:t>J. J. Grefenstette, R. Gopa</w:t>
      </w:r>
      <w:r>
        <w:rPr>
          <w:rFonts w:ascii="TimesNewRomanPSMT" w:eastAsia="Times New Roman" w:hAnsi="TimesNewRomanPSMT" w:cs="TimesNewRomanPSMT"/>
          <w:color w:val="auto"/>
          <w:kern w:val="0"/>
          <w:lang w:eastAsia="hu-HU" w:bidi="ar-SA"/>
        </w:rPr>
        <w:t>l, B. J. Rosmaita, D. Van Gucht:</w:t>
      </w:r>
      <w:r w:rsidRPr="0051122F">
        <w:rPr>
          <w:rFonts w:ascii="TimesNewRomanPSMT" w:eastAsia="Times New Roman" w:hAnsi="TimesNewRomanPSMT" w:cs="TimesNewRomanPSMT"/>
          <w:color w:val="auto"/>
          <w:kern w:val="0"/>
          <w:lang w:eastAsia="hu-HU" w:bidi="ar-SA"/>
        </w:rPr>
        <w:t xml:space="preserve"> </w:t>
      </w:r>
      <w:r w:rsidRPr="0051122F">
        <w:rPr>
          <w:rFonts w:ascii="TimesNewRomanPSMT" w:eastAsia="Times New Roman" w:hAnsi="TimesNewRomanPSMT" w:cs="TimesNewRomanPSMT"/>
          <w:i/>
          <w:color w:val="auto"/>
          <w:kern w:val="0"/>
          <w:lang w:eastAsia="hu-HU" w:bidi="ar-SA"/>
        </w:rPr>
        <w:t>Genetic algorithms</w:t>
      </w:r>
    </w:p>
    <w:p w14:paraId="1132403F" w14:textId="247C3FEB" w:rsidR="0051122F" w:rsidRPr="00CF7C46"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Proceedings of the 1st International Conference on Genetic Algorithms, Mahwah NJ, 160–168</w:t>
      </w:r>
      <w:r>
        <w:rPr>
          <w:rFonts w:ascii="TimesNewRomanPSMT" w:eastAsia="Times New Roman" w:hAnsi="TimesNewRomanPSMT" w:cs="TimesNewRomanPSMT"/>
          <w:color w:val="auto"/>
          <w:kern w:val="0"/>
          <w:lang w:eastAsia="hu-HU" w:bidi="ar-SA"/>
        </w:rPr>
        <w:t>, (1985)</w:t>
      </w:r>
    </w:p>
    <w:p w14:paraId="16152E0F" w14:textId="3864DFE7" w:rsidR="00E77AEC" w:rsidRDefault="00D82F52"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[3</w:t>
      </w:r>
      <w:r w:rsidR="00CF7C46">
        <w:rPr>
          <w:rFonts w:ascii="TimesNewRomanPSMT" w:eastAsia="Times New Roman" w:hAnsi="TimesNewRomanPSMT" w:cs="TimesNewRomanPSMT"/>
          <w:color w:val="auto"/>
          <w:kern w:val="0"/>
          <w:lang w:eastAsia="hu-HU" w:bidi="ar-SA"/>
        </w:rPr>
        <w:t>] Hatwágner,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Egyetem, Műszaki Tudományi Kar, (2012).</w:t>
      </w:r>
    </w:p>
    <w:p w14:paraId="10EE6122" w14:textId="3B4453C9" w:rsidR="007D1475" w:rsidRDefault="007D147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[3b] Hibernate</w:t>
      </w:r>
    </w:p>
    <w:p w14:paraId="474F0B41" w14:textId="65663421" w:rsidR="007D1475" w:rsidRPr="00CF7C46" w:rsidRDefault="00BF5340" w:rsidP="00CF7C46">
      <w:pPr>
        <w:pStyle w:val="SzDSzvegTrzs"/>
        <w:rPr>
          <w:rFonts w:ascii="TimesNewRomanPSMT" w:eastAsia="Times New Roman" w:hAnsi="TimesNewRomanPSMT" w:cs="TimesNewRomanPSMT"/>
          <w:color w:val="auto"/>
          <w:kern w:val="0"/>
          <w:lang w:eastAsia="hu-HU" w:bidi="ar-SA"/>
        </w:rPr>
      </w:pPr>
      <w:hyperlink r:id="rId36"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67021C4A" w:rsidR="007D1475" w:rsidRDefault="005A595B"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4</w:t>
      </w:r>
      <w:r w:rsidRPr="00CF7C46">
        <w:rPr>
          <w:rFonts w:ascii="TimesNewRomanPSMT" w:eastAsia="Times New Roman" w:hAnsi="TimesNewRomanPSMT" w:cs="TimesNewRomanPSMT"/>
          <w:color w:val="auto"/>
          <w:kern w:val="0"/>
          <w:lang w:eastAsia="hu-HU" w:bidi="ar-SA"/>
        </w:rPr>
        <w:t>] Holland, J. H.</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Adaptation in Natural and Artificial Systems</w:t>
      </w:r>
      <w:r>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Press, Ann Arbor, (1975).</w:t>
      </w:r>
    </w:p>
    <w:p w14:paraId="75B0C048" w14:textId="1F88696A" w:rsidR="00D942FD" w:rsidRDefault="00D942FD"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[4a] </w:t>
      </w:r>
      <w:r w:rsidRPr="00D942FD">
        <w:rPr>
          <w:rFonts w:ascii="TimesNewRomanPSMT" w:eastAsia="Times New Roman" w:hAnsi="TimesNewRomanPSMT" w:cs="TimesNewRomanPSMT"/>
          <w:color w:val="auto"/>
          <w:kern w:val="0"/>
          <w:lang w:eastAsia="hu-HU" w:bidi="ar-SA"/>
        </w:rPr>
        <w:t>Krunoslav Puljic´ and Robert Manger</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Comparison of eight evolutionary crossover operators for the vehicle routing problem, Mathematical Communications</w:t>
      </w:r>
      <w:r>
        <w:rPr>
          <w:rFonts w:ascii="TimesNewRomanPSMT" w:eastAsia="Times New Roman" w:hAnsi="TimesNewRomanPSMT" w:cs="TimesNewRomanPSMT"/>
          <w:color w:val="auto"/>
          <w:kern w:val="0"/>
          <w:lang w:eastAsia="hu-HU" w:bidi="ar-SA"/>
        </w:rPr>
        <w:t>, 18, (2013)</w:t>
      </w:r>
    </w:p>
    <w:p w14:paraId="36D3B46C" w14:textId="6E77BFB3" w:rsidR="00416A6F" w:rsidRDefault="00416A6F"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[4b] HTML</w:t>
      </w:r>
    </w:p>
    <w:p w14:paraId="0302333D" w14:textId="649B2F9C" w:rsidR="00416A6F" w:rsidRDefault="00BF5340" w:rsidP="005A595B">
      <w:pPr>
        <w:pStyle w:val="SzDSzvegTrzs"/>
      </w:pPr>
      <w:hyperlink r:id="rId37" w:history="1">
        <w:r w:rsidR="00416A6F" w:rsidRPr="00B33B6B">
          <w:rPr>
            <w:rStyle w:val="Hiperhivatkozs"/>
          </w:rPr>
          <w:t>https://developer.mozilla.org/hu/docs/Web/HTML</w:t>
        </w:r>
      </w:hyperlink>
      <w:r w:rsidR="00416A6F">
        <w:t>, 2019.02.16.</w:t>
      </w:r>
    </w:p>
    <w:p w14:paraId="307E66C3" w14:textId="7A30CE33" w:rsidR="00780792" w:rsidRDefault="00780792" w:rsidP="005A595B">
      <w:pPr>
        <w:pStyle w:val="SzDSzvegTrzs"/>
      </w:pPr>
      <w:r>
        <w:lastRenderedPageBreak/>
        <w:t>[4c] JavaScript</w:t>
      </w:r>
    </w:p>
    <w:p w14:paraId="3D63635A" w14:textId="2320B3BE" w:rsidR="00780792" w:rsidRDefault="00BF5340" w:rsidP="005A595B">
      <w:pPr>
        <w:pStyle w:val="SzDSzvegTrzs"/>
      </w:pPr>
      <w:hyperlink r:id="rId38" w:history="1">
        <w:r w:rsidR="00780792" w:rsidRPr="00B33B6B">
          <w:rPr>
            <w:rStyle w:val="Hiperhivatkozs"/>
          </w:rPr>
          <w:t>https://developer.mozilla.org/hu/docs/Web/JavaScript</w:t>
        </w:r>
      </w:hyperlink>
      <w:r w:rsidR="00780792">
        <w:t>, 2019.02.16.</w:t>
      </w:r>
    </w:p>
    <w:p w14:paraId="389C493B" w14:textId="7C50B170" w:rsidR="00724C40" w:rsidRDefault="00724C40" w:rsidP="005A595B">
      <w:pPr>
        <w:pStyle w:val="SzDSzvegTrzs"/>
      </w:pPr>
      <w:r>
        <w:t>[4e] Maven</w:t>
      </w:r>
    </w:p>
    <w:p w14:paraId="3EB403C2" w14:textId="7DEDF2CB" w:rsidR="00724C40" w:rsidRDefault="00BF5340" w:rsidP="005A595B">
      <w:pPr>
        <w:pStyle w:val="SzDSzvegTrzs"/>
        <w:rPr>
          <w:rFonts w:ascii="TimesNewRomanPSMT" w:eastAsia="Times New Roman" w:hAnsi="TimesNewRomanPSMT" w:cs="TimesNewRomanPSMT"/>
          <w:color w:val="auto"/>
          <w:kern w:val="0"/>
          <w:lang w:eastAsia="hu-HU" w:bidi="ar-SA"/>
        </w:rPr>
      </w:pPr>
      <w:hyperlink r:id="rId39"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18CD7708" w14:textId="21EDB208" w:rsidR="006420F7" w:rsidRDefault="006420F7"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5</w:t>
      </w:r>
      <w:r>
        <w:rPr>
          <w:rFonts w:ascii="TimesNewRomanPSMT" w:eastAsia="Times New Roman" w:hAnsi="TimesNewRomanPSMT" w:cs="TimesNewRomanPSMT"/>
          <w:color w:val="auto"/>
          <w:kern w:val="0"/>
          <w:lang w:eastAsia="hu-HU" w:bidi="ar-SA"/>
        </w:rPr>
        <w:t xml:space="preserve">] Mitchell, M.: </w:t>
      </w:r>
      <w:r w:rsidRPr="00CF7C46">
        <w:rPr>
          <w:rFonts w:ascii="TimesNewRomanPSMT" w:eastAsia="Times New Roman" w:hAnsi="TimesNewRomanPSMT" w:cs="TimesNewRomanPSMT"/>
          <w:i/>
          <w:color w:val="auto"/>
          <w:kern w:val="0"/>
          <w:lang w:eastAsia="hu-HU" w:bidi="ar-SA"/>
        </w:rPr>
        <w:t>An introduction to Genetic Alogrithms</w:t>
      </w:r>
      <w:r w:rsidRPr="006420F7">
        <w:rPr>
          <w:rFonts w:ascii="TimesNewRomanPSMT" w:eastAsia="Times New Roman" w:hAnsi="TimesNewRomanPSMT" w:cs="TimesNewRomanPSMT"/>
          <w:color w:val="auto"/>
          <w:kern w:val="0"/>
          <w:lang w:eastAsia="hu-HU" w:bidi="ar-SA"/>
        </w:rPr>
        <w:t>, A Bradford Book The MIT Press</w:t>
      </w:r>
      <w:r>
        <w:rPr>
          <w:rFonts w:ascii="TimesNewRomanPSMT" w:eastAsia="Times New Roman" w:hAnsi="TimesNewRomanPSMT" w:cs="TimesNewRomanPSMT"/>
          <w:color w:val="auto"/>
          <w:kern w:val="0"/>
          <w:lang w:eastAsia="hu-HU" w:bidi="ar-SA"/>
        </w:rPr>
        <w:t xml:space="preserve"> (1998)</w:t>
      </w:r>
    </w:p>
    <w:p w14:paraId="598FE7EF" w14:textId="06C9F5B6" w:rsidR="00DB2916" w:rsidRDefault="00DB29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[5a] </w:t>
      </w:r>
      <w:r w:rsidRPr="00DB2916">
        <w:rPr>
          <w:rFonts w:ascii="TimesNewRomanPSMT" w:eastAsia="Times New Roman" w:hAnsi="TimesNewRomanPSMT" w:cs="TimesNewRomanPSMT"/>
          <w:color w:val="auto"/>
          <w:kern w:val="0"/>
          <w:lang w:eastAsia="hu-HU" w:bidi="ar-SA"/>
        </w:rPr>
        <w:t>Nicos Christofides</w:t>
      </w:r>
      <w:r>
        <w:rPr>
          <w:rFonts w:ascii="TimesNewRomanPSMT" w:eastAsia="Times New Roman" w:hAnsi="TimesNewRomanPSMT" w:cs="TimesNewRomanPSMT"/>
          <w:color w:val="auto"/>
          <w:kern w:val="0"/>
          <w:lang w:eastAsia="hu-HU" w:bidi="ar-SA"/>
        </w:rPr>
        <w:t xml:space="preserve">: </w:t>
      </w:r>
      <w:r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395CFD">
        <w:rPr>
          <w:rFonts w:ascii="TimesNewRomanPSMT" w:eastAsia="Times New Roman" w:hAnsi="TimesNewRomanPSMT" w:cs="TimesNewRomanPSMT"/>
          <w:i/>
          <w:color w:val="auto"/>
          <w:kern w:val="0"/>
          <w:lang w:eastAsia="hu-HU" w:bidi="ar-SA"/>
        </w:rPr>
        <w:t xml:space="preserve">, </w:t>
      </w:r>
      <w:r w:rsidR="00395CFD" w:rsidRPr="00395CFD">
        <w:rPr>
          <w:rFonts w:ascii="TimesNewRomanPSMT" w:eastAsia="Times New Roman" w:hAnsi="TimesNewRomanPSMT" w:cs="TimesNewRomanPSMT"/>
          <w:i/>
          <w:color w:val="auto"/>
          <w:kern w:val="0"/>
          <w:lang w:eastAsia="hu-HU" w:bidi="ar-SA"/>
        </w:rPr>
        <w:t>Report 388,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1D5C1E8A" w14:textId="77777777" w:rsidR="00F45192" w:rsidRDefault="00F45192"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6</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Rechenberg</w:t>
      </w:r>
      <w:r>
        <w:rPr>
          <w:rFonts w:ascii="Georgia" w:hAnsi="Georgia"/>
          <w:color w:val="333333"/>
          <w:spacing w:val="2"/>
          <w:sz w:val="26"/>
          <w:szCs w:val="26"/>
          <w:shd w:val="clear" w:color="auto" w:fill="FCFCFC"/>
        </w:rPr>
        <w:t xml:space="preserve"> </w:t>
      </w:r>
      <w:r w:rsidRPr="00F45192">
        <w:rPr>
          <w:rFonts w:ascii="TimesNewRomanPSMT" w:eastAsia="Times New Roman" w:hAnsi="TimesNewRomanPSMT" w:cs="TimesNewRomanPSMT"/>
          <w:color w:val="auto"/>
          <w:kern w:val="0"/>
          <w:lang w:eastAsia="hu-HU" w:bidi="ar-SA"/>
        </w:rPr>
        <w:t>I</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i/>
          <w:color w:val="auto"/>
          <w:kern w:val="0"/>
          <w:lang w:eastAsia="hu-HU" w:bidi="ar-SA"/>
        </w:rPr>
        <w:t>Cybernetic solution path of an experimental problem</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Royal Aircraft Establishment (1965)</w:t>
      </w:r>
    </w:p>
    <w:p w14:paraId="720C432F" w14:textId="77777777" w:rsidR="00F45192" w:rsidRDefault="00F45192"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7</w:t>
      </w:r>
      <w:r>
        <w:rPr>
          <w:rFonts w:ascii="TimesNewRomanPSMT" w:eastAsia="Times New Roman" w:hAnsi="TimesNewRomanPSMT" w:cs="TimesNewRomanPSMT"/>
          <w:color w:val="auto"/>
          <w:kern w:val="0"/>
          <w:lang w:eastAsia="hu-HU" w:bidi="ar-SA"/>
        </w:rPr>
        <w:t xml:space="preserve">] Rechenberg, I.: </w:t>
      </w:r>
      <w:r>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22AAD3D1"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Pr>
          <w:rFonts w:ascii="TimesNewRomanPSMT" w:eastAsia="Times New Roman" w:hAnsi="TimesNewRomanPSMT" w:cs="TimesNewRomanPSMT"/>
          <w:color w:val="auto"/>
          <w:kern w:val="0"/>
          <w:lang w:eastAsia="hu-HU" w:bidi="ar-SA"/>
        </w:rPr>
        <w:t>, Fromman-Holzboog, Stuttgart, (1973).</w:t>
      </w:r>
    </w:p>
    <w:p w14:paraId="0E8CBC37" w14:textId="2FDBD710" w:rsidR="003709BE" w:rsidRDefault="003709BE" w:rsidP="00FB32D9">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[7c] </w:t>
      </w:r>
      <w:r w:rsidRPr="00C43F9D">
        <w:rPr>
          <w:rFonts w:ascii="TimesNewRomanPSMT" w:eastAsia="Times New Roman" w:hAnsi="TimesNewRomanPSMT" w:cs="TimesNewRomanPSMT"/>
          <w:color w:val="auto"/>
          <w:kern w:val="0"/>
          <w:lang w:eastAsia="hu-HU" w:bidi="ar-SA"/>
        </w:rPr>
        <w:t>Scott Chacon, Ben Straub</w:t>
      </w:r>
      <w:r>
        <w:rPr>
          <w:rFonts w:ascii="TimesNewRomanPSMT" w:eastAsia="Times New Roman" w:hAnsi="TimesNewRomanPSMT" w:cs="TimesNewRomanPSMT"/>
          <w:color w:val="auto"/>
          <w:kern w:val="0"/>
          <w:lang w:eastAsia="hu-HU" w:bidi="ar-SA"/>
        </w:rPr>
        <w:t>:</w:t>
      </w:r>
      <w:r w:rsidRPr="00C43F9D">
        <w:t xml:space="preserve"> </w:t>
      </w:r>
      <w:r w:rsidRPr="00C43F9D">
        <w:rPr>
          <w:rFonts w:ascii="TimesNewRomanPSMT" w:eastAsia="Times New Roman" w:hAnsi="TimesNewRomanPSMT" w:cs="TimesNewRomanPSMT"/>
          <w:i/>
          <w:color w:val="auto"/>
          <w:kern w:val="0"/>
          <w:lang w:eastAsia="hu-HU" w:bidi="ar-SA"/>
        </w:rPr>
        <w:t>Pro Git</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i/>
          <w:color w:val="auto"/>
          <w:kern w:val="0"/>
          <w:lang w:eastAsia="hu-HU" w:bidi="ar-SA"/>
        </w:rPr>
        <w:t>Version 2.1.122</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01808AE3" w14:textId="77777777" w:rsidR="00FB32D9" w:rsidRPr="00FB32D9" w:rsidRDefault="00FB32D9" w:rsidP="00F45192">
      <w:pPr>
        <w:pStyle w:val="SzDSzvegTrzs"/>
        <w:rPr>
          <w:lang w:eastAsia="hu-HU" w:bidi="ar-SA"/>
        </w:rPr>
      </w:pPr>
      <w:r w:rsidRPr="00FB32D9">
        <w:rPr>
          <w:lang w:eastAsia="hu-HU" w:bidi="ar-SA"/>
        </w:rPr>
        <w:t>[</w:t>
      </w:r>
      <w:r w:rsidR="00372662">
        <w:rPr>
          <w:lang w:eastAsia="hu-HU" w:bidi="ar-SA"/>
        </w:rPr>
        <w:t>8</w:t>
      </w:r>
      <w:r w:rsidRPr="00FB32D9">
        <w:rPr>
          <w:lang w:eastAsia="hu-HU" w:bidi="ar-SA"/>
        </w:rPr>
        <w:t xml:space="preserve">] Sivanandam, S.N., Deepa, S. N.: </w:t>
      </w:r>
      <w:r w:rsidRPr="00FB32D9">
        <w:rPr>
          <w:i/>
          <w:lang w:eastAsia="hu-HU" w:bidi="ar-SA"/>
        </w:rPr>
        <w:t>Introduction to Genetic Algorithms</w:t>
      </w:r>
      <w:r>
        <w:rPr>
          <w:i/>
          <w:lang w:eastAsia="hu-HU" w:bidi="ar-SA"/>
        </w:rPr>
        <w:t xml:space="preserve">, </w:t>
      </w:r>
      <w:r w:rsidRPr="00FB32D9">
        <w:rPr>
          <w:lang w:eastAsia="hu-HU" w:bidi="ar-SA"/>
        </w:rPr>
        <w:t>Springer-Verlag Berlin Heidelberg</w:t>
      </w:r>
      <w:r>
        <w:rPr>
          <w:lang w:eastAsia="hu-HU" w:bidi="ar-SA"/>
        </w:rPr>
        <w:t>, (2008)</w:t>
      </w:r>
    </w:p>
    <w:p w14:paraId="3B5CE58E" w14:textId="6F3E6F6C" w:rsidR="000E6345" w:rsidRDefault="005A595B" w:rsidP="000E6345">
      <w:pPr>
        <w:pStyle w:val="SzDSzvegTrzs"/>
        <w:rPr>
          <w:lang w:eastAsia="hu-HU" w:bidi="ar-SA"/>
        </w:rPr>
      </w:pPr>
      <w:r>
        <w:rPr>
          <w:lang w:eastAsia="hu-HU" w:bidi="ar-SA"/>
        </w:rPr>
        <w:t>[</w:t>
      </w:r>
      <w:r w:rsidR="00DF3B86">
        <w:rPr>
          <w:lang w:eastAsia="hu-HU" w:bidi="ar-SA"/>
        </w:rPr>
        <w:t>9</w:t>
      </w:r>
      <w:r w:rsidR="000E6345">
        <w:rPr>
          <w:lang w:eastAsia="hu-HU" w:bidi="ar-SA"/>
        </w:rPr>
        <w:t xml:space="preserve">] Várkonyiné, K. A. : </w:t>
      </w:r>
      <w:r w:rsidR="000E6345" w:rsidRPr="000E6345">
        <w:rPr>
          <w:i/>
        </w:rPr>
        <w:t>Genetikus algoritmusok</w:t>
      </w:r>
      <w:r w:rsidR="000E6345">
        <w:rPr>
          <w:lang w:eastAsia="hu-HU" w:bidi="ar-SA"/>
        </w:rPr>
        <w:t>, Typotex kiadó, Bp., (2002).</w:t>
      </w:r>
    </w:p>
    <w:p w14:paraId="448F4DF7" w14:textId="488A05ED" w:rsidR="00416A6F" w:rsidRDefault="00416A6F"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 Verziókezelés</w:t>
      </w:r>
    </w:p>
    <w:p w14:paraId="48AECE54" w14:textId="77777777" w:rsidR="00416A6F" w:rsidRPr="008356ED" w:rsidRDefault="00BF5340" w:rsidP="00416A6F">
      <w:pPr>
        <w:pStyle w:val="SzDSzvegTrzs"/>
        <w:rPr>
          <w:rFonts w:ascii="TimesNewRomanPSMT" w:eastAsia="Times New Roman" w:hAnsi="TimesNewRomanPSMT" w:cs="TimesNewRomanPSMT"/>
          <w:color w:val="auto"/>
          <w:kern w:val="0"/>
          <w:lang w:eastAsia="hu-HU" w:bidi="ar-SA"/>
        </w:rPr>
      </w:pPr>
      <w:hyperlink r:id="rId40" w:history="1">
        <w:r w:rsidR="00416A6F" w:rsidRPr="00B33B6B">
          <w:rPr>
            <w:rStyle w:val="Hiperhivatkozs"/>
            <w:i/>
          </w:rPr>
          <w:t>https://hu.wikipedia.org/wiki/Verzi%C3%B3kezel%C3%A9s</w:t>
        </w:r>
      </w:hyperlink>
      <w:r w:rsidR="00416A6F">
        <w:rPr>
          <w:i/>
        </w:rPr>
        <w:t xml:space="preserve">, </w:t>
      </w:r>
      <w:r w:rsidR="00416A6F">
        <w:t>2019.02.15.</w:t>
      </w:r>
    </w:p>
    <w:p w14:paraId="4945740D" w14:textId="77777777" w:rsidR="00416A6F" w:rsidRDefault="00416A6F" w:rsidP="000E6345">
      <w:pPr>
        <w:pStyle w:val="SzDSzvegTrzs"/>
        <w:rPr>
          <w:lang w:eastAsia="hu-HU" w:bidi="ar-SA"/>
        </w:rPr>
      </w:pPr>
    </w:p>
    <w:p w14:paraId="75DF502D" w14:textId="77777777" w:rsidR="000E6345" w:rsidRDefault="000E6345">
      <w:pPr>
        <w:widowControl/>
        <w:suppressAutoHyphens w:val="0"/>
      </w:pPr>
      <w:r>
        <w:br w:type="page"/>
      </w:r>
    </w:p>
    <w:p w14:paraId="1313C09E" w14:textId="77777777" w:rsidR="000E6345" w:rsidRPr="000E6345" w:rsidRDefault="000E6345" w:rsidP="000E6345">
      <w:pPr>
        <w:pStyle w:val="Szvegtrzs"/>
      </w:pPr>
    </w:p>
    <w:p w14:paraId="77D12105" w14:textId="77777777" w:rsidR="007C5DF4" w:rsidRPr="00BC22DE" w:rsidRDefault="007C5DF4">
      <w:pPr>
        <w:pStyle w:val="Szvegtrzs"/>
        <w:jc w:val="center"/>
        <w:rPr>
          <w:rFonts w:cs="Times New Roman"/>
          <w:color w:val="800000"/>
        </w:rPr>
      </w:pPr>
      <w:r w:rsidRPr="00BC22DE">
        <w:rPr>
          <w:rFonts w:cs="Times New Roman"/>
          <w:color w:val="800000"/>
        </w:rPr>
        <w:t>[A</w:t>
      </w:r>
      <w:r w:rsidRPr="00BC22DE">
        <w:rPr>
          <w:rFonts w:eastAsia="Times New Roman" w:cs="Times New Roman"/>
          <w:color w:val="800000"/>
        </w:rPr>
        <w:t xml:space="preserve"> </w:t>
      </w:r>
      <w:r w:rsidRPr="00BC22DE">
        <w:rPr>
          <w:rFonts w:cs="Times New Roman"/>
          <w:color w:val="800000"/>
        </w:rPr>
        <w:t>felhasznált</w:t>
      </w:r>
      <w:r w:rsidRPr="00BC22DE">
        <w:rPr>
          <w:rFonts w:eastAsia="Times New Roman" w:cs="Times New Roman"/>
          <w:color w:val="800000"/>
        </w:rPr>
        <w:t xml:space="preserve"> </w:t>
      </w:r>
      <w:r w:rsidRPr="00BC22DE">
        <w:rPr>
          <w:rFonts w:cs="Times New Roman"/>
          <w:color w:val="800000"/>
        </w:rPr>
        <w:t>szakirodalom</w:t>
      </w:r>
      <w:r w:rsidRPr="00BC22DE">
        <w:rPr>
          <w:rFonts w:eastAsia="Times New Roman" w:cs="Times New Roman"/>
          <w:color w:val="800000"/>
        </w:rPr>
        <w:t xml:space="preserve"> </w:t>
      </w:r>
      <w:r w:rsidRPr="00BC22DE">
        <w:rPr>
          <w:rFonts w:cs="Times New Roman"/>
          <w:color w:val="800000"/>
        </w:rPr>
        <w:t>megadása]</w:t>
      </w:r>
    </w:p>
    <w:p w14:paraId="2CECC2CA" w14:textId="77777777" w:rsidR="007C5DF4" w:rsidRPr="00BC22DE" w:rsidRDefault="007C5DF4">
      <w:pPr>
        <w:pStyle w:val="Szvegtrzs"/>
        <w:jc w:val="center"/>
        <w:rPr>
          <w:rFonts w:cs="Times New Roman"/>
          <w:color w:val="800000"/>
        </w:rPr>
      </w:pPr>
    </w:p>
    <w:p w14:paraId="11F99089"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szerzők</w:t>
      </w:r>
      <w:r w:rsidRPr="00BC22DE">
        <w:rPr>
          <w:rFonts w:eastAsia="Arial" w:cs="Times New Roman"/>
          <w:color w:val="800000"/>
        </w:rPr>
        <w:t xml:space="preserve"> </w:t>
      </w:r>
      <w:r w:rsidRPr="00BC22DE">
        <w:rPr>
          <w:rFonts w:cs="Times New Roman"/>
          <w:color w:val="800000"/>
        </w:rPr>
        <w:t>nevét</w:t>
      </w:r>
      <w:r w:rsidRPr="00BC22DE">
        <w:rPr>
          <w:rFonts w:eastAsia="Arial" w:cs="Times New Roman"/>
          <w:color w:val="800000"/>
        </w:rPr>
        <w:t xml:space="preserve"> </w:t>
      </w:r>
      <w:r w:rsidRPr="00BC22DE">
        <w:rPr>
          <w:rFonts w:cs="Times New Roman"/>
          <w:color w:val="800000"/>
        </w:rPr>
        <w:t>mindenütt</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formában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megadni,</w:t>
      </w:r>
      <w:r w:rsidRPr="00BC22DE">
        <w:rPr>
          <w:rFonts w:eastAsia="Arial" w:cs="Times New Roman"/>
          <w:color w:val="800000"/>
        </w:rPr>
        <w:t xml:space="preserve"> </w:t>
      </w:r>
      <w:r w:rsidRPr="00BC22DE">
        <w:rPr>
          <w:rFonts w:cs="Times New Roman"/>
          <w:color w:val="800000"/>
        </w:rPr>
        <w:t>ahol</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keresztnevének</w:t>
      </w:r>
      <w:r w:rsidRPr="00BC22DE">
        <w:rPr>
          <w:rFonts w:eastAsia="Arial" w:cs="Times New Roman"/>
          <w:color w:val="800000"/>
        </w:rPr>
        <w:t xml:space="preserve"> </w:t>
      </w:r>
      <w:r w:rsidRPr="00BC22DE">
        <w:rPr>
          <w:rFonts w:cs="Times New Roman"/>
          <w:color w:val="800000"/>
        </w:rPr>
        <w:t>(keresztneveinek)</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Magyar</w:t>
      </w:r>
      <w:r w:rsidRPr="00BC22DE">
        <w:rPr>
          <w:rFonts w:eastAsia="Arial" w:cs="Times New Roman"/>
          <w:color w:val="800000"/>
        </w:rPr>
        <w:t xml:space="preserve"> </w:t>
      </w:r>
      <w:r w:rsidRPr="00BC22DE">
        <w:rPr>
          <w:rFonts w:cs="Times New Roman"/>
          <w:color w:val="800000"/>
        </w:rPr>
        <w:t>cikk</w:t>
      </w:r>
      <w:r w:rsidRPr="00BC22DE">
        <w:rPr>
          <w:rFonts w:eastAsia="Arial" w:cs="Times New Roman"/>
          <w:color w:val="800000"/>
        </w:rPr>
        <w:t xml:space="preserve"> </w:t>
      </w:r>
      <w:r w:rsidRPr="00BC22DE">
        <w:rPr>
          <w:rFonts w:cs="Times New Roman"/>
          <w:color w:val="800000"/>
        </w:rPr>
        <w:t>esetén</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vessző</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és</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közt</w:t>
      </w:r>
      <w:r w:rsidRPr="00BC22DE">
        <w:rPr>
          <w:rFonts w:eastAsia="Arial" w:cs="Times New Roman"/>
          <w:color w:val="800000"/>
        </w:rPr>
        <w:t xml:space="preserve"> </w:t>
      </w:r>
      <w:r w:rsidRPr="00BC22DE">
        <w:rPr>
          <w:rFonts w:cs="Times New Roman"/>
          <w:color w:val="800000"/>
        </w:rPr>
        <w:t>elhagyható.</w:t>
      </w:r>
      <w:r w:rsidRPr="00BC22DE">
        <w:rPr>
          <w:rFonts w:eastAsia="Arial" w:cs="Times New Roman"/>
          <w:color w:val="800000"/>
        </w:rPr>
        <w:t xml:space="preserve"> </w:t>
      </w:r>
      <w:r w:rsidRPr="00BC22DE">
        <w:rPr>
          <w:rFonts w:cs="Times New Roman"/>
          <w:color w:val="800000"/>
        </w:rPr>
        <w:t>Ha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egyértelműség</w:t>
      </w:r>
      <w:r w:rsidRPr="00BC22DE">
        <w:rPr>
          <w:rFonts w:eastAsia="Arial" w:cs="Times New Roman"/>
          <w:color w:val="800000"/>
        </w:rPr>
        <w:t xml:space="preserve"> </w:t>
      </w:r>
      <w:r w:rsidRPr="00BC22DE">
        <w:rPr>
          <w:rFonts w:cs="Times New Roman"/>
          <w:color w:val="800000"/>
        </w:rPr>
        <w:t>megkívánja,</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kiírható</w:t>
      </w:r>
      <w:r w:rsidRPr="00BC22DE">
        <w:rPr>
          <w:rFonts w:eastAsia="Arial" w:cs="Times New Roman"/>
          <w:color w:val="800000"/>
        </w:rPr>
        <w:t xml:space="preserve"> </w:t>
      </w:r>
      <w:r w:rsidRPr="00BC22DE">
        <w:rPr>
          <w:rFonts w:cs="Times New Roman"/>
          <w:color w:val="800000"/>
        </w:rPr>
        <w:t>teljesen</w:t>
      </w:r>
      <w:r w:rsidRPr="00BC22DE">
        <w:rPr>
          <w:rFonts w:eastAsia="Arial" w:cs="Times New Roman"/>
          <w:color w:val="800000"/>
        </w:rPr>
        <w:t xml:space="preserve"> </w:t>
      </w:r>
      <w:r w:rsidRPr="00BC22DE">
        <w:rPr>
          <w:rFonts w:cs="Times New Roman"/>
          <w:color w:val="800000"/>
        </w:rPr>
        <w:t>is.</w:t>
      </w:r>
    </w:p>
    <w:p w14:paraId="2E2A8062"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dolgozat</w:t>
      </w:r>
      <w:r w:rsidRPr="00BC22DE">
        <w:rPr>
          <w:rFonts w:eastAsia="Arial" w:cs="Times New Roman"/>
          <w:color w:val="800000"/>
        </w:rPr>
        <w:t xml:space="preserve"> </w:t>
      </w:r>
      <w:r w:rsidRPr="00BC22DE">
        <w:rPr>
          <w:rFonts w:cs="Times New Roman"/>
          <w:color w:val="800000"/>
        </w:rPr>
        <w:t>szerzője</w:t>
      </w:r>
      <w:r w:rsidRPr="00BC22DE">
        <w:rPr>
          <w:rFonts w:eastAsia="Arial" w:cs="Times New Roman"/>
          <w:color w:val="800000"/>
        </w:rPr>
        <w:t xml:space="preserve"> </w:t>
      </w:r>
      <w:r w:rsidRPr="00BC22DE">
        <w:rPr>
          <w:rFonts w:cs="Times New Roman"/>
          <w:color w:val="800000"/>
        </w:rPr>
        <w:t>szabadon</w:t>
      </w:r>
      <w:r w:rsidRPr="00BC22DE">
        <w:rPr>
          <w:rFonts w:eastAsia="Arial" w:cs="Times New Roman"/>
          <w:color w:val="800000"/>
        </w:rPr>
        <w:t xml:space="preserve"> </w:t>
      </w:r>
      <w:r w:rsidRPr="00BC22DE">
        <w:rPr>
          <w:rFonts w:cs="Times New Roman"/>
          <w:color w:val="800000"/>
        </w:rPr>
        <w:t>választhat,</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vagy</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B</w:t>
      </w:r>
      <w:r w:rsidRPr="00BC22DE">
        <w:rPr>
          <w:rFonts w:eastAsia="Arial" w:cs="Times New Roman"/>
          <w:color w:val="800000"/>
        </w:rPr>
        <w:t xml:space="preserve"> </w:t>
      </w:r>
      <w:r w:rsidRPr="00BC22DE">
        <w:rPr>
          <w:rFonts w:cs="Times New Roman"/>
          <w:color w:val="800000"/>
        </w:rPr>
        <w:t>típust</w:t>
      </w:r>
      <w:r w:rsidRPr="00BC22DE">
        <w:rPr>
          <w:rFonts w:eastAsia="Arial" w:cs="Times New Roman"/>
          <w:color w:val="800000"/>
        </w:rPr>
        <w:t xml:space="preserve"> </w:t>
      </w:r>
      <w:r w:rsidRPr="00BC22DE">
        <w:rPr>
          <w:rFonts w:cs="Times New Roman"/>
          <w:color w:val="800000"/>
        </w:rPr>
        <w:t>használja.]</w:t>
      </w:r>
    </w:p>
    <w:p w14:paraId="2F8BF450" w14:textId="77777777" w:rsidR="007C5DF4" w:rsidRPr="00BC22DE" w:rsidRDefault="007C5DF4">
      <w:pPr>
        <w:pStyle w:val="Szvegtrzs"/>
        <w:rPr>
          <w:rFonts w:cs="Times New Roman"/>
          <w:color w:val="800000"/>
        </w:rPr>
      </w:pPr>
    </w:p>
    <w:p w14:paraId="27286A32" w14:textId="77777777" w:rsidR="007C5DF4" w:rsidRPr="00BC22DE" w:rsidRDefault="007C5DF4">
      <w:pPr>
        <w:pStyle w:val="Szvegtrzs"/>
        <w:rPr>
          <w:rFonts w:cs="Times New Roman"/>
          <w:color w:val="800000"/>
        </w:rPr>
      </w:pPr>
      <w:r w:rsidRPr="00BC22DE">
        <w:rPr>
          <w:rFonts w:cs="Times New Roman"/>
          <w:b/>
          <w:bCs/>
          <w:color w:val="800000"/>
        </w:rPr>
        <w:t>[A-típus:</w:t>
      </w:r>
    </w:p>
    <w:p w14:paraId="547EBE6E" w14:textId="77777777" w:rsidR="007C5DF4" w:rsidRPr="00BC22DE" w:rsidRDefault="007C5DF4">
      <w:pPr>
        <w:pStyle w:val="Szvegtrzs"/>
        <w:rPr>
          <w:rFonts w:cs="Times New Roman"/>
          <w:i/>
          <w:iCs/>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cikkekre</w:t>
      </w:r>
      <w:r w:rsidRPr="00BC22DE">
        <w:rPr>
          <w:rFonts w:eastAsia="Arial" w:cs="Times New Roman"/>
          <w:color w:val="800000"/>
        </w:rPr>
        <w:t xml:space="preserve"> </w:t>
      </w:r>
      <w:r w:rsidRPr="00BC22DE">
        <w:rPr>
          <w:rFonts w:cs="Times New Roman"/>
          <w:color w:val="800000"/>
        </w:rPr>
        <w:t>való</w:t>
      </w:r>
      <w:r w:rsidRPr="00BC22DE">
        <w:rPr>
          <w:rFonts w:eastAsia="Arial" w:cs="Times New Roman"/>
          <w:color w:val="800000"/>
        </w:rPr>
        <w:t xml:space="preserve"> </w:t>
      </w:r>
      <w:r w:rsidRPr="00BC22DE">
        <w:rPr>
          <w:rFonts w:cs="Times New Roman"/>
          <w:color w:val="800000"/>
        </w:rPr>
        <w:t>hivatkozás</w:t>
      </w:r>
      <w:r w:rsidRPr="00BC22DE">
        <w:rPr>
          <w:rFonts w:eastAsia="Arial" w:cs="Times New Roman"/>
          <w:color w:val="800000"/>
        </w:rPr>
        <w:t xml:space="preserve"> </w:t>
      </w:r>
      <w:r w:rsidRPr="00BC22DE">
        <w:rPr>
          <w:rFonts w:cs="Times New Roman"/>
          <w:color w:val="800000"/>
        </w:rPr>
        <w:t>egy</w:t>
      </w:r>
      <w:r w:rsidRPr="00BC22DE">
        <w:rPr>
          <w:rFonts w:eastAsia="Arial" w:cs="Times New Roman"/>
          <w:color w:val="800000"/>
        </w:rPr>
        <w:t xml:space="preserve"> </w:t>
      </w:r>
      <w:r w:rsidRPr="00BC22DE">
        <w:rPr>
          <w:rFonts w:cs="Times New Roman"/>
          <w:color w:val="800000"/>
        </w:rPr>
        <w:t>[]-be</w:t>
      </w:r>
      <w:r w:rsidRPr="00BC22DE">
        <w:rPr>
          <w:rFonts w:eastAsia="Arial" w:cs="Times New Roman"/>
          <w:color w:val="800000"/>
        </w:rPr>
        <w:t xml:space="preserve"> </w:t>
      </w:r>
      <w:r w:rsidRPr="00BC22DE">
        <w:rPr>
          <w:rFonts w:cs="Times New Roman"/>
          <w:color w:val="800000"/>
        </w:rPr>
        <w:t>írt</w:t>
      </w:r>
      <w:r w:rsidRPr="00BC22DE">
        <w:rPr>
          <w:rFonts w:eastAsia="Arial" w:cs="Times New Roman"/>
          <w:color w:val="800000"/>
        </w:rPr>
        <w:t xml:space="preserve"> </w:t>
      </w:r>
      <w:r w:rsidRPr="00BC22DE">
        <w:rPr>
          <w:rFonts w:cs="Times New Roman"/>
          <w:color w:val="800000"/>
        </w:rPr>
        <w:t>sorszámmal</w:t>
      </w:r>
      <w:r w:rsidRPr="00BC22DE">
        <w:rPr>
          <w:rFonts w:eastAsia="Arial" w:cs="Times New Roman"/>
          <w:color w:val="800000"/>
        </w:rPr>
        <w:t xml:space="preserve"> </w:t>
      </w:r>
      <w:r w:rsidRPr="00BC22DE">
        <w:rPr>
          <w:rFonts w:cs="Times New Roman"/>
          <w:color w:val="800000"/>
        </w:rPr>
        <w:t>történik.</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sorszámozást</w:t>
      </w:r>
      <w:r w:rsidRPr="00BC22DE">
        <w:rPr>
          <w:rFonts w:eastAsia="Arial" w:cs="Times New Roman"/>
          <w:color w:val="800000"/>
        </w:rPr>
        <w:t xml:space="preserve"> </w:t>
      </w:r>
      <w:r w:rsidRPr="00BC22DE">
        <w:rPr>
          <w:rFonts w:cs="Times New Roman"/>
          <w:color w:val="800000"/>
        </w:rPr>
        <w:t>folytonosan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megtenni,</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sorba</w:t>
      </w:r>
      <w:r w:rsidRPr="00BC22DE">
        <w:rPr>
          <w:rFonts w:eastAsia="Arial" w:cs="Times New Roman"/>
          <w:color w:val="800000"/>
        </w:rPr>
        <w:t xml:space="preserve"> </w:t>
      </w:r>
      <w:r w:rsidRPr="00BC22DE">
        <w:rPr>
          <w:rFonts w:cs="Times New Roman"/>
          <w:color w:val="800000"/>
        </w:rPr>
        <w:t>rendezés</w:t>
      </w:r>
      <w:r w:rsidRPr="00BC22DE">
        <w:rPr>
          <w:rFonts w:eastAsia="Arial" w:cs="Times New Roman"/>
          <w:color w:val="800000"/>
        </w:rPr>
        <w:t xml:space="preserve"> </w:t>
      </w:r>
      <w:r w:rsidRPr="00BC22DE">
        <w:rPr>
          <w:rFonts w:cs="Times New Roman"/>
          <w:color w:val="800000"/>
        </w:rPr>
        <w:t>alapja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első</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családneve.]</w:t>
      </w:r>
    </w:p>
    <w:p w14:paraId="1D5C59A1" w14:textId="77777777" w:rsidR="007C5DF4" w:rsidRPr="00BC22DE" w:rsidRDefault="007C5DF4">
      <w:pPr>
        <w:pStyle w:val="Szvegtrzs"/>
        <w:rPr>
          <w:rFonts w:cs="Times New Roman"/>
          <w:i/>
          <w:iCs/>
        </w:rPr>
      </w:pPr>
    </w:p>
    <w:p w14:paraId="7AE73CE4" w14:textId="77777777" w:rsidR="007C5DF4" w:rsidRPr="00BC22DE" w:rsidRDefault="007C5DF4">
      <w:pPr>
        <w:pStyle w:val="Szvegtrzs"/>
        <w:rPr>
          <w:rFonts w:eastAsia="Times New Roman" w:cs="Times New Roman"/>
        </w:rPr>
      </w:pPr>
      <w:r w:rsidRPr="00BC22DE">
        <w:rPr>
          <w:rFonts w:cs="Times New Roman"/>
        </w:rPr>
        <w:t>[1]</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r w:rsidRPr="00BC22DE">
        <w:rPr>
          <w:rFonts w:eastAsia="Times New Roman" w:cs="Times New Roman"/>
          <w:i/>
          <w:iCs/>
        </w:rPr>
        <w:t xml:space="preserve"> </w:t>
      </w:r>
    </w:p>
    <w:p w14:paraId="1417FB01" w14:textId="77777777" w:rsidR="007C5DF4" w:rsidRPr="00BC22DE" w:rsidRDefault="007C5DF4">
      <w:pPr>
        <w:pStyle w:val="Szvegtrzs"/>
        <w:rPr>
          <w:rFonts w:cs="Times New Roman"/>
        </w:rPr>
      </w:pPr>
      <w:r w:rsidRPr="00BC22DE">
        <w:rPr>
          <w:rFonts w:eastAsia="Times New Roman" w:cs="Times New Roman"/>
        </w:rPr>
        <w:tab/>
        <w:t xml:space="preserve">Folyóirat </w:t>
      </w:r>
      <w:r w:rsidRPr="00BC22DE">
        <w:rPr>
          <w:rFonts w:cs="Times New Roman"/>
        </w:rPr>
        <w:t>neve,</w:t>
      </w:r>
      <w:r w:rsidRPr="00BC22DE">
        <w:rPr>
          <w:rFonts w:eastAsia="Times New Roman" w:cs="Times New Roman"/>
        </w:rPr>
        <w:t xml:space="preserve"> </w:t>
      </w:r>
      <w:r w:rsidRPr="00BC22DE">
        <w:rPr>
          <w:rFonts w:cs="Times New Roman"/>
        </w:rPr>
        <w:t>sorszám</w:t>
      </w:r>
      <w:r w:rsidRPr="00BC22DE">
        <w:rPr>
          <w:rFonts w:eastAsia="Times New Roman" w:cs="Times New Roman"/>
        </w:rPr>
        <w:t xml:space="preserve">, </w:t>
      </w:r>
      <w:r w:rsidRPr="00BC22DE">
        <w:rPr>
          <w:rFonts w:cs="Times New Roman"/>
        </w:rPr>
        <w:t>kezdőoldal-végoldal, év.</w:t>
      </w:r>
    </w:p>
    <w:p w14:paraId="770518B9" w14:textId="77777777" w:rsidR="007C5DF4" w:rsidRPr="00BC22DE" w:rsidRDefault="007C5DF4">
      <w:pPr>
        <w:pStyle w:val="Szvegtrzs"/>
        <w:rPr>
          <w:rFonts w:cs="Times New Roman"/>
        </w:rPr>
      </w:pPr>
      <w:r w:rsidRPr="00BC22DE">
        <w:rPr>
          <w:rFonts w:cs="Times New Roman"/>
        </w:rPr>
        <w:t>[2]</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Konferencia-kiadvány-beli</w:t>
      </w:r>
      <w:r w:rsidRPr="00BC22DE">
        <w:rPr>
          <w:rFonts w:eastAsia="Times New Roman" w:cs="Times New Roman"/>
          <w:i/>
          <w:iCs/>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p>
    <w:p w14:paraId="1992565D"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Konferenciakiadvány:</w:t>
      </w:r>
      <w:r w:rsidRPr="00BC22DE">
        <w:rPr>
          <w:rFonts w:eastAsia="Times New Roman" w:cs="Times New Roman"/>
        </w:rPr>
        <w:t xml:space="preserve">” </w:t>
      </w:r>
      <w:r w:rsidRPr="00BC22DE">
        <w:rPr>
          <w:rFonts w:cs="Times New Roman"/>
        </w:rPr>
        <w:t>Konferencia</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kezdőoldal-végoldal, év.</w:t>
      </w:r>
    </w:p>
    <w:p w14:paraId="1E07E9A8" w14:textId="77777777" w:rsidR="007C5DF4" w:rsidRPr="00BC22DE" w:rsidRDefault="007C5DF4">
      <w:pPr>
        <w:pStyle w:val="Szvegtrzs"/>
        <w:rPr>
          <w:rFonts w:cs="Times New Roman"/>
        </w:rPr>
      </w:pPr>
      <w:r w:rsidRPr="00BC22DE">
        <w:rPr>
          <w:rFonts w:cs="Times New Roman"/>
        </w:rPr>
        <w:t>[3]</w:t>
      </w:r>
      <w:r w:rsidRPr="00BC22DE">
        <w:rPr>
          <w:rFonts w:eastAsia="Times New Roman" w:cs="Times New Roman"/>
        </w:rPr>
        <w:t xml:space="preserve"> </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Könyvcím</w:t>
      </w:r>
    </w:p>
    <w:p w14:paraId="309B8A87"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Könyv:</w:t>
      </w:r>
      <w:r w:rsidRPr="00BC22DE">
        <w:rPr>
          <w:rFonts w:eastAsia="Times New Roman" w:cs="Times New Roman"/>
        </w:rPr>
        <w:t xml:space="preserve">” </w:t>
      </w:r>
      <w:r w:rsidRPr="00BC22DE">
        <w:rPr>
          <w:rFonts w:cs="Times New Roman"/>
        </w:rPr>
        <w:t>Kiadó,</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oldalszám, év.</w:t>
      </w:r>
    </w:p>
    <w:p w14:paraId="5A1E353B" w14:textId="77777777" w:rsidR="007C5DF4" w:rsidRPr="00BC22DE" w:rsidRDefault="007C5DF4">
      <w:pPr>
        <w:pStyle w:val="Szvegtrzs"/>
        <w:rPr>
          <w:rFonts w:cs="Times New Roman"/>
        </w:rPr>
      </w:pPr>
      <w:r w:rsidRPr="00BC22DE">
        <w:rPr>
          <w:rFonts w:cs="Times New Roman"/>
        </w:rPr>
        <w:t>[4]</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Kutatási</w:t>
      </w:r>
      <w:r w:rsidRPr="00BC22DE">
        <w:rPr>
          <w:rFonts w:eastAsia="Times New Roman" w:cs="Times New Roman"/>
          <w:i/>
          <w:iCs/>
        </w:rPr>
        <w:t xml:space="preserve"> </w:t>
      </w:r>
      <w:r w:rsidRPr="00BC22DE">
        <w:rPr>
          <w:rFonts w:cs="Times New Roman"/>
          <w:i/>
          <w:iCs/>
        </w:rPr>
        <w:t>jelentés</w:t>
      </w:r>
      <w:r w:rsidRPr="00BC22DE">
        <w:rPr>
          <w:rFonts w:eastAsia="Times New Roman" w:cs="Times New Roman"/>
          <w:i/>
          <w:iCs/>
        </w:rPr>
        <w:t xml:space="preserve"> </w:t>
      </w:r>
      <w:r w:rsidRPr="00BC22DE">
        <w:rPr>
          <w:rFonts w:cs="Times New Roman"/>
          <w:i/>
          <w:iCs/>
        </w:rPr>
        <w:t xml:space="preserve">címe </w:t>
      </w:r>
      <w:r w:rsidRPr="00BC22DE">
        <w:rPr>
          <w:rFonts w:cs="Times New Roman"/>
          <w:i/>
          <w:iCs/>
        </w:rPr>
        <w:tab/>
        <w:t>(csak publikus elérhető jelentés!)</w:t>
      </w:r>
    </w:p>
    <w:p w14:paraId="53ED109E"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Kutatási</w:t>
      </w:r>
      <w:r w:rsidRPr="00BC22DE">
        <w:rPr>
          <w:rFonts w:eastAsia="Times New Roman" w:cs="Times New Roman"/>
        </w:rPr>
        <w:t xml:space="preserve"> </w:t>
      </w:r>
      <w:r w:rsidRPr="00BC22DE">
        <w:rPr>
          <w:rFonts w:cs="Times New Roman"/>
        </w:rPr>
        <w:t>jelentés</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Kutatási</w:t>
      </w:r>
      <w:r w:rsidRPr="00BC22DE">
        <w:rPr>
          <w:rFonts w:eastAsia="Times New Roman" w:cs="Times New Roman"/>
        </w:rPr>
        <w:t xml:space="preserve"> </w:t>
      </w:r>
      <w:r w:rsidRPr="00BC22DE">
        <w:rPr>
          <w:rFonts w:cs="Times New Roman"/>
        </w:rPr>
        <w:t>projekt</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intézet,</w:t>
      </w:r>
      <w:r w:rsidRPr="00BC22DE">
        <w:rPr>
          <w:rFonts w:eastAsia="Times New Roman" w:cs="Times New Roman"/>
        </w:rPr>
        <w:t xml:space="preserve"> </w:t>
      </w:r>
      <w:r w:rsidRPr="00BC22DE">
        <w:rPr>
          <w:rFonts w:cs="Times New Roman"/>
        </w:rPr>
        <w:t>oldal, év.</w:t>
      </w:r>
    </w:p>
    <w:p w14:paraId="48A364B9" w14:textId="77777777" w:rsidR="007C5DF4" w:rsidRPr="00BC22DE" w:rsidRDefault="007C5DF4">
      <w:pPr>
        <w:pStyle w:val="Szvegtrzs"/>
        <w:rPr>
          <w:rFonts w:cs="Times New Roman"/>
        </w:rPr>
      </w:pPr>
      <w:r w:rsidRPr="00BC22DE">
        <w:rPr>
          <w:rFonts w:cs="Times New Roman"/>
        </w:rPr>
        <w:t>[5]</w:t>
      </w:r>
      <w:r w:rsidRPr="00BC22DE">
        <w:rPr>
          <w:rFonts w:cs="Times New Roman"/>
        </w:rPr>
        <w:tab/>
        <w:t>Szerző:</w:t>
      </w:r>
      <w:r w:rsidRPr="00BC22DE">
        <w:rPr>
          <w:rFonts w:eastAsia="Times New Roman" w:cs="Times New Roman"/>
        </w:rPr>
        <w:t xml:space="preserve"> </w:t>
      </w:r>
      <w:r w:rsidRPr="00BC22DE">
        <w:rPr>
          <w:rFonts w:cs="Times New Roman"/>
          <w:i/>
          <w:iCs/>
        </w:rPr>
        <w:t>Disszertáció</w:t>
      </w:r>
      <w:r w:rsidRPr="00BC22DE">
        <w:rPr>
          <w:rFonts w:eastAsia="Times New Roman" w:cs="Times New Roman"/>
          <w:i/>
          <w:iCs/>
        </w:rPr>
        <w:t xml:space="preserve"> </w:t>
      </w:r>
      <w:r w:rsidRPr="00BC22DE">
        <w:rPr>
          <w:rFonts w:cs="Times New Roman"/>
          <w:i/>
          <w:iCs/>
        </w:rPr>
        <w:t>címe</w:t>
      </w:r>
    </w:p>
    <w:p w14:paraId="3F5BF98E" w14:textId="77777777" w:rsidR="007C5DF4" w:rsidRPr="00BC22DE" w:rsidRDefault="007C5DF4">
      <w:pPr>
        <w:pStyle w:val="Szvegtrzs"/>
        <w:rPr>
          <w:rFonts w:eastAsia="Times New Roman" w:cs="Times New Roman"/>
        </w:rPr>
      </w:pPr>
      <w:r w:rsidRPr="00BC22DE">
        <w:rPr>
          <w:rFonts w:cs="Times New Roman"/>
        </w:rPr>
        <w:tab/>
      </w:r>
      <w:r w:rsidRPr="00BC22DE">
        <w:rPr>
          <w:rFonts w:eastAsia="Times New Roman" w:cs="Times New Roman"/>
        </w:rPr>
        <w:t>„</w:t>
      </w:r>
      <w:r w:rsidRPr="00BC22DE">
        <w:rPr>
          <w:rFonts w:cs="Times New Roman"/>
        </w:rPr>
        <w:t>PhD/kandidátusi/stb.</w:t>
      </w:r>
      <w:r w:rsidRPr="00BC22DE">
        <w:rPr>
          <w:rFonts w:eastAsia="Times New Roman" w:cs="Times New Roman"/>
        </w:rPr>
        <w:t xml:space="preserve"> </w:t>
      </w:r>
      <w:r w:rsidRPr="00BC22DE">
        <w:rPr>
          <w:rFonts w:cs="Times New Roman"/>
        </w:rPr>
        <w:t>disszertáció</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Egyetem,</w:t>
      </w:r>
      <w:r w:rsidRPr="00BC22DE">
        <w:rPr>
          <w:rFonts w:eastAsia="Times New Roman" w:cs="Times New Roman"/>
        </w:rPr>
        <w:t xml:space="preserve"> </w:t>
      </w:r>
      <w:r w:rsidRPr="00BC22DE">
        <w:rPr>
          <w:rFonts w:cs="Times New Roman"/>
        </w:rPr>
        <w:t>kar</w:t>
      </w:r>
      <w:r w:rsidRPr="00BC22DE">
        <w:rPr>
          <w:rFonts w:eastAsia="Times New Roman" w:cs="Times New Roman"/>
        </w:rPr>
        <w:t xml:space="preserve"> </w:t>
      </w:r>
      <w:r w:rsidRPr="00BC22DE">
        <w:rPr>
          <w:rFonts w:cs="Times New Roman"/>
        </w:rPr>
        <w:t>neve</w:t>
      </w:r>
      <w:r w:rsidRPr="00BC22DE">
        <w:rPr>
          <w:rFonts w:eastAsia="Times New Roman" w:cs="Times New Roman"/>
        </w:rPr>
        <w:t>, év.</w:t>
      </w:r>
    </w:p>
    <w:p w14:paraId="46818916" w14:textId="77777777" w:rsidR="007C5DF4" w:rsidRPr="00BC22DE" w:rsidRDefault="007C5DF4">
      <w:pPr>
        <w:pStyle w:val="Szvegtrzs"/>
        <w:rPr>
          <w:rFonts w:eastAsia="Times New Roman" w:cs="Times New Roman"/>
          <w:i/>
          <w:iCs/>
        </w:rPr>
      </w:pPr>
      <w:r w:rsidRPr="00BC22DE">
        <w:rPr>
          <w:rFonts w:eastAsia="Times New Roman" w:cs="Times New Roman"/>
        </w:rPr>
        <w:t xml:space="preserve">[6] </w:t>
      </w:r>
      <w:r w:rsidRPr="00BC22DE">
        <w:rPr>
          <w:rFonts w:eastAsia="Times New Roman" w:cs="Times New Roman"/>
        </w:rPr>
        <w:tab/>
      </w:r>
      <w:r w:rsidRPr="00BC22DE">
        <w:rPr>
          <w:rFonts w:eastAsia="Times New Roman" w:cs="Times New Roman"/>
          <w:i/>
          <w:iCs/>
        </w:rPr>
        <w:t>Internetes oldal elnevezése:</w:t>
      </w:r>
    </w:p>
    <w:p w14:paraId="7274FC49" w14:textId="77777777" w:rsidR="007C5DF4" w:rsidRPr="00BC22DE" w:rsidRDefault="007C5DF4">
      <w:pPr>
        <w:pStyle w:val="Szvegtrzs"/>
        <w:rPr>
          <w:rFonts w:cs="Times New Roman"/>
        </w:rPr>
      </w:pPr>
      <w:r w:rsidRPr="00BC22DE">
        <w:rPr>
          <w:rFonts w:eastAsia="Times New Roman" w:cs="Times New Roman"/>
          <w:i/>
          <w:iCs/>
        </w:rPr>
        <w:tab/>
        <w:t xml:space="preserve">URL, letöltés ideje </w:t>
      </w:r>
      <w:r w:rsidRPr="00BC22DE">
        <w:rPr>
          <w:rFonts w:eastAsia="Times New Roman" w:cs="Times New Roman"/>
          <w:i/>
          <w:iCs/>
        </w:rPr>
        <w:tab/>
      </w:r>
      <w:r w:rsidRPr="00BC22DE">
        <w:rPr>
          <w:rFonts w:eastAsia="Times New Roman" w:cs="Times New Roman"/>
          <w:i/>
          <w:iCs/>
        </w:rPr>
        <w:tab/>
        <w:t>(csak konkrét dokumentumra mutató URL adható meg!)</w:t>
      </w:r>
    </w:p>
    <w:p w14:paraId="0CFF80EC" w14:textId="77777777" w:rsidR="007C5DF4" w:rsidRPr="00BC22DE" w:rsidRDefault="007C5DF4">
      <w:pPr>
        <w:pStyle w:val="Szvegtrzs"/>
        <w:rPr>
          <w:rFonts w:cs="Times New Roman"/>
          <w:color w:val="800000"/>
        </w:rPr>
      </w:pPr>
    </w:p>
    <w:p w14:paraId="41018FB6" w14:textId="77777777" w:rsidR="007C5DF4" w:rsidRPr="00BC22DE" w:rsidRDefault="007C5DF4">
      <w:pPr>
        <w:pStyle w:val="Cmsor1"/>
        <w:numPr>
          <w:ilvl w:val="0"/>
          <w:numId w:val="3"/>
        </w:numPr>
        <w:spacing w:before="240" w:after="120"/>
        <w:jc w:val="center"/>
        <w:rPr>
          <w:rFonts w:cs="Times New Roman"/>
          <w:b w:val="0"/>
          <w:bCs w:val="0"/>
          <w:color w:val="800000"/>
        </w:rPr>
      </w:pPr>
      <w:r w:rsidRPr="00BC22DE">
        <w:rPr>
          <w:rFonts w:cs="Times New Roman"/>
        </w:rPr>
        <w:lastRenderedPageBreak/>
        <w:t>Mellékletek</w:t>
      </w:r>
    </w:p>
    <w:p w14:paraId="73F318DF" w14:textId="0426CF03" w:rsidR="007C5DF4" w:rsidRPr="005508C4" w:rsidRDefault="007C5DF4">
      <w:pPr>
        <w:pStyle w:val="Szvegtrzs"/>
        <w:numPr>
          <w:ilvl w:val="0"/>
          <w:numId w:val="3"/>
        </w:numPr>
        <w:jc w:val="center"/>
        <w:rPr>
          <w:rFonts w:cs="Times New Roman"/>
        </w:rPr>
      </w:pPr>
      <w:r w:rsidRPr="00BC22DE">
        <w:rPr>
          <w:rFonts w:cs="Times New Roman"/>
          <w:color w:val="800000"/>
        </w:rPr>
        <w:t>[A</w:t>
      </w:r>
      <w:r w:rsidRPr="00BC22DE">
        <w:rPr>
          <w:rFonts w:eastAsia="Times New Roman" w:cs="Times New Roman"/>
          <w:color w:val="800000"/>
        </w:rPr>
        <w:t xml:space="preserve"> dolgozat mellékletei, ha vannak</w:t>
      </w:r>
      <w:r w:rsidRPr="00BC22DE">
        <w:rPr>
          <w:rFonts w:cs="Times New Roman"/>
          <w:color w:val="800000"/>
        </w:rPr>
        <w:t>]</w:t>
      </w:r>
    </w:p>
    <w:sectPr w:rsidR="007C5DF4" w:rsidRPr="005508C4" w:rsidSect="00D029CD">
      <w:headerReference w:type="default" r:id="rId41"/>
      <w:footerReference w:type="default" r:id="rId42"/>
      <w:headerReference w:type="first" r:id="rId43"/>
      <w:footerReference w:type="first" r:id="rId44"/>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5" w:author="Miklós Hatwagner" w:date="2019-03-13T10:35:00Z" w:initials="MH">
    <w:p w14:paraId="01E1FFD6" w14:textId="77777777" w:rsidR="00BF5340" w:rsidRDefault="00BF5340">
      <w:pPr>
        <w:pStyle w:val="Jegyzetszveg"/>
      </w:pPr>
      <w:r>
        <w:rPr>
          <w:rStyle w:val="Jegyzethivatkozs"/>
        </w:rPr>
        <w:annotationRef/>
      </w:r>
      <w:r>
        <w:t>Ez hatalmas ábra. Ha mindenáron bepasszírozzuk ide, teljesen olvashatatlanok lesznek a betűk. A következő ötleteim vannak:</w:t>
      </w:r>
    </w:p>
    <w:p w14:paraId="28E41B75" w14:textId="23B1B837" w:rsidR="00BF5340" w:rsidRDefault="00BF5340" w:rsidP="008836A0">
      <w:pPr>
        <w:pStyle w:val="Jegyzetszveg"/>
        <w:numPr>
          <w:ilvl w:val="0"/>
          <w:numId w:val="29"/>
        </w:numPr>
      </w:pPr>
      <w:r>
        <w:t xml:space="preserve"> Kitesszük mellékletbe, és egy nagyobb, mondjuk A3-as méretű lapra lesz kinyomtatva, amit félbehajtva be lehet fűzni a dolgozat végébe.</w:t>
      </w:r>
    </w:p>
    <w:p w14:paraId="15061AF5" w14:textId="77777777" w:rsidR="00BF5340" w:rsidRDefault="00BF5340" w:rsidP="008836A0">
      <w:pPr>
        <w:pStyle w:val="Jegyzetszveg"/>
        <w:numPr>
          <w:ilvl w:val="0"/>
          <w:numId w:val="29"/>
        </w:numPr>
      </w:pPr>
      <w:r>
        <w:t xml:space="preserve"> Kiemelünk néhány fontosabb, összetartozó osztályt, és csak azokat mutatjuk be itt, terjedelmi okokra hivatkozva. A maradékot esetleg szintén be lehet tenni mellékletbe, de akkor már az el fog férni talán az A4-es lapon is.</w:t>
      </w:r>
    </w:p>
    <w:p w14:paraId="6FA6E487" w14:textId="7F23E9C4" w:rsidR="00BF5340" w:rsidRDefault="00BF5340" w:rsidP="008836A0">
      <w:pPr>
        <w:pStyle w:val="Jegyzetszveg"/>
        <w:numPr>
          <w:ilvl w:val="0"/>
          <w:numId w:val="29"/>
        </w:numPr>
      </w:pPr>
      <w:r>
        <w:t xml:space="preserve"> Esetleg készítünk olyan ábrát is, amin csak az osztályok látszanak mindenféle tulajdonságok nélkül, és bemutatható a köztük lévő kapcsolat. Készítünk aztán egy másikat is, ami lényegesen kevesebb osztályt tartalmaz, de minden adattaggal együtt.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6E487"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56EC4E" w14:textId="77777777" w:rsidR="00780B1C" w:rsidRDefault="00780B1C">
      <w:r>
        <w:separator/>
      </w:r>
    </w:p>
  </w:endnote>
  <w:endnote w:type="continuationSeparator" w:id="0">
    <w:p w14:paraId="14F5AC10" w14:textId="77777777" w:rsidR="00780B1C" w:rsidRDefault="00780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93015" w14:textId="77777777" w:rsidR="00BF5340" w:rsidRDefault="00BF5340" w:rsidP="0073275F">
    <w:pPr>
      <w:pStyle w:val="llb"/>
    </w:pPr>
  </w:p>
  <w:p w14:paraId="27D67B4F" w14:textId="77777777" w:rsidR="00BF5340" w:rsidRDefault="00BF5340"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7781DCA6" w:rsidR="00BF5340" w:rsidRDefault="00BF5340" w:rsidP="00D029CD">
        <w:pPr>
          <w:pStyle w:val="llb"/>
          <w:spacing w:before="240"/>
          <w:jc w:val="center"/>
        </w:pPr>
        <w:r>
          <w:fldChar w:fldCharType="begin"/>
        </w:r>
        <w:r>
          <w:instrText>PAGE   \* MERGEFORMAT</w:instrText>
        </w:r>
        <w:r>
          <w:fldChar w:fldCharType="separate"/>
        </w:r>
        <w:r w:rsidR="002E7F52">
          <w:rPr>
            <w:noProof/>
          </w:rPr>
          <w:t>12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1BC9C2A6" w:rsidR="00BF5340" w:rsidRDefault="00BF5340">
        <w:pPr>
          <w:pStyle w:val="llb"/>
          <w:jc w:val="center"/>
        </w:pPr>
        <w:r>
          <w:fldChar w:fldCharType="begin"/>
        </w:r>
        <w:r>
          <w:instrText>PAGE   \* MERGEFORMAT</w:instrText>
        </w:r>
        <w:r>
          <w:fldChar w:fldCharType="separate"/>
        </w:r>
        <w:r w:rsidR="002E7F52">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132BEE" w14:textId="77777777" w:rsidR="00780B1C" w:rsidRDefault="00780B1C">
      <w:r>
        <w:separator/>
      </w:r>
    </w:p>
  </w:footnote>
  <w:footnote w:type="continuationSeparator" w:id="0">
    <w:p w14:paraId="0237CC5F" w14:textId="77777777" w:rsidR="00780B1C" w:rsidRDefault="00780B1C">
      <w:r>
        <w:continuationSeparator/>
      </w:r>
    </w:p>
  </w:footnote>
  <w:footnote w:id="1">
    <w:p w14:paraId="76CEA140" w14:textId="56DECED1" w:rsidR="00BF5340" w:rsidRDefault="00BF5340"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BF5340" w:rsidRPr="00AE5E95" w:rsidRDefault="00BF5340"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BF5340" w:rsidRPr="0073275F" w:rsidRDefault="00BF5340"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4" w15:restartNumberingAfterBreak="0">
    <w:nsid w:val="03254B1E"/>
    <w:multiLevelType w:val="hybridMultilevel"/>
    <w:tmpl w:val="E38E5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6" w15:restartNumberingAfterBreak="0">
    <w:nsid w:val="1BA66DA9"/>
    <w:multiLevelType w:val="hybridMultilevel"/>
    <w:tmpl w:val="515A47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8"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6E71F53"/>
    <w:multiLevelType w:val="hybridMultilevel"/>
    <w:tmpl w:val="E26E1F0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0"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E8B57B1"/>
    <w:multiLevelType w:val="hybridMultilevel"/>
    <w:tmpl w:val="D4C407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3" w15:restartNumberingAfterBreak="0">
    <w:nsid w:val="36C55A90"/>
    <w:multiLevelType w:val="hybridMultilevel"/>
    <w:tmpl w:val="FE7204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DF22E0A"/>
    <w:multiLevelType w:val="hybridMultilevel"/>
    <w:tmpl w:val="03FACC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8"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981257E"/>
    <w:multiLevelType w:val="hybridMultilevel"/>
    <w:tmpl w:val="2F10FC4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1"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EF548BF"/>
    <w:multiLevelType w:val="hybridMultilevel"/>
    <w:tmpl w:val="F190B7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625FBA"/>
    <w:multiLevelType w:val="hybridMultilevel"/>
    <w:tmpl w:val="6192A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A40639E"/>
    <w:multiLevelType w:val="hybridMultilevel"/>
    <w:tmpl w:val="C9AA07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A223023"/>
    <w:multiLevelType w:val="hybridMultilevel"/>
    <w:tmpl w:val="139A4E50"/>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
  </w:num>
  <w:num w:numId="5">
    <w:abstractNumId w:val="28"/>
  </w:num>
  <w:num w:numId="6">
    <w:abstractNumId w:val="3"/>
  </w:num>
  <w:num w:numId="7">
    <w:abstractNumId w:val="16"/>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7"/>
  </w:num>
  <w:num w:numId="13">
    <w:abstractNumId w:val="17"/>
  </w:num>
  <w:num w:numId="14">
    <w:abstractNumId w:val="11"/>
  </w:num>
  <w:num w:numId="15">
    <w:abstractNumId w:val="19"/>
  </w:num>
  <w:num w:numId="16">
    <w:abstractNumId w:val="27"/>
  </w:num>
  <w:num w:numId="17">
    <w:abstractNumId w:val="8"/>
  </w:num>
  <w:num w:numId="18">
    <w:abstractNumId w:val="12"/>
  </w:num>
  <w:num w:numId="19">
    <w:abstractNumId w:val="9"/>
  </w:num>
  <w:num w:numId="20">
    <w:abstractNumId w:val="20"/>
  </w:num>
  <w:num w:numId="21">
    <w:abstractNumId w:val="7"/>
  </w:num>
  <w:num w:numId="22">
    <w:abstractNumId w:val="30"/>
  </w:num>
  <w:num w:numId="23">
    <w:abstractNumId w:val="6"/>
  </w:num>
  <w:num w:numId="24">
    <w:abstractNumId w:val="10"/>
  </w:num>
  <w:num w:numId="25">
    <w:abstractNumId w:val="5"/>
  </w:num>
  <w:num w:numId="26">
    <w:abstractNumId w:val="1"/>
  </w:num>
  <w:num w:numId="27">
    <w:abstractNumId w:val="1"/>
  </w:num>
  <w:num w:numId="28">
    <w:abstractNumId w:val="23"/>
  </w:num>
  <w:num w:numId="29">
    <w:abstractNumId w:val="29"/>
  </w:num>
  <w:num w:numId="30">
    <w:abstractNumId w:val="18"/>
  </w:num>
  <w:num w:numId="31">
    <w:abstractNumId w:val="14"/>
  </w:num>
  <w:num w:numId="32">
    <w:abstractNumId w:val="21"/>
  </w:num>
  <w:num w:numId="33">
    <w:abstractNumId w:val="22"/>
  </w:num>
  <w:num w:numId="34">
    <w:abstractNumId w:val="25"/>
  </w:num>
  <w:num w:numId="35">
    <w:abstractNumId w:val="26"/>
  </w:num>
  <w:num w:numId="36">
    <w:abstractNumId w:val="4"/>
  </w:num>
  <w:num w:numId="37">
    <w:abstractNumId w:val="13"/>
  </w:num>
  <w:num w:numId="3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7E"/>
    <w:rsid w:val="00021E68"/>
    <w:rsid w:val="0002427C"/>
    <w:rsid w:val="0002612E"/>
    <w:rsid w:val="0004046F"/>
    <w:rsid w:val="0004445F"/>
    <w:rsid w:val="00044E9B"/>
    <w:rsid w:val="0005157C"/>
    <w:rsid w:val="00056C68"/>
    <w:rsid w:val="00062F27"/>
    <w:rsid w:val="00064C46"/>
    <w:rsid w:val="00066212"/>
    <w:rsid w:val="00067EE1"/>
    <w:rsid w:val="000758F6"/>
    <w:rsid w:val="0007647B"/>
    <w:rsid w:val="00090AA7"/>
    <w:rsid w:val="00091B77"/>
    <w:rsid w:val="00092B84"/>
    <w:rsid w:val="00096CCD"/>
    <w:rsid w:val="000A0B48"/>
    <w:rsid w:val="000A3F03"/>
    <w:rsid w:val="000A73CC"/>
    <w:rsid w:val="000B3B58"/>
    <w:rsid w:val="000B4235"/>
    <w:rsid w:val="000B60EE"/>
    <w:rsid w:val="000C4F4F"/>
    <w:rsid w:val="000D52C4"/>
    <w:rsid w:val="000D79F0"/>
    <w:rsid w:val="000E0A42"/>
    <w:rsid w:val="000E3C06"/>
    <w:rsid w:val="000E6345"/>
    <w:rsid w:val="000E6892"/>
    <w:rsid w:val="000E785A"/>
    <w:rsid w:val="000F1F8C"/>
    <w:rsid w:val="000F5C69"/>
    <w:rsid w:val="000F7703"/>
    <w:rsid w:val="00100441"/>
    <w:rsid w:val="00107062"/>
    <w:rsid w:val="00115E9B"/>
    <w:rsid w:val="00120A87"/>
    <w:rsid w:val="00120FCA"/>
    <w:rsid w:val="001226F4"/>
    <w:rsid w:val="001228BA"/>
    <w:rsid w:val="00131327"/>
    <w:rsid w:val="00131F8D"/>
    <w:rsid w:val="00133099"/>
    <w:rsid w:val="001344E8"/>
    <w:rsid w:val="0013528D"/>
    <w:rsid w:val="00140E2C"/>
    <w:rsid w:val="00141757"/>
    <w:rsid w:val="00142A12"/>
    <w:rsid w:val="00162233"/>
    <w:rsid w:val="001701DE"/>
    <w:rsid w:val="0017294F"/>
    <w:rsid w:val="001751C0"/>
    <w:rsid w:val="0017638D"/>
    <w:rsid w:val="0018288B"/>
    <w:rsid w:val="00182ACB"/>
    <w:rsid w:val="00183A61"/>
    <w:rsid w:val="00185503"/>
    <w:rsid w:val="001957B0"/>
    <w:rsid w:val="00196C62"/>
    <w:rsid w:val="001A0E07"/>
    <w:rsid w:val="001A49A6"/>
    <w:rsid w:val="001B4BDC"/>
    <w:rsid w:val="001B4FDE"/>
    <w:rsid w:val="001B618B"/>
    <w:rsid w:val="001B62B7"/>
    <w:rsid w:val="001C0DAA"/>
    <w:rsid w:val="001C522A"/>
    <w:rsid w:val="001D3169"/>
    <w:rsid w:val="001D4AB6"/>
    <w:rsid w:val="001D7D95"/>
    <w:rsid w:val="001E1E79"/>
    <w:rsid w:val="001E2CB3"/>
    <w:rsid w:val="001E73AA"/>
    <w:rsid w:val="001F08F3"/>
    <w:rsid w:val="001F0E89"/>
    <w:rsid w:val="001F38A1"/>
    <w:rsid w:val="001F5EC3"/>
    <w:rsid w:val="001F78DA"/>
    <w:rsid w:val="002056F3"/>
    <w:rsid w:val="00205C25"/>
    <w:rsid w:val="00212356"/>
    <w:rsid w:val="0021315A"/>
    <w:rsid w:val="00215191"/>
    <w:rsid w:val="002227DE"/>
    <w:rsid w:val="00224A9C"/>
    <w:rsid w:val="00226044"/>
    <w:rsid w:val="00230171"/>
    <w:rsid w:val="00232406"/>
    <w:rsid w:val="002356CA"/>
    <w:rsid w:val="00235C38"/>
    <w:rsid w:val="00246093"/>
    <w:rsid w:val="00247AE8"/>
    <w:rsid w:val="00254216"/>
    <w:rsid w:val="002546EB"/>
    <w:rsid w:val="0025530A"/>
    <w:rsid w:val="00256A1A"/>
    <w:rsid w:val="002604BA"/>
    <w:rsid w:val="002625BC"/>
    <w:rsid w:val="00271832"/>
    <w:rsid w:val="0027294D"/>
    <w:rsid w:val="00272C54"/>
    <w:rsid w:val="0027617B"/>
    <w:rsid w:val="002861CD"/>
    <w:rsid w:val="002875DF"/>
    <w:rsid w:val="002913E6"/>
    <w:rsid w:val="00294BC4"/>
    <w:rsid w:val="002A13DC"/>
    <w:rsid w:val="002A4130"/>
    <w:rsid w:val="002A5168"/>
    <w:rsid w:val="002A597F"/>
    <w:rsid w:val="002C01B4"/>
    <w:rsid w:val="002C38B2"/>
    <w:rsid w:val="002D13C9"/>
    <w:rsid w:val="002D1CC6"/>
    <w:rsid w:val="002D5A64"/>
    <w:rsid w:val="002D65A8"/>
    <w:rsid w:val="002D797A"/>
    <w:rsid w:val="002E7F52"/>
    <w:rsid w:val="002F0110"/>
    <w:rsid w:val="003106A9"/>
    <w:rsid w:val="00316512"/>
    <w:rsid w:val="00316734"/>
    <w:rsid w:val="003214A9"/>
    <w:rsid w:val="00322A29"/>
    <w:rsid w:val="00330C3F"/>
    <w:rsid w:val="00334B28"/>
    <w:rsid w:val="00342F4A"/>
    <w:rsid w:val="00344AA1"/>
    <w:rsid w:val="003451D1"/>
    <w:rsid w:val="00353203"/>
    <w:rsid w:val="00361CE9"/>
    <w:rsid w:val="00362722"/>
    <w:rsid w:val="0036420E"/>
    <w:rsid w:val="0036456D"/>
    <w:rsid w:val="00365E77"/>
    <w:rsid w:val="003709BE"/>
    <w:rsid w:val="00372662"/>
    <w:rsid w:val="00375E2A"/>
    <w:rsid w:val="00377123"/>
    <w:rsid w:val="0037779B"/>
    <w:rsid w:val="00382CE3"/>
    <w:rsid w:val="00394327"/>
    <w:rsid w:val="00395CFD"/>
    <w:rsid w:val="003A09F4"/>
    <w:rsid w:val="003A2419"/>
    <w:rsid w:val="003A2593"/>
    <w:rsid w:val="003A3A53"/>
    <w:rsid w:val="003B0636"/>
    <w:rsid w:val="003C063B"/>
    <w:rsid w:val="003C5913"/>
    <w:rsid w:val="003C63A1"/>
    <w:rsid w:val="003E0223"/>
    <w:rsid w:val="003E2220"/>
    <w:rsid w:val="003E337F"/>
    <w:rsid w:val="003E524D"/>
    <w:rsid w:val="003E6D50"/>
    <w:rsid w:val="003E7892"/>
    <w:rsid w:val="003F0768"/>
    <w:rsid w:val="003F4B1D"/>
    <w:rsid w:val="003F703B"/>
    <w:rsid w:val="00400651"/>
    <w:rsid w:val="00403FF2"/>
    <w:rsid w:val="00416A6F"/>
    <w:rsid w:val="004208E9"/>
    <w:rsid w:val="00420E9F"/>
    <w:rsid w:val="00422478"/>
    <w:rsid w:val="00423A1A"/>
    <w:rsid w:val="004309A1"/>
    <w:rsid w:val="0043136B"/>
    <w:rsid w:val="004344FB"/>
    <w:rsid w:val="00434D12"/>
    <w:rsid w:val="0043667A"/>
    <w:rsid w:val="00442D72"/>
    <w:rsid w:val="004443D2"/>
    <w:rsid w:val="004602EE"/>
    <w:rsid w:val="00461DD8"/>
    <w:rsid w:val="00464F27"/>
    <w:rsid w:val="0046616B"/>
    <w:rsid w:val="0047031B"/>
    <w:rsid w:val="00471433"/>
    <w:rsid w:val="00472C12"/>
    <w:rsid w:val="00476A5B"/>
    <w:rsid w:val="00477853"/>
    <w:rsid w:val="00477FA4"/>
    <w:rsid w:val="00482D24"/>
    <w:rsid w:val="004831FB"/>
    <w:rsid w:val="0048392F"/>
    <w:rsid w:val="004948A8"/>
    <w:rsid w:val="004A0DE1"/>
    <w:rsid w:val="004A14D8"/>
    <w:rsid w:val="004A3096"/>
    <w:rsid w:val="004A3242"/>
    <w:rsid w:val="004A3F61"/>
    <w:rsid w:val="004A455D"/>
    <w:rsid w:val="004B00FC"/>
    <w:rsid w:val="004B0AEA"/>
    <w:rsid w:val="004B409C"/>
    <w:rsid w:val="004C1394"/>
    <w:rsid w:val="004C265B"/>
    <w:rsid w:val="004C26A4"/>
    <w:rsid w:val="004C4D3C"/>
    <w:rsid w:val="004D13FB"/>
    <w:rsid w:val="004D3EE2"/>
    <w:rsid w:val="004D5B99"/>
    <w:rsid w:val="004D7F76"/>
    <w:rsid w:val="004E77FC"/>
    <w:rsid w:val="004F09BB"/>
    <w:rsid w:val="004F0C22"/>
    <w:rsid w:val="004F3504"/>
    <w:rsid w:val="004F3A1A"/>
    <w:rsid w:val="00500CC1"/>
    <w:rsid w:val="00502368"/>
    <w:rsid w:val="00503FB5"/>
    <w:rsid w:val="0050667F"/>
    <w:rsid w:val="0051122F"/>
    <w:rsid w:val="005122D2"/>
    <w:rsid w:val="005165D1"/>
    <w:rsid w:val="00522DDB"/>
    <w:rsid w:val="00525FDC"/>
    <w:rsid w:val="005348A9"/>
    <w:rsid w:val="005359E8"/>
    <w:rsid w:val="0053741F"/>
    <w:rsid w:val="00542021"/>
    <w:rsid w:val="005429AD"/>
    <w:rsid w:val="0054711A"/>
    <w:rsid w:val="00547699"/>
    <w:rsid w:val="005508C4"/>
    <w:rsid w:val="00557DAC"/>
    <w:rsid w:val="0056418B"/>
    <w:rsid w:val="00566975"/>
    <w:rsid w:val="00575008"/>
    <w:rsid w:val="00580F03"/>
    <w:rsid w:val="00593A14"/>
    <w:rsid w:val="005A2C00"/>
    <w:rsid w:val="005A3059"/>
    <w:rsid w:val="005A4F4A"/>
    <w:rsid w:val="005A595B"/>
    <w:rsid w:val="005A70DF"/>
    <w:rsid w:val="005B1A64"/>
    <w:rsid w:val="005B64D4"/>
    <w:rsid w:val="005B6EA5"/>
    <w:rsid w:val="005C0D51"/>
    <w:rsid w:val="005D01FB"/>
    <w:rsid w:val="005D0A2E"/>
    <w:rsid w:val="005D2084"/>
    <w:rsid w:val="005D61C3"/>
    <w:rsid w:val="005E309F"/>
    <w:rsid w:val="005E35D6"/>
    <w:rsid w:val="005F061A"/>
    <w:rsid w:val="0060285D"/>
    <w:rsid w:val="00603117"/>
    <w:rsid w:val="00607D1F"/>
    <w:rsid w:val="00617CE9"/>
    <w:rsid w:val="0062083B"/>
    <w:rsid w:val="00620F6F"/>
    <w:rsid w:val="00625979"/>
    <w:rsid w:val="00632976"/>
    <w:rsid w:val="006342A9"/>
    <w:rsid w:val="00636496"/>
    <w:rsid w:val="006371A5"/>
    <w:rsid w:val="00640EF0"/>
    <w:rsid w:val="006411F7"/>
    <w:rsid w:val="00641AEB"/>
    <w:rsid w:val="006420F7"/>
    <w:rsid w:val="006500C4"/>
    <w:rsid w:val="00653F3E"/>
    <w:rsid w:val="00655AE3"/>
    <w:rsid w:val="006571EB"/>
    <w:rsid w:val="0065798D"/>
    <w:rsid w:val="00665867"/>
    <w:rsid w:val="00672FDA"/>
    <w:rsid w:val="006757B1"/>
    <w:rsid w:val="0069165C"/>
    <w:rsid w:val="00691730"/>
    <w:rsid w:val="00693F3C"/>
    <w:rsid w:val="00695C54"/>
    <w:rsid w:val="00697167"/>
    <w:rsid w:val="00697E8B"/>
    <w:rsid w:val="006A2556"/>
    <w:rsid w:val="006B0009"/>
    <w:rsid w:val="006B1391"/>
    <w:rsid w:val="006B57C3"/>
    <w:rsid w:val="006B5EC4"/>
    <w:rsid w:val="006B5F1E"/>
    <w:rsid w:val="006B6D0A"/>
    <w:rsid w:val="006B7B62"/>
    <w:rsid w:val="006C45AE"/>
    <w:rsid w:val="006D19A9"/>
    <w:rsid w:val="006D3FEB"/>
    <w:rsid w:val="006D3FF4"/>
    <w:rsid w:val="006E0108"/>
    <w:rsid w:val="006E17B1"/>
    <w:rsid w:val="006E1BFF"/>
    <w:rsid w:val="006F2696"/>
    <w:rsid w:val="006F4F41"/>
    <w:rsid w:val="006F6DD8"/>
    <w:rsid w:val="00704C78"/>
    <w:rsid w:val="0071110C"/>
    <w:rsid w:val="007135EA"/>
    <w:rsid w:val="007204E8"/>
    <w:rsid w:val="00724C40"/>
    <w:rsid w:val="00727B48"/>
    <w:rsid w:val="0073275F"/>
    <w:rsid w:val="00740B83"/>
    <w:rsid w:val="00762EBD"/>
    <w:rsid w:val="00771BB6"/>
    <w:rsid w:val="007768C8"/>
    <w:rsid w:val="00780792"/>
    <w:rsid w:val="00780B1C"/>
    <w:rsid w:val="007825CC"/>
    <w:rsid w:val="0079060F"/>
    <w:rsid w:val="00792D1E"/>
    <w:rsid w:val="0079417C"/>
    <w:rsid w:val="00795C3F"/>
    <w:rsid w:val="0079649A"/>
    <w:rsid w:val="00797A7E"/>
    <w:rsid w:val="007A29A2"/>
    <w:rsid w:val="007B090B"/>
    <w:rsid w:val="007B15C9"/>
    <w:rsid w:val="007B4DA3"/>
    <w:rsid w:val="007B6BF6"/>
    <w:rsid w:val="007B7C7E"/>
    <w:rsid w:val="007C5DF4"/>
    <w:rsid w:val="007D0197"/>
    <w:rsid w:val="007D1475"/>
    <w:rsid w:val="007D1CA6"/>
    <w:rsid w:val="007D56D0"/>
    <w:rsid w:val="007E2480"/>
    <w:rsid w:val="007E2A02"/>
    <w:rsid w:val="007E5755"/>
    <w:rsid w:val="007F0190"/>
    <w:rsid w:val="007F07FC"/>
    <w:rsid w:val="007F30FD"/>
    <w:rsid w:val="007F6D1F"/>
    <w:rsid w:val="007F7567"/>
    <w:rsid w:val="0080451B"/>
    <w:rsid w:val="008049B6"/>
    <w:rsid w:val="00806924"/>
    <w:rsid w:val="00811A84"/>
    <w:rsid w:val="00813A4C"/>
    <w:rsid w:val="008161EF"/>
    <w:rsid w:val="00823189"/>
    <w:rsid w:val="008272CE"/>
    <w:rsid w:val="008356ED"/>
    <w:rsid w:val="00836868"/>
    <w:rsid w:val="00836B56"/>
    <w:rsid w:val="0083723F"/>
    <w:rsid w:val="008377C7"/>
    <w:rsid w:val="008406E4"/>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A296C"/>
    <w:rsid w:val="008A35BA"/>
    <w:rsid w:val="008A6B26"/>
    <w:rsid w:val="008A6E82"/>
    <w:rsid w:val="008A6FFC"/>
    <w:rsid w:val="008B1986"/>
    <w:rsid w:val="008B26A4"/>
    <w:rsid w:val="008C6A02"/>
    <w:rsid w:val="008D4EEE"/>
    <w:rsid w:val="008D4FFC"/>
    <w:rsid w:val="008E1C54"/>
    <w:rsid w:val="008E3319"/>
    <w:rsid w:val="008F3D72"/>
    <w:rsid w:val="00901EC7"/>
    <w:rsid w:val="00913E12"/>
    <w:rsid w:val="00916C73"/>
    <w:rsid w:val="009214F7"/>
    <w:rsid w:val="00935BA9"/>
    <w:rsid w:val="009360BB"/>
    <w:rsid w:val="00947C48"/>
    <w:rsid w:val="009529FD"/>
    <w:rsid w:val="00957123"/>
    <w:rsid w:val="00961A26"/>
    <w:rsid w:val="00974A5B"/>
    <w:rsid w:val="00975BB4"/>
    <w:rsid w:val="00977AAF"/>
    <w:rsid w:val="009849D3"/>
    <w:rsid w:val="0098571B"/>
    <w:rsid w:val="00986E78"/>
    <w:rsid w:val="009912BA"/>
    <w:rsid w:val="00993E37"/>
    <w:rsid w:val="009A77B2"/>
    <w:rsid w:val="009B2643"/>
    <w:rsid w:val="009B26C3"/>
    <w:rsid w:val="009B33CF"/>
    <w:rsid w:val="009B5C83"/>
    <w:rsid w:val="009B6237"/>
    <w:rsid w:val="009B6CFF"/>
    <w:rsid w:val="009C1B84"/>
    <w:rsid w:val="009C24C1"/>
    <w:rsid w:val="009D197D"/>
    <w:rsid w:val="009D299B"/>
    <w:rsid w:val="009D68A5"/>
    <w:rsid w:val="009D6D9B"/>
    <w:rsid w:val="009E0501"/>
    <w:rsid w:val="009E36E1"/>
    <w:rsid w:val="009E68ED"/>
    <w:rsid w:val="009E7D4A"/>
    <w:rsid w:val="009F22DC"/>
    <w:rsid w:val="009F7AF5"/>
    <w:rsid w:val="00A02C6C"/>
    <w:rsid w:val="00A0656E"/>
    <w:rsid w:val="00A12152"/>
    <w:rsid w:val="00A13306"/>
    <w:rsid w:val="00A14B1C"/>
    <w:rsid w:val="00A15012"/>
    <w:rsid w:val="00A212FF"/>
    <w:rsid w:val="00A22369"/>
    <w:rsid w:val="00A42589"/>
    <w:rsid w:val="00A43CAE"/>
    <w:rsid w:val="00A43FC2"/>
    <w:rsid w:val="00A46F10"/>
    <w:rsid w:val="00A60224"/>
    <w:rsid w:val="00A65ABF"/>
    <w:rsid w:val="00A808E6"/>
    <w:rsid w:val="00A86103"/>
    <w:rsid w:val="00A86185"/>
    <w:rsid w:val="00A86939"/>
    <w:rsid w:val="00A9008E"/>
    <w:rsid w:val="00A902D9"/>
    <w:rsid w:val="00A91CBB"/>
    <w:rsid w:val="00A9281C"/>
    <w:rsid w:val="00A92DA9"/>
    <w:rsid w:val="00AA03C2"/>
    <w:rsid w:val="00AA3925"/>
    <w:rsid w:val="00AA6989"/>
    <w:rsid w:val="00AB0E5E"/>
    <w:rsid w:val="00AB605E"/>
    <w:rsid w:val="00AC0884"/>
    <w:rsid w:val="00AC3D3B"/>
    <w:rsid w:val="00AD04A2"/>
    <w:rsid w:val="00AD7584"/>
    <w:rsid w:val="00AE194A"/>
    <w:rsid w:val="00AE5E95"/>
    <w:rsid w:val="00AE72AD"/>
    <w:rsid w:val="00AF052F"/>
    <w:rsid w:val="00AF1BFC"/>
    <w:rsid w:val="00B040CB"/>
    <w:rsid w:val="00B06F15"/>
    <w:rsid w:val="00B07C22"/>
    <w:rsid w:val="00B1123A"/>
    <w:rsid w:val="00B13F2B"/>
    <w:rsid w:val="00B16D4F"/>
    <w:rsid w:val="00B25AA7"/>
    <w:rsid w:val="00B265D8"/>
    <w:rsid w:val="00B31BB3"/>
    <w:rsid w:val="00B606F7"/>
    <w:rsid w:val="00B64B46"/>
    <w:rsid w:val="00B65BD3"/>
    <w:rsid w:val="00B73372"/>
    <w:rsid w:val="00B77F87"/>
    <w:rsid w:val="00B800E5"/>
    <w:rsid w:val="00B80CC3"/>
    <w:rsid w:val="00B82100"/>
    <w:rsid w:val="00B8360A"/>
    <w:rsid w:val="00B849A7"/>
    <w:rsid w:val="00B90777"/>
    <w:rsid w:val="00B91952"/>
    <w:rsid w:val="00B92F48"/>
    <w:rsid w:val="00BA7DB8"/>
    <w:rsid w:val="00BB1A17"/>
    <w:rsid w:val="00BB56A2"/>
    <w:rsid w:val="00BC0A6A"/>
    <w:rsid w:val="00BC22DE"/>
    <w:rsid w:val="00BC46D3"/>
    <w:rsid w:val="00BD186B"/>
    <w:rsid w:val="00BD516A"/>
    <w:rsid w:val="00BD5D0F"/>
    <w:rsid w:val="00BD7633"/>
    <w:rsid w:val="00BE20BF"/>
    <w:rsid w:val="00BF0E4A"/>
    <w:rsid w:val="00BF5340"/>
    <w:rsid w:val="00BF6D54"/>
    <w:rsid w:val="00C008B9"/>
    <w:rsid w:val="00C24A56"/>
    <w:rsid w:val="00C273A7"/>
    <w:rsid w:val="00C339B4"/>
    <w:rsid w:val="00C44965"/>
    <w:rsid w:val="00C50475"/>
    <w:rsid w:val="00C54E5F"/>
    <w:rsid w:val="00C57D95"/>
    <w:rsid w:val="00C64E0A"/>
    <w:rsid w:val="00C674C7"/>
    <w:rsid w:val="00C7035A"/>
    <w:rsid w:val="00C7087E"/>
    <w:rsid w:val="00C719B7"/>
    <w:rsid w:val="00C73E44"/>
    <w:rsid w:val="00C75B4D"/>
    <w:rsid w:val="00C75C7F"/>
    <w:rsid w:val="00C76B49"/>
    <w:rsid w:val="00C833E2"/>
    <w:rsid w:val="00C92D3F"/>
    <w:rsid w:val="00C935DF"/>
    <w:rsid w:val="00C95EB0"/>
    <w:rsid w:val="00CA4205"/>
    <w:rsid w:val="00CB56CB"/>
    <w:rsid w:val="00CB7A9A"/>
    <w:rsid w:val="00CE6F15"/>
    <w:rsid w:val="00CF26BC"/>
    <w:rsid w:val="00CF2EBC"/>
    <w:rsid w:val="00CF467B"/>
    <w:rsid w:val="00CF6C7C"/>
    <w:rsid w:val="00CF7C46"/>
    <w:rsid w:val="00D00F7D"/>
    <w:rsid w:val="00D029CD"/>
    <w:rsid w:val="00D04A28"/>
    <w:rsid w:val="00D05D67"/>
    <w:rsid w:val="00D15BA0"/>
    <w:rsid w:val="00D17110"/>
    <w:rsid w:val="00D21024"/>
    <w:rsid w:val="00D217CF"/>
    <w:rsid w:val="00D22843"/>
    <w:rsid w:val="00D34853"/>
    <w:rsid w:val="00D4780C"/>
    <w:rsid w:val="00D55B12"/>
    <w:rsid w:val="00D55B55"/>
    <w:rsid w:val="00D56C48"/>
    <w:rsid w:val="00D5727D"/>
    <w:rsid w:val="00D60E6C"/>
    <w:rsid w:val="00D618FA"/>
    <w:rsid w:val="00D6251E"/>
    <w:rsid w:val="00D768F0"/>
    <w:rsid w:val="00D77442"/>
    <w:rsid w:val="00D82F52"/>
    <w:rsid w:val="00D9066A"/>
    <w:rsid w:val="00D92BE3"/>
    <w:rsid w:val="00D942FD"/>
    <w:rsid w:val="00DA1AAF"/>
    <w:rsid w:val="00DA20FD"/>
    <w:rsid w:val="00DA2992"/>
    <w:rsid w:val="00DB2916"/>
    <w:rsid w:val="00DB400D"/>
    <w:rsid w:val="00DB7FD1"/>
    <w:rsid w:val="00DC0B2A"/>
    <w:rsid w:val="00DD15FD"/>
    <w:rsid w:val="00DD3948"/>
    <w:rsid w:val="00DD7401"/>
    <w:rsid w:val="00DE35C6"/>
    <w:rsid w:val="00DE3942"/>
    <w:rsid w:val="00DF1035"/>
    <w:rsid w:val="00DF1AE1"/>
    <w:rsid w:val="00DF1BD5"/>
    <w:rsid w:val="00DF3B86"/>
    <w:rsid w:val="00DF651E"/>
    <w:rsid w:val="00E024C5"/>
    <w:rsid w:val="00E11212"/>
    <w:rsid w:val="00E242AF"/>
    <w:rsid w:val="00E25452"/>
    <w:rsid w:val="00E31F3A"/>
    <w:rsid w:val="00E36386"/>
    <w:rsid w:val="00E36446"/>
    <w:rsid w:val="00E376C1"/>
    <w:rsid w:val="00E518A7"/>
    <w:rsid w:val="00E602AB"/>
    <w:rsid w:val="00E60E00"/>
    <w:rsid w:val="00E745AD"/>
    <w:rsid w:val="00E760BE"/>
    <w:rsid w:val="00E77AEC"/>
    <w:rsid w:val="00E82D9E"/>
    <w:rsid w:val="00E8371E"/>
    <w:rsid w:val="00E94DFD"/>
    <w:rsid w:val="00E97A75"/>
    <w:rsid w:val="00EA1090"/>
    <w:rsid w:val="00EA4D4E"/>
    <w:rsid w:val="00EC05D0"/>
    <w:rsid w:val="00EC3C9F"/>
    <w:rsid w:val="00ED184A"/>
    <w:rsid w:val="00ED2750"/>
    <w:rsid w:val="00ED4E6E"/>
    <w:rsid w:val="00ED72A5"/>
    <w:rsid w:val="00EE195D"/>
    <w:rsid w:val="00EE3CF3"/>
    <w:rsid w:val="00EE529D"/>
    <w:rsid w:val="00EF00B8"/>
    <w:rsid w:val="00EF35C0"/>
    <w:rsid w:val="00EF5D62"/>
    <w:rsid w:val="00EF6835"/>
    <w:rsid w:val="00F01AA5"/>
    <w:rsid w:val="00F04E21"/>
    <w:rsid w:val="00F05408"/>
    <w:rsid w:val="00F066DB"/>
    <w:rsid w:val="00F100F4"/>
    <w:rsid w:val="00F11F42"/>
    <w:rsid w:val="00F21165"/>
    <w:rsid w:val="00F22B30"/>
    <w:rsid w:val="00F246D5"/>
    <w:rsid w:val="00F2499F"/>
    <w:rsid w:val="00F3264A"/>
    <w:rsid w:val="00F35146"/>
    <w:rsid w:val="00F37A97"/>
    <w:rsid w:val="00F434EE"/>
    <w:rsid w:val="00F447DE"/>
    <w:rsid w:val="00F45192"/>
    <w:rsid w:val="00F468EB"/>
    <w:rsid w:val="00F631F2"/>
    <w:rsid w:val="00F756DB"/>
    <w:rsid w:val="00F77343"/>
    <w:rsid w:val="00F81E7E"/>
    <w:rsid w:val="00F8398A"/>
    <w:rsid w:val="00F87C55"/>
    <w:rsid w:val="00F921B6"/>
    <w:rsid w:val="00F9653E"/>
    <w:rsid w:val="00FA36F0"/>
    <w:rsid w:val="00FB1C0E"/>
    <w:rsid w:val="00FB32D9"/>
    <w:rsid w:val="00FB403C"/>
    <w:rsid w:val="00FB62AD"/>
    <w:rsid w:val="00FB6D72"/>
    <w:rsid w:val="00FC1BC8"/>
    <w:rsid w:val="00FC4672"/>
    <w:rsid w:val="00FD4C31"/>
    <w:rsid w:val="00FE19CB"/>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2"/>
      </w:numPr>
      <w:spacing w:before="0" w:after="480"/>
      <w:ind w:left="357" w:hanging="357"/>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2"/>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11"/>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qFormat/>
    <w:rsid w:val="0036456D"/>
    <w:pPr>
      <w:pageBreakBefore/>
      <w:numPr>
        <w:numId w:val="11"/>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11"/>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11"/>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3.png"/><Relationship Id="rId39" Type="http://schemas.openxmlformats.org/officeDocument/2006/relationships/hyperlink" Target="https://maven.apache.org/pom.html" TargetMode="Externa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s://tomcat.apache.org/download-90.c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whatwg.org/" TargetMode="External"/><Relationship Id="rId32" Type="http://schemas.openxmlformats.org/officeDocument/2006/relationships/hyperlink" Target="https://developers.google.com/maps/documentation/distance-matrix/get-api-key" TargetMode="External"/><Relationship Id="rId37" Type="http://schemas.openxmlformats.org/officeDocument/2006/relationships/hyperlink" Target="https://developer.mozilla.org/hu/docs/Web/HTML" TargetMode="External"/><Relationship Id="rId40" Type="http://schemas.openxmlformats.org/officeDocument/2006/relationships/hyperlink" Target="https://hu.wikipedia.org/wiki/Verzi%C3%B3kezel%C3%A9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w3.org/" TargetMode="External"/><Relationship Id="rId28" Type="http://schemas.openxmlformats.org/officeDocument/2006/relationships/hyperlink" Target="https://www.postgresql.org/download" TargetMode="External"/><Relationship Id="rId36" Type="http://schemas.openxmlformats.org/officeDocument/2006/relationships/hyperlink" Target="https://docs.jboss.org/hibernate/orm/5.2/userguide/html_single/Hibernate_User_Guide.html"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HerenkovicsA/szkdga" TargetMode="External"/><Relationship Id="rId27" Type="http://schemas.openxmlformats.org/officeDocument/2006/relationships/hyperlink" Target="http://www.herenkovics.hu"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16.JPG"/><Relationship Id="rId38" Type="http://schemas.openxmlformats.org/officeDocument/2006/relationships/hyperlink" Target="https://developer.mozilla.org/hu/docs/Web/JavaScript" TargetMode="External"/><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AB59F06B-3A50-4AB4-8802-FB8726842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4948</TotalTime>
  <Pages>1</Pages>
  <Words>7611</Words>
  <Characters>52521</Characters>
  <Application>Microsoft Office Word</Application>
  <DocSecurity>0</DocSecurity>
  <Lines>437</Lines>
  <Paragraphs>120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cp:lastPrinted>2019-02-09T12:08:00Z</cp:lastPrinted>
  <dcterms:created xsi:type="dcterms:W3CDTF">2019-03-30T16:54:00Z</dcterms:created>
  <dcterms:modified xsi:type="dcterms:W3CDTF">2019-04-16T20:41:00Z</dcterms:modified>
</cp:coreProperties>
</file>