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57024" behindDoc="1" locked="0" layoutInCell="1" allowOverlap="1" wp14:anchorId="500E2875" wp14:editId="13FA49BD">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DF98E6" id="Group 9" o:spid="_x0000_s1026" style="position:absolute;margin-left:.8pt;margin-top:6.8pt;width:437.9pt;height:69.7pt;z-index:-251859456"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51F657FD" w14:textId="1CF66D52" w:rsidR="00EC0DF3" w:rsidRPr="00EC0DF3" w:rsidRDefault="00DA20FD" w:rsidP="00EC0DF3">
      <w:pPr>
        <w:spacing w:before="1701" w:line="252" w:lineRule="auto"/>
        <w:jc w:val="center"/>
        <w:rPr>
          <w:rFonts w:cs="Times New Roman"/>
          <w:b/>
          <w:color w:val="auto"/>
          <w:sz w:val="32"/>
          <w:szCs w:val="44"/>
        </w:rPr>
        <w:sectPr w:rsidR="00EC0DF3" w:rsidRPr="00EC0DF3" w:rsidSect="00EC0DF3">
          <w:footerReference w:type="default" r:id="rId12"/>
          <w:footerReference w:type="first" r:id="rId13"/>
          <w:pgSz w:w="11906" w:h="16838"/>
          <w:pgMar w:top="1440" w:right="1440" w:bottom="1440" w:left="1701" w:header="1134" w:footer="1134" w:gutter="0"/>
          <w:pgNumType w:fmt="lowerRoman" w:start="1"/>
          <w:cols w:space="708"/>
          <w:titlePg/>
          <w:docGrid w:linePitch="326" w:charSpace="-6554"/>
        </w:sectPr>
      </w:pPr>
      <w:r w:rsidRPr="00091B77">
        <w:rPr>
          <w:rFonts w:cs="Times New Roman"/>
          <w:b/>
          <w:color w:val="auto"/>
          <w:sz w:val="32"/>
          <w:szCs w:val="44"/>
        </w:rPr>
        <w:t>2019</w:t>
      </w:r>
    </w:p>
    <w:p w14:paraId="76C019BE" w14:textId="77777777" w:rsidR="0044176A" w:rsidRPr="00F11CEB" w:rsidRDefault="0044176A" w:rsidP="00C6585F">
      <w:pPr>
        <w:pStyle w:val="SzDCmsor0"/>
      </w:pPr>
      <w:bookmarkStart w:id="1" w:name="_Toc7973527"/>
      <w:r w:rsidRPr="00F11CEB">
        <w:lastRenderedPageBreak/>
        <w:t>Feladat-kiíró lap szakdolgozathoz</w:t>
      </w:r>
      <w:bookmarkEnd w:id="1"/>
    </w:p>
    <w:p w14:paraId="42A887B5" w14:textId="77777777" w:rsidR="0044176A" w:rsidRDefault="0044176A" w:rsidP="0044176A">
      <w:pPr>
        <w:spacing w:line="200" w:lineRule="exact"/>
        <w:rPr>
          <w:rFonts w:eastAsia="Times New Roman"/>
        </w:rPr>
      </w:pPr>
    </w:p>
    <w:p w14:paraId="566B03FE" w14:textId="77777777" w:rsidR="0044176A" w:rsidRDefault="0044176A" w:rsidP="0044176A">
      <w:pPr>
        <w:spacing w:line="328" w:lineRule="exact"/>
        <w:rPr>
          <w:rFonts w:eastAsia="Times New Roman"/>
        </w:rPr>
      </w:pPr>
    </w:p>
    <w:p w14:paraId="62850DEC" w14:textId="77777777" w:rsidR="0044176A" w:rsidRPr="00F11CEB" w:rsidRDefault="0044176A" w:rsidP="00F11CEB">
      <w:pPr>
        <w:spacing w:line="360" w:lineRule="auto"/>
        <w:rPr>
          <w:rFonts w:eastAsia="Arial" w:cs="Times New Roman"/>
          <w:u w:val="single"/>
        </w:rPr>
      </w:pPr>
      <w:r w:rsidRPr="00F11CEB">
        <w:rPr>
          <w:rFonts w:eastAsia="Arial" w:cs="Times New Roman"/>
          <w:u w:val="single"/>
        </w:rPr>
        <w:t>Hallgató adatai</w:t>
      </w:r>
    </w:p>
    <w:p w14:paraId="25741118" w14:textId="326AD758" w:rsidR="0044176A" w:rsidRPr="00F11CEB" w:rsidRDefault="0044176A" w:rsidP="00F11CEB">
      <w:pPr>
        <w:spacing w:line="360" w:lineRule="auto"/>
        <w:ind w:left="200" w:right="860"/>
        <w:rPr>
          <w:rFonts w:eastAsia="Arial" w:cs="Times New Roman"/>
        </w:rPr>
      </w:pPr>
      <w:r w:rsidRPr="00F11CEB">
        <w:rPr>
          <w:rFonts w:eastAsia="Arial" w:cs="Times New Roman"/>
        </w:rPr>
        <w:t>név: Herenkovics András</w:t>
      </w:r>
    </w:p>
    <w:p w14:paraId="70C090F2" w14:textId="535A29C1" w:rsidR="0044176A" w:rsidRPr="00F11CEB" w:rsidRDefault="0044176A" w:rsidP="00F11CEB">
      <w:pPr>
        <w:spacing w:line="360" w:lineRule="auto"/>
        <w:ind w:left="200" w:right="860"/>
        <w:rPr>
          <w:rFonts w:eastAsia="Arial" w:cs="Times New Roman"/>
        </w:rPr>
      </w:pPr>
      <w:r w:rsidRPr="00F11CEB">
        <w:rPr>
          <w:rFonts w:eastAsia="Arial" w:cs="Times New Roman"/>
        </w:rPr>
        <w:t xml:space="preserve">Neptun-kód: </w:t>
      </w:r>
      <w:r w:rsidR="00F11CEB" w:rsidRPr="00F11CEB">
        <w:rPr>
          <w:rFonts w:eastAsia="Arial" w:cs="Times New Roman"/>
        </w:rPr>
        <w:t>AQ</w:t>
      </w:r>
      <w:r w:rsidRPr="00F11CEB">
        <w:rPr>
          <w:rFonts w:eastAsia="Arial" w:cs="Times New Roman"/>
        </w:rPr>
        <w:t>L</w:t>
      </w:r>
      <w:r w:rsidR="00F11CEB" w:rsidRPr="00F11CEB">
        <w:rPr>
          <w:rFonts w:eastAsia="Arial" w:cs="Times New Roman"/>
        </w:rPr>
        <w:t>R</w:t>
      </w:r>
      <w:r w:rsidRPr="00F11CEB">
        <w:rPr>
          <w:rFonts w:eastAsia="Arial" w:cs="Times New Roman"/>
        </w:rPr>
        <w:t>X3</w:t>
      </w:r>
    </w:p>
    <w:p w14:paraId="69ECBE8B" w14:textId="0BA216CA" w:rsidR="0044176A" w:rsidRPr="00F11CEB" w:rsidRDefault="0044176A" w:rsidP="00F11CEB">
      <w:pPr>
        <w:spacing w:line="360" w:lineRule="auto"/>
        <w:ind w:left="200" w:right="860"/>
        <w:rPr>
          <w:rFonts w:eastAsia="Arial" w:cs="Times New Roman"/>
          <w:color w:val="800000"/>
        </w:rPr>
      </w:pPr>
      <w:r w:rsidRPr="00F11CEB">
        <w:rPr>
          <w:rFonts w:eastAsia="Arial" w:cs="Times New Roman"/>
        </w:rPr>
        <w:t xml:space="preserve">szak: </w:t>
      </w:r>
      <w:r w:rsidR="00F11CEB" w:rsidRPr="00F11CEB">
        <w:rPr>
          <w:rFonts w:eastAsia="Arial" w:cs="Times New Roman"/>
        </w:rPr>
        <w:t>Mérnök</w:t>
      </w:r>
      <w:r w:rsidR="00F11CEB" w:rsidRPr="00F11CEB">
        <w:rPr>
          <w:rFonts w:cs="Times New Roman"/>
        </w:rPr>
        <w:t xml:space="preserve"> </w:t>
      </w:r>
      <w:r w:rsidR="00F11CEB" w:rsidRPr="00F11CEB">
        <w:rPr>
          <w:rFonts w:eastAsia="Arial" w:cs="Times New Roman"/>
        </w:rPr>
        <w:t>informatikus BSc</w:t>
      </w:r>
    </w:p>
    <w:p w14:paraId="3A56D9BA" w14:textId="5B710235" w:rsidR="0044176A" w:rsidRPr="00F11CEB" w:rsidRDefault="0044176A" w:rsidP="00F11CEB">
      <w:pPr>
        <w:spacing w:line="360" w:lineRule="auto"/>
        <w:ind w:left="200"/>
        <w:rPr>
          <w:rFonts w:eastAsia="Arial" w:cs="Times New Roman"/>
        </w:rPr>
      </w:pPr>
      <w:r w:rsidRPr="00F11CEB">
        <w:rPr>
          <w:rFonts w:eastAsia="Arial" w:cs="Times New Roman"/>
        </w:rPr>
        <w:t>specializáció:</w:t>
      </w:r>
      <w:r w:rsidR="00F11CEB" w:rsidRPr="00F11CEB">
        <w:rPr>
          <w:rFonts w:eastAsia="Arial" w:cs="Times New Roman"/>
        </w:rPr>
        <w:t xml:space="preserve"> -</w:t>
      </w:r>
    </w:p>
    <w:p w14:paraId="30EB7862" w14:textId="77777777" w:rsidR="0044176A" w:rsidRPr="00F11CEB" w:rsidRDefault="0044176A" w:rsidP="00F11CEB">
      <w:pPr>
        <w:spacing w:line="360" w:lineRule="auto"/>
        <w:rPr>
          <w:rFonts w:eastAsia="Times New Roman" w:cs="Times New Roman"/>
        </w:rPr>
      </w:pPr>
    </w:p>
    <w:p w14:paraId="07EE4E39" w14:textId="77777777" w:rsidR="00F11CEB" w:rsidRPr="00F11CEB" w:rsidRDefault="0044176A" w:rsidP="00F11CEB">
      <w:pPr>
        <w:spacing w:line="360" w:lineRule="auto"/>
        <w:rPr>
          <w:rFonts w:eastAsia="Arial" w:cs="Times New Roman"/>
        </w:rPr>
      </w:pPr>
      <w:r w:rsidRPr="00F11CEB">
        <w:rPr>
          <w:rFonts w:eastAsia="Arial" w:cs="Times New Roman"/>
          <w:u w:val="single"/>
        </w:rPr>
        <w:t>Cím</w:t>
      </w:r>
      <w:r w:rsidRPr="00F11CEB">
        <w:rPr>
          <w:rFonts w:eastAsia="Arial" w:cs="Times New Roman"/>
        </w:rPr>
        <w:t>:</w:t>
      </w:r>
      <w:r w:rsidR="00F11CEB" w:rsidRPr="00F11CEB">
        <w:rPr>
          <w:rFonts w:eastAsia="Arial" w:cs="Times New Roman"/>
        </w:rPr>
        <w:t xml:space="preserve"> </w:t>
      </w:r>
    </w:p>
    <w:p w14:paraId="547609D6" w14:textId="02ED59E8" w:rsidR="0044176A" w:rsidRPr="00F11CEB" w:rsidRDefault="00F11CEB" w:rsidP="00F11CEB">
      <w:pPr>
        <w:tabs>
          <w:tab w:val="left" w:pos="284"/>
        </w:tabs>
        <w:spacing w:line="360" w:lineRule="auto"/>
        <w:rPr>
          <w:rFonts w:eastAsia="Arial" w:cs="Times New Roman"/>
        </w:rPr>
      </w:pPr>
      <w:r w:rsidRPr="00F11CEB">
        <w:rPr>
          <w:rFonts w:eastAsia="Arial" w:cs="Times New Roman"/>
        </w:rPr>
        <w:tab/>
        <w:t>Csomagok kiszállításának optimalizálása</w:t>
      </w:r>
    </w:p>
    <w:p w14:paraId="4F644676" w14:textId="77777777" w:rsidR="0044176A" w:rsidRPr="00F11CEB" w:rsidRDefault="0044176A" w:rsidP="00F11CEB">
      <w:pPr>
        <w:spacing w:line="360" w:lineRule="auto"/>
        <w:rPr>
          <w:rFonts w:eastAsia="Arial" w:cs="Times New Roman"/>
        </w:rPr>
      </w:pPr>
      <w:r w:rsidRPr="00F11CEB">
        <w:rPr>
          <w:rFonts w:eastAsia="Arial" w:cs="Times New Roman"/>
          <w:u w:val="single"/>
        </w:rPr>
        <w:t>Feladatok leírása</w:t>
      </w:r>
      <w:r w:rsidRPr="00F11CEB">
        <w:rPr>
          <w:rFonts w:eastAsia="Arial" w:cs="Times New Roman"/>
        </w:rPr>
        <w:t>:</w:t>
      </w:r>
    </w:p>
    <w:p w14:paraId="54EFF009" w14:textId="15022617" w:rsidR="0044176A" w:rsidRPr="00F11CEB" w:rsidRDefault="00F11CEB" w:rsidP="00F11CEB">
      <w:pPr>
        <w:tabs>
          <w:tab w:val="left" w:pos="284"/>
        </w:tabs>
        <w:spacing w:line="360" w:lineRule="auto"/>
        <w:rPr>
          <w:rFonts w:eastAsia="Arial" w:cs="Times New Roman"/>
        </w:rPr>
      </w:pPr>
      <w:r w:rsidRPr="00F11CEB">
        <w:rPr>
          <w:rFonts w:eastAsia="Arial" w:cs="Times New Roman"/>
        </w:rPr>
        <w:tab/>
        <w:t>A Jelölt feladata egy egyszerű webáruház kidolgozása, melynél a hangsúly a megrendelt termékek kiszállításán van. A program feladata meghatározni az optimális útvonalat a futár számára a csomagok kézbesítéséhez, adminisztrálni azok felvételét és leszállítását. A megvalósítás során szempont a hatékony működés, és a legkorszerűbb technológiák felhasználása.</w:t>
      </w:r>
    </w:p>
    <w:p w14:paraId="13D87AF0" w14:textId="77777777" w:rsidR="0044176A" w:rsidRDefault="0044176A" w:rsidP="0044176A">
      <w:pPr>
        <w:spacing w:line="200" w:lineRule="exact"/>
        <w:rPr>
          <w:rFonts w:eastAsia="Times New Roman"/>
        </w:rPr>
      </w:pPr>
    </w:p>
    <w:p w14:paraId="72F111B7" w14:textId="77777777" w:rsidR="0044176A" w:rsidRDefault="0044176A" w:rsidP="0044176A">
      <w:pPr>
        <w:spacing w:line="200" w:lineRule="exact"/>
        <w:rPr>
          <w:rFonts w:eastAsia="Times New Roman"/>
        </w:rPr>
      </w:pPr>
    </w:p>
    <w:p w14:paraId="25419317" w14:textId="77777777" w:rsidR="0044176A" w:rsidRDefault="0044176A" w:rsidP="0044176A">
      <w:pPr>
        <w:spacing w:line="200" w:lineRule="exact"/>
        <w:rPr>
          <w:rFonts w:eastAsia="Times New Roman"/>
        </w:rPr>
      </w:pPr>
    </w:p>
    <w:p w14:paraId="5FB4ABB3" w14:textId="77777777" w:rsidR="0044176A" w:rsidRDefault="0044176A" w:rsidP="0044176A">
      <w:pPr>
        <w:spacing w:line="200" w:lineRule="exact"/>
        <w:rPr>
          <w:rFonts w:eastAsia="Times New Roman"/>
        </w:rPr>
      </w:pPr>
    </w:p>
    <w:p w14:paraId="312BE3C5" w14:textId="77777777" w:rsidR="0044176A" w:rsidRDefault="0044176A" w:rsidP="0044176A">
      <w:pPr>
        <w:spacing w:line="200" w:lineRule="exact"/>
        <w:rPr>
          <w:rFonts w:eastAsia="Times New Roman"/>
        </w:rPr>
      </w:pPr>
    </w:p>
    <w:p w14:paraId="7BCDCC10" w14:textId="77777777" w:rsidR="0044176A" w:rsidRDefault="0044176A" w:rsidP="0044176A">
      <w:pPr>
        <w:spacing w:line="200" w:lineRule="exact"/>
        <w:rPr>
          <w:rFonts w:eastAsia="Times New Roman"/>
        </w:rPr>
      </w:pPr>
    </w:p>
    <w:p w14:paraId="211A774D" w14:textId="77777777" w:rsidR="0044176A" w:rsidRDefault="0044176A" w:rsidP="0044176A">
      <w:pPr>
        <w:spacing w:line="200" w:lineRule="exact"/>
        <w:rPr>
          <w:rFonts w:eastAsia="Times New Roman"/>
        </w:rPr>
      </w:pPr>
    </w:p>
    <w:p w14:paraId="0F5F979F" w14:textId="77777777" w:rsidR="0044176A" w:rsidRDefault="0044176A" w:rsidP="0044176A">
      <w:pPr>
        <w:spacing w:line="200" w:lineRule="exact"/>
        <w:rPr>
          <w:rFonts w:eastAsia="Times New Roman"/>
        </w:rPr>
      </w:pPr>
    </w:p>
    <w:p w14:paraId="61486FA6" w14:textId="77777777" w:rsidR="0044176A" w:rsidRDefault="0044176A" w:rsidP="0044176A">
      <w:pPr>
        <w:spacing w:line="200" w:lineRule="exact"/>
        <w:rPr>
          <w:rFonts w:eastAsia="Times New Roman"/>
        </w:rPr>
      </w:pPr>
    </w:p>
    <w:p w14:paraId="32F018AF" w14:textId="77777777" w:rsidR="0044176A" w:rsidRDefault="0044176A" w:rsidP="0044176A">
      <w:pPr>
        <w:spacing w:line="200" w:lineRule="exact"/>
        <w:rPr>
          <w:rFonts w:eastAsia="Times New Roman"/>
        </w:rPr>
      </w:pPr>
    </w:p>
    <w:p w14:paraId="3FEFC233" w14:textId="77777777" w:rsidR="0044176A" w:rsidRDefault="0044176A" w:rsidP="0044176A">
      <w:pPr>
        <w:spacing w:line="200" w:lineRule="exact"/>
        <w:rPr>
          <w:rFonts w:eastAsia="Times New Roman"/>
        </w:rPr>
      </w:pPr>
    </w:p>
    <w:p w14:paraId="6BF9E316" w14:textId="77777777" w:rsidR="0044176A" w:rsidRDefault="0044176A" w:rsidP="0044176A">
      <w:pPr>
        <w:spacing w:line="200" w:lineRule="exact"/>
        <w:rPr>
          <w:rFonts w:eastAsia="Times New Roman"/>
        </w:rPr>
      </w:pPr>
    </w:p>
    <w:p w14:paraId="6C89A48C" w14:textId="77777777" w:rsidR="0044176A" w:rsidRDefault="0044176A" w:rsidP="0044176A">
      <w:pPr>
        <w:spacing w:line="200" w:lineRule="exact"/>
        <w:rPr>
          <w:rFonts w:eastAsia="Times New Roman"/>
        </w:rPr>
      </w:pPr>
    </w:p>
    <w:p w14:paraId="777A7BE1" w14:textId="77777777" w:rsidR="0044176A" w:rsidRDefault="0044176A" w:rsidP="0044176A">
      <w:pPr>
        <w:spacing w:line="200" w:lineRule="exact"/>
        <w:rPr>
          <w:rFonts w:eastAsia="Times New Roman"/>
        </w:rPr>
      </w:pPr>
    </w:p>
    <w:p w14:paraId="30EF4BAB" w14:textId="77777777" w:rsidR="0044176A" w:rsidRDefault="0044176A" w:rsidP="0044176A">
      <w:pPr>
        <w:spacing w:line="200" w:lineRule="exact"/>
        <w:rPr>
          <w:rFonts w:eastAsia="Times New Roman"/>
        </w:rPr>
      </w:pPr>
    </w:p>
    <w:p w14:paraId="44F1F08A" w14:textId="2D27EBA1" w:rsidR="0044176A" w:rsidRDefault="0044176A" w:rsidP="0044176A">
      <w:pPr>
        <w:spacing w:line="200" w:lineRule="exact"/>
        <w:rPr>
          <w:rFonts w:eastAsia="Times New Roman"/>
        </w:rPr>
      </w:pPr>
    </w:p>
    <w:p w14:paraId="10A5BE32" w14:textId="77777777" w:rsidR="0044176A" w:rsidRDefault="0044176A" w:rsidP="0044176A">
      <w:pPr>
        <w:spacing w:line="200" w:lineRule="exact"/>
        <w:rPr>
          <w:rFonts w:eastAsia="Times New Roman"/>
        </w:rPr>
      </w:pPr>
    </w:p>
    <w:p w14:paraId="29CE4F08" w14:textId="34FBB9FA" w:rsidR="00F11CEB" w:rsidRDefault="00F11CEB" w:rsidP="0044176A">
      <w:pPr>
        <w:spacing w:line="200" w:lineRule="exact"/>
        <w:rPr>
          <w:rFonts w:eastAsia="Times New Roman"/>
        </w:rPr>
      </w:pPr>
    </w:p>
    <w:p w14:paraId="460099FD" w14:textId="77777777" w:rsidR="0044176A" w:rsidRDefault="0044176A" w:rsidP="0044176A">
      <w:pPr>
        <w:spacing w:line="200" w:lineRule="exact"/>
        <w:rPr>
          <w:rFonts w:eastAsia="Times New Roman"/>
        </w:rPr>
      </w:pPr>
    </w:p>
    <w:p w14:paraId="20206232" w14:textId="77777777" w:rsidR="0044176A" w:rsidRDefault="0044176A" w:rsidP="0044176A">
      <w:pPr>
        <w:spacing w:line="200" w:lineRule="exact"/>
        <w:rPr>
          <w:rFonts w:eastAsia="Times New Roman"/>
        </w:rPr>
      </w:pPr>
    </w:p>
    <w:p w14:paraId="1563D622" w14:textId="77777777" w:rsidR="0044176A" w:rsidRDefault="0044176A" w:rsidP="0044176A">
      <w:pPr>
        <w:spacing w:line="200" w:lineRule="exact"/>
        <w:rPr>
          <w:rFonts w:eastAsia="Times New Roman"/>
        </w:rPr>
      </w:pPr>
    </w:p>
    <w:p w14:paraId="321A9225" w14:textId="77777777" w:rsidR="0044176A" w:rsidRDefault="0044176A" w:rsidP="0044176A">
      <w:pPr>
        <w:spacing w:line="372" w:lineRule="exact"/>
        <w:rPr>
          <w:rFonts w:eastAsia="Times New Roman"/>
        </w:rPr>
      </w:pPr>
    </w:p>
    <w:p w14:paraId="40656D55" w14:textId="10961E8C" w:rsidR="0044176A" w:rsidRPr="00336ACD" w:rsidRDefault="0044176A" w:rsidP="0044176A">
      <w:pPr>
        <w:spacing w:line="0" w:lineRule="atLeast"/>
        <w:rPr>
          <w:rFonts w:eastAsia="Arial" w:cs="Times New Roman"/>
          <w:color w:val="auto"/>
        </w:rPr>
      </w:pPr>
      <w:r w:rsidRPr="00F11CEB">
        <w:rPr>
          <w:rFonts w:eastAsia="Arial" w:cs="Times New Roman"/>
        </w:rPr>
        <w:t xml:space="preserve">Győr, </w:t>
      </w:r>
      <w:r w:rsidRPr="00336ACD">
        <w:rPr>
          <w:rFonts w:eastAsia="Arial" w:cs="Times New Roman"/>
          <w:color w:val="auto"/>
        </w:rPr>
        <w:fldChar w:fldCharType="begin"/>
      </w:r>
      <w:r w:rsidRPr="00336ACD">
        <w:rPr>
          <w:rFonts w:eastAsia="Arial" w:cs="Times New Roman"/>
          <w:color w:val="auto"/>
        </w:rPr>
        <w:instrText xml:space="preserve"> TIME \@ "yyyy. MMMM d." </w:instrText>
      </w:r>
      <w:r w:rsidRPr="00336ACD">
        <w:rPr>
          <w:rFonts w:eastAsia="Arial" w:cs="Times New Roman"/>
          <w:color w:val="auto"/>
        </w:rPr>
        <w:fldChar w:fldCharType="separate"/>
      </w:r>
      <w:r w:rsidR="00DA3829">
        <w:rPr>
          <w:rFonts w:eastAsia="Arial" w:cs="Times New Roman"/>
          <w:noProof/>
          <w:color w:val="auto"/>
        </w:rPr>
        <w:t>2019. május 5.</w:t>
      </w:r>
      <w:r w:rsidRPr="00336ACD">
        <w:rPr>
          <w:rFonts w:eastAsia="Arial" w:cs="Times New Roman"/>
          <w:color w:val="auto"/>
        </w:rPr>
        <w:fldChar w:fldCharType="end"/>
      </w:r>
    </w:p>
    <w:p w14:paraId="0E203232" w14:textId="77777777" w:rsidR="0044176A" w:rsidRPr="00F11CEB" w:rsidRDefault="0044176A" w:rsidP="0044176A">
      <w:pPr>
        <w:spacing w:line="330" w:lineRule="exact"/>
        <w:rPr>
          <w:rFonts w:eastAsia="Times New Roman" w:cs="Times New Roman"/>
        </w:rPr>
      </w:pPr>
    </w:p>
    <w:p w14:paraId="04325340" w14:textId="52A40C57" w:rsidR="0044176A" w:rsidRPr="00F11CEB" w:rsidRDefault="0044176A" w:rsidP="00DF668E">
      <w:pPr>
        <w:tabs>
          <w:tab w:val="left" w:pos="5700"/>
        </w:tabs>
        <w:spacing w:line="0" w:lineRule="atLeast"/>
        <w:ind w:left="1276"/>
        <w:rPr>
          <w:rFonts w:eastAsia="Arial" w:cs="Times New Roman"/>
        </w:rPr>
      </w:pPr>
      <w:r w:rsidRPr="00F11CEB">
        <w:rPr>
          <w:rFonts w:eastAsia="Arial" w:cs="Times New Roman"/>
        </w:rPr>
        <w:t>_______________________</w:t>
      </w:r>
    </w:p>
    <w:p w14:paraId="223BE4F9" w14:textId="77777777" w:rsidR="0044176A" w:rsidRPr="00F11CEB" w:rsidRDefault="0044176A" w:rsidP="0044176A">
      <w:pPr>
        <w:tabs>
          <w:tab w:val="left" w:pos="5700"/>
        </w:tabs>
        <w:ind w:left="5698" w:hanging="4280"/>
        <w:contextualSpacing/>
        <w:rPr>
          <w:rFonts w:eastAsia="Times New Roman" w:cs="Times New Roman"/>
        </w:rPr>
      </w:pPr>
      <w:r w:rsidRPr="00F11CEB">
        <w:rPr>
          <w:rFonts w:eastAsia="Times New Roman" w:cs="Times New Roman"/>
        </w:rPr>
        <w:t>Dr. Hatwágner F. Miklós</w:t>
      </w:r>
      <w:r w:rsidRPr="00F11CEB">
        <w:rPr>
          <w:rFonts w:eastAsia="Times New Roman" w:cs="Times New Roman"/>
        </w:rPr>
        <w:tab/>
        <w:t xml:space="preserve">     </w:t>
      </w:r>
    </w:p>
    <w:p w14:paraId="0FBAC354" w14:textId="093D3BB5" w:rsidR="00F11CEB" w:rsidRDefault="0044176A" w:rsidP="0044176A">
      <w:pPr>
        <w:tabs>
          <w:tab w:val="left" w:pos="5700"/>
        </w:tabs>
        <w:spacing w:line="0" w:lineRule="atLeast"/>
        <w:ind w:left="940"/>
        <w:rPr>
          <w:rFonts w:cs="Times New Roman"/>
        </w:rPr>
      </w:pPr>
      <w:r w:rsidRPr="00F11CEB">
        <w:rPr>
          <w:rFonts w:eastAsia="Times New Roman" w:cs="Times New Roman"/>
        </w:rPr>
        <w:t>Egyetemi docens, mb. tanszékvezető</w:t>
      </w:r>
      <w:r w:rsidRPr="00F11CEB">
        <w:rPr>
          <w:rFonts w:cs="Times New Roman"/>
        </w:rPr>
        <w:t xml:space="preserve"> </w:t>
      </w:r>
    </w:p>
    <w:p w14:paraId="0D284A1A" w14:textId="6B9E0223" w:rsidR="00DF668E" w:rsidRDefault="00DF668E" w:rsidP="00DF668E">
      <w:pPr>
        <w:widowControl/>
        <w:tabs>
          <w:tab w:val="center" w:pos="4382"/>
        </w:tabs>
        <w:suppressAutoHyphens w:val="0"/>
        <w:jc w:val="center"/>
        <w:rPr>
          <w:rFonts w:cs="Times New Roman"/>
        </w:rPr>
      </w:pPr>
    </w:p>
    <w:p w14:paraId="18F2F954" w14:textId="77777777" w:rsidR="00BC2913" w:rsidRPr="007A0AD8" w:rsidRDefault="00BC2913" w:rsidP="00C6585F">
      <w:pPr>
        <w:pStyle w:val="SzDCmsor0"/>
      </w:pPr>
      <w:bookmarkStart w:id="2" w:name="_Toc529976902"/>
      <w:bookmarkStart w:id="3" w:name="_Toc7973528"/>
      <w:r w:rsidRPr="007A0AD8">
        <w:lastRenderedPageBreak/>
        <w:t>Szakdolgozat értékelő lap</w:t>
      </w:r>
      <w:bookmarkEnd w:id="2"/>
      <w:bookmarkEnd w:id="3"/>
    </w:p>
    <w:p w14:paraId="3C53CF2D" w14:textId="77777777" w:rsidR="00BC2913" w:rsidRPr="00C00CFE" w:rsidRDefault="00BC2913" w:rsidP="00BC2913">
      <w:pPr>
        <w:pStyle w:val="Szvegtrzs"/>
        <w:rPr>
          <w:rFonts w:cs="Times New Roman"/>
          <w:u w:val="single"/>
        </w:rPr>
      </w:pPr>
      <w:r w:rsidRPr="00C00CFE">
        <w:rPr>
          <w:rFonts w:cs="Times New Roman"/>
          <w:u w:val="single"/>
        </w:rPr>
        <w:t>Hallgató adatai:</w:t>
      </w:r>
    </w:p>
    <w:p w14:paraId="763FCC02" w14:textId="50CDE8EF"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Név: </w:t>
      </w:r>
      <w:r>
        <w:rPr>
          <w:rFonts w:cs="Times New Roman"/>
        </w:rPr>
        <w:tab/>
        <w:t>Herenkovics András</w:t>
      </w:r>
      <w:r w:rsidRPr="00C00CFE">
        <w:rPr>
          <w:rFonts w:cs="Times New Roman"/>
        </w:rPr>
        <w:tab/>
        <w:t xml:space="preserve">Neptun-kód: </w:t>
      </w:r>
      <w:r>
        <w:rPr>
          <w:rFonts w:cs="Times New Roman"/>
        </w:rPr>
        <w:t>XADPZ8</w:t>
      </w:r>
    </w:p>
    <w:p w14:paraId="088260B1" w14:textId="63439865"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Szak: </w:t>
      </w:r>
      <w:r>
        <w:rPr>
          <w:rFonts w:cs="Times New Roman"/>
        </w:rPr>
        <w:tab/>
      </w:r>
      <w:sdt>
        <w:sdtPr>
          <w:rPr>
            <w:rFonts w:cs="Times New Roman"/>
          </w:rPr>
          <w:id w:val="841661196"/>
          <w:dropDownList>
            <w:listItem w:displayText="Jelöljön ki egy elemet." w:value="Jelöljön ki egy elemet."/>
            <w:listItem w:displayText="Gazdasági informatikus" w:value="Gazdasági informatikus"/>
            <w:listItem w:displayText="Mérnök informatikus" w:value="Mérnök informatikus"/>
          </w:dropDownList>
        </w:sdtPr>
        <w:sdtContent>
          <w:r w:rsidRPr="00C00CFE">
            <w:rPr>
              <w:rFonts w:cs="Times New Roman"/>
            </w:rPr>
            <w:t>Mérnök informatikus</w:t>
          </w:r>
        </w:sdtContent>
      </w:sdt>
      <w:r w:rsidRPr="00C00CFE">
        <w:rPr>
          <w:rFonts w:cs="Times New Roman"/>
        </w:rPr>
        <w:t xml:space="preserve"> </w:t>
      </w:r>
      <w:sdt>
        <w:sdtPr>
          <w:rPr>
            <w:rFonts w:cs="Times New Roman"/>
          </w:rPr>
          <w:id w:val="410520372"/>
          <w:dropDownList>
            <w:listItem w:displayText="Jelöljön ki egy elemet." w:value="Jelöljön ki egy elemet."/>
            <w:listItem w:displayText="MSc" w:value="MSc"/>
            <w:listItem w:displayText="BSc" w:value="BSc"/>
          </w:dropDownList>
        </w:sdtPr>
        <w:sdtContent>
          <w:r w:rsidRPr="00C00CFE">
            <w:rPr>
              <w:rFonts w:cs="Times New Roman"/>
            </w:rPr>
            <w:t>BSc</w:t>
          </w:r>
        </w:sdtContent>
      </w:sdt>
    </w:p>
    <w:p w14:paraId="0CC41270" w14:textId="368BB133" w:rsidR="00BC2913" w:rsidRPr="00C00CFE" w:rsidRDefault="00BC2913" w:rsidP="00BC2913">
      <w:pPr>
        <w:pStyle w:val="Szvegtrzs"/>
        <w:tabs>
          <w:tab w:val="left" w:pos="2268"/>
        </w:tabs>
        <w:spacing w:after="0" w:line="240" w:lineRule="auto"/>
        <w:ind w:firstLine="425"/>
        <w:rPr>
          <w:rFonts w:cs="Times New Roman"/>
        </w:rPr>
      </w:pPr>
      <w:r w:rsidRPr="00C00CFE">
        <w:rPr>
          <w:rFonts w:cs="Times New Roman"/>
        </w:rPr>
        <w:t xml:space="preserve">Specializáció: </w:t>
      </w:r>
      <w:r>
        <w:rPr>
          <w:rFonts w:cs="Times New Roman"/>
        </w:rPr>
        <w:tab/>
      </w:r>
      <w:r w:rsidRPr="00C00CFE">
        <w:rPr>
          <w:rFonts w:cs="Times New Roman"/>
        </w:rPr>
        <w:t>-</w:t>
      </w:r>
    </w:p>
    <w:p w14:paraId="590405A3" w14:textId="365F3588" w:rsidR="00BC2913" w:rsidRPr="00C00CFE" w:rsidRDefault="00BC2913" w:rsidP="00BC2913">
      <w:pPr>
        <w:pStyle w:val="Szvegtrzs"/>
        <w:tabs>
          <w:tab w:val="left" w:pos="2268"/>
          <w:tab w:val="left" w:pos="5670"/>
        </w:tabs>
        <w:spacing w:after="0" w:line="240" w:lineRule="auto"/>
        <w:ind w:firstLine="425"/>
        <w:rPr>
          <w:rFonts w:cs="Times New Roman"/>
        </w:rPr>
      </w:pPr>
      <w:r w:rsidRPr="00C00CFE">
        <w:rPr>
          <w:rFonts w:cs="Times New Roman"/>
        </w:rPr>
        <w:t xml:space="preserve">Tagozat: </w:t>
      </w:r>
      <w:r>
        <w:rPr>
          <w:rFonts w:cs="Times New Roman"/>
        </w:rPr>
        <w:tab/>
      </w:r>
      <w:sdt>
        <w:sdtPr>
          <w:rPr>
            <w:rFonts w:cs="Times New Roman"/>
          </w:rPr>
          <w:id w:val="115037558"/>
          <w:dropDownList>
            <w:listItem w:displayText="Jelöljön ki egy elemet." w:value="Jelöljön ki egy elemet."/>
            <w:listItem w:displayText="nappali" w:value="nappali"/>
            <w:listItem w:displayText="levelező" w:value="levelező"/>
          </w:dropDownList>
        </w:sdtPr>
        <w:sdtContent>
          <w:r w:rsidRPr="00C00CFE">
            <w:rPr>
              <w:rFonts w:cs="Times New Roman"/>
            </w:rPr>
            <w:t>nappali</w:t>
          </w:r>
        </w:sdtContent>
      </w:sdt>
    </w:p>
    <w:p w14:paraId="0A592BD7"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szakdolgozat adatai:</w:t>
      </w:r>
    </w:p>
    <w:p w14:paraId="19F3809E" w14:textId="37C29496" w:rsidR="00BC2913" w:rsidRPr="00C00CFE" w:rsidRDefault="00BC2913" w:rsidP="00BC2913">
      <w:pPr>
        <w:pStyle w:val="Szvegtrzs"/>
        <w:tabs>
          <w:tab w:val="left" w:pos="2268"/>
        </w:tabs>
        <w:spacing w:before="240" w:after="0" w:line="240" w:lineRule="auto"/>
        <w:ind w:firstLine="426"/>
        <w:rPr>
          <w:rFonts w:cs="Times New Roman"/>
        </w:rPr>
      </w:pPr>
      <w:r w:rsidRPr="00C00CFE">
        <w:rPr>
          <w:rFonts w:cs="Times New Roman"/>
        </w:rPr>
        <w:t xml:space="preserve">Cím: </w:t>
      </w:r>
      <w:r>
        <w:rPr>
          <w:rFonts w:cs="Times New Roman"/>
        </w:rPr>
        <w:tab/>
      </w:r>
      <w:r w:rsidRPr="00F11CEB">
        <w:rPr>
          <w:rFonts w:eastAsia="Arial" w:cs="Times New Roman"/>
        </w:rPr>
        <w:t>Csomagok kiszállításának optimalizálása</w:t>
      </w:r>
    </w:p>
    <w:p w14:paraId="2D99F901" w14:textId="7FA4ED65"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Nyelv:</w:t>
      </w:r>
      <w:r>
        <w:rPr>
          <w:rFonts w:cs="Times New Roman"/>
        </w:rPr>
        <w:tab/>
      </w:r>
      <w:sdt>
        <w:sdtPr>
          <w:rPr>
            <w:rFonts w:cs="Times New Roman"/>
          </w:rPr>
          <w:id w:val="-348641199"/>
          <w:dropDownList>
            <w:listItem w:displayText="magyar" w:value="magyar"/>
            <w:listItem w:displayText="angol" w:value="angol"/>
            <w:listItem w:displayText="német" w:value="német"/>
          </w:dropDownList>
        </w:sdtPr>
        <w:sdtContent>
          <w:r w:rsidRPr="00C00CFE">
            <w:rPr>
              <w:rFonts w:cs="Times New Roman"/>
            </w:rPr>
            <w:t>magyar</w:t>
          </w:r>
        </w:sdtContent>
      </w:sdt>
    </w:p>
    <w:p w14:paraId="06F25968" w14:textId="440AD240" w:rsidR="00BC2913" w:rsidRPr="00C00CFE" w:rsidRDefault="00BC2913" w:rsidP="00BC2913">
      <w:pPr>
        <w:pStyle w:val="Szvegtrzs"/>
        <w:tabs>
          <w:tab w:val="left" w:pos="2268"/>
        </w:tabs>
        <w:spacing w:after="0" w:line="240" w:lineRule="auto"/>
        <w:ind w:firstLine="426"/>
        <w:rPr>
          <w:rFonts w:cs="Times New Roman"/>
        </w:rPr>
      </w:pPr>
      <w:r w:rsidRPr="00C00CFE">
        <w:rPr>
          <w:rFonts w:cs="Times New Roman"/>
        </w:rPr>
        <w:t xml:space="preserve">Típus: </w:t>
      </w:r>
      <w:r>
        <w:rPr>
          <w:rFonts w:cs="Times New Roman"/>
        </w:rPr>
        <w:tab/>
      </w:r>
      <w:sdt>
        <w:sdtPr>
          <w:rPr>
            <w:rFonts w:cs="Times New Roman"/>
          </w:rPr>
          <w:id w:val="-333850419"/>
          <w:dropDownList>
            <w:listItem w:displayText="nyilvános" w:value="nyilvános"/>
            <w:listItem w:displayText="titkos (csak indokolt esetben, mellékletekkel fogadható el)" w:value="titkos (csak indokolt esetben, mellékletekkel fogadható el)"/>
          </w:dropDownList>
        </w:sdtPr>
        <w:sdtContent>
          <w:r>
            <w:rPr>
              <w:rFonts w:cs="Times New Roman"/>
            </w:rPr>
            <w:t>nyilvános</w:t>
          </w:r>
        </w:sdtContent>
      </w:sdt>
    </w:p>
    <w:p w14:paraId="1A5CAD8C" w14:textId="77777777" w:rsidR="00BC2913" w:rsidRPr="00C00CFE" w:rsidRDefault="00BC2913" w:rsidP="00BC2913">
      <w:pPr>
        <w:pStyle w:val="Szvegtrzs"/>
        <w:tabs>
          <w:tab w:val="left" w:pos="5670"/>
        </w:tabs>
        <w:spacing w:before="240" w:after="0" w:line="240" w:lineRule="auto"/>
        <w:rPr>
          <w:rFonts w:cs="Times New Roman"/>
        </w:rPr>
      </w:pPr>
      <w:r w:rsidRPr="00C00CFE">
        <w:rPr>
          <w:rFonts w:cs="Times New Roman"/>
        </w:rPr>
        <w:t>A szakdolgozat bírálatra bocsátható.</w:t>
      </w:r>
    </w:p>
    <w:p w14:paraId="707A8143" w14:textId="77777777" w:rsidR="00BC2913" w:rsidRPr="00C00CFE" w:rsidRDefault="00BC2913" w:rsidP="00BC2913">
      <w:pPr>
        <w:pStyle w:val="Szvegtrzs"/>
        <w:tabs>
          <w:tab w:val="left" w:pos="5670"/>
        </w:tabs>
        <w:spacing w:before="240" w:after="0" w:line="240" w:lineRule="auto"/>
        <w:rPr>
          <w:rFonts w:cs="Times New Roman"/>
          <w:u w:val="single"/>
        </w:rPr>
      </w:pPr>
      <w:r w:rsidRPr="00C00CFE">
        <w:rPr>
          <w:rFonts w:cs="Times New Roman"/>
          <w:u w:val="single"/>
        </w:rPr>
        <w:t>A bíráló:</w:t>
      </w:r>
    </w:p>
    <w:p w14:paraId="26BDEA64" w14:textId="77777777" w:rsidR="00BC2913" w:rsidRPr="00C00CFE" w:rsidRDefault="00BC2913" w:rsidP="00BC2913">
      <w:pPr>
        <w:pStyle w:val="Szvegtrzs"/>
        <w:tabs>
          <w:tab w:val="left" w:pos="5670"/>
        </w:tabs>
        <w:spacing w:before="240" w:after="0" w:line="240" w:lineRule="auto"/>
        <w:ind w:firstLine="425"/>
        <w:rPr>
          <w:rFonts w:cs="Times New Roman"/>
        </w:rPr>
      </w:pPr>
      <w:r w:rsidRPr="00C00CFE">
        <w:rPr>
          <w:rFonts w:cs="Times New Roman"/>
        </w:rPr>
        <w:t>Név:</w:t>
      </w:r>
    </w:p>
    <w:p w14:paraId="5ED5CC54"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Munkahely:</w:t>
      </w:r>
    </w:p>
    <w:p w14:paraId="4B0C8FBA" w14:textId="77777777" w:rsidR="00BC2913" w:rsidRPr="00C00CFE" w:rsidRDefault="00BC2913" w:rsidP="00BC2913">
      <w:pPr>
        <w:pStyle w:val="Szvegtrzs"/>
        <w:tabs>
          <w:tab w:val="left" w:pos="5670"/>
        </w:tabs>
        <w:spacing w:after="0" w:line="240" w:lineRule="auto"/>
        <w:ind w:firstLine="425"/>
        <w:rPr>
          <w:rFonts w:cs="Times New Roman"/>
        </w:rPr>
      </w:pPr>
      <w:r w:rsidRPr="00C00CFE">
        <w:rPr>
          <w:rFonts w:cs="Times New Roman"/>
        </w:rPr>
        <w:t>Beosztás:</w:t>
      </w:r>
    </w:p>
    <w:p w14:paraId="3BF2AAE9" w14:textId="77777777" w:rsidR="00BC2913" w:rsidRPr="00C00CFE" w:rsidRDefault="00BC2913" w:rsidP="00BC2913">
      <w:pPr>
        <w:pStyle w:val="Szvegtrzs"/>
        <w:tabs>
          <w:tab w:val="left" w:pos="1134"/>
          <w:tab w:val="right" w:leader="underscore" w:pos="3686"/>
          <w:tab w:val="left" w:pos="5103"/>
          <w:tab w:val="right" w:leader="underscore" w:pos="8765"/>
        </w:tabs>
        <w:spacing w:before="480" w:after="0" w:line="240" w:lineRule="auto"/>
        <w:ind w:firstLine="425"/>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p>
    <w:p w14:paraId="67938C67" w14:textId="77777777" w:rsidR="00BC2913" w:rsidRPr="00C00CFE" w:rsidRDefault="00BC2913" w:rsidP="00BC2913">
      <w:pPr>
        <w:pStyle w:val="Szvegtrzs"/>
        <w:tabs>
          <w:tab w:val="center" w:pos="2410"/>
          <w:tab w:val="center" w:pos="6946"/>
        </w:tabs>
        <w:spacing w:before="120" w:after="0" w:line="240" w:lineRule="auto"/>
        <w:ind w:firstLine="425"/>
        <w:rPr>
          <w:rFonts w:cs="Times New Roman"/>
        </w:rPr>
      </w:pPr>
      <w:r w:rsidRPr="00C00CFE">
        <w:rPr>
          <w:rFonts w:cs="Times New Roman"/>
        </w:rPr>
        <w:tab/>
        <w:t>dátum</w:t>
      </w:r>
      <w:r w:rsidRPr="00C00CFE">
        <w:rPr>
          <w:rFonts w:cs="Times New Roman"/>
        </w:rPr>
        <w:tab/>
        <w:t>Dr. Hatwágner F. Miklós</w:t>
      </w:r>
    </w:p>
    <w:p w14:paraId="227E2A81" w14:textId="77777777" w:rsidR="00BC2913" w:rsidRPr="00C00CFE" w:rsidRDefault="00BC2913" w:rsidP="00BC2913">
      <w:pPr>
        <w:pStyle w:val="Szvegtrzs"/>
        <w:tabs>
          <w:tab w:val="center" w:pos="6946"/>
        </w:tabs>
        <w:spacing w:after="0" w:line="240" w:lineRule="auto"/>
        <w:ind w:firstLine="425"/>
        <w:rPr>
          <w:rFonts w:cs="Times New Roman"/>
        </w:rPr>
      </w:pPr>
      <w:r w:rsidRPr="00C00CFE">
        <w:rPr>
          <w:rFonts w:cs="Times New Roman"/>
        </w:rPr>
        <w:tab/>
        <w:t>Egyetemi docens, mb. tanszékvezető</w:t>
      </w:r>
    </w:p>
    <w:p w14:paraId="5D315D98" w14:textId="77777777" w:rsidR="00BC2913" w:rsidRPr="00C00CFE" w:rsidRDefault="00BC2913" w:rsidP="00BC2913">
      <w:pPr>
        <w:pStyle w:val="Szvegtrzs"/>
        <w:spacing w:before="240" w:after="0" w:line="240" w:lineRule="auto"/>
        <w:rPr>
          <w:rFonts w:cs="Times New Roman"/>
          <w:u w:val="single"/>
        </w:rPr>
      </w:pPr>
      <w:r w:rsidRPr="00C00CFE">
        <w:rPr>
          <w:rFonts w:cs="Times New Roman"/>
          <w:u w:val="single"/>
        </w:rPr>
        <w:t>A bíráló javaslata:</w:t>
      </w:r>
    </w:p>
    <w:p w14:paraId="49E07C0A"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44037415"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53892B69"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5053368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belső konzulens javaslata:</w:t>
      </w:r>
    </w:p>
    <w:p w14:paraId="2360D681"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5511E270"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Dr. Hatwágner F. Miklós</w:t>
      </w:r>
    </w:p>
    <w:p w14:paraId="2A28B8C8" w14:textId="77777777" w:rsidR="00BC2913" w:rsidRPr="00C00CFE" w:rsidRDefault="00BC2913" w:rsidP="00BC2913">
      <w:pPr>
        <w:pStyle w:val="Szvegtrzs"/>
        <w:tabs>
          <w:tab w:val="center" w:pos="6946"/>
        </w:tabs>
        <w:spacing w:after="0" w:line="240" w:lineRule="auto"/>
        <w:rPr>
          <w:rFonts w:cs="Times New Roman"/>
        </w:rPr>
      </w:pPr>
      <w:r w:rsidRPr="00C00CFE">
        <w:rPr>
          <w:rFonts w:cs="Times New Roman"/>
        </w:rPr>
        <w:tab/>
        <w:t>Egyetemi docens, mb. tanszékvezető</w:t>
      </w:r>
    </w:p>
    <w:p w14:paraId="77459F2E" w14:textId="77777777" w:rsidR="00BC2913" w:rsidRPr="00C00CFE" w:rsidRDefault="00BC2913" w:rsidP="00BC2913">
      <w:pPr>
        <w:pStyle w:val="Szvegtrzs"/>
        <w:tabs>
          <w:tab w:val="center" w:pos="6946"/>
        </w:tabs>
        <w:spacing w:before="480" w:after="0" w:line="240" w:lineRule="auto"/>
        <w:rPr>
          <w:rFonts w:cs="Times New Roman"/>
          <w:u w:val="single"/>
        </w:rPr>
      </w:pPr>
      <w:r w:rsidRPr="00C00CFE">
        <w:rPr>
          <w:rFonts w:cs="Times New Roman"/>
          <w:u w:val="single"/>
        </w:rPr>
        <w:t>A ZVB döntése:</w:t>
      </w:r>
    </w:p>
    <w:p w14:paraId="44F88F56" w14:textId="77777777" w:rsidR="00BC2913" w:rsidRPr="00C00CFE" w:rsidRDefault="00BC2913" w:rsidP="00BC2913">
      <w:pPr>
        <w:pStyle w:val="Szvegtrzs"/>
        <w:tabs>
          <w:tab w:val="left" w:pos="284"/>
          <w:tab w:val="right" w:leader="underscore" w:pos="1701"/>
          <w:tab w:val="left" w:pos="2835"/>
          <w:tab w:val="right" w:leader="underscore" w:pos="4536"/>
          <w:tab w:val="left" w:pos="5245"/>
          <w:tab w:val="right" w:leader="underscore" w:pos="8765"/>
        </w:tabs>
        <w:spacing w:before="480" w:after="0" w:line="240" w:lineRule="auto"/>
        <w:rPr>
          <w:rFonts w:cs="Times New Roman"/>
        </w:rPr>
      </w:pP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r w:rsidRPr="00C00CFE">
        <w:rPr>
          <w:rFonts w:cs="Times New Roman"/>
        </w:rPr>
        <w:tab/>
      </w:r>
    </w:p>
    <w:p w14:paraId="0E9FB82D" w14:textId="77777777" w:rsidR="00BC2913" w:rsidRPr="00C00CFE" w:rsidRDefault="00BC2913" w:rsidP="00BC2913">
      <w:pPr>
        <w:pStyle w:val="Szvegtrzs"/>
        <w:tabs>
          <w:tab w:val="center" w:pos="993"/>
          <w:tab w:val="center" w:pos="3686"/>
          <w:tab w:val="center" w:pos="6946"/>
        </w:tabs>
        <w:spacing w:before="120" w:after="0" w:line="240" w:lineRule="auto"/>
        <w:rPr>
          <w:rFonts w:cs="Times New Roman"/>
        </w:rPr>
      </w:pPr>
      <w:r w:rsidRPr="00C00CFE">
        <w:rPr>
          <w:rFonts w:cs="Times New Roman"/>
        </w:rPr>
        <w:tab/>
        <w:t>dátum</w:t>
      </w:r>
      <w:r w:rsidRPr="00C00CFE">
        <w:rPr>
          <w:rFonts w:cs="Times New Roman"/>
        </w:rPr>
        <w:tab/>
        <w:t>érdemjegy</w:t>
      </w:r>
      <w:r w:rsidRPr="00C00CFE">
        <w:rPr>
          <w:rFonts w:cs="Times New Roman"/>
        </w:rPr>
        <w:tab/>
        <w:t>aláírás (ZVB elnök)</w:t>
      </w:r>
    </w:p>
    <w:p w14:paraId="4815D946" w14:textId="77777777" w:rsidR="007C5DF4" w:rsidRPr="00F11CEB" w:rsidRDefault="007C5DF4" w:rsidP="0044176A">
      <w:pPr>
        <w:tabs>
          <w:tab w:val="left" w:pos="5700"/>
        </w:tabs>
        <w:spacing w:line="0" w:lineRule="atLeast"/>
        <w:ind w:left="940"/>
        <w:rPr>
          <w:rFonts w:cs="Times New Roman"/>
        </w:rPr>
      </w:pPr>
    </w:p>
    <w:p w14:paraId="7CB8112D" w14:textId="77777777" w:rsidR="007C5DF4" w:rsidRPr="00BC22DE" w:rsidRDefault="007C5DF4" w:rsidP="00C6585F">
      <w:pPr>
        <w:pStyle w:val="SzDCmsor0"/>
        <w:rPr>
          <w:color w:val="000000"/>
        </w:rPr>
      </w:pPr>
      <w:bookmarkStart w:id="4" w:name="_Toc7973529"/>
      <w:r w:rsidRPr="00BC22DE">
        <w:lastRenderedPageBreak/>
        <w:t>Nyilatkozat</w:t>
      </w:r>
      <w:bookmarkEnd w:id="4"/>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336ACD">
        <w:rPr>
          <w:rFonts w:eastAsia="Times New Roman" w:cs="Times New Roman"/>
          <w:i/>
          <w:color w:val="000000"/>
        </w:rPr>
        <w:t>Herenkovics</w:t>
      </w:r>
      <w:r w:rsidR="00DF1AE1" w:rsidRPr="00336ACD">
        <w:rPr>
          <w:rFonts w:eastAsia="Times New Roman" w:cs="Times New Roman"/>
          <w:i/>
          <w:color w:val="000000"/>
        </w:rPr>
        <w:t xml:space="preserve"> Andrá</w:t>
      </w:r>
      <w:r w:rsidR="008B1986" w:rsidRPr="00336ACD">
        <w:rPr>
          <w:rFonts w:eastAsia="Times New Roman" w:cs="Times New Roman"/>
          <w:i/>
          <w:color w:val="000000"/>
        </w:rPr>
        <w:t>s</w:t>
      </w:r>
      <w:r w:rsidR="008B1986" w:rsidRPr="00BC22DE">
        <w:rPr>
          <w:rFonts w:eastAsia="Times New Roman" w:cs="Times New Roman"/>
          <w:color w:val="000000"/>
        </w:rPr>
        <w:t xml:space="preserve">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336ACD">
        <w:rPr>
          <w:rFonts w:cs="Times New Roman"/>
          <w:i/>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13E55C74" w:rsidR="007C5DF4" w:rsidRPr="00BC22DE" w:rsidRDefault="007C5DF4">
      <w:pPr>
        <w:pStyle w:val="Nyilatkozat"/>
        <w:tabs>
          <w:tab w:val="left" w:pos="5100"/>
          <w:tab w:val="left" w:leader="underscore" w:pos="7935"/>
        </w:tabs>
        <w:rPr>
          <w:rFonts w:cs="Times New Roman"/>
        </w:rPr>
      </w:pPr>
      <w:r w:rsidRPr="00BC22DE">
        <w:rPr>
          <w:rFonts w:cs="Times New Roman"/>
        </w:rPr>
        <w:t xml:space="preserve">Győr, </w:t>
      </w:r>
      <w:r w:rsidR="0088023C" w:rsidRPr="00336ACD">
        <w:rPr>
          <w:rFonts w:cs="Times New Roman"/>
          <w:color w:val="auto"/>
          <w:shd w:val="clear" w:color="auto" w:fill="FFFFFF"/>
        </w:rPr>
        <w:fldChar w:fldCharType="begin"/>
      </w:r>
      <w:r w:rsidR="0088023C" w:rsidRPr="00336ACD">
        <w:rPr>
          <w:rFonts w:cs="Times New Roman"/>
          <w:color w:val="auto"/>
          <w:shd w:val="clear" w:color="auto" w:fill="FFFFFF"/>
        </w:rPr>
        <w:instrText xml:space="preserve"> TIME \@ "yyyy. MMMM d." </w:instrText>
      </w:r>
      <w:r w:rsidR="0088023C" w:rsidRPr="00336ACD">
        <w:rPr>
          <w:rFonts w:cs="Times New Roman"/>
          <w:color w:val="auto"/>
          <w:shd w:val="clear" w:color="auto" w:fill="FFFFFF"/>
        </w:rPr>
        <w:fldChar w:fldCharType="separate"/>
      </w:r>
      <w:r w:rsidR="00DA3829">
        <w:rPr>
          <w:rFonts w:cs="Times New Roman"/>
          <w:noProof/>
          <w:color w:val="auto"/>
          <w:shd w:val="clear" w:color="auto" w:fill="FFFFFF"/>
        </w:rPr>
        <w:t>2019. május 5.</w:t>
      </w:r>
      <w:r w:rsidR="0088023C" w:rsidRPr="00336ACD">
        <w:rPr>
          <w:rFonts w:cs="Times New Roman"/>
          <w:color w:val="auto"/>
          <w:shd w:val="clear" w:color="auto" w:fill="FFFFFF"/>
        </w:rPr>
        <w:fldChar w:fldCharType="end"/>
      </w:r>
      <w:r w:rsidRPr="00336ACD">
        <w:rPr>
          <w:rFonts w:cs="Times New Roman"/>
          <w:color w:val="auto"/>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rsidP="00C6585F">
      <w:pPr>
        <w:pStyle w:val="SzDCmsor0"/>
        <w:rPr>
          <w:color w:val="800000"/>
          <w:sz w:val="28"/>
        </w:rPr>
      </w:pPr>
      <w:bookmarkStart w:id="5" w:name="_Toc7973530"/>
      <w:r w:rsidRPr="00BC22DE">
        <w:lastRenderedPageBreak/>
        <w:t>Kivonat</w:t>
      </w:r>
      <w:bookmarkEnd w:id="5"/>
      <w:r w:rsidRPr="00BC22DE">
        <w:t xml:space="preserve"> </w:t>
      </w:r>
    </w:p>
    <w:p w14:paraId="5A483F61" w14:textId="77777777" w:rsidR="007C5DF4" w:rsidRPr="00BC22DE" w:rsidRDefault="00224A9C" w:rsidP="00D82CA4">
      <w:pPr>
        <w:spacing w:after="480"/>
        <w:jc w:val="center"/>
        <w:rPr>
          <w:rFonts w:cs="Times New Roman"/>
        </w:rPr>
      </w:pPr>
      <w:r w:rsidRPr="00BC22DE">
        <w:rPr>
          <w:rFonts w:cs="Times New Roman"/>
          <w:color w:val="auto"/>
          <w:sz w:val="28"/>
          <w:szCs w:val="28"/>
        </w:rPr>
        <w:t>Csomagok kiszállításának optimalizálása</w:t>
      </w:r>
    </w:p>
    <w:p w14:paraId="3BD5D7EF" w14:textId="77777777" w:rsidR="00D82CA4" w:rsidRDefault="00D82CA4" w:rsidP="00D82CA4">
      <w:pPr>
        <w:pStyle w:val="SzDSzvegTrzs"/>
      </w:pPr>
      <w:r>
        <w:t>A szakdolgozat egy webáruház elkészítését mutatja be, ahol a hangsúly a kiszállításon, azon belül is az útvonal optimalizálásán van. A webáruházban lehetőség van rendelések leadására, lemondására, kiszállítások kezelésére, termékek, felhasználók és egyéb adatok menedzselésére, illetve a szoftver periodikusan útvonal optimalizálást végez a leendő kiszállításokhoz tartozó rendelési címek között.</w:t>
      </w:r>
    </w:p>
    <w:p w14:paraId="59235E82" w14:textId="1AEB0CD9" w:rsidR="007C5DF4" w:rsidRDefault="00D82CA4" w:rsidP="00D82CA4">
      <w:pPr>
        <w:pStyle w:val="SzDSzvegTrzs"/>
      </w:pPr>
      <w:r>
        <w:t xml:space="preserve"> </w:t>
      </w:r>
      <w:r w:rsidR="004C3270">
        <w:t>A dokumentáció három fő részre osztható, melyek fontos információkat mutatnak be a diplomamunkával kapcsolatban.</w:t>
      </w:r>
    </w:p>
    <w:p w14:paraId="46589B20" w14:textId="3558E4E3" w:rsidR="004C3270" w:rsidRDefault="004C3270" w:rsidP="00D82CA4">
      <w:pPr>
        <w:pStyle w:val="SzDSzvegTrzs"/>
      </w:pPr>
      <w:r>
        <w:t xml:space="preserve">Az első fejezetben ismertetésre kerül a genetikus algoritmusok története, fogalma és részei. </w:t>
      </w:r>
      <w:r w:rsidR="002570FD">
        <w:t xml:space="preserve">Ezen túlmenően </w:t>
      </w:r>
      <w:r>
        <w:t>ez a rész tartalmazza az útvonal optimalizációhoz használt algoritmus elméleti leírását is.</w:t>
      </w:r>
    </w:p>
    <w:p w14:paraId="64C649B2" w14:textId="0BBCD3D8" w:rsidR="004C3270" w:rsidRDefault="004C3270" w:rsidP="00D82CA4">
      <w:pPr>
        <w:pStyle w:val="SzDSzvegTrzs"/>
      </w:pPr>
      <w:r>
        <w:t>A második fejezetben a szoftver tervezés</w:t>
      </w:r>
      <w:r w:rsidR="002570FD">
        <w:t xml:space="preserve">ének dokumentációja, a különböző </w:t>
      </w:r>
      <w:r>
        <w:t>technikák és a fejlesztéséhez használt technológiák kerülnek bemutatásra.</w:t>
      </w:r>
    </w:p>
    <w:p w14:paraId="62552AF8" w14:textId="590CE720" w:rsidR="004C3270" w:rsidRDefault="004C3270" w:rsidP="00D82CA4">
      <w:pPr>
        <w:pStyle w:val="SzDSzvegTrzs"/>
      </w:pPr>
      <w:r>
        <w:t>A harmadik fejezetben a felhasználói dokumentáció található, ahol szemléltetésre kerül a szoftver telepítése és használata.</w:t>
      </w:r>
    </w:p>
    <w:p w14:paraId="3CED7599" w14:textId="77777777" w:rsidR="007C5DF4" w:rsidRPr="0036456D" w:rsidRDefault="007C5DF4" w:rsidP="00C6585F">
      <w:pPr>
        <w:pStyle w:val="SzDCmsor0"/>
        <w:rPr>
          <w:color w:val="800000"/>
          <w:sz w:val="28"/>
          <w:lang w:val="en-US"/>
        </w:rPr>
      </w:pPr>
      <w:bookmarkStart w:id="6" w:name="_Toc7973531"/>
      <w:r w:rsidRPr="0036456D">
        <w:rPr>
          <w:lang w:val="en-US"/>
        </w:rPr>
        <w:lastRenderedPageBreak/>
        <w:t>Abstract</w:t>
      </w:r>
      <w:bookmarkEnd w:id="6"/>
    </w:p>
    <w:p w14:paraId="7CC53649" w14:textId="02CF4F21" w:rsidR="007C5DF4" w:rsidRPr="0036456D" w:rsidRDefault="0036456D" w:rsidP="006D4556">
      <w:pPr>
        <w:spacing w:after="480"/>
        <w:jc w:val="center"/>
        <w:rPr>
          <w:rFonts w:cs="Times New Roman"/>
          <w:color w:val="auto"/>
          <w:sz w:val="28"/>
          <w:szCs w:val="28"/>
          <w:lang w:val="en-US"/>
        </w:rPr>
      </w:pPr>
      <w:r w:rsidRPr="006D4556">
        <w:rPr>
          <w:rFonts w:cs="Times New Roman"/>
          <w:color w:val="auto"/>
          <w:sz w:val="28"/>
          <w:szCs w:val="28"/>
        </w:rPr>
        <w:t>Opt</w:t>
      </w:r>
      <w:r w:rsidR="001A7116">
        <w:rPr>
          <w:rFonts w:cs="Times New Roman"/>
          <w:color w:val="auto"/>
          <w:sz w:val="28"/>
          <w:szCs w:val="28"/>
        </w:rPr>
        <w:t>imis</w:t>
      </w:r>
      <w:r w:rsidRPr="006D4556">
        <w:rPr>
          <w:rFonts w:cs="Times New Roman"/>
          <w:color w:val="auto"/>
          <w:sz w:val="28"/>
          <w:szCs w:val="28"/>
        </w:rPr>
        <w:t>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43B4902E" w14:textId="77777777" w:rsidR="0065085F" w:rsidRDefault="0065085F" w:rsidP="0065085F">
      <w:pPr>
        <w:pStyle w:val="SzDSzvegTrzs"/>
        <w:rPr>
          <w:lang w:val="en-GB"/>
        </w:rPr>
      </w:pPr>
      <w:r>
        <w:t xml:space="preserve">The </w:t>
      </w:r>
      <w:r w:rsidRPr="00C90305">
        <w:rPr>
          <w:noProof/>
          <w:lang w:val="en-US"/>
        </w:rPr>
        <w:t>thesis</w:t>
      </w:r>
      <w:r>
        <w:t xml:space="preserve"> </w:t>
      </w:r>
      <w:r w:rsidRPr="004A46B7">
        <w:rPr>
          <w:lang w:val="en-GB"/>
        </w:rPr>
        <w:t>presents</w:t>
      </w:r>
      <w:r>
        <w:t xml:space="preserve"> </w:t>
      </w:r>
      <w:r>
        <w:rPr>
          <w:lang w:val="en-GB"/>
        </w:rPr>
        <w:t xml:space="preserve">the development of a web shop which </w:t>
      </w:r>
      <w:r w:rsidRPr="004A46B7">
        <w:rPr>
          <w:lang w:val="en-GB"/>
        </w:rPr>
        <w:t>emphasizes</w:t>
      </w:r>
      <w:r>
        <w:rPr>
          <w:lang w:val="en-GB"/>
        </w:rPr>
        <w:t xml:space="preserve"> the distribution of packages and the </w:t>
      </w:r>
      <w:r w:rsidRPr="004A46B7">
        <w:rPr>
          <w:lang w:val="en-GB"/>
        </w:rPr>
        <w:t>optimization</w:t>
      </w:r>
      <w:r>
        <w:rPr>
          <w:lang w:val="en-GB"/>
        </w:rPr>
        <w:t xml:space="preserve"> of the delivery route. The web shop provides the possibility of creating and cancelling orders, managing deliveries, products and users. Furthermore, the software periodically runs the optimization of the routes for the next deliveries.</w:t>
      </w:r>
    </w:p>
    <w:p w14:paraId="010C14C6" w14:textId="4914AC83" w:rsidR="0065085F" w:rsidRDefault="0065085F" w:rsidP="0065085F">
      <w:pPr>
        <w:pStyle w:val="SzDSzvegTrzs"/>
        <w:rPr>
          <w:lang w:val="en-GB"/>
        </w:rPr>
      </w:pPr>
      <w:r>
        <w:rPr>
          <w:lang w:val="en-GB"/>
        </w:rPr>
        <w:t>The documentation consists</w:t>
      </w:r>
      <w:r w:rsidR="003E6864">
        <w:rPr>
          <w:lang w:val="en-GB"/>
        </w:rPr>
        <w:t xml:space="preserve"> of</w:t>
      </w:r>
      <w:r>
        <w:rPr>
          <w:lang w:val="en-GB"/>
        </w:rPr>
        <w:t xml:space="preserve"> three main parts, which introduces important information about the thesis.</w:t>
      </w:r>
    </w:p>
    <w:p w14:paraId="47859E29" w14:textId="77777777" w:rsidR="0065085F" w:rsidRDefault="0065085F" w:rsidP="0065085F">
      <w:pPr>
        <w:pStyle w:val="SzDSzvegTrzs"/>
        <w:rPr>
          <w:lang w:val="en-GB"/>
        </w:rPr>
      </w:pPr>
      <w:r>
        <w:rPr>
          <w:lang w:val="en-GB"/>
        </w:rPr>
        <w:t xml:space="preserve">In the first chapter the history, the concept and the main parts of the genetic algorithms are going to be introduced. Moreover, this part consists the </w:t>
      </w:r>
      <w:r w:rsidRPr="009F3FC1">
        <w:rPr>
          <w:lang w:val="en-GB"/>
        </w:rPr>
        <w:t>theoretical</w:t>
      </w:r>
      <w:r>
        <w:rPr>
          <w:lang w:val="en-GB"/>
        </w:rPr>
        <w:t xml:space="preserve"> description of the algorithm used for the optimisation.</w:t>
      </w:r>
    </w:p>
    <w:p w14:paraId="6C116781" w14:textId="77777777" w:rsidR="0065085F" w:rsidRDefault="0065085F" w:rsidP="0065085F">
      <w:pPr>
        <w:pStyle w:val="SzDSzvegTrzs"/>
        <w:rPr>
          <w:lang w:val="en-GB"/>
        </w:rPr>
      </w:pPr>
      <w:r>
        <w:rPr>
          <w:lang w:val="en-GB"/>
        </w:rPr>
        <w:t>The second chapter shows the technics used for the design and the technologies used for the development of the software.</w:t>
      </w:r>
    </w:p>
    <w:p w14:paraId="097C34A5" w14:textId="6C6FE362" w:rsidR="007C5DF4" w:rsidRPr="00BC22DE" w:rsidRDefault="007D12CD" w:rsidP="0065085F">
      <w:pPr>
        <w:pStyle w:val="SzDSzvegTrzs"/>
      </w:pPr>
      <w:r>
        <w:rPr>
          <w:lang w:val="en-GB"/>
        </w:rPr>
        <w:t>The</w:t>
      </w:r>
      <w:r w:rsidR="0065085F">
        <w:rPr>
          <w:lang w:val="en-GB"/>
        </w:rPr>
        <w:t xml:space="preserve"> third chapter includes the instruction manual, which describes how to install the software and how to use it.</w:t>
      </w:r>
    </w:p>
    <w:p w14:paraId="7CFC4B92" w14:textId="77777777" w:rsidR="007C5DF4" w:rsidRPr="00BC22DE" w:rsidRDefault="007C5DF4">
      <w:pPr>
        <w:jc w:val="center"/>
        <w:rPr>
          <w:rFonts w:cs="Times New Roman"/>
        </w:rPr>
      </w:pPr>
    </w:p>
    <w:p w14:paraId="75EC11A1" w14:textId="77777777" w:rsidR="007C5DF4" w:rsidRPr="00BC22DE" w:rsidRDefault="007C5DF4" w:rsidP="00C6585F">
      <w:pPr>
        <w:pStyle w:val="SzDCmsor0"/>
      </w:pPr>
      <w:bookmarkStart w:id="7" w:name="_Toc7973532"/>
      <w:r w:rsidRPr="00BC22DE">
        <w:lastRenderedPageBreak/>
        <w:t>Tartalomjegyzék</w:t>
      </w:r>
      <w:bookmarkEnd w:id="7"/>
    </w:p>
    <w:p w14:paraId="0382D92A" w14:textId="45338DFA" w:rsidR="00BC35E8" w:rsidRDefault="003E0B6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\o "1-3" \f \t "Tárgymutató;1;Irodalomjegyzék 1;1;SzD_Címsor 3;3;SzD_Címsor 1;1;SzD_Címsor 2;2;SzD_Címsor 4;4;SzD_Címsor 0;1" </w:instrText>
      </w:r>
      <w:r>
        <w:rPr>
          <w:rFonts w:cs="Times New Roman"/>
        </w:rPr>
        <w:fldChar w:fldCharType="separate"/>
      </w:r>
      <w:r w:rsidR="00BC35E8">
        <w:rPr>
          <w:noProof/>
        </w:rPr>
        <w:t>Feladat-kiíró lap szakdolgozathoz</w:t>
      </w:r>
      <w:r w:rsidR="00BC35E8">
        <w:rPr>
          <w:noProof/>
        </w:rPr>
        <w:tab/>
      </w:r>
      <w:r w:rsidR="00BC35E8">
        <w:rPr>
          <w:noProof/>
        </w:rPr>
        <w:fldChar w:fldCharType="begin"/>
      </w:r>
      <w:r w:rsidR="00BC35E8">
        <w:rPr>
          <w:noProof/>
        </w:rPr>
        <w:instrText xml:space="preserve"> PAGEREF _Toc7973527 \h </w:instrText>
      </w:r>
      <w:r w:rsidR="00BC35E8">
        <w:rPr>
          <w:noProof/>
        </w:rPr>
      </w:r>
      <w:r w:rsidR="00BC35E8">
        <w:rPr>
          <w:noProof/>
        </w:rPr>
        <w:fldChar w:fldCharType="separate"/>
      </w:r>
      <w:r w:rsidR="00BC35E8">
        <w:rPr>
          <w:noProof/>
        </w:rPr>
        <w:t>i</w:t>
      </w:r>
      <w:r w:rsidR="00BC35E8">
        <w:rPr>
          <w:noProof/>
        </w:rPr>
        <w:fldChar w:fldCharType="end"/>
      </w:r>
    </w:p>
    <w:p w14:paraId="4DD1D395" w14:textId="1CBA0F2F"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Szakdolgozat értékelő lap</w:t>
      </w:r>
      <w:r>
        <w:rPr>
          <w:noProof/>
        </w:rPr>
        <w:tab/>
      </w:r>
      <w:r>
        <w:rPr>
          <w:noProof/>
        </w:rPr>
        <w:fldChar w:fldCharType="begin"/>
      </w:r>
      <w:r>
        <w:rPr>
          <w:noProof/>
        </w:rPr>
        <w:instrText xml:space="preserve"> PAGEREF _Toc7973528 \h </w:instrText>
      </w:r>
      <w:r>
        <w:rPr>
          <w:noProof/>
        </w:rPr>
      </w:r>
      <w:r>
        <w:rPr>
          <w:noProof/>
        </w:rPr>
        <w:fldChar w:fldCharType="separate"/>
      </w:r>
      <w:r>
        <w:rPr>
          <w:noProof/>
        </w:rPr>
        <w:t>ii</w:t>
      </w:r>
      <w:r>
        <w:rPr>
          <w:noProof/>
        </w:rPr>
        <w:fldChar w:fldCharType="end"/>
      </w:r>
    </w:p>
    <w:p w14:paraId="05AEE53B" w14:textId="095B0EAD"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Nyilatkozat</w:t>
      </w:r>
      <w:r>
        <w:rPr>
          <w:noProof/>
        </w:rPr>
        <w:tab/>
      </w:r>
      <w:r>
        <w:rPr>
          <w:noProof/>
        </w:rPr>
        <w:fldChar w:fldCharType="begin"/>
      </w:r>
      <w:r>
        <w:rPr>
          <w:noProof/>
        </w:rPr>
        <w:instrText xml:space="preserve"> PAGEREF _Toc7973529 \h </w:instrText>
      </w:r>
      <w:r>
        <w:rPr>
          <w:noProof/>
        </w:rPr>
      </w:r>
      <w:r>
        <w:rPr>
          <w:noProof/>
        </w:rPr>
        <w:fldChar w:fldCharType="separate"/>
      </w:r>
      <w:r>
        <w:rPr>
          <w:noProof/>
        </w:rPr>
        <w:t>iii</w:t>
      </w:r>
      <w:r>
        <w:rPr>
          <w:noProof/>
        </w:rPr>
        <w:fldChar w:fldCharType="end"/>
      </w:r>
    </w:p>
    <w:p w14:paraId="219CC3B4" w14:textId="018DDF2A"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Kivonat</w:t>
      </w:r>
      <w:r>
        <w:rPr>
          <w:noProof/>
        </w:rPr>
        <w:tab/>
      </w:r>
      <w:r>
        <w:rPr>
          <w:noProof/>
        </w:rPr>
        <w:fldChar w:fldCharType="begin"/>
      </w:r>
      <w:r>
        <w:rPr>
          <w:noProof/>
        </w:rPr>
        <w:instrText xml:space="preserve"> PAGEREF _Toc7973530 \h </w:instrText>
      </w:r>
      <w:r>
        <w:rPr>
          <w:noProof/>
        </w:rPr>
      </w:r>
      <w:r>
        <w:rPr>
          <w:noProof/>
        </w:rPr>
        <w:fldChar w:fldCharType="separate"/>
      </w:r>
      <w:r>
        <w:rPr>
          <w:noProof/>
        </w:rPr>
        <w:t>iv</w:t>
      </w:r>
      <w:r>
        <w:rPr>
          <w:noProof/>
        </w:rPr>
        <w:fldChar w:fldCharType="end"/>
      </w:r>
    </w:p>
    <w:p w14:paraId="160C9DDF" w14:textId="0B09A887"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10C09">
        <w:rPr>
          <w:noProof/>
          <w:lang w:val="en-US"/>
        </w:rPr>
        <w:t>Abstract</w:t>
      </w:r>
      <w:r>
        <w:rPr>
          <w:noProof/>
        </w:rPr>
        <w:tab/>
      </w:r>
      <w:r>
        <w:rPr>
          <w:noProof/>
        </w:rPr>
        <w:fldChar w:fldCharType="begin"/>
      </w:r>
      <w:r>
        <w:rPr>
          <w:noProof/>
        </w:rPr>
        <w:instrText xml:space="preserve"> PAGEREF _Toc7973531 \h </w:instrText>
      </w:r>
      <w:r>
        <w:rPr>
          <w:noProof/>
        </w:rPr>
      </w:r>
      <w:r>
        <w:rPr>
          <w:noProof/>
        </w:rPr>
        <w:fldChar w:fldCharType="separate"/>
      </w:r>
      <w:r>
        <w:rPr>
          <w:noProof/>
        </w:rPr>
        <w:t>v</w:t>
      </w:r>
      <w:r>
        <w:rPr>
          <w:noProof/>
        </w:rPr>
        <w:fldChar w:fldCharType="end"/>
      </w:r>
    </w:p>
    <w:p w14:paraId="7D112071" w14:textId="14133AD9"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Tartalomjegyzék</w:t>
      </w:r>
      <w:r>
        <w:rPr>
          <w:noProof/>
        </w:rPr>
        <w:tab/>
      </w:r>
      <w:r>
        <w:rPr>
          <w:noProof/>
        </w:rPr>
        <w:fldChar w:fldCharType="begin"/>
      </w:r>
      <w:r>
        <w:rPr>
          <w:noProof/>
        </w:rPr>
        <w:instrText xml:space="preserve"> PAGEREF _Toc7973532 \h </w:instrText>
      </w:r>
      <w:r>
        <w:rPr>
          <w:noProof/>
        </w:rPr>
      </w:r>
      <w:r>
        <w:rPr>
          <w:noProof/>
        </w:rPr>
        <w:fldChar w:fldCharType="separate"/>
      </w:r>
      <w:r>
        <w:rPr>
          <w:noProof/>
        </w:rPr>
        <w:t>vi</w:t>
      </w:r>
      <w:r>
        <w:rPr>
          <w:noProof/>
        </w:rPr>
        <w:fldChar w:fldCharType="end"/>
      </w:r>
    </w:p>
    <w:p w14:paraId="1516843E" w14:textId="57DA8B9A"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Ábrajegyzék</w:t>
      </w:r>
      <w:r>
        <w:rPr>
          <w:noProof/>
        </w:rPr>
        <w:tab/>
      </w:r>
      <w:r>
        <w:rPr>
          <w:noProof/>
        </w:rPr>
        <w:fldChar w:fldCharType="begin"/>
      </w:r>
      <w:r>
        <w:rPr>
          <w:noProof/>
        </w:rPr>
        <w:instrText xml:space="preserve"> PAGEREF _Toc7973533 \h </w:instrText>
      </w:r>
      <w:r>
        <w:rPr>
          <w:noProof/>
        </w:rPr>
      </w:r>
      <w:r>
        <w:rPr>
          <w:noProof/>
        </w:rPr>
        <w:fldChar w:fldCharType="separate"/>
      </w:r>
      <w:r>
        <w:rPr>
          <w:noProof/>
        </w:rPr>
        <w:t>viii</w:t>
      </w:r>
      <w:r>
        <w:rPr>
          <w:noProof/>
        </w:rPr>
        <w:fldChar w:fldCharType="end"/>
      </w:r>
    </w:p>
    <w:p w14:paraId="1BDBF54C" w14:textId="1A2AF2F9"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Forráskódjegyzék</w:t>
      </w:r>
      <w:r>
        <w:rPr>
          <w:noProof/>
        </w:rPr>
        <w:tab/>
      </w:r>
      <w:r>
        <w:rPr>
          <w:noProof/>
        </w:rPr>
        <w:fldChar w:fldCharType="begin"/>
      </w:r>
      <w:r>
        <w:rPr>
          <w:noProof/>
        </w:rPr>
        <w:instrText xml:space="preserve"> PAGEREF _Toc7973534 \h </w:instrText>
      </w:r>
      <w:r>
        <w:rPr>
          <w:noProof/>
        </w:rPr>
      </w:r>
      <w:r>
        <w:rPr>
          <w:noProof/>
        </w:rPr>
        <w:fldChar w:fldCharType="separate"/>
      </w:r>
      <w:r>
        <w:rPr>
          <w:noProof/>
        </w:rPr>
        <w:t>ix</w:t>
      </w:r>
      <w:r>
        <w:rPr>
          <w:noProof/>
        </w:rPr>
        <w:fldChar w:fldCharType="end"/>
      </w:r>
    </w:p>
    <w:p w14:paraId="605E35FB" w14:textId="68286FF7"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10C09">
        <w:rPr>
          <w:rFonts w:cs="Times New Roman"/>
          <w:noProof/>
        </w:rPr>
        <w:t>Bevezetés</w:t>
      </w:r>
      <w:r>
        <w:rPr>
          <w:noProof/>
        </w:rPr>
        <w:tab/>
      </w:r>
      <w:r>
        <w:rPr>
          <w:noProof/>
        </w:rPr>
        <w:fldChar w:fldCharType="begin"/>
      </w:r>
      <w:r>
        <w:rPr>
          <w:noProof/>
        </w:rPr>
        <w:instrText xml:space="preserve"> PAGEREF _Toc7973535 \h </w:instrText>
      </w:r>
      <w:r>
        <w:rPr>
          <w:noProof/>
        </w:rPr>
      </w:r>
      <w:r>
        <w:rPr>
          <w:noProof/>
        </w:rPr>
        <w:fldChar w:fldCharType="separate"/>
      </w:r>
      <w:r>
        <w:rPr>
          <w:noProof/>
        </w:rPr>
        <w:t>1</w:t>
      </w:r>
      <w:r>
        <w:rPr>
          <w:noProof/>
        </w:rPr>
        <w:fldChar w:fldCharType="end"/>
      </w:r>
    </w:p>
    <w:p w14:paraId="1949C211" w14:textId="5BCD292D"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1. Genetikus algoritmusok</w:t>
      </w:r>
      <w:r>
        <w:rPr>
          <w:noProof/>
        </w:rPr>
        <w:tab/>
      </w:r>
      <w:r>
        <w:rPr>
          <w:noProof/>
        </w:rPr>
        <w:fldChar w:fldCharType="begin"/>
      </w:r>
      <w:r>
        <w:rPr>
          <w:noProof/>
        </w:rPr>
        <w:instrText xml:space="preserve"> PAGEREF _Toc7973536 \h </w:instrText>
      </w:r>
      <w:r>
        <w:rPr>
          <w:noProof/>
        </w:rPr>
      </w:r>
      <w:r>
        <w:rPr>
          <w:noProof/>
        </w:rPr>
        <w:fldChar w:fldCharType="separate"/>
      </w:r>
      <w:r>
        <w:rPr>
          <w:noProof/>
        </w:rPr>
        <w:t>2</w:t>
      </w:r>
      <w:r>
        <w:rPr>
          <w:noProof/>
        </w:rPr>
        <w:fldChar w:fldCharType="end"/>
      </w:r>
    </w:p>
    <w:p w14:paraId="3DA6BE86" w14:textId="690EF03D"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1.1.</w:t>
      </w:r>
      <w:r>
        <w:rPr>
          <w:rFonts w:asciiTheme="minorHAnsi" w:eastAsiaTheme="minorEastAsia" w:hAnsiTheme="minorHAnsi" w:cstheme="minorBidi"/>
          <w:noProof/>
          <w:color w:val="auto"/>
          <w:kern w:val="0"/>
          <w:sz w:val="22"/>
          <w:szCs w:val="22"/>
          <w:lang w:eastAsia="hu-HU" w:bidi="ar-SA"/>
        </w:rPr>
        <w:tab/>
      </w:r>
      <w:r>
        <w:rPr>
          <w:noProof/>
        </w:rPr>
        <w:t>Történeti áttekintés</w:t>
      </w:r>
      <w:r>
        <w:rPr>
          <w:noProof/>
        </w:rPr>
        <w:tab/>
      </w:r>
      <w:r>
        <w:rPr>
          <w:noProof/>
        </w:rPr>
        <w:fldChar w:fldCharType="begin"/>
      </w:r>
      <w:r>
        <w:rPr>
          <w:noProof/>
        </w:rPr>
        <w:instrText xml:space="preserve"> PAGEREF _Toc7973537 \h </w:instrText>
      </w:r>
      <w:r>
        <w:rPr>
          <w:noProof/>
        </w:rPr>
      </w:r>
      <w:r>
        <w:rPr>
          <w:noProof/>
        </w:rPr>
        <w:fldChar w:fldCharType="separate"/>
      </w:r>
      <w:r>
        <w:rPr>
          <w:noProof/>
        </w:rPr>
        <w:t>2</w:t>
      </w:r>
      <w:r>
        <w:rPr>
          <w:noProof/>
        </w:rPr>
        <w:fldChar w:fldCharType="end"/>
      </w:r>
    </w:p>
    <w:p w14:paraId="40E7E4EF" w14:textId="0E21115A"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1.2.</w:t>
      </w:r>
      <w:r>
        <w:rPr>
          <w:rFonts w:asciiTheme="minorHAnsi" w:eastAsiaTheme="minorEastAsia" w:hAnsiTheme="minorHAnsi" w:cstheme="minorBidi"/>
          <w:noProof/>
          <w:color w:val="auto"/>
          <w:kern w:val="0"/>
          <w:sz w:val="22"/>
          <w:szCs w:val="22"/>
          <w:lang w:eastAsia="hu-HU" w:bidi="ar-SA"/>
        </w:rPr>
        <w:tab/>
      </w:r>
      <w:r>
        <w:rPr>
          <w:noProof/>
        </w:rPr>
        <w:t>Működése</w:t>
      </w:r>
      <w:r>
        <w:rPr>
          <w:noProof/>
        </w:rPr>
        <w:tab/>
      </w:r>
      <w:r>
        <w:rPr>
          <w:noProof/>
        </w:rPr>
        <w:fldChar w:fldCharType="begin"/>
      </w:r>
      <w:r>
        <w:rPr>
          <w:noProof/>
        </w:rPr>
        <w:instrText xml:space="preserve"> PAGEREF _Toc7973538 \h </w:instrText>
      </w:r>
      <w:r>
        <w:rPr>
          <w:noProof/>
        </w:rPr>
      </w:r>
      <w:r>
        <w:rPr>
          <w:noProof/>
        </w:rPr>
        <w:fldChar w:fldCharType="separate"/>
      </w:r>
      <w:r>
        <w:rPr>
          <w:noProof/>
        </w:rPr>
        <w:t>3</w:t>
      </w:r>
      <w:r>
        <w:rPr>
          <w:noProof/>
        </w:rPr>
        <w:fldChar w:fldCharType="end"/>
      </w:r>
    </w:p>
    <w:p w14:paraId="1B467EE4" w14:textId="7256AA97"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_Toc7973539 \h </w:instrText>
      </w:r>
      <w:r>
        <w:rPr>
          <w:noProof/>
        </w:rPr>
      </w:r>
      <w:r>
        <w:rPr>
          <w:noProof/>
        </w:rPr>
        <w:fldChar w:fldCharType="separate"/>
      </w:r>
      <w:r>
        <w:rPr>
          <w:noProof/>
        </w:rPr>
        <w:t>4</w:t>
      </w:r>
      <w:r>
        <w:rPr>
          <w:noProof/>
        </w:rPr>
        <w:fldChar w:fldCharType="end"/>
      </w:r>
    </w:p>
    <w:p w14:paraId="7A7EB10A" w14:textId="13EB8C57"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1.2.2.</w:t>
      </w:r>
      <w:r>
        <w:rPr>
          <w:rFonts w:asciiTheme="minorHAnsi" w:eastAsiaTheme="minorEastAsia" w:hAnsiTheme="minorHAnsi" w:cstheme="minorBidi"/>
          <w:noProof/>
          <w:color w:val="auto"/>
          <w:kern w:val="0"/>
          <w:sz w:val="22"/>
          <w:szCs w:val="22"/>
          <w:lang w:eastAsia="hu-HU" w:bidi="ar-SA"/>
        </w:rPr>
        <w:tab/>
      </w:r>
      <w:r>
        <w:rPr>
          <w:noProof/>
        </w:rPr>
        <w:t>Inicializálás</w:t>
      </w:r>
      <w:r>
        <w:rPr>
          <w:noProof/>
        </w:rPr>
        <w:tab/>
      </w:r>
      <w:r>
        <w:rPr>
          <w:noProof/>
        </w:rPr>
        <w:fldChar w:fldCharType="begin"/>
      </w:r>
      <w:r>
        <w:rPr>
          <w:noProof/>
        </w:rPr>
        <w:instrText xml:space="preserve"> PAGEREF _Toc7973540 \h </w:instrText>
      </w:r>
      <w:r>
        <w:rPr>
          <w:noProof/>
        </w:rPr>
      </w:r>
      <w:r>
        <w:rPr>
          <w:noProof/>
        </w:rPr>
        <w:fldChar w:fldCharType="separate"/>
      </w:r>
      <w:r>
        <w:rPr>
          <w:noProof/>
        </w:rPr>
        <w:t>6</w:t>
      </w:r>
      <w:r>
        <w:rPr>
          <w:noProof/>
        </w:rPr>
        <w:fldChar w:fldCharType="end"/>
      </w:r>
    </w:p>
    <w:p w14:paraId="695AC005" w14:textId="4276BBD3"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1.2.3.</w:t>
      </w:r>
      <w:r>
        <w:rPr>
          <w:rFonts w:asciiTheme="minorHAnsi" w:eastAsiaTheme="minorEastAsia" w:hAnsiTheme="minorHAnsi" w:cstheme="minorBidi"/>
          <w:noProof/>
          <w:color w:val="auto"/>
          <w:kern w:val="0"/>
          <w:sz w:val="22"/>
          <w:szCs w:val="22"/>
          <w:lang w:eastAsia="hu-HU" w:bidi="ar-SA"/>
        </w:rPr>
        <w:tab/>
      </w:r>
      <w:r>
        <w:rPr>
          <w:noProof/>
        </w:rPr>
        <w:t>Kiértékelési-, cél- és jósági függvény</w:t>
      </w:r>
      <w:r>
        <w:rPr>
          <w:noProof/>
        </w:rPr>
        <w:tab/>
      </w:r>
      <w:r>
        <w:rPr>
          <w:noProof/>
        </w:rPr>
        <w:fldChar w:fldCharType="begin"/>
      </w:r>
      <w:r>
        <w:rPr>
          <w:noProof/>
        </w:rPr>
        <w:instrText xml:space="preserve"> PAGEREF _Toc7973541 \h </w:instrText>
      </w:r>
      <w:r>
        <w:rPr>
          <w:noProof/>
        </w:rPr>
      </w:r>
      <w:r>
        <w:rPr>
          <w:noProof/>
        </w:rPr>
        <w:fldChar w:fldCharType="separate"/>
      </w:r>
      <w:r>
        <w:rPr>
          <w:noProof/>
        </w:rPr>
        <w:t>6</w:t>
      </w:r>
      <w:r>
        <w:rPr>
          <w:noProof/>
        </w:rPr>
        <w:fldChar w:fldCharType="end"/>
      </w:r>
    </w:p>
    <w:p w14:paraId="59857587" w14:textId="7AC39603"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1.2.4.</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_Toc7973542 \h </w:instrText>
      </w:r>
      <w:r>
        <w:rPr>
          <w:noProof/>
        </w:rPr>
      </w:r>
      <w:r>
        <w:rPr>
          <w:noProof/>
        </w:rPr>
        <w:fldChar w:fldCharType="separate"/>
      </w:r>
      <w:r>
        <w:rPr>
          <w:noProof/>
        </w:rPr>
        <w:t>7</w:t>
      </w:r>
      <w:r>
        <w:rPr>
          <w:noProof/>
        </w:rPr>
        <w:fldChar w:fldCharType="end"/>
      </w:r>
    </w:p>
    <w:p w14:paraId="6FFAA397" w14:textId="3EFAE291"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1.2.5.</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_Toc7973543 \h </w:instrText>
      </w:r>
      <w:r>
        <w:rPr>
          <w:noProof/>
        </w:rPr>
      </w:r>
      <w:r>
        <w:rPr>
          <w:noProof/>
        </w:rPr>
        <w:fldChar w:fldCharType="separate"/>
      </w:r>
      <w:r>
        <w:rPr>
          <w:noProof/>
        </w:rPr>
        <w:t>8</w:t>
      </w:r>
      <w:r>
        <w:rPr>
          <w:noProof/>
        </w:rPr>
        <w:fldChar w:fldCharType="end"/>
      </w:r>
    </w:p>
    <w:p w14:paraId="7D62D91A" w14:textId="451D202A"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1.2.6.</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_Toc7973544 \h </w:instrText>
      </w:r>
      <w:r>
        <w:rPr>
          <w:noProof/>
        </w:rPr>
      </w:r>
      <w:r>
        <w:rPr>
          <w:noProof/>
        </w:rPr>
        <w:fldChar w:fldCharType="separate"/>
      </w:r>
      <w:r>
        <w:rPr>
          <w:noProof/>
        </w:rPr>
        <w:t>12</w:t>
      </w:r>
      <w:r>
        <w:rPr>
          <w:noProof/>
        </w:rPr>
        <w:fldChar w:fldCharType="end"/>
      </w:r>
    </w:p>
    <w:p w14:paraId="542FC762" w14:textId="4030B5BC"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1.2.7.</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_Toc7973545 \h </w:instrText>
      </w:r>
      <w:r>
        <w:rPr>
          <w:noProof/>
        </w:rPr>
      </w:r>
      <w:r>
        <w:rPr>
          <w:noProof/>
        </w:rPr>
        <w:fldChar w:fldCharType="separate"/>
      </w:r>
      <w:r>
        <w:rPr>
          <w:noProof/>
        </w:rPr>
        <w:t>12</w:t>
      </w:r>
      <w:r>
        <w:rPr>
          <w:noProof/>
        </w:rPr>
        <w:fldChar w:fldCharType="end"/>
      </w:r>
    </w:p>
    <w:p w14:paraId="4800EE11" w14:textId="5ED42978"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1.2.8.</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_Toc7973546 \h </w:instrText>
      </w:r>
      <w:r>
        <w:rPr>
          <w:noProof/>
        </w:rPr>
      </w:r>
      <w:r>
        <w:rPr>
          <w:noProof/>
        </w:rPr>
        <w:fldChar w:fldCharType="separate"/>
      </w:r>
      <w:r>
        <w:rPr>
          <w:noProof/>
        </w:rPr>
        <w:t>13</w:t>
      </w:r>
      <w:r>
        <w:rPr>
          <w:noProof/>
        </w:rPr>
        <w:fldChar w:fldCharType="end"/>
      </w:r>
    </w:p>
    <w:p w14:paraId="66B9D87E" w14:textId="5DA99D80"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1.3.</w:t>
      </w:r>
      <w:r>
        <w:rPr>
          <w:rFonts w:asciiTheme="minorHAnsi" w:eastAsiaTheme="minorEastAsia" w:hAnsiTheme="minorHAnsi" w:cstheme="minorBidi"/>
          <w:noProof/>
          <w:color w:val="auto"/>
          <w:kern w:val="0"/>
          <w:sz w:val="22"/>
          <w:szCs w:val="22"/>
          <w:lang w:eastAsia="hu-HU" w:bidi="ar-SA"/>
        </w:rPr>
        <w:tab/>
      </w:r>
      <w:r>
        <w:rPr>
          <w:noProof/>
        </w:rPr>
        <w:t>A dolgozatban használt módszer</w:t>
      </w:r>
      <w:r>
        <w:rPr>
          <w:noProof/>
        </w:rPr>
        <w:tab/>
      </w:r>
      <w:r>
        <w:rPr>
          <w:noProof/>
        </w:rPr>
        <w:fldChar w:fldCharType="begin"/>
      </w:r>
      <w:r>
        <w:rPr>
          <w:noProof/>
        </w:rPr>
        <w:instrText xml:space="preserve"> PAGEREF _Toc7973547 \h </w:instrText>
      </w:r>
      <w:r>
        <w:rPr>
          <w:noProof/>
        </w:rPr>
      </w:r>
      <w:r>
        <w:rPr>
          <w:noProof/>
        </w:rPr>
        <w:fldChar w:fldCharType="separate"/>
      </w:r>
      <w:r>
        <w:rPr>
          <w:noProof/>
        </w:rPr>
        <w:t>13</w:t>
      </w:r>
      <w:r>
        <w:rPr>
          <w:noProof/>
        </w:rPr>
        <w:fldChar w:fldCharType="end"/>
      </w:r>
    </w:p>
    <w:p w14:paraId="02B33D35" w14:textId="77D82E7A"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1.3.1.</w:t>
      </w:r>
      <w:r>
        <w:rPr>
          <w:rFonts w:asciiTheme="minorHAnsi" w:eastAsiaTheme="minorEastAsia" w:hAnsiTheme="minorHAnsi" w:cstheme="minorBidi"/>
          <w:noProof/>
          <w:color w:val="auto"/>
          <w:kern w:val="0"/>
          <w:sz w:val="22"/>
          <w:szCs w:val="22"/>
          <w:lang w:eastAsia="hu-HU" w:bidi="ar-SA"/>
        </w:rPr>
        <w:tab/>
      </w:r>
      <w:r>
        <w:rPr>
          <w:noProof/>
        </w:rPr>
        <w:t>Reprezentáció</w:t>
      </w:r>
      <w:r>
        <w:rPr>
          <w:noProof/>
        </w:rPr>
        <w:tab/>
      </w:r>
      <w:r>
        <w:rPr>
          <w:noProof/>
        </w:rPr>
        <w:fldChar w:fldCharType="begin"/>
      </w:r>
      <w:r>
        <w:rPr>
          <w:noProof/>
        </w:rPr>
        <w:instrText xml:space="preserve"> PAGEREF _Toc7973548 \h </w:instrText>
      </w:r>
      <w:r>
        <w:rPr>
          <w:noProof/>
        </w:rPr>
      </w:r>
      <w:r>
        <w:rPr>
          <w:noProof/>
        </w:rPr>
        <w:fldChar w:fldCharType="separate"/>
      </w:r>
      <w:r>
        <w:rPr>
          <w:noProof/>
        </w:rPr>
        <w:t>13</w:t>
      </w:r>
      <w:r>
        <w:rPr>
          <w:noProof/>
        </w:rPr>
        <w:fldChar w:fldCharType="end"/>
      </w:r>
    </w:p>
    <w:p w14:paraId="313FCF28" w14:textId="71960364"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1.3.2.</w:t>
      </w:r>
      <w:r>
        <w:rPr>
          <w:rFonts w:asciiTheme="minorHAnsi" w:eastAsiaTheme="minorEastAsia" w:hAnsiTheme="minorHAnsi" w:cstheme="minorBidi"/>
          <w:noProof/>
          <w:color w:val="auto"/>
          <w:kern w:val="0"/>
          <w:sz w:val="22"/>
          <w:szCs w:val="22"/>
          <w:lang w:eastAsia="hu-HU" w:bidi="ar-SA"/>
        </w:rPr>
        <w:tab/>
      </w:r>
      <w:r>
        <w:rPr>
          <w:noProof/>
        </w:rPr>
        <w:t>Kiértékelési- és jósági függvény</w:t>
      </w:r>
      <w:r>
        <w:rPr>
          <w:noProof/>
        </w:rPr>
        <w:tab/>
      </w:r>
      <w:r>
        <w:rPr>
          <w:noProof/>
        </w:rPr>
        <w:fldChar w:fldCharType="begin"/>
      </w:r>
      <w:r>
        <w:rPr>
          <w:noProof/>
        </w:rPr>
        <w:instrText xml:space="preserve"> PAGEREF _Toc7973549 \h </w:instrText>
      </w:r>
      <w:r>
        <w:rPr>
          <w:noProof/>
        </w:rPr>
      </w:r>
      <w:r>
        <w:rPr>
          <w:noProof/>
        </w:rPr>
        <w:fldChar w:fldCharType="separate"/>
      </w:r>
      <w:r>
        <w:rPr>
          <w:noProof/>
        </w:rPr>
        <w:t>14</w:t>
      </w:r>
      <w:r>
        <w:rPr>
          <w:noProof/>
        </w:rPr>
        <w:fldChar w:fldCharType="end"/>
      </w:r>
    </w:p>
    <w:p w14:paraId="77FAEE26" w14:textId="01C064B1"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1.3.3.</w:t>
      </w:r>
      <w:r>
        <w:rPr>
          <w:rFonts w:asciiTheme="minorHAnsi" w:eastAsiaTheme="minorEastAsia" w:hAnsiTheme="minorHAnsi" w:cstheme="minorBidi"/>
          <w:noProof/>
          <w:color w:val="auto"/>
          <w:kern w:val="0"/>
          <w:sz w:val="22"/>
          <w:szCs w:val="22"/>
          <w:lang w:eastAsia="hu-HU" w:bidi="ar-SA"/>
        </w:rPr>
        <w:tab/>
      </w:r>
      <w:r>
        <w:rPr>
          <w:noProof/>
        </w:rPr>
        <w:t>Szelekció</w:t>
      </w:r>
      <w:r>
        <w:rPr>
          <w:noProof/>
        </w:rPr>
        <w:tab/>
      </w:r>
      <w:r>
        <w:rPr>
          <w:noProof/>
        </w:rPr>
        <w:fldChar w:fldCharType="begin"/>
      </w:r>
      <w:r>
        <w:rPr>
          <w:noProof/>
        </w:rPr>
        <w:instrText xml:space="preserve"> PAGEREF _Toc7973550 \h </w:instrText>
      </w:r>
      <w:r>
        <w:rPr>
          <w:noProof/>
        </w:rPr>
      </w:r>
      <w:r>
        <w:rPr>
          <w:noProof/>
        </w:rPr>
        <w:fldChar w:fldCharType="separate"/>
      </w:r>
      <w:r>
        <w:rPr>
          <w:noProof/>
        </w:rPr>
        <w:t>14</w:t>
      </w:r>
      <w:r>
        <w:rPr>
          <w:noProof/>
        </w:rPr>
        <w:fldChar w:fldCharType="end"/>
      </w:r>
    </w:p>
    <w:p w14:paraId="708F169F" w14:textId="33D35DDD"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1.3.4.</w:t>
      </w:r>
      <w:r>
        <w:rPr>
          <w:rFonts w:asciiTheme="minorHAnsi" w:eastAsiaTheme="minorEastAsia" w:hAnsiTheme="minorHAnsi" w:cstheme="minorBidi"/>
          <w:noProof/>
          <w:color w:val="auto"/>
          <w:kern w:val="0"/>
          <w:sz w:val="22"/>
          <w:szCs w:val="22"/>
          <w:lang w:eastAsia="hu-HU" w:bidi="ar-SA"/>
        </w:rPr>
        <w:tab/>
      </w:r>
      <w:r>
        <w:rPr>
          <w:noProof/>
        </w:rPr>
        <w:t>Keresztezés</w:t>
      </w:r>
      <w:r>
        <w:rPr>
          <w:noProof/>
        </w:rPr>
        <w:tab/>
      </w:r>
      <w:r>
        <w:rPr>
          <w:noProof/>
        </w:rPr>
        <w:fldChar w:fldCharType="begin"/>
      </w:r>
      <w:r>
        <w:rPr>
          <w:noProof/>
        </w:rPr>
        <w:instrText xml:space="preserve"> PAGEREF _Toc7973551 \h </w:instrText>
      </w:r>
      <w:r>
        <w:rPr>
          <w:noProof/>
        </w:rPr>
      </w:r>
      <w:r>
        <w:rPr>
          <w:noProof/>
        </w:rPr>
        <w:fldChar w:fldCharType="separate"/>
      </w:r>
      <w:r>
        <w:rPr>
          <w:noProof/>
        </w:rPr>
        <w:t>14</w:t>
      </w:r>
      <w:r>
        <w:rPr>
          <w:noProof/>
        </w:rPr>
        <w:fldChar w:fldCharType="end"/>
      </w:r>
    </w:p>
    <w:p w14:paraId="3C63C47A" w14:textId="144371EF"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1.3.5.</w:t>
      </w:r>
      <w:r>
        <w:rPr>
          <w:rFonts w:asciiTheme="minorHAnsi" w:eastAsiaTheme="minorEastAsia" w:hAnsiTheme="minorHAnsi" w:cstheme="minorBidi"/>
          <w:noProof/>
          <w:color w:val="auto"/>
          <w:kern w:val="0"/>
          <w:sz w:val="22"/>
          <w:szCs w:val="22"/>
          <w:lang w:eastAsia="hu-HU" w:bidi="ar-SA"/>
        </w:rPr>
        <w:tab/>
      </w:r>
      <w:r>
        <w:rPr>
          <w:noProof/>
        </w:rPr>
        <w:t>Mutáció</w:t>
      </w:r>
      <w:r>
        <w:rPr>
          <w:noProof/>
        </w:rPr>
        <w:tab/>
      </w:r>
      <w:r>
        <w:rPr>
          <w:noProof/>
        </w:rPr>
        <w:fldChar w:fldCharType="begin"/>
      </w:r>
      <w:r>
        <w:rPr>
          <w:noProof/>
        </w:rPr>
        <w:instrText xml:space="preserve"> PAGEREF _Toc7973552 \h </w:instrText>
      </w:r>
      <w:r>
        <w:rPr>
          <w:noProof/>
        </w:rPr>
      </w:r>
      <w:r>
        <w:rPr>
          <w:noProof/>
        </w:rPr>
        <w:fldChar w:fldCharType="separate"/>
      </w:r>
      <w:r>
        <w:rPr>
          <w:noProof/>
        </w:rPr>
        <w:t>15</w:t>
      </w:r>
      <w:r>
        <w:rPr>
          <w:noProof/>
        </w:rPr>
        <w:fldChar w:fldCharType="end"/>
      </w:r>
    </w:p>
    <w:p w14:paraId="5A7559C1" w14:textId="516A86E0"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1.3.6.</w:t>
      </w:r>
      <w:r>
        <w:rPr>
          <w:rFonts w:asciiTheme="minorHAnsi" w:eastAsiaTheme="minorEastAsia" w:hAnsiTheme="minorHAnsi" w:cstheme="minorBidi"/>
          <w:noProof/>
          <w:color w:val="auto"/>
          <w:kern w:val="0"/>
          <w:sz w:val="22"/>
          <w:szCs w:val="22"/>
          <w:lang w:eastAsia="hu-HU" w:bidi="ar-SA"/>
        </w:rPr>
        <w:tab/>
      </w:r>
      <w:r>
        <w:rPr>
          <w:noProof/>
        </w:rPr>
        <w:t>Reprodukció</w:t>
      </w:r>
      <w:r>
        <w:rPr>
          <w:noProof/>
        </w:rPr>
        <w:tab/>
      </w:r>
      <w:r>
        <w:rPr>
          <w:noProof/>
        </w:rPr>
        <w:fldChar w:fldCharType="begin"/>
      </w:r>
      <w:r>
        <w:rPr>
          <w:noProof/>
        </w:rPr>
        <w:instrText xml:space="preserve"> PAGEREF _Toc7973553 \h </w:instrText>
      </w:r>
      <w:r>
        <w:rPr>
          <w:noProof/>
        </w:rPr>
      </w:r>
      <w:r>
        <w:rPr>
          <w:noProof/>
        </w:rPr>
        <w:fldChar w:fldCharType="separate"/>
      </w:r>
      <w:r>
        <w:rPr>
          <w:noProof/>
        </w:rPr>
        <w:t>16</w:t>
      </w:r>
      <w:r>
        <w:rPr>
          <w:noProof/>
        </w:rPr>
        <w:fldChar w:fldCharType="end"/>
      </w:r>
    </w:p>
    <w:p w14:paraId="63012E5B" w14:textId="42F7B8BF"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1.3.7.</w:t>
      </w:r>
      <w:r>
        <w:rPr>
          <w:rFonts w:asciiTheme="minorHAnsi" w:eastAsiaTheme="minorEastAsia" w:hAnsiTheme="minorHAnsi" w:cstheme="minorBidi"/>
          <w:noProof/>
          <w:color w:val="auto"/>
          <w:kern w:val="0"/>
          <w:sz w:val="22"/>
          <w:szCs w:val="22"/>
          <w:lang w:eastAsia="hu-HU" w:bidi="ar-SA"/>
        </w:rPr>
        <w:tab/>
      </w:r>
      <w:r>
        <w:rPr>
          <w:noProof/>
        </w:rPr>
        <w:t>Kilépési feltétel</w:t>
      </w:r>
      <w:r>
        <w:rPr>
          <w:noProof/>
        </w:rPr>
        <w:tab/>
      </w:r>
      <w:r>
        <w:rPr>
          <w:noProof/>
        </w:rPr>
        <w:fldChar w:fldCharType="begin"/>
      </w:r>
      <w:r>
        <w:rPr>
          <w:noProof/>
        </w:rPr>
        <w:instrText xml:space="preserve"> PAGEREF _Toc7973554 \h </w:instrText>
      </w:r>
      <w:r>
        <w:rPr>
          <w:noProof/>
        </w:rPr>
      </w:r>
      <w:r>
        <w:rPr>
          <w:noProof/>
        </w:rPr>
        <w:fldChar w:fldCharType="separate"/>
      </w:r>
      <w:r>
        <w:rPr>
          <w:noProof/>
        </w:rPr>
        <w:t>16</w:t>
      </w:r>
      <w:r>
        <w:rPr>
          <w:noProof/>
        </w:rPr>
        <w:fldChar w:fldCharType="end"/>
      </w:r>
    </w:p>
    <w:p w14:paraId="3F5C52D1" w14:textId="7BD0F923"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2. Tervezési dokumentáció</w:t>
      </w:r>
      <w:r>
        <w:rPr>
          <w:noProof/>
        </w:rPr>
        <w:tab/>
      </w:r>
      <w:r>
        <w:rPr>
          <w:noProof/>
        </w:rPr>
        <w:fldChar w:fldCharType="begin"/>
      </w:r>
      <w:r>
        <w:rPr>
          <w:noProof/>
        </w:rPr>
        <w:instrText xml:space="preserve"> PAGEREF _Toc7973555 \h </w:instrText>
      </w:r>
      <w:r>
        <w:rPr>
          <w:noProof/>
        </w:rPr>
      </w:r>
      <w:r>
        <w:rPr>
          <w:noProof/>
        </w:rPr>
        <w:fldChar w:fldCharType="separate"/>
      </w:r>
      <w:r>
        <w:rPr>
          <w:noProof/>
        </w:rPr>
        <w:t>17</w:t>
      </w:r>
      <w:r>
        <w:rPr>
          <w:noProof/>
        </w:rPr>
        <w:fldChar w:fldCharType="end"/>
      </w:r>
    </w:p>
    <w:p w14:paraId="53E1FC22" w14:textId="479884AC"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2.1.</w:t>
      </w:r>
      <w:r>
        <w:rPr>
          <w:rFonts w:asciiTheme="minorHAnsi" w:eastAsiaTheme="minorEastAsia" w:hAnsiTheme="minorHAnsi" w:cstheme="minorBidi"/>
          <w:noProof/>
          <w:color w:val="auto"/>
          <w:kern w:val="0"/>
          <w:sz w:val="22"/>
          <w:szCs w:val="22"/>
          <w:lang w:eastAsia="hu-HU" w:bidi="ar-SA"/>
        </w:rPr>
        <w:tab/>
      </w:r>
      <w:r>
        <w:rPr>
          <w:noProof/>
        </w:rPr>
        <w:t>Programmal szemben támasztott követelmények</w:t>
      </w:r>
      <w:r>
        <w:rPr>
          <w:noProof/>
        </w:rPr>
        <w:tab/>
      </w:r>
      <w:r>
        <w:rPr>
          <w:noProof/>
        </w:rPr>
        <w:fldChar w:fldCharType="begin"/>
      </w:r>
      <w:r>
        <w:rPr>
          <w:noProof/>
        </w:rPr>
        <w:instrText xml:space="preserve"> PAGEREF _Toc7973556 \h </w:instrText>
      </w:r>
      <w:r>
        <w:rPr>
          <w:noProof/>
        </w:rPr>
      </w:r>
      <w:r>
        <w:rPr>
          <w:noProof/>
        </w:rPr>
        <w:fldChar w:fldCharType="separate"/>
      </w:r>
      <w:r>
        <w:rPr>
          <w:noProof/>
        </w:rPr>
        <w:t>17</w:t>
      </w:r>
      <w:r>
        <w:rPr>
          <w:noProof/>
        </w:rPr>
        <w:fldChar w:fldCharType="end"/>
      </w:r>
    </w:p>
    <w:p w14:paraId="1F9286E2" w14:textId="67259389"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2.2.</w:t>
      </w:r>
      <w:r>
        <w:rPr>
          <w:rFonts w:asciiTheme="minorHAnsi" w:eastAsiaTheme="minorEastAsia" w:hAnsiTheme="minorHAnsi" w:cstheme="minorBidi"/>
          <w:noProof/>
          <w:color w:val="auto"/>
          <w:kern w:val="0"/>
          <w:sz w:val="22"/>
          <w:szCs w:val="22"/>
          <w:lang w:eastAsia="hu-HU" w:bidi="ar-SA"/>
        </w:rPr>
        <w:tab/>
      </w:r>
      <w:r>
        <w:rPr>
          <w:noProof/>
        </w:rPr>
        <w:t>UML diagramok</w:t>
      </w:r>
      <w:r>
        <w:rPr>
          <w:noProof/>
        </w:rPr>
        <w:tab/>
      </w:r>
      <w:r>
        <w:rPr>
          <w:noProof/>
        </w:rPr>
        <w:fldChar w:fldCharType="begin"/>
      </w:r>
      <w:r>
        <w:rPr>
          <w:noProof/>
        </w:rPr>
        <w:instrText xml:space="preserve"> PAGEREF _Toc7973557 \h </w:instrText>
      </w:r>
      <w:r>
        <w:rPr>
          <w:noProof/>
        </w:rPr>
      </w:r>
      <w:r>
        <w:rPr>
          <w:noProof/>
        </w:rPr>
        <w:fldChar w:fldCharType="separate"/>
      </w:r>
      <w:r>
        <w:rPr>
          <w:noProof/>
        </w:rPr>
        <w:t>17</w:t>
      </w:r>
      <w:r>
        <w:rPr>
          <w:noProof/>
        </w:rPr>
        <w:fldChar w:fldCharType="end"/>
      </w:r>
    </w:p>
    <w:p w14:paraId="534D6078" w14:textId="2E578CB8"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2.2.1.</w:t>
      </w:r>
      <w:r>
        <w:rPr>
          <w:rFonts w:asciiTheme="minorHAnsi" w:eastAsiaTheme="minorEastAsia" w:hAnsiTheme="minorHAnsi" w:cstheme="minorBidi"/>
          <w:noProof/>
          <w:color w:val="auto"/>
          <w:kern w:val="0"/>
          <w:sz w:val="22"/>
          <w:szCs w:val="22"/>
          <w:lang w:eastAsia="hu-HU" w:bidi="ar-SA"/>
        </w:rPr>
        <w:tab/>
      </w:r>
      <w:r>
        <w:rPr>
          <w:noProof/>
        </w:rPr>
        <w:t>Aktorok – funkciók</w:t>
      </w:r>
      <w:r>
        <w:rPr>
          <w:noProof/>
        </w:rPr>
        <w:tab/>
      </w:r>
      <w:r>
        <w:rPr>
          <w:noProof/>
        </w:rPr>
        <w:fldChar w:fldCharType="begin"/>
      </w:r>
      <w:r>
        <w:rPr>
          <w:noProof/>
        </w:rPr>
        <w:instrText xml:space="preserve"> PAGEREF _Toc7973558 \h </w:instrText>
      </w:r>
      <w:r>
        <w:rPr>
          <w:noProof/>
        </w:rPr>
      </w:r>
      <w:r>
        <w:rPr>
          <w:noProof/>
        </w:rPr>
        <w:fldChar w:fldCharType="separate"/>
      </w:r>
      <w:r>
        <w:rPr>
          <w:noProof/>
        </w:rPr>
        <w:t>17</w:t>
      </w:r>
      <w:r>
        <w:rPr>
          <w:noProof/>
        </w:rPr>
        <w:fldChar w:fldCharType="end"/>
      </w:r>
    </w:p>
    <w:p w14:paraId="5A7AC9AA" w14:textId="37DF2B04"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2.2.2.</w:t>
      </w:r>
      <w:r>
        <w:rPr>
          <w:rFonts w:asciiTheme="minorHAnsi" w:eastAsiaTheme="minorEastAsia" w:hAnsiTheme="minorHAnsi" w:cstheme="minorBidi"/>
          <w:noProof/>
          <w:color w:val="auto"/>
          <w:kern w:val="0"/>
          <w:sz w:val="22"/>
          <w:szCs w:val="22"/>
          <w:lang w:eastAsia="hu-HU" w:bidi="ar-SA"/>
        </w:rPr>
        <w:tab/>
      </w:r>
      <w:r>
        <w:rPr>
          <w:noProof/>
        </w:rPr>
        <w:t>ER diagram</w:t>
      </w:r>
      <w:r>
        <w:rPr>
          <w:noProof/>
        </w:rPr>
        <w:tab/>
      </w:r>
      <w:r>
        <w:rPr>
          <w:noProof/>
        </w:rPr>
        <w:fldChar w:fldCharType="begin"/>
      </w:r>
      <w:r>
        <w:rPr>
          <w:noProof/>
        </w:rPr>
        <w:instrText xml:space="preserve"> PAGEREF _Toc7973559 \h </w:instrText>
      </w:r>
      <w:r>
        <w:rPr>
          <w:noProof/>
        </w:rPr>
      </w:r>
      <w:r>
        <w:rPr>
          <w:noProof/>
        </w:rPr>
        <w:fldChar w:fldCharType="separate"/>
      </w:r>
      <w:r>
        <w:rPr>
          <w:noProof/>
        </w:rPr>
        <w:t>18</w:t>
      </w:r>
      <w:r>
        <w:rPr>
          <w:noProof/>
        </w:rPr>
        <w:fldChar w:fldCharType="end"/>
      </w:r>
    </w:p>
    <w:p w14:paraId="33975214" w14:textId="485A5DC8"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2.2.3.</w:t>
      </w:r>
      <w:r>
        <w:rPr>
          <w:rFonts w:asciiTheme="minorHAnsi" w:eastAsiaTheme="minorEastAsia" w:hAnsiTheme="minorHAnsi" w:cstheme="minorBidi"/>
          <w:noProof/>
          <w:color w:val="auto"/>
          <w:kern w:val="0"/>
          <w:sz w:val="22"/>
          <w:szCs w:val="22"/>
          <w:lang w:eastAsia="hu-HU" w:bidi="ar-SA"/>
        </w:rPr>
        <w:tab/>
      </w:r>
      <w:r>
        <w:rPr>
          <w:noProof/>
        </w:rPr>
        <w:t>Osztálydiagram</w:t>
      </w:r>
      <w:r>
        <w:rPr>
          <w:noProof/>
        </w:rPr>
        <w:tab/>
      </w:r>
      <w:r>
        <w:rPr>
          <w:noProof/>
        </w:rPr>
        <w:fldChar w:fldCharType="begin"/>
      </w:r>
      <w:r>
        <w:rPr>
          <w:noProof/>
        </w:rPr>
        <w:instrText xml:space="preserve"> PAGEREF _Toc7973560 \h </w:instrText>
      </w:r>
      <w:r>
        <w:rPr>
          <w:noProof/>
        </w:rPr>
      </w:r>
      <w:r>
        <w:rPr>
          <w:noProof/>
        </w:rPr>
        <w:fldChar w:fldCharType="separate"/>
      </w:r>
      <w:r>
        <w:rPr>
          <w:noProof/>
        </w:rPr>
        <w:t>19</w:t>
      </w:r>
      <w:r>
        <w:rPr>
          <w:noProof/>
        </w:rPr>
        <w:fldChar w:fldCharType="end"/>
      </w:r>
    </w:p>
    <w:p w14:paraId="4F34A281" w14:textId="678D0AB1"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2.2.3.1.</w:t>
      </w:r>
      <w:r>
        <w:rPr>
          <w:rFonts w:asciiTheme="minorHAnsi" w:eastAsiaTheme="minorEastAsia" w:hAnsiTheme="minorHAnsi" w:cstheme="minorBidi"/>
          <w:noProof/>
          <w:color w:val="auto"/>
          <w:kern w:val="0"/>
          <w:sz w:val="22"/>
          <w:szCs w:val="22"/>
          <w:lang w:eastAsia="hu-HU" w:bidi="ar-SA"/>
        </w:rPr>
        <w:tab/>
      </w:r>
      <w:r>
        <w:rPr>
          <w:noProof/>
        </w:rPr>
        <w:t>Egy osztály ismertetése</w:t>
      </w:r>
      <w:r>
        <w:rPr>
          <w:noProof/>
        </w:rPr>
        <w:tab/>
      </w:r>
      <w:r>
        <w:rPr>
          <w:noProof/>
        </w:rPr>
        <w:fldChar w:fldCharType="begin"/>
      </w:r>
      <w:r>
        <w:rPr>
          <w:noProof/>
        </w:rPr>
        <w:instrText xml:space="preserve"> PAGEREF _Toc7973561 \h </w:instrText>
      </w:r>
      <w:r>
        <w:rPr>
          <w:noProof/>
        </w:rPr>
      </w:r>
      <w:r>
        <w:rPr>
          <w:noProof/>
        </w:rPr>
        <w:fldChar w:fldCharType="separate"/>
      </w:r>
      <w:r>
        <w:rPr>
          <w:noProof/>
        </w:rPr>
        <w:t>20</w:t>
      </w:r>
      <w:r>
        <w:rPr>
          <w:noProof/>
        </w:rPr>
        <w:fldChar w:fldCharType="end"/>
      </w:r>
    </w:p>
    <w:p w14:paraId="314B1584" w14:textId="19C376A7"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lastRenderedPageBreak/>
        <w:t>2.2.4.</w:t>
      </w:r>
      <w:r>
        <w:rPr>
          <w:rFonts w:asciiTheme="minorHAnsi" w:eastAsiaTheme="minorEastAsia" w:hAnsiTheme="minorHAnsi" w:cstheme="minorBidi"/>
          <w:noProof/>
          <w:color w:val="auto"/>
          <w:kern w:val="0"/>
          <w:sz w:val="22"/>
          <w:szCs w:val="22"/>
          <w:lang w:eastAsia="hu-HU" w:bidi="ar-SA"/>
        </w:rPr>
        <w:tab/>
      </w:r>
      <w:r>
        <w:rPr>
          <w:noProof/>
        </w:rPr>
        <w:t>Szekvencia diagram</w:t>
      </w:r>
      <w:r>
        <w:rPr>
          <w:noProof/>
        </w:rPr>
        <w:tab/>
      </w:r>
      <w:r>
        <w:rPr>
          <w:noProof/>
        </w:rPr>
        <w:fldChar w:fldCharType="begin"/>
      </w:r>
      <w:r>
        <w:rPr>
          <w:noProof/>
        </w:rPr>
        <w:instrText xml:space="preserve"> PAGEREF _Toc7973562 \h </w:instrText>
      </w:r>
      <w:r>
        <w:rPr>
          <w:noProof/>
        </w:rPr>
      </w:r>
      <w:r>
        <w:rPr>
          <w:noProof/>
        </w:rPr>
        <w:fldChar w:fldCharType="separate"/>
      </w:r>
      <w:r>
        <w:rPr>
          <w:noProof/>
        </w:rPr>
        <w:t>23</w:t>
      </w:r>
      <w:r>
        <w:rPr>
          <w:noProof/>
        </w:rPr>
        <w:fldChar w:fldCharType="end"/>
      </w:r>
    </w:p>
    <w:p w14:paraId="28853CF3" w14:textId="2842EB74"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2.2.5.</w:t>
      </w:r>
      <w:r>
        <w:rPr>
          <w:rFonts w:asciiTheme="minorHAnsi" w:eastAsiaTheme="minorEastAsia" w:hAnsiTheme="minorHAnsi" w:cstheme="minorBidi"/>
          <w:noProof/>
          <w:color w:val="auto"/>
          <w:kern w:val="0"/>
          <w:sz w:val="22"/>
          <w:szCs w:val="22"/>
          <w:lang w:eastAsia="hu-HU" w:bidi="ar-SA"/>
        </w:rPr>
        <w:tab/>
      </w:r>
      <w:r>
        <w:rPr>
          <w:noProof/>
        </w:rPr>
        <w:t>Folyamatábra</w:t>
      </w:r>
      <w:r>
        <w:rPr>
          <w:noProof/>
        </w:rPr>
        <w:tab/>
      </w:r>
      <w:r>
        <w:rPr>
          <w:noProof/>
        </w:rPr>
        <w:fldChar w:fldCharType="begin"/>
      </w:r>
      <w:r>
        <w:rPr>
          <w:noProof/>
        </w:rPr>
        <w:instrText xml:space="preserve"> PAGEREF _Toc7973563 \h </w:instrText>
      </w:r>
      <w:r>
        <w:rPr>
          <w:noProof/>
        </w:rPr>
      </w:r>
      <w:r>
        <w:rPr>
          <w:noProof/>
        </w:rPr>
        <w:fldChar w:fldCharType="separate"/>
      </w:r>
      <w:r>
        <w:rPr>
          <w:noProof/>
        </w:rPr>
        <w:t>24</w:t>
      </w:r>
      <w:r>
        <w:rPr>
          <w:noProof/>
        </w:rPr>
        <w:fldChar w:fldCharType="end"/>
      </w:r>
    </w:p>
    <w:p w14:paraId="1A800182" w14:textId="13D3DFFC"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2.3.</w:t>
      </w:r>
      <w:r>
        <w:rPr>
          <w:rFonts w:asciiTheme="minorHAnsi" w:eastAsiaTheme="minorEastAsia" w:hAnsiTheme="minorHAnsi" w:cstheme="minorBidi"/>
          <w:noProof/>
          <w:color w:val="auto"/>
          <w:kern w:val="0"/>
          <w:sz w:val="22"/>
          <w:szCs w:val="22"/>
          <w:lang w:eastAsia="hu-HU" w:bidi="ar-SA"/>
        </w:rPr>
        <w:tab/>
      </w:r>
      <w:r>
        <w:rPr>
          <w:noProof/>
        </w:rPr>
        <w:t>Felhasznált technológiák ismertetése</w:t>
      </w:r>
      <w:r>
        <w:rPr>
          <w:noProof/>
        </w:rPr>
        <w:tab/>
      </w:r>
      <w:r>
        <w:rPr>
          <w:noProof/>
        </w:rPr>
        <w:fldChar w:fldCharType="begin"/>
      </w:r>
      <w:r>
        <w:rPr>
          <w:noProof/>
        </w:rPr>
        <w:instrText xml:space="preserve"> PAGEREF _Toc7973564 \h </w:instrText>
      </w:r>
      <w:r>
        <w:rPr>
          <w:noProof/>
        </w:rPr>
      </w:r>
      <w:r>
        <w:rPr>
          <w:noProof/>
        </w:rPr>
        <w:fldChar w:fldCharType="separate"/>
      </w:r>
      <w:r>
        <w:rPr>
          <w:noProof/>
        </w:rPr>
        <w:t>25</w:t>
      </w:r>
      <w:r>
        <w:rPr>
          <w:noProof/>
        </w:rPr>
        <w:fldChar w:fldCharType="end"/>
      </w:r>
    </w:p>
    <w:p w14:paraId="3BC699CA" w14:textId="19DD75C7"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2.3.1.</w:t>
      </w:r>
      <w:r>
        <w:rPr>
          <w:rFonts w:asciiTheme="minorHAnsi" w:eastAsiaTheme="minorEastAsia" w:hAnsiTheme="minorHAnsi" w:cstheme="minorBidi"/>
          <w:noProof/>
          <w:color w:val="auto"/>
          <w:kern w:val="0"/>
          <w:sz w:val="22"/>
          <w:szCs w:val="22"/>
          <w:lang w:eastAsia="hu-HU" w:bidi="ar-SA"/>
        </w:rPr>
        <w:tab/>
      </w:r>
      <w:r>
        <w:rPr>
          <w:noProof/>
        </w:rPr>
        <w:t>Verziókezelő rendszer</w:t>
      </w:r>
      <w:r>
        <w:rPr>
          <w:noProof/>
        </w:rPr>
        <w:tab/>
      </w:r>
      <w:r>
        <w:rPr>
          <w:noProof/>
        </w:rPr>
        <w:fldChar w:fldCharType="begin"/>
      </w:r>
      <w:r>
        <w:rPr>
          <w:noProof/>
        </w:rPr>
        <w:instrText xml:space="preserve"> PAGEREF _Toc7973565 \h </w:instrText>
      </w:r>
      <w:r>
        <w:rPr>
          <w:noProof/>
        </w:rPr>
      </w:r>
      <w:r>
        <w:rPr>
          <w:noProof/>
        </w:rPr>
        <w:fldChar w:fldCharType="separate"/>
      </w:r>
      <w:r>
        <w:rPr>
          <w:noProof/>
        </w:rPr>
        <w:t>25</w:t>
      </w:r>
      <w:r>
        <w:rPr>
          <w:noProof/>
        </w:rPr>
        <w:fldChar w:fldCharType="end"/>
      </w:r>
    </w:p>
    <w:p w14:paraId="4D06B1C0" w14:textId="01958E76"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2.3.1.1.</w:t>
      </w:r>
      <w:r>
        <w:rPr>
          <w:rFonts w:asciiTheme="minorHAnsi" w:eastAsiaTheme="minorEastAsia" w:hAnsiTheme="minorHAnsi" w:cstheme="minorBidi"/>
          <w:noProof/>
          <w:color w:val="auto"/>
          <w:kern w:val="0"/>
          <w:sz w:val="22"/>
          <w:szCs w:val="22"/>
          <w:lang w:eastAsia="hu-HU" w:bidi="ar-SA"/>
        </w:rPr>
        <w:tab/>
      </w:r>
      <w:r>
        <w:rPr>
          <w:noProof/>
        </w:rPr>
        <w:t>Git</w:t>
      </w:r>
      <w:r>
        <w:rPr>
          <w:noProof/>
        </w:rPr>
        <w:tab/>
      </w:r>
      <w:r>
        <w:rPr>
          <w:noProof/>
        </w:rPr>
        <w:fldChar w:fldCharType="begin"/>
      </w:r>
      <w:r>
        <w:rPr>
          <w:noProof/>
        </w:rPr>
        <w:instrText xml:space="preserve"> PAGEREF _Toc7973566 \h </w:instrText>
      </w:r>
      <w:r>
        <w:rPr>
          <w:noProof/>
        </w:rPr>
      </w:r>
      <w:r>
        <w:rPr>
          <w:noProof/>
        </w:rPr>
        <w:fldChar w:fldCharType="separate"/>
      </w:r>
      <w:r>
        <w:rPr>
          <w:noProof/>
        </w:rPr>
        <w:t>26</w:t>
      </w:r>
      <w:r>
        <w:rPr>
          <w:noProof/>
        </w:rPr>
        <w:fldChar w:fldCharType="end"/>
      </w:r>
    </w:p>
    <w:p w14:paraId="14DDE4A6" w14:textId="4F578FD4"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2.3.2.</w:t>
      </w:r>
      <w:r>
        <w:rPr>
          <w:rFonts w:asciiTheme="minorHAnsi" w:eastAsiaTheme="minorEastAsia" w:hAnsiTheme="minorHAnsi" w:cstheme="minorBidi"/>
          <w:noProof/>
          <w:color w:val="auto"/>
          <w:kern w:val="0"/>
          <w:sz w:val="22"/>
          <w:szCs w:val="22"/>
          <w:lang w:eastAsia="hu-HU" w:bidi="ar-SA"/>
        </w:rPr>
        <w:tab/>
      </w:r>
      <w:r>
        <w:rPr>
          <w:noProof/>
        </w:rPr>
        <w:t>Frontend technológiák</w:t>
      </w:r>
      <w:r>
        <w:rPr>
          <w:noProof/>
        </w:rPr>
        <w:tab/>
      </w:r>
      <w:r>
        <w:rPr>
          <w:noProof/>
        </w:rPr>
        <w:fldChar w:fldCharType="begin"/>
      </w:r>
      <w:r>
        <w:rPr>
          <w:noProof/>
        </w:rPr>
        <w:instrText xml:space="preserve"> PAGEREF _Toc7973567 \h </w:instrText>
      </w:r>
      <w:r>
        <w:rPr>
          <w:noProof/>
        </w:rPr>
      </w:r>
      <w:r>
        <w:rPr>
          <w:noProof/>
        </w:rPr>
        <w:fldChar w:fldCharType="separate"/>
      </w:r>
      <w:r>
        <w:rPr>
          <w:noProof/>
        </w:rPr>
        <w:t>26</w:t>
      </w:r>
      <w:r>
        <w:rPr>
          <w:noProof/>
        </w:rPr>
        <w:fldChar w:fldCharType="end"/>
      </w:r>
    </w:p>
    <w:p w14:paraId="1F997C3D" w14:textId="430FC5A8"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2.3.2.1.</w:t>
      </w:r>
      <w:r>
        <w:rPr>
          <w:rFonts w:asciiTheme="minorHAnsi" w:eastAsiaTheme="minorEastAsia" w:hAnsiTheme="minorHAnsi" w:cstheme="minorBidi"/>
          <w:noProof/>
          <w:color w:val="auto"/>
          <w:kern w:val="0"/>
          <w:sz w:val="22"/>
          <w:szCs w:val="22"/>
          <w:lang w:eastAsia="hu-HU" w:bidi="ar-SA"/>
        </w:rPr>
        <w:tab/>
      </w:r>
      <w:r>
        <w:rPr>
          <w:noProof/>
        </w:rPr>
        <w:t>HTML</w:t>
      </w:r>
      <w:r>
        <w:rPr>
          <w:noProof/>
        </w:rPr>
        <w:tab/>
      </w:r>
      <w:r>
        <w:rPr>
          <w:noProof/>
        </w:rPr>
        <w:fldChar w:fldCharType="begin"/>
      </w:r>
      <w:r>
        <w:rPr>
          <w:noProof/>
        </w:rPr>
        <w:instrText xml:space="preserve"> PAGEREF _Toc7973568 \h </w:instrText>
      </w:r>
      <w:r>
        <w:rPr>
          <w:noProof/>
        </w:rPr>
      </w:r>
      <w:r>
        <w:rPr>
          <w:noProof/>
        </w:rPr>
        <w:fldChar w:fldCharType="separate"/>
      </w:r>
      <w:r>
        <w:rPr>
          <w:noProof/>
        </w:rPr>
        <w:t>26</w:t>
      </w:r>
      <w:r>
        <w:rPr>
          <w:noProof/>
        </w:rPr>
        <w:fldChar w:fldCharType="end"/>
      </w:r>
    </w:p>
    <w:p w14:paraId="5E3FF205" w14:textId="452D2002"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2.3.2.2.</w:t>
      </w:r>
      <w:r>
        <w:rPr>
          <w:rFonts w:asciiTheme="minorHAnsi" w:eastAsiaTheme="minorEastAsia" w:hAnsiTheme="minorHAnsi" w:cstheme="minorBidi"/>
          <w:noProof/>
          <w:color w:val="auto"/>
          <w:kern w:val="0"/>
          <w:sz w:val="22"/>
          <w:szCs w:val="22"/>
          <w:lang w:eastAsia="hu-HU" w:bidi="ar-SA"/>
        </w:rPr>
        <w:tab/>
      </w:r>
      <w:r>
        <w:rPr>
          <w:noProof/>
        </w:rPr>
        <w:t>CSS</w:t>
      </w:r>
      <w:r>
        <w:rPr>
          <w:noProof/>
        </w:rPr>
        <w:tab/>
      </w:r>
      <w:r>
        <w:rPr>
          <w:noProof/>
        </w:rPr>
        <w:fldChar w:fldCharType="begin"/>
      </w:r>
      <w:r>
        <w:rPr>
          <w:noProof/>
        </w:rPr>
        <w:instrText xml:space="preserve"> PAGEREF _Toc7973569 \h </w:instrText>
      </w:r>
      <w:r>
        <w:rPr>
          <w:noProof/>
        </w:rPr>
      </w:r>
      <w:r>
        <w:rPr>
          <w:noProof/>
        </w:rPr>
        <w:fldChar w:fldCharType="separate"/>
      </w:r>
      <w:r>
        <w:rPr>
          <w:noProof/>
        </w:rPr>
        <w:t>26</w:t>
      </w:r>
      <w:r>
        <w:rPr>
          <w:noProof/>
        </w:rPr>
        <w:fldChar w:fldCharType="end"/>
      </w:r>
    </w:p>
    <w:p w14:paraId="56349D0E" w14:textId="7600A710"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2.3.2.3.</w:t>
      </w:r>
      <w:r>
        <w:rPr>
          <w:rFonts w:asciiTheme="minorHAnsi" w:eastAsiaTheme="minorEastAsia" w:hAnsiTheme="minorHAnsi" w:cstheme="minorBidi"/>
          <w:noProof/>
          <w:color w:val="auto"/>
          <w:kern w:val="0"/>
          <w:sz w:val="22"/>
          <w:szCs w:val="22"/>
          <w:lang w:eastAsia="hu-HU" w:bidi="ar-SA"/>
        </w:rPr>
        <w:tab/>
      </w:r>
      <w:r>
        <w:rPr>
          <w:noProof/>
        </w:rPr>
        <w:t>JavaScript</w:t>
      </w:r>
      <w:r>
        <w:rPr>
          <w:noProof/>
        </w:rPr>
        <w:tab/>
      </w:r>
      <w:r>
        <w:rPr>
          <w:noProof/>
        </w:rPr>
        <w:fldChar w:fldCharType="begin"/>
      </w:r>
      <w:r>
        <w:rPr>
          <w:noProof/>
        </w:rPr>
        <w:instrText xml:space="preserve"> PAGEREF _Toc7973570 \h </w:instrText>
      </w:r>
      <w:r>
        <w:rPr>
          <w:noProof/>
        </w:rPr>
      </w:r>
      <w:r>
        <w:rPr>
          <w:noProof/>
        </w:rPr>
        <w:fldChar w:fldCharType="separate"/>
      </w:r>
      <w:r>
        <w:rPr>
          <w:noProof/>
        </w:rPr>
        <w:t>27</w:t>
      </w:r>
      <w:r>
        <w:rPr>
          <w:noProof/>
        </w:rPr>
        <w:fldChar w:fldCharType="end"/>
      </w:r>
    </w:p>
    <w:p w14:paraId="3B7A09DD" w14:textId="4F24994C"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2.3.3.</w:t>
      </w:r>
      <w:r>
        <w:rPr>
          <w:rFonts w:asciiTheme="minorHAnsi" w:eastAsiaTheme="minorEastAsia" w:hAnsiTheme="minorHAnsi" w:cstheme="minorBidi"/>
          <w:noProof/>
          <w:color w:val="auto"/>
          <w:kern w:val="0"/>
          <w:sz w:val="22"/>
          <w:szCs w:val="22"/>
          <w:lang w:eastAsia="hu-HU" w:bidi="ar-SA"/>
        </w:rPr>
        <w:tab/>
      </w:r>
      <w:r>
        <w:rPr>
          <w:noProof/>
        </w:rPr>
        <w:t>Backend technológiák</w:t>
      </w:r>
      <w:r>
        <w:rPr>
          <w:noProof/>
        </w:rPr>
        <w:tab/>
      </w:r>
      <w:r>
        <w:rPr>
          <w:noProof/>
        </w:rPr>
        <w:fldChar w:fldCharType="begin"/>
      </w:r>
      <w:r>
        <w:rPr>
          <w:noProof/>
        </w:rPr>
        <w:instrText xml:space="preserve"> PAGEREF _Toc7973571 \h </w:instrText>
      </w:r>
      <w:r>
        <w:rPr>
          <w:noProof/>
        </w:rPr>
      </w:r>
      <w:r>
        <w:rPr>
          <w:noProof/>
        </w:rPr>
        <w:fldChar w:fldCharType="separate"/>
      </w:r>
      <w:r>
        <w:rPr>
          <w:noProof/>
        </w:rPr>
        <w:t>27</w:t>
      </w:r>
      <w:r>
        <w:rPr>
          <w:noProof/>
        </w:rPr>
        <w:fldChar w:fldCharType="end"/>
      </w:r>
    </w:p>
    <w:p w14:paraId="53D92CB7" w14:textId="31AE65AC"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2.3.3.1.</w:t>
      </w:r>
      <w:r>
        <w:rPr>
          <w:rFonts w:asciiTheme="minorHAnsi" w:eastAsiaTheme="minorEastAsia" w:hAnsiTheme="minorHAnsi" w:cstheme="minorBidi"/>
          <w:noProof/>
          <w:color w:val="auto"/>
          <w:kern w:val="0"/>
          <w:sz w:val="22"/>
          <w:szCs w:val="22"/>
          <w:lang w:eastAsia="hu-HU" w:bidi="ar-SA"/>
        </w:rPr>
        <w:tab/>
      </w:r>
      <w:r>
        <w:rPr>
          <w:noProof/>
        </w:rPr>
        <w:t>Java</w:t>
      </w:r>
      <w:r>
        <w:rPr>
          <w:noProof/>
        </w:rPr>
        <w:tab/>
      </w:r>
      <w:r>
        <w:rPr>
          <w:noProof/>
        </w:rPr>
        <w:fldChar w:fldCharType="begin"/>
      </w:r>
      <w:r>
        <w:rPr>
          <w:noProof/>
        </w:rPr>
        <w:instrText xml:space="preserve"> PAGEREF _Toc7973572 \h </w:instrText>
      </w:r>
      <w:r>
        <w:rPr>
          <w:noProof/>
        </w:rPr>
      </w:r>
      <w:r>
        <w:rPr>
          <w:noProof/>
        </w:rPr>
        <w:fldChar w:fldCharType="separate"/>
      </w:r>
      <w:r>
        <w:rPr>
          <w:noProof/>
        </w:rPr>
        <w:t>27</w:t>
      </w:r>
      <w:r>
        <w:rPr>
          <w:noProof/>
        </w:rPr>
        <w:fldChar w:fldCharType="end"/>
      </w:r>
    </w:p>
    <w:p w14:paraId="4D95429E" w14:textId="5153547D"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2.3.3.2.</w:t>
      </w:r>
      <w:r>
        <w:rPr>
          <w:rFonts w:asciiTheme="minorHAnsi" w:eastAsiaTheme="minorEastAsia" w:hAnsiTheme="minorHAnsi" w:cstheme="minorBidi"/>
          <w:noProof/>
          <w:color w:val="auto"/>
          <w:kern w:val="0"/>
          <w:sz w:val="22"/>
          <w:szCs w:val="22"/>
          <w:lang w:eastAsia="hu-HU" w:bidi="ar-SA"/>
        </w:rPr>
        <w:tab/>
      </w:r>
      <w:r>
        <w:rPr>
          <w:noProof/>
        </w:rPr>
        <w:t>Spring Boot</w:t>
      </w:r>
      <w:r>
        <w:rPr>
          <w:noProof/>
        </w:rPr>
        <w:tab/>
      </w:r>
      <w:r>
        <w:rPr>
          <w:noProof/>
        </w:rPr>
        <w:fldChar w:fldCharType="begin"/>
      </w:r>
      <w:r>
        <w:rPr>
          <w:noProof/>
        </w:rPr>
        <w:instrText xml:space="preserve"> PAGEREF _Toc7973573 \h </w:instrText>
      </w:r>
      <w:r>
        <w:rPr>
          <w:noProof/>
        </w:rPr>
      </w:r>
      <w:r>
        <w:rPr>
          <w:noProof/>
        </w:rPr>
        <w:fldChar w:fldCharType="separate"/>
      </w:r>
      <w:r>
        <w:rPr>
          <w:noProof/>
        </w:rPr>
        <w:t>28</w:t>
      </w:r>
      <w:r>
        <w:rPr>
          <w:noProof/>
        </w:rPr>
        <w:fldChar w:fldCharType="end"/>
      </w:r>
    </w:p>
    <w:p w14:paraId="722994F1" w14:textId="0BAA5358"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2.3.3.3.</w:t>
      </w:r>
      <w:r>
        <w:rPr>
          <w:rFonts w:asciiTheme="minorHAnsi" w:eastAsiaTheme="minorEastAsia" w:hAnsiTheme="minorHAnsi" w:cstheme="minorBidi"/>
          <w:noProof/>
          <w:color w:val="auto"/>
          <w:kern w:val="0"/>
          <w:sz w:val="22"/>
          <w:szCs w:val="22"/>
          <w:lang w:eastAsia="hu-HU" w:bidi="ar-SA"/>
        </w:rPr>
        <w:tab/>
      </w:r>
      <w:r>
        <w:rPr>
          <w:noProof/>
        </w:rPr>
        <w:t>Thymeleaf</w:t>
      </w:r>
      <w:r>
        <w:rPr>
          <w:noProof/>
        </w:rPr>
        <w:tab/>
      </w:r>
      <w:r>
        <w:rPr>
          <w:noProof/>
        </w:rPr>
        <w:fldChar w:fldCharType="begin"/>
      </w:r>
      <w:r>
        <w:rPr>
          <w:noProof/>
        </w:rPr>
        <w:instrText xml:space="preserve"> PAGEREF _Toc7973574 \h </w:instrText>
      </w:r>
      <w:r>
        <w:rPr>
          <w:noProof/>
        </w:rPr>
      </w:r>
      <w:r>
        <w:rPr>
          <w:noProof/>
        </w:rPr>
        <w:fldChar w:fldCharType="separate"/>
      </w:r>
      <w:r>
        <w:rPr>
          <w:noProof/>
        </w:rPr>
        <w:t>28</w:t>
      </w:r>
      <w:r>
        <w:rPr>
          <w:noProof/>
        </w:rPr>
        <w:fldChar w:fldCharType="end"/>
      </w:r>
    </w:p>
    <w:p w14:paraId="4043D0D2" w14:textId="7BBA156D"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2.3.3.4.</w:t>
      </w:r>
      <w:r>
        <w:rPr>
          <w:rFonts w:asciiTheme="minorHAnsi" w:eastAsiaTheme="minorEastAsia" w:hAnsiTheme="minorHAnsi" w:cstheme="minorBidi"/>
          <w:noProof/>
          <w:color w:val="auto"/>
          <w:kern w:val="0"/>
          <w:sz w:val="22"/>
          <w:szCs w:val="22"/>
          <w:lang w:eastAsia="hu-HU" w:bidi="ar-SA"/>
        </w:rPr>
        <w:tab/>
      </w:r>
      <w:r>
        <w:rPr>
          <w:noProof/>
        </w:rPr>
        <w:t>Hibernate</w:t>
      </w:r>
      <w:r>
        <w:rPr>
          <w:noProof/>
        </w:rPr>
        <w:tab/>
      </w:r>
      <w:r>
        <w:rPr>
          <w:noProof/>
        </w:rPr>
        <w:fldChar w:fldCharType="begin"/>
      </w:r>
      <w:r>
        <w:rPr>
          <w:noProof/>
        </w:rPr>
        <w:instrText xml:space="preserve"> PAGEREF _Toc7973575 \h </w:instrText>
      </w:r>
      <w:r>
        <w:rPr>
          <w:noProof/>
        </w:rPr>
      </w:r>
      <w:r>
        <w:rPr>
          <w:noProof/>
        </w:rPr>
        <w:fldChar w:fldCharType="separate"/>
      </w:r>
      <w:r>
        <w:rPr>
          <w:noProof/>
        </w:rPr>
        <w:t>29</w:t>
      </w:r>
      <w:r>
        <w:rPr>
          <w:noProof/>
        </w:rPr>
        <w:fldChar w:fldCharType="end"/>
      </w:r>
    </w:p>
    <w:p w14:paraId="04AED817" w14:textId="49B546E3"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2.3.3.5.</w:t>
      </w:r>
      <w:r>
        <w:rPr>
          <w:rFonts w:asciiTheme="minorHAnsi" w:eastAsiaTheme="minorEastAsia" w:hAnsiTheme="minorHAnsi" w:cstheme="minorBidi"/>
          <w:noProof/>
          <w:color w:val="auto"/>
          <w:kern w:val="0"/>
          <w:sz w:val="22"/>
          <w:szCs w:val="22"/>
          <w:lang w:eastAsia="hu-HU" w:bidi="ar-SA"/>
        </w:rPr>
        <w:tab/>
      </w:r>
      <w:r>
        <w:rPr>
          <w:noProof/>
        </w:rPr>
        <w:t>PostgreSQL</w:t>
      </w:r>
      <w:r>
        <w:rPr>
          <w:noProof/>
        </w:rPr>
        <w:tab/>
      </w:r>
      <w:r>
        <w:rPr>
          <w:noProof/>
        </w:rPr>
        <w:fldChar w:fldCharType="begin"/>
      </w:r>
      <w:r>
        <w:rPr>
          <w:noProof/>
        </w:rPr>
        <w:instrText xml:space="preserve"> PAGEREF _Toc7973576 \h </w:instrText>
      </w:r>
      <w:r>
        <w:rPr>
          <w:noProof/>
        </w:rPr>
      </w:r>
      <w:r>
        <w:rPr>
          <w:noProof/>
        </w:rPr>
        <w:fldChar w:fldCharType="separate"/>
      </w:r>
      <w:r>
        <w:rPr>
          <w:noProof/>
        </w:rPr>
        <w:t>29</w:t>
      </w:r>
      <w:r>
        <w:rPr>
          <w:noProof/>
        </w:rPr>
        <w:fldChar w:fldCharType="end"/>
      </w:r>
    </w:p>
    <w:p w14:paraId="42A4AEFD" w14:textId="7074663E"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2.3.3.6.</w:t>
      </w:r>
      <w:r>
        <w:rPr>
          <w:rFonts w:asciiTheme="minorHAnsi" w:eastAsiaTheme="minorEastAsia" w:hAnsiTheme="minorHAnsi" w:cstheme="minorBidi"/>
          <w:noProof/>
          <w:color w:val="auto"/>
          <w:kern w:val="0"/>
          <w:sz w:val="22"/>
          <w:szCs w:val="22"/>
          <w:lang w:eastAsia="hu-HU" w:bidi="ar-SA"/>
        </w:rPr>
        <w:tab/>
      </w:r>
      <w:r>
        <w:rPr>
          <w:noProof/>
        </w:rPr>
        <w:t>Maven</w:t>
      </w:r>
      <w:r>
        <w:rPr>
          <w:noProof/>
        </w:rPr>
        <w:tab/>
      </w:r>
      <w:r>
        <w:rPr>
          <w:noProof/>
        </w:rPr>
        <w:fldChar w:fldCharType="begin"/>
      </w:r>
      <w:r>
        <w:rPr>
          <w:noProof/>
        </w:rPr>
        <w:instrText xml:space="preserve"> PAGEREF _Toc7973577 \h </w:instrText>
      </w:r>
      <w:r>
        <w:rPr>
          <w:noProof/>
        </w:rPr>
      </w:r>
      <w:r>
        <w:rPr>
          <w:noProof/>
        </w:rPr>
        <w:fldChar w:fldCharType="separate"/>
      </w:r>
      <w:r>
        <w:rPr>
          <w:noProof/>
        </w:rPr>
        <w:t>29</w:t>
      </w:r>
      <w:r>
        <w:rPr>
          <w:noProof/>
        </w:rPr>
        <w:fldChar w:fldCharType="end"/>
      </w:r>
    </w:p>
    <w:p w14:paraId="42DA086F" w14:textId="4A6D43A5"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2.3.4.</w:t>
      </w:r>
      <w:r>
        <w:rPr>
          <w:rFonts w:asciiTheme="minorHAnsi" w:eastAsiaTheme="minorEastAsia" w:hAnsiTheme="minorHAnsi" w:cstheme="minorBidi"/>
          <w:noProof/>
          <w:color w:val="auto"/>
          <w:kern w:val="0"/>
          <w:sz w:val="22"/>
          <w:szCs w:val="22"/>
          <w:lang w:eastAsia="hu-HU" w:bidi="ar-SA"/>
        </w:rPr>
        <w:tab/>
      </w:r>
      <w:r>
        <w:rPr>
          <w:noProof/>
        </w:rPr>
        <w:t>Fejlesztői eszközök</w:t>
      </w:r>
      <w:r>
        <w:rPr>
          <w:noProof/>
        </w:rPr>
        <w:tab/>
      </w:r>
      <w:r>
        <w:rPr>
          <w:noProof/>
        </w:rPr>
        <w:fldChar w:fldCharType="begin"/>
      </w:r>
      <w:r>
        <w:rPr>
          <w:noProof/>
        </w:rPr>
        <w:instrText xml:space="preserve"> PAGEREF _Toc7973578 \h </w:instrText>
      </w:r>
      <w:r>
        <w:rPr>
          <w:noProof/>
        </w:rPr>
      </w:r>
      <w:r>
        <w:rPr>
          <w:noProof/>
        </w:rPr>
        <w:fldChar w:fldCharType="separate"/>
      </w:r>
      <w:r>
        <w:rPr>
          <w:noProof/>
        </w:rPr>
        <w:t>31</w:t>
      </w:r>
      <w:r>
        <w:rPr>
          <w:noProof/>
        </w:rPr>
        <w:fldChar w:fldCharType="end"/>
      </w:r>
    </w:p>
    <w:p w14:paraId="41827313" w14:textId="0A94153F"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2.3.4.1.</w:t>
      </w:r>
      <w:r>
        <w:rPr>
          <w:rFonts w:asciiTheme="minorHAnsi" w:eastAsiaTheme="minorEastAsia" w:hAnsiTheme="minorHAnsi" w:cstheme="minorBidi"/>
          <w:noProof/>
          <w:color w:val="auto"/>
          <w:kern w:val="0"/>
          <w:sz w:val="22"/>
          <w:szCs w:val="22"/>
          <w:lang w:eastAsia="hu-HU" w:bidi="ar-SA"/>
        </w:rPr>
        <w:tab/>
      </w:r>
      <w:r>
        <w:rPr>
          <w:noProof/>
        </w:rPr>
        <w:t>IDE</w:t>
      </w:r>
      <w:r>
        <w:rPr>
          <w:noProof/>
        </w:rPr>
        <w:tab/>
      </w:r>
      <w:r>
        <w:rPr>
          <w:noProof/>
        </w:rPr>
        <w:fldChar w:fldCharType="begin"/>
      </w:r>
      <w:r>
        <w:rPr>
          <w:noProof/>
        </w:rPr>
        <w:instrText xml:space="preserve"> PAGEREF _Toc7973579 \h </w:instrText>
      </w:r>
      <w:r>
        <w:rPr>
          <w:noProof/>
        </w:rPr>
      </w:r>
      <w:r>
        <w:rPr>
          <w:noProof/>
        </w:rPr>
        <w:fldChar w:fldCharType="separate"/>
      </w:r>
      <w:r>
        <w:rPr>
          <w:noProof/>
        </w:rPr>
        <w:t>31</w:t>
      </w:r>
      <w:r>
        <w:rPr>
          <w:noProof/>
        </w:rPr>
        <w:fldChar w:fldCharType="end"/>
      </w:r>
    </w:p>
    <w:p w14:paraId="44857732" w14:textId="2AFC4DA7"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2.3.4.2.</w:t>
      </w:r>
      <w:r>
        <w:rPr>
          <w:rFonts w:asciiTheme="minorHAnsi" w:eastAsiaTheme="minorEastAsia" w:hAnsiTheme="minorHAnsi" w:cstheme="minorBidi"/>
          <w:noProof/>
          <w:color w:val="auto"/>
          <w:kern w:val="0"/>
          <w:sz w:val="22"/>
          <w:szCs w:val="22"/>
          <w:lang w:eastAsia="hu-HU" w:bidi="ar-SA"/>
        </w:rPr>
        <w:tab/>
      </w:r>
      <w:r>
        <w:rPr>
          <w:noProof/>
        </w:rPr>
        <w:t>pgAdmin</w:t>
      </w:r>
      <w:r>
        <w:rPr>
          <w:noProof/>
        </w:rPr>
        <w:tab/>
      </w:r>
      <w:r>
        <w:rPr>
          <w:noProof/>
        </w:rPr>
        <w:fldChar w:fldCharType="begin"/>
      </w:r>
      <w:r>
        <w:rPr>
          <w:noProof/>
        </w:rPr>
        <w:instrText xml:space="preserve"> PAGEREF _Toc7973580 \h </w:instrText>
      </w:r>
      <w:r>
        <w:rPr>
          <w:noProof/>
        </w:rPr>
      </w:r>
      <w:r>
        <w:rPr>
          <w:noProof/>
        </w:rPr>
        <w:fldChar w:fldCharType="separate"/>
      </w:r>
      <w:r>
        <w:rPr>
          <w:noProof/>
        </w:rPr>
        <w:t>31</w:t>
      </w:r>
      <w:r>
        <w:rPr>
          <w:noProof/>
        </w:rPr>
        <w:fldChar w:fldCharType="end"/>
      </w:r>
    </w:p>
    <w:p w14:paraId="4F3A8417" w14:textId="0D0DF914"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noProof/>
        </w:rPr>
        <w:t>3. Felhasználói dokumentáció</w:t>
      </w:r>
      <w:r>
        <w:rPr>
          <w:noProof/>
        </w:rPr>
        <w:tab/>
      </w:r>
      <w:r>
        <w:rPr>
          <w:noProof/>
        </w:rPr>
        <w:fldChar w:fldCharType="begin"/>
      </w:r>
      <w:r>
        <w:rPr>
          <w:noProof/>
        </w:rPr>
        <w:instrText xml:space="preserve"> PAGEREF _Toc7973581 \h </w:instrText>
      </w:r>
      <w:r>
        <w:rPr>
          <w:noProof/>
        </w:rPr>
      </w:r>
      <w:r>
        <w:rPr>
          <w:noProof/>
        </w:rPr>
        <w:fldChar w:fldCharType="separate"/>
      </w:r>
      <w:r>
        <w:rPr>
          <w:noProof/>
        </w:rPr>
        <w:t>32</w:t>
      </w:r>
      <w:r>
        <w:rPr>
          <w:noProof/>
        </w:rPr>
        <w:fldChar w:fldCharType="end"/>
      </w:r>
    </w:p>
    <w:p w14:paraId="12EA58C6" w14:textId="6BD299B4"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3.1.</w:t>
      </w:r>
      <w:r>
        <w:rPr>
          <w:rFonts w:asciiTheme="minorHAnsi" w:eastAsiaTheme="minorEastAsia" w:hAnsiTheme="minorHAnsi" w:cstheme="minorBidi"/>
          <w:noProof/>
          <w:color w:val="auto"/>
          <w:kern w:val="0"/>
          <w:sz w:val="22"/>
          <w:szCs w:val="22"/>
          <w:lang w:eastAsia="hu-HU" w:bidi="ar-SA"/>
        </w:rPr>
        <w:tab/>
      </w:r>
      <w:r>
        <w:rPr>
          <w:noProof/>
        </w:rPr>
        <w:t>Telepítési útmutató</w:t>
      </w:r>
      <w:bookmarkStart w:id="8" w:name="_GoBack"/>
      <w:bookmarkEnd w:id="8"/>
      <w:r>
        <w:rPr>
          <w:noProof/>
        </w:rPr>
        <w:tab/>
      </w:r>
      <w:r>
        <w:rPr>
          <w:noProof/>
        </w:rPr>
        <w:fldChar w:fldCharType="begin"/>
      </w:r>
      <w:r>
        <w:rPr>
          <w:noProof/>
        </w:rPr>
        <w:instrText xml:space="preserve"> PAGEREF _Toc7973582 \h </w:instrText>
      </w:r>
      <w:r>
        <w:rPr>
          <w:noProof/>
        </w:rPr>
      </w:r>
      <w:r>
        <w:rPr>
          <w:noProof/>
        </w:rPr>
        <w:fldChar w:fldCharType="separate"/>
      </w:r>
      <w:r>
        <w:rPr>
          <w:noProof/>
        </w:rPr>
        <w:t>32</w:t>
      </w:r>
      <w:r>
        <w:rPr>
          <w:noProof/>
        </w:rPr>
        <w:fldChar w:fldCharType="end"/>
      </w:r>
    </w:p>
    <w:p w14:paraId="435C656B" w14:textId="4578022E"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3.1.1.</w:t>
      </w:r>
      <w:r>
        <w:rPr>
          <w:rFonts w:asciiTheme="minorHAnsi" w:eastAsiaTheme="minorEastAsia" w:hAnsiTheme="minorHAnsi" w:cstheme="minorBidi"/>
          <w:noProof/>
          <w:color w:val="auto"/>
          <w:kern w:val="0"/>
          <w:sz w:val="22"/>
          <w:szCs w:val="22"/>
          <w:lang w:eastAsia="hu-HU" w:bidi="ar-SA"/>
        </w:rPr>
        <w:tab/>
      </w:r>
      <w:r>
        <w:rPr>
          <w:noProof/>
        </w:rPr>
        <w:t>Követelmények</w:t>
      </w:r>
      <w:r>
        <w:rPr>
          <w:noProof/>
        </w:rPr>
        <w:tab/>
      </w:r>
      <w:r>
        <w:rPr>
          <w:noProof/>
        </w:rPr>
        <w:fldChar w:fldCharType="begin"/>
      </w:r>
      <w:r>
        <w:rPr>
          <w:noProof/>
        </w:rPr>
        <w:instrText xml:space="preserve"> PAGEREF _Toc7973583 \h </w:instrText>
      </w:r>
      <w:r>
        <w:rPr>
          <w:noProof/>
        </w:rPr>
      </w:r>
      <w:r>
        <w:rPr>
          <w:noProof/>
        </w:rPr>
        <w:fldChar w:fldCharType="separate"/>
      </w:r>
      <w:r>
        <w:rPr>
          <w:noProof/>
        </w:rPr>
        <w:t>32</w:t>
      </w:r>
      <w:r>
        <w:rPr>
          <w:noProof/>
        </w:rPr>
        <w:fldChar w:fldCharType="end"/>
      </w:r>
    </w:p>
    <w:p w14:paraId="4AAB8A45" w14:textId="431478BF"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3.1.2.</w:t>
      </w:r>
      <w:r>
        <w:rPr>
          <w:rFonts w:asciiTheme="minorHAnsi" w:eastAsiaTheme="minorEastAsia" w:hAnsiTheme="minorHAnsi" w:cstheme="minorBidi"/>
          <w:noProof/>
          <w:color w:val="auto"/>
          <w:kern w:val="0"/>
          <w:sz w:val="22"/>
          <w:szCs w:val="22"/>
          <w:lang w:eastAsia="hu-HU" w:bidi="ar-SA"/>
        </w:rPr>
        <w:tab/>
      </w:r>
      <w:r>
        <w:rPr>
          <w:noProof/>
        </w:rPr>
        <w:t>PostgreSQL telepítése</w:t>
      </w:r>
      <w:r>
        <w:rPr>
          <w:noProof/>
        </w:rPr>
        <w:tab/>
      </w:r>
      <w:r>
        <w:rPr>
          <w:noProof/>
        </w:rPr>
        <w:fldChar w:fldCharType="begin"/>
      </w:r>
      <w:r>
        <w:rPr>
          <w:noProof/>
        </w:rPr>
        <w:instrText xml:space="preserve"> PAGEREF _Toc7973584 \h </w:instrText>
      </w:r>
      <w:r>
        <w:rPr>
          <w:noProof/>
        </w:rPr>
      </w:r>
      <w:r>
        <w:rPr>
          <w:noProof/>
        </w:rPr>
        <w:fldChar w:fldCharType="separate"/>
      </w:r>
      <w:r>
        <w:rPr>
          <w:noProof/>
        </w:rPr>
        <w:t>33</w:t>
      </w:r>
      <w:r>
        <w:rPr>
          <w:noProof/>
        </w:rPr>
        <w:fldChar w:fldCharType="end"/>
      </w:r>
    </w:p>
    <w:p w14:paraId="31E44F16" w14:textId="3AD61525"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3.1.3.</w:t>
      </w:r>
      <w:r>
        <w:rPr>
          <w:rFonts w:asciiTheme="minorHAnsi" w:eastAsiaTheme="minorEastAsia" w:hAnsiTheme="minorHAnsi" w:cstheme="minorBidi"/>
          <w:noProof/>
          <w:color w:val="auto"/>
          <w:kern w:val="0"/>
          <w:sz w:val="22"/>
          <w:szCs w:val="22"/>
          <w:lang w:eastAsia="hu-HU" w:bidi="ar-SA"/>
        </w:rPr>
        <w:tab/>
      </w:r>
      <w:r>
        <w:rPr>
          <w:noProof/>
        </w:rPr>
        <w:t>Tomcat konfigurálás</w:t>
      </w:r>
      <w:r>
        <w:rPr>
          <w:noProof/>
        </w:rPr>
        <w:tab/>
      </w:r>
      <w:r>
        <w:rPr>
          <w:noProof/>
        </w:rPr>
        <w:fldChar w:fldCharType="begin"/>
      </w:r>
      <w:r>
        <w:rPr>
          <w:noProof/>
        </w:rPr>
        <w:instrText xml:space="preserve"> PAGEREF _Toc7973585 \h </w:instrText>
      </w:r>
      <w:r>
        <w:rPr>
          <w:noProof/>
        </w:rPr>
      </w:r>
      <w:r>
        <w:rPr>
          <w:noProof/>
        </w:rPr>
        <w:fldChar w:fldCharType="separate"/>
      </w:r>
      <w:r>
        <w:rPr>
          <w:noProof/>
        </w:rPr>
        <w:t>34</w:t>
      </w:r>
      <w:r>
        <w:rPr>
          <w:noProof/>
        </w:rPr>
        <w:fldChar w:fldCharType="end"/>
      </w:r>
    </w:p>
    <w:p w14:paraId="1EBAC68D" w14:textId="72263D06"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3.1.4.</w:t>
      </w:r>
      <w:r>
        <w:rPr>
          <w:rFonts w:asciiTheme="minorHAnsi" w:eastAsiaTheme="minorEastAsia" w:hAnsiTheme="minorHAnsi" w:cstheme="minorBidi"/>
          <w:noProof/>
          <w:color w:val="auto"/>
          <w:kern w:val="0"/>
          <w:sz w:val="22"/>
          <w:szCs w:val="22"/>
          <w:lang w:eastAsia="hu-HU" w:bidi="ar-SA"/>
        </w:rPr>
        <w:tab/>
      </w:r>
      <w:r>
        <w:rPr>
          <w:noProof/>
        </w:rPr>
        <w:t>Google API key</w:t>
      </w:r>
      <w:r>
        <w:rPr>
          <w:noProof/>
        </w:rPr>
        <w:tab/>
      </w:r>
      <w:r>
        <w:rPr>
          <w:noProof/>
        </w:rPr>
        <w:fldChar w:fldCharType="begin"/>
      </w:r>
      <w:r>
        <w:rPr>
          <w:noProof/>
        </w:rPr>
        <w:instrText xml:space="preserve"> PAGEREF _Toc7973586 \h </w:instrText>
      </w:r>
      <w:r>
        <w:rPr>
          <w:noProof/>
        </w:rPr>
      </w:r>
      <w:r>
        <w:rPr>
          <w:noProof/>
        </w:rPr>
        <w:fldChar w:fldCharType="separate"/>
      </w:r>
      <w:r>
        <w:rPr>
          <w:noProof/>
        </w:rPr>
        <w:t>35</w:t>
      </w:r>
      <w:r>
        <w:rPr>
          <w:noProof/>
        </w:rPr>
        <w:fldChar w:fldCharType="end"/>
      </w:r>
    </w:p>
    <w:p w14:paraId="7E5FD49A" w14:textId="4485A5E5" w:rsidR="00BC35E8" w:rsidRDefault="00BC35E8">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r>
        <w:rPr>
          <w:noProof/>
        </w:rPr>
        <w:t>3.2.</w:t>
      </w:r>
      <w:r>
        <w:rPr>
          <w:rFonts w:asciiTheme="minorHAnsi" w:eastAsiaTheme="minorEastAsia" w:hAnsiTheme="minorHAnsi" w:cstheme="minorBidi"/>
          <w:noProof/>
          <w:color w:val="auto"/>
          <w:kern w:val="0"/>
          <w:sz w:val="22"/>
          <w:szCs w:val="22"/>
          <w:lang w:eastAsia="hu-HU" w:bidi="ar-SA"/>
        </w:rPr>
        <w:tab/>
      </w:r>
      <w:r>
        <w:rPr>
          <w:noProof/>
        </w:rPr>
        <w:t>Használati útmutató</w:t>
      </w:r>
      <w:r>
        <w:rPr>
          <w:noProof/>
        </w:rPr>
        <w:tab/>
      </w:r>
      <w:r>
        <w:rPr>
          <w:noProof/>
        </w:rPr>
        <w:fldChar w:fldCharType="begin"/>
      </w:r>
      <w:r>
        <w:rPr>
          <w:noProof/>
        </w:rPr>
        <w:instrText xml:space="preserve"> PAGEREF _Toc7973587 \h </w:instrText>
      </w:r>
      <w:r>
        <w:rPr>
          <w:noProof/>
        </w:rPr>
      </w:r>
      <w:r>
        <w:rPr>
          <w:noProof/>
        </w:rPr>
        <w:fldChar w:fldCharType="separate"/>
      </w:r>
      <w:r>
        <w:rPr>
          <w:noProof/>
        </w:rPr>
        <w:t>36</w:t>
      </w:r>
      <w:r>
        <w:rPr>
          <w:noProof/>
        </w:rPr>
        <w:fldChar w:fldCharType="end"/>
      </w:r>
    </w:p>
    <w:p w14:paraId="3D6C1FCA" w14:textId="062A7980"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3.2.1.</w:t>
      </w:r>
      <w:r>
        <w:rPr>
          <w:rFonts w:asciiTheme="minorHAnsi" w:eastAsiaTheme="minorEastAsia" w:hAnsiTheme="minorHAnsi" w:cstheme="minorBidi"/>
          <w:noProof/>
          <w:color w:val="auto"/>
          <w:kern w:val="0"/>
          <w:sz w:val="22"/>
          <w:szCs w:val="22"/>
          <w:lang w:eastAsia="hu-HU" w:bidi="ar-SA"/>
        </w:rPr>
        <w:tab/>
      </w:r>
      <w:r>
        <w:rPr>
          <w:noProof/>
        </w:rPr>
        <w:t>Felhasználó típusok</w:t>
      </w:r>
      <w:r>
        <w:rPr>
          <w:noProof/>
        </w:rPr>
        <w:tab/>
      </w:r>
      <w:r>
        <w:rPr>
          <w:noProof/>
        </w:rPr>
        <w:fldChar w:fldCharType="begin"/>
      </w:r>
      <w:r>
        <w:rPr>
          <w:noProof/>
        </w:rPr>
        <w:instrText xml:space="preserve"> PAGEREF _Toc7973588 \h </w:instrText>
      </w:r>
      <w:r>
        <w:rPr>
          <w:noProof/>
        </w:rPr>
      </w:r>
      <w:r>
        <w:rPr>
          <w:noProof/>
        </w:rPr>
        <w:fldChar w:fldCharType="separate"/>
      </w:r>
      <w:r>
        <w:rPr>
          <w:noProof/>
        </w:rPr>
        <w:t>36</w:t>
      </w:r>
      <w:r>
        <w:rPr>
          <w:noProof/>
        </w:rPr>
        <w:fldChar w:fldCharType="end"/>
      </w:r>
    </w:p>
    <w:p w14:paraId="780C6E5B" w14:textId="0C029FD7"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3.2.2.</w:t>
      </w:r>
      <w:r>
        <w:rPr>
          <w:rFonts w:asciiTheme="minorHAnsi" w:eastAsiaTheme="minorEastAsia" w:hAnsiTheme="minorHAnsi" w:cstheme="minorBidi"/>
          <w:noProof/>
          <w:color w:val="auto"/>
          <w:kern w:val="0"/>
          <w:sz w:val="22"/>
          <w:szCs w:val="22"/>
          <w:lang w:eastAsia="hu-HU" w:bidi="ar-SA"/>
        </w:rPr>
        <w:tab/>
      </w:r>
      <w:r>
        <w:rPr>
          <w:noProof/>
        </w:rPr>
        <w:t>Regisztráció</w:t>
      </w:r>
      <w:r>
        <w:rPr>
          <w:noProof/>
        </w:rPr>
        <w:tab/>
      </w:r>
      <w:r>
        <w:rPr>
          <w:noProof/>
        </w:rPr>
        <w:fldChar w:fldCharType="begin"/>
      </w:r>
      <w:r>
        <w:rPr>
          <w:noProof/>
        </w:rPr>
        <w:instrText xml:space="preserve"> PAGEREF _Toc7973589 \h </w:instrText>
      </w:r>
      <w:r>
        <w:rPr>
          <w:noProof/>
        </w:rPr>
      </w:r>
      <w:r>
        <w:rPr>
          <w:noProof/>
        </w:rPr>
        <w:fldChar w:fldCharType="separate"/>
      </w:r>
      <w:r>
        <w:rPr>
          <w:noProof/>
        </w:rPr>
        <w:t>36</w:t>
      </w:r>
      <w:r>
        <w:rPr>
          <w:noProof/>
        </w:rPr>
        <w:fldChar w:fldCharType="end"/>
      </w:r>
    </w:p>
    <w:p w14:paraId="0FF2A16E" w14:textId="61F9152E"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3.2.3.</w:t>
      </w:r>
      <w:r>
        <w:rPr>
          <w:rFonts w:asciiTheme="minorHAnsi" w:eastAsiaTheme="minorEastAsia" w:hAnsiTheme="minorHAnsi" w:cstheme="minorBidi"/>
          <w:noProof/>
          <w:color w:val="auto"/>
          <w:kern w:val="0"/>
          <w:sz w:val="22"/>
          <w:szCs w:val="22"/>
          <w:lang w:eastAsia="hu-HU" w:bidi="ar-SA"/>
        </w:rPr>
        <w:tab/>
      </w:r>
      <w:r>
        <w:rPr>
          <w:noProof/>
        </w:rPr>
        <w:t>Vásárlás</w:t>
      </w:r>
      <w:r>
        <w:rPr>
          <w:noProof/>
        </w:rPr>
        <w:tab/>
      </w:r>
      <w:r>
        <w:rPr>
          <w:noProof/>
        </w:rPr>
        <w:fldChar w:fldCharType="begin"/>
      </w:r>
      <w:r>
        <w:rPr>
          <w:noProof/>
        </w:rPr>
        <w:instrText xml:space="preserve"> PAGEREF _Toc7973590 \h </w:instrText>
      </w:r>
      <w:r>
        <w:rPr>
          <w:noProof/>
        </w:rPr>
      </w:r>
      <w:r>
        <w:rPr>
          <w:noProof/>
        </w:rPr>
        <w:fldChar w:fldCharType="separate"/>
      </w:r>
      <w:r>
        <w:rPr>
          <w:noProof/>
        </w:rPr>
        <w:t>37</w:t>
      </w:r>
      <w:r>
        <w:rPr>
          <w:noProof/>
        </w:rPr>
        <w:fldChar w:fldCharType="end"/>
      </w:r>
    </w:p>
    <w:p w14:paraId="6A27C2EA" w14:textId="47920C1B"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3.2.4.</w:t>
      </w:r>
      <w:r>
        <w:rPr>
          <w:rFonts w:asciiTheme="minorHAnsi" w:eastAsiaTheme="minorEastAsia" w:hAnsiTheme="minorHAnsi" w:cstheme="minorBidi"/>
          <w:noProof/>
          <w:color w:val="auto"/>
          <w:kern w:val="0"/>
          <w:sz w:val="22"/>
          <w:szCs w:val="22"/>
          <w:lang w:eastAsia="hu-HU" w:bidi="ar-SA"/>
        </w:rPr>
        <w:tab/>
      </w:r>
      <w:r>
        <w:rPr>
          <w:noProof/>
        </w:rPr>
        <w:t>Alkalmazott</w:t>
      </w:r>
      <w:r>
        <w:rPr>
          <w:noProof/>
        </w:rPr>
        <w:tab/>
      </w:r>
      <w:r>
        <w:rPr>
          <w:noProof/>
        </w:rPr>
        <w:fldChar w:fldCharType="begin"/>
      </w:r>
      <w:r>
        <w:rPr>
          <w:noProof/>
        </w:rPr>
        <w:instrText xml:space="preserve"> PAGEREF _Toc7973591 \h </w:instrText>
      </w:r>
      <w:r>
        <w:rPr>
          <w:noProof/>
        </w:rPr>
      </w:r>
      <w:r>
        <w:rPr>
          <w:noProof/>
        </w:rPr>
        <w:fldChar w:fldCharType="separate"/>
      </w:r>
      <w:r>
        <w:rPr>
          <w:noProof/>
        </w:rPr>
        <w:t>38</w:t>
      </w:r>
      <w:r>
        <w:rPr>
          <w:noProof/>
        </w:rPr>
        <w:fldChar w:fldCharType="end"/>
      </w:r>
    </w:p>
    <w:p w14:paraId="126D6F91" w14:textId="7FDEDBBD" w:rsidR="00BC35E8" w:rsidRDefault="00BC35E8">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r>
        <w:rPr>
          <w:noProof/>
        </w:rPr>
        <w:t>3.2.5.</w:t>
      </w:r>
      <w:r>
        <w:rPr>
          <w:rFonts w:asciiTheme="minorHAnsi" w:eastAsiaTheme="minorEastAsia" w:hAnsiTheme="minorHAnsi" w:cstheme="minorBidi"/>
          <w:noProof/>
          <w:color w:val="auto"/>
          <w:kern w:val="0"/>
          <w:sz w:val="22"/>
          <w:szCs w:val="22"/>
          <w:lang w:eastAsia="hu-HU" w:bidi="ar-SA"/>
        </w:rPr>
        <w:tab/>
      </w:r>
      <w:r>
        <w:rPr>
          <w:noProof/>
        </w:rPr>
        <w:t>Admin</w:t>
      </w:r>
      <w:r>
        <w:rPr>
          <w:noProof/>
        </w:rPr>
        <w:tab/>
      </w:r>
      <w:r>
        <w:rPr>
          <w:noProof/>
        </w:rPr>
        <w:fldChar w:fldCharType="begin"/>
      </w:r>
      <w:r>
        <w:rPr>
          <w:noProof/>
        </w:rPr>
        <w:instrText xml:space="preserve"> PAGEREF _Toc7973592 \h </w:instrText>
      </w:r>
      <w:r>
        <w:rPr>
          <w:noProof/>
        </w:rPr>
      </w:r>
      <w:r>
        <w:rPr>
          <w:noProof/>
        </w:rPr>
        <w:fldChar w:fldCharType="separate"/>
      </w:r>
      <w:r>
        <w:rPr>
          <w:noProof/>
        </w:rPr>
        <w:t>40</w:t>
      </w:r>
      <w:r>
        <w:rPr>
          <w:noProof/>
        </w:rPr>
        <w:fldChar w:fldCharType="end"/>
      </w:r>
    </w:p>
    <w:p w14:paraId="0B5DB804" w14:textId="7EEBBABB"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3.2.5.1.</w:t>
      </w:r>
      <w:r>
        <w:rPr>
          <w:rFonts w:asciiTheme="minorHAnsi" w:eastAsiaTheme="minorEastAsia" w:hAnsiTheme="minorHAnsi" w:cstheme="minorBidi"/>
          <w:noProof/>
          <w:color w:val="auto"/>
          <w:kern w:val="0"/>
          <w:sz w:val="22"/>
          <w:szCs w:val="22"/>
          <w:lang w:eastAsia="hu-HU" w:bidi="ar-SA"/>
        </w:rPr>
        <w:tab/>
      </w:r>
      <w:r>
        <w:rPr>
          <w:noProof/>
        </w:rPr>
        <w:t>Alkalmazottak, vásárlók</w:t>
      </w:r>
      <w:r>
        <w:rPr>
          <w:noProof/>
        </w:rPr>
        <w:tab/>
      </w:r>
      <w:r>
        <w:rPr>
          <w:noProof/>
        </w:rPr>
        <w:fldChar w:fldCharType="begin"/>
      </w:r>
      <w:r>
        <w:rPr>
          <w:noProof/>
        </w:rPr>
        <w:instrText xml:space="preserve"> PAGEREF _Toc7973593 \h </w:instrText>
      </w:r>
      <w:r>
        <w:rPr>
          <w:noProof/>
        </w:rPr>
      </w:r>
      <w:r>
        <w:rPr>
          <w:noProof/>
        </w:rPr>
        <w:fldChar w:fldCharType="separate"/>
      </w:r>
      <w:r>
        <w:rPr>
          <w:noProof/>
        </w:rPr>
        <w:t>41</w:t>
      </w:r>
      <w:r>
        <w:rPr>
          <w:noProof/>
        </w:rPr>
        <w:fldChar w:fldCharType="end"/>
      </w:r>
    </w:p>
    <w:p w14:paraId="2569169F" w14:textId="6851EF0A"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3.2.5.2.</w:t>
      </w:r>
      <w:r>
        <w:rPr>
          <w:rFonts w:asciiTheme="minorHAnsi" w:eastAsiaTheme="minorEastAsia" w:hAnsiTheme="minorHAnsi" w:cstheme="minorBidi"/>
          <w:noProof/>
          <w:color w:val="auto"/>
          <w:kern w:val="0"/>
          <w:sz w:val="22"/>
          <w:szCs w:val="22"/>
          <w:lang w:eastAsia="hu-HU" w:bidi="ar-SA"/>
        </w:rPr>
        <w:tab/>
      </w:r>
      <w:r>
        <w:rPr>
          <w:noProof/>
        </w:rPr>
        <w:t>Termékek</w:t>
      </w:r>
      <w:r>
        <w:rPr>
          <w:noProof/>
        </w:rPr>
        <w:tab/>
      </w:r>
      <w:r>
        <w:rPr>
          <w:noProof/>
        </w:rPr>
        <w:fldChar w:fldCharType="begin"/>
      </w:r>
      <w:r>
        <w:rPr>
          <w:noProof/>
        </w:rPr>
        <w:instrText xml:space="preserve"> PAGEREF _Toc7973594 \h </w:instrText>
      </w:r>
      <w:r>
        <w:rPr>
          <w:noProof/>
        </w:rPr>
      </w:r>
      <w:r>
        <w:rPr>
          <w:noProof/>
        </w:rPr>
        <w:fldChar w:fldCharType="separate"/>
      </w:r>
      <w:r>
        <w:rPr>
          <w:noProof/>
        </w:rPr>
        <w:t>41</w:t>
      </w:r>
      <w:r>
        <w:rPr>
          <w:noProof/>
        </w:rPr>
        <w:fldChar w:fldCharType="end"/>
      </w:r>
    </w:p>
    <w:p w14:paraId="4B9588D5" w14:textId="218706EE"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3.2.5.3.</w:t>
      </w:r>
      <w:r>
        <w:rPr>
          <w:rFonts w:asciiTheme="minorHAnsi" w:eastAsiaTheme="minorEastAsia" w:hAnsiTheme="minorHAnsi" w:cstheme="minorBidi"/>
          <w:noProof/>
          <w:color w:val="auto"/>
          <w:kern w:val="0"/>
          <w:sz w:val="22"/>
          <w:szCs w:val="22"/>
          <w:lang w:eastAsia="hu-HU" w:bidi="ar-SA"/>
        </w:rPr>
        <w:tab/>
      </w:r>
      <w:r>
        <w:rPr>
          <w:noProof/>
        </w:rPr>
        <w:t>Rendelések</w:t>
      </w:r>
      <w:r>
        <w:rPr>
          <w:noProof/>
        </w:rPr>
        <w:tab/>
      </w:r>
      <w:r>
        <w:rPr>
          <w:noProof/>
        </w:rPr>
        <w:fldChar w:fldCharType="begin"/>
      </w:r>
      <w:r>
        <w:rPr>
          <w:noProof/>
        </w:rPr>
        <w:instrText xml:space="preserve"> PAGEREF _Toc7973595 \h </w:instrText>
      </w:r>
      <w:r>
        <w:rPr>
          <w:noProof/>
        </w:rPr>
      </w:r>
      <w:r>
        <w:rPr>
          <w:noProof/>
        </w:rPr>
        <w:fldChar w:fldCharType="separate"/>
      </w:r>
      <w:r>
        <w:rPr>
          <w:noProof/>
        </w:rPr>
        <w:t>43</w:t>
      </w:r>
      <w:r>
        <w:rPr>
          <w:noProof/>
        </w:rPr>
        <w:fldChar w:fldCharType="end"/>
      </w:r>
    </w:p>
    <w:p w14:paraId="42AF40A0" w14:textId="4D7E8170" w:rsidR="00BC35E8" w:rsidRDefault="00BC35E8">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r>
        <w:rPr>
          <w:noProof/>
        </w:rPr>
        <w:t>3.2.5.4.</w:t>
      </w:r>
      <w:r>
        <w:rPr>
          <w:rFonts w:asciiTheme="minorHAnsi" w:eastAsiaTheme="minorEastAsia" w:hAnsiTheme="minorHAnsi" w:cstheme="minorBidi"/>
          <w:noProof/>
          <w:color w:val="auto"/>
          <w:kern w:val="0"/>
          <w:sz w:val="22"/>
          <w:szCs w:val="22"/>
          <w:lang w:eastAsia="hu-HU" w:bidi="ar-SA"/>
        </w:rPr>
        <w:tab/>
      </w:r>
      <w:r>
        <w:rPr>
          <w:noProof/>
        </w:rPr>
        <w:t>Kiszállítások</w:t>
      </w:r>
      <w:r>
        <w:rPr>
          <w:noProof/>
        </w:rPr>
        <w:tab/>
      </w:r>
      <w:r>
        <w:rPr>
          <w:noProof/>
        </w:rPr>
        <w:fldChar w:fldCharType="begin"/>
      </w:r>
      <w:r>
        <w:rPr>
          <w:noProof/>
        </w:rPr>
        <w:instrText xml:space="preserve"> PAGEREF _Toc7973596 \h </w:instrText>
      </w:r>
      <w:r>
        <w:rPr>
          <w:noProof/>
        </w:rPr>
      </w:r>
      <w:r>
        <w:rPr>
          <w:noProof/>
        </w:rPr>
        <w:fldChar w:fldCharType="separate"/>
      </w:r>
      <w:r>
        <w:rPr>
          <w:noProof/>
        </w:rPr>
        <w:t>45</w:t>
      </w:r>
      <w:r>
        <w:rPr>
          <w:noProof/>
        </w:rPr>
        <w:fldChar w:fldCharType="end"/>
      </w:r>
    </w:p>
    <w:p w14:paraId="584F0D85" w14:textId="5ADD955F"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10C09">
        <w:rPr>
          <w:rFonts w:cs="Times New Roman"/>
          <w:noProof/>
        </w:rPr>
        <w:t>Összefoglalás</w:t>
      </w:r>
      <w:r>
        <w:rPr>
          <w:noProof/>
        </w:rPr>
        <w:tab/>
      </w:r>
      <w:r>
        <w:rPr>
          <w:noProof/>
        </w:rPr>
        <w:fldChar w:fldCharType="begin"/>
      </w:r>
      <w:r>
        <w:rPr>
          <w:noProof/>
        </w:rPr>
        <w:instrText xml:space="preserve"> PAGEREF _Toc7973597 \h </w:instrText>
      </w:r>
      <w:r>
        <w:rPr>
          <w:noProof/>
        </w:rPr>
      </w:r>
      <w:r>
        <w:rPr>
          <w:noProof/>
        </w:rPr>
        <w:fldChar w:fldCharType="separate"/>
      </w:r>
      <w:r>
        <w:rPr>
          <w:noProof/>
        </w:rPr>
        <w:t>47</w:t>
      </w:r>
      <w:r>
        <w:rPr>
          <w:noProof/>
        </w:rPr>
        <w:fldChar w:fldCharType="end"/>
      </w:r>
    </w:p>
    <w:p w14:paraId="6BC68786" w14:textId="65DB85FE" w:rsidR="00BC35E8" w:rsidRDefault="00BC35E8">
      <w:pPr>
        <w:pStyle w:val="TJ1"/>
        <w:tabs>
          <w:tab w:val="right" w:leader="dot" w:pos="8755"/>
        </w:tabs>
        <w:rPr>
          <w:rFonts w:asciiTheme="minorHAnsi" w:eastAsiaTheme="minorEastAsia" w:hAnsiTheme="minorHAnsi" w:cstheme="minorBidi"/>
          <w:noProof/>
          <w:color w:val="auto"/>
          <w:kern w:val="0"/>
          <w:sz w:val="22"/>
          <w:szCs w:val="22"/>
          <w:lang w:eastAsia="hu-HU" w:bidi="ar-SA"/>
        </w:rPr>
      </w:pPr>
      <w:r w:rsidRPr="00A10C09">
        <w:rPr>
          <w:rFonts w:eastAsia="Arial" w:cs="Times New Roman"/>
          <w:noProof/>
        </w:rPr>
        <w:t>Irodalomjegyzék</w:t>
      </w:r>
      <w:r>
        <w:rPr>
          <w:noProof/>
        </w:rPr>
        <w:tab/>
      </w:r>
      <w:r>
        <w:rPr>
          <w:noProof/>
        </w:rPr>
        <w:fldChar w:fldCharType="begin"/>
      </w:r>
      <w:r>
        <w:rPr>
          <w:noProof/>
        </w:rPr>
        <w:instrText xml:space="preserve"> PAGEREF _Toc7973598 \h </w:instrText>
      </w:r>
      <w:r>
        <w:rPr>
          <w:noProof/>
        </w:rPr>
      </w:r>
      <w:r>
        <w:rPr>
          <w:noProof/>
        </w:rPr>
        <w:fldChar w:fldCharType="separate"/>
      </w:r>
      <w:r>
        <w:rPr>
          <w:noProof/>
        </w:rPr>
        <w:t>48</w:t>
      </w:r>
      <w:r>
        <w:rPr>
          <w:noProof/>
        </w:rPr>
        <w:fldChar w:fldCharType="end"/>
      </w:r>
    </w:p>
    <w:p w14:paraId="4E875E65" w14:textId="782FAA23" w:rsidR="003F0768" w:rsidRPr="003F0768" w:rsidRDefault="003E0B62" w:rsidP="00B80B2A">
      <w:pPr>
        <w:pStyle w:val="SzDCmsor0"/>
      </w:pPr>
      <w:r>
        <w:lastRenderedPageBreak/>
        <w:fldChar w:fldCharType="end"/>
      </w:r>
      <w:bookmarkStart w:id="9" w:name="_Toc7973533"/>
      <w:r w:rsidR="003F0768" w:rsidRPr="003F0768">
        <w:t>Ábrajegyzék</w:t>
      </w:r>
      <w:bookmarkEnd w:id="9"/>
    </w:p>
    <w:p w14:paraId="0A009E41" w14:textId="49715A8F" w:rsidR="00A46FE0"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A46FE0">
        <w:rPr>
          <w:noProof/>
        </w:rPr>
        <w:t>1. ábra: Genetikus algoritmus működésének folyamatábrája</w:t>
      </w:r>
      <w:r w:rsidR="00A46FE0">
        <w:rPr>
          <w:noProof/>
        </w:rPr>
        <w:tab/>
      </w:r>
      <w:r w:rsidR="00A46FE0">
        <w:rPr>
          <w:noProof/>
        </w:rPr>
        <w:fldChar w:fldCharType="begin"/>
      </w:r>
      <w:r w:rsidR="00A46FE0">
        <w:rPr>
          <w:noProof/>
        </w:rPr>
        <w:instrText xml:space="preserve"> PAGEREF _Toc7973627 \h </w:instrText>
      </w:r>
      <w:r w:rsidR="00A46FE0">
        <w:rPr>
          <w:noProof/>
        </w:rPr>
      </w:r>
      <w:r w:rsidR="00A46FE0">
        <w:rPr>
          <w:noProof/>
        </w:rPr>
        <w:fldChar w:fldCharType="separate"/>
      </w:r>
      <w:r w:rsidR="00A46FE0">
        <w:rPr>
          <w:noProof/>
        </w:rPr>
        <w:t>4</w:t>
      </w:r>
      <w:r w:rsidR="00A46FE0">
        <w:rPr>
          <w:noProof/>
        </w:rPr>
        <w:fldChar w:fldCharType="end"/>
      </w:r>
    </w:p>
    <w:p w14:paraId="54C3E998" w14:textId="25724075"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_Toc7973628 \h </w:instrText>
      </w:r>
      <w:r>
        <w:rPr>
          <w:noProof/>
        </w:rPr>
      </w:r>
      <w:r>
        <w:rPr>
          <w:noProof/>
        </w:rPr>
        <w:fldChar w:fldCharType="separate"/>
      </w:r>
      <w:r>
        <w:rPr>
          <w:noProof/>
        </w:rPr>
        <w:t>5</w:t>
      </w:r>
      <w:r>
        <w:rPr>
          <w:noProof/>
        </w:rPr>
        <w:fldChar w:fldCharType="end"/>
      </w:r>
    </w:p>
    <w:p w14:paraId="7AE55F15" w14:textId="1460C0C0"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_Toc7973629 \h </w:instrText>
      </w:r>
      <w:r>
        <w:rPr>
          <w:noProof/>
        </w:rPr>
      </w:r>
      <w:r>
        <w:rPr>
          <w:noProof/>
        </w:rPr>
        <w:fldChar w:fldCharType="separate"/>
      </w:r>
      <w:r>
        <w:rPr>
          <w:noProof/>
        </w:rPr>
        <w:t>7</w:t>
      </w:r>
      <w:r>
        <w:rPr>
          <w:noProof/>
        </w:rPr>
        <w:fldChar w:fldCharType="end"/>
      </w:r>
    </w:p>
    <w:p w14:paraId="4C7D93ED" w14:textId="048CF05A"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Egypontos keresztezés</w:t>
      </w:r>
      <w:r>
        <w:rPr>
          <w:noProof/>
        </w:rPr>
        <w:tab/>
      </w:r>
      <w:r>
        <w:rPr>
          <w:noProof/>
        </w:rPr>
        <w:fldChar w:fldCharType="begin"/>
      </w:r>
      <w:r>
        <w:rPr>
          <w:noProof/>
        </w:rPr>
        <w:instrText xml:space="preserve"> PAGEREF _Toc7973630 \h </w:instrText>
      </w:r>
      <w:r>
        <w:rPr>
          <w:noProof/>
        </w:rPr>
      </w:r>
      <w:r>
        <w:rPr>
          <w:noProof/>
        </w:rPr>
        <w:fldChar w:fldCharType="separate"/>
      </w:r>
      <w:r>
        <w:rPr>
          <w:noProof/>
        </w:rPr>
        <w:t>9</w:t>
      </w:r>
      <w:r>
        <w:rPr>
          <w:noProof/>
        </w:rPr>
        <w:fldChar w:fldCharType="end"/>
      </w:r>
    </w:p>
    <w:p w14:paraId="08A0C923" w14:textId="28B4650F"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_Toc7973631 \h </w:instrText>
      </w:r>
      <w:r>
        <w:rPr>
          <w:noProof/>
        </w:rPr>
      </w:r>
      <w:r>
        <w:rPr>
          <w:noProof/>
        </w:rPr>
        <w:fldChar w:fldCharType="separate"/>
      </w:r>
      <w:r>
        <w:rPr>
          <w:noProof/>
        </w:rPr>
        <w:t>9</w:t>
      </w:r>
      <w:r>
        <w:rPr>
          <w:noProof/>
        </w:rPr>
        <w:fldChar w:fldCharType="end"/>
      </w:r>
    </w:p>
    <w:p w14:paraId="1B50F59F" w14:textId="4D86EE1E"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_Toc7973632 \h </w:instrText>
      </w:r>
      <w:r>
        <w:rPr>
          <w:noProof/>
        </w:rPr>
      </w:r>
      <w:r>
        <w:rPr>
          <w:noProof/>
        </w:rPr>
        <w:fldChar w:fldCharType="separate"/>
      </w:r>
      <w:r>
        <w:rPr>
          <w:noProof/>
        </w:rPr>
        <w:t>9</w:t>
      </w:r>
      <w:r>
        <w:rPr>
          <w:noProof/>
        </w:rPr>
        <w:fldChar w:fldCharType="end"/>
      </w:r>
    </w:p>
    <w:p w14:paraId="0BEB8731" w14:textId="40E10302"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_Toc7973633 \h </w:instrText>
      </w:r>
      <w:r>
        <w:rPr>
          <w:noProof/>
        </w:rPr>
      </w:r>
      <w:r>
        <w:rPr>
          <w:noProof/>
        </w:rPr>
        <w:fldChar w:fldCharType="separate"/>
      </w:r>
      <w:r>
        <w:rPr>
          <w:noProof/>
        </w:rPr>
        <w:t>10</w:t>
      </w:r>
      <w:r>
        <w:rPr>
          <w:noProof/>
        </w:rPr>
        <w:fldChar w:fldCharType="end"/>
      </w:r>
    </w:p>
    <w:p w14:paraId="65AE1FA4" w14:textId="71BE1157"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_Toc7973634 \h </w:instrText>
      </w:r>
      <w:r>
        <w:rPr>
          <w:noProof/>
        </w:rPr>
      </w:r>
      <w:r>
        <w:rPr>
          <w:noProof/>
        </w:rPr>
        <w:fldChar w:fldCharType="separate"/>
      </w:r>
      <w:r>
        <w:rPr>
          <w:noProof/>
        </w:rPr>
        <w:t>11</w:t>
      </w:r>
      <w:r>
        <w:rPr>
          <w:noProof/>
        </w:rPr>
        <w:fldChar w:fldCharType="end"/>
      </w:r>
    </w:p>
    <w:p w14:paraId="6400C34C" w14:textId="531AB677"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_Toc7973635 \h </w:instrText>
      </w:r>
      <w:r>
        <w:rPr>
          <w:noProof/>
        </w:rPr>
      </w:r>
      <w:r>
        <w:rPr>
          <w:noProof/>
        </w:rPr>
        <w:fldChar w:fldCharType="separate"/>
      </w:r>
      <w:r>
        <w:rPr>
          <w:noProof/>
        </w:rPr>
        <w:t>11</w:t>
      </w:r>
      <w:r>
        <w:rPr>
          <w:noProof/>
        </w:rPr>
        <w:fldChar w:fldCharType="end"/>
      </w:r>
    </w:p>
    <w:p w14:paraId="0C5129F5" w14:textId="32C16359"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_Toc7973636 \h </w:instrText>
      </w:r>
      <w:r>
        <w:rPr>
          <w:noProof/>
        </w:rPr>
      </w:r>
      <w:r>
        <w:rPr>
          <w:noProof/>
        </w:rPr>
        <w:fldChar w:fldCharType="separate"/>
      </w:r>
      <w:r>
        <w:rPr>
          <w:noProof/>
        </w:rPr>
        <w:t>12</w:t>
      </w:r>
      <w:r>
        <w:rPr>
          <w:noProof/>
        </w:rPr>
        <w:fldChar w:fldCharType="end"/>
      </w:r>
    </w:p>
    <w:p w14:paraId="20C34C56" w14:textId="70512415"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_Toc7973637 \h </w:instrText>
      </w:r>
      <w:r>
        <w:rPr>
          <w:noProof/>
        </w:rPr>
      </w:r>
      <w:r>
        <w:rPr>
          <w:noProof/>
        </w:rPr>
        <w:fldChar w:fldCharType="separate"/>
      </w:r>
      <w:r>
        <w:rPr>
          <w:noProof/>
        </w:rPr>
        <w:t>12</w:t>
      </w:r>
      <w:r>
        <w:rPr>
          <w:noProof/>
        </w:rPr>
        <w:fldChar w:fldCharType="end"/>
      </w:r>
    </w:p>
    <w:p w14:paraId="7F5438C9" w14:textId="1128495C"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_Toc7973638 \h </w:instrText>
      </w:r>
      <w:r>
        <w:rPr>
          <w:noProof/>
        </w:rPr>
      </w:r>
      <w:r>
        <w:rPr>
          <w:noProof/>
        </w:rPr>
        <w:fldChar w:fldCharType="separate"/>
      </w:r>
      <w:r>
        <w:rPr>
          <w:noProof/>
        </w:rPr>
        <w:t>15</w:t>
      </w:r>
      <w:r>
        <w:rPr>
          <w:noProof/>
        </w:rPr>
        <w:fldChar w:fldCharType="end"/>
      </w:r>
    </w:p>
    <w:p w14:paraId="5D13640A" w14:textId="37C793D1"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_Toc7973639 \h </w:instrText>
      </w:r>
      <w:r>
        <w:rPr>
          <w:noProof/>
        </w:rPr>
      </w:r>
      <w:r>
        <w:rPr>
          <w:noProof/>
        </w:rPr>
        <w:fldChar w:fldCharType="separate"/>
      </w:r>
      <w:r>
        <w:rPr>
          <w:noProof/>
        </w:rPr>
        <w:t>18</w:t>
      </w:r>
      <w:r>
        <w:rPr>
          <w:noProof/>
        </w:rPr>
        <w:fldChar w:fldCharType="end"/>
      </w:r>
    </w:p>
    <w:p w14:paraId="4BF1B890" w14:textId="2C9AD0AC"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_Toc7973640 \h </w:instrText>
      </w:r>
      <w:r>
        <w:rPr>
          <w:noProof/>
        </w:rPr>
      </w:r>
      <w:r>
        <w:rPr>
          <w:noProof/>
        </w:rPr>
        <w:fldChar w:fldCharType="separate"/>
      </w:r>
      <w:r>
        <w:rPr>
          <w:noProof/>
        </w:rPr>
        <w:t>18</w:t>
      </w:r>
      <w:r>
        <w:rPr>
          <w:noProof/>
        </w:rPr>
        <w:fldChar w:fldCharType="end"/>
      </w:r>
    </w:p>
    <w:p w14:paraId="1342397E" w14:textId="24DFAA63"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Osztálydiagram - Controller-Service-Repository</w:t>
      </w:r>
      <w:r>
        <w:rPr>
          <w:noProof/>
        </w:rPr>
        <w:tab/>
      </w:r>
      <w:r>
        <w:rPr>
          <w:noProof/>
        </w:rPr>
        <w:fldChar w:fldCharType="begin"/>
      </w:r>
      <w:r>
        <w:rPr>
          <w:noProof/>
        </w:rPr>
        <w:instrText xml:space="preserve"> PAGEREF _Toc7973641 \h </w:instrText>
      </w:r>
      <w:r>
        <w:rPr>
          <w:noProof/>
        </w:rPr>
      </w:r>
      <w:r>
        <w:rPr>
          <w:noProof/>
        </w:rPr>
        <w:fldChar w:fldCharType="separate"/>
      </w:r>
      <w:r>
        <w:rPr>
          <w:noProof/>
        </w:rPr>
        <w:t>19</w:t>
      </w:r>
      <w:r>
        <w:rPr>
          <w:noProof/>
        </w:rPr>
        <w:fldChar w:fldCharType="end"/>
      </w:r>
    </w:p>
    <w:p w14:paraId="6EA44DB1" w14:textId="286C7B5B"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Osztálydiagram - DeliveryService</w:t>
      </w:r>
      <w:r>
        <w:rPr>
          <w:noProof/>
        </w:rPr>
        <w:tab/>
      </w:r>
      <w:r>
        <w:rPr>
          <w:noProof/>
        </w:rPr>
        <w:fldChar w:fldCharType="begin"/>
      </w:r>
      <w:r>
        <w:rPr>
          <w:noProof/>
        </w:rPr>
        <w:instrText xml:space="preserve"> PAGEREF _Toc7973642 \h </w:instrText>
      </w:r>
      <w:r>
        <w:rPr>
          <w:noProof/>
        </w:rPr>
      </w:r>
      <w:r>
        <w:rPr>
          <w:noProof/>
        </w:rPr>
        <w:fldChar w:fldCharType="separate"/>
      </w:r>
      <w:r>
        <w:rPr>
          <w:noProof/>
        </w:rPr>
        <w:t>20</w:t>
      </w:r>
      <w:r>
        <w:rPr>
          <w:noProof/>
        </w:rPr>
        <w:fldChar w:fldCharType="end"/>
      </w:r>
    </w:p>
    <w:p w14:paraId="304584F9" w14:textId="3EB3EC0E"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Szekvencia diagram - Rendelés leadása</w:t>
      </w:r>
      <w:r>
        <w:rPr>
          <w:noProof/>
        </w:rPr>
        <w:tab/>
      </w:r>
      <w:r>
        <w:rPr>
          <w:noProof/>
        </w:rPr>
        <w:fldChar w:fldCharType="begin"/>
      </w:r>
      <w:r>
        <w:rPr>
          <w:noProof/>
        </w:rPr>
        <w:instrText xml:space="preserve"> PAGEREF _Toc7973643 \h </w:instrText>
      </w:r>
      <w:r>
        <w:rPr>
          <w:noProof/>
        </w:rPr>
      </w:r>
      <w:r>
        <w:rPr>
          <w:noProof/>
        </w:rPr>
        <w:fldChar w:fldCharType="separate"/>
      </w:r>
      <w:r>
        <w:rPr>
          <w:noProof/>
        </w:rPr>
        <w:t>23</w:t>
      </w:r>
      <w:r>
        <w:rPr>
          <w:noProof/>
        </w:rPr>
        <w:fldChar w:fldCharType="end"/>
      </w:r>
    </w:p>
    <w:p w14:paraId="760B2017" w14:textId="5786AAC4"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Folyamatábra - Kiszállítás készítése</w:t>
      </w:r>
      <w:r>
        <w:rPr>
          <w:noProof/>
        </w:rPr>
        <w:tab/>
      </w:r>
      <w:r>
        <w:rPr>
          <w:noProof/>
        </w:rPr>
        <w:fldChar w:fldCharType="begin"/>
      </w:r>
      <w:r>
        <w:rPr>
          <w:noProof/>
        </w:rPr>
        <w:instrText xml:space="preserve"> PAGEREF _Toc7973644 \h </w:instrText>
      </w:r>
      <w:r>
        <w:rPr>
          <w:noProof/>
        </w:rPr>
      </w:r>
      <w:r>
        <w:rPr>
          <w:noProof/>
        </w:rPr>
        <w:fldChar w:fldCharType="separate"/>
      </w:r>
      <w:r>
        <w:rPr>
          <w:noProof/>
        </w:rPr>
        <w:t>24</w:t>
      </w:r>
      <w:r>
        <w:rPr>
          <w:noProof/>
        </w:rPr>
        <w:fldChar w:fldCharType="end"/>
      </w:r>
    </w:p>
    <w:p w14:paraId="23DB182E" w14:textId="286D7288"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19. ábra: Tomcat könyvtár struktúra</w:t>
      </w:r>
      <w:r>
        <w:rPr>
          <w:noProof/>
        </w:rPr>
        <w:tab/>
      </w:r>
      <w:r>
        <w:rPr>
          <w:noProof/>
        </w:rPr>
        <w:fldChar w:fldCharType="begin"/>
      </w:r>
      <w:r>
        <w:rPr>
          <w:noProof/>
        </w:rPr>
        <w:instrText xml:space="preserve"> PAGEREF _Toc7973645 \h </w:instrText>
      </w:r>
      <w:r>
        <w:rPr>
          <w:noProof/>
        </w:rPr>
      </w:r>
      <w:r>
        <w:rPr>
          <w:noProof/>
        </w:rPr>
        <w:fldChar w:fldCharType="separate"/>
      </w:r>
      <w:r>
        <w:rPr>
          <w:noProof/>
        </w:rPr>
        <w:t>35</w:t>
      </w:r>
      <w:r>
        <w:rPr>
          <w:noProof/>
        </w:rPr>
        <w:fldChar w:fldCharType="end"/>
      </w:r>
    </w:p>
    <w:p w14:paraId="273B6013" w14:textId="1CD14060"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20. ábra: Regisztrációs felület</w:t>
      </w:r>
      <w:r>
        <w:rPr>
          <w:noProof/>
        </w:rPr>
        <w:tab/>
      </w:r>
      <w:r>
        <w:rPr>
          <w:noProof/>
        </w:rPr>
        <w:fldChar w:fldCharType="begin"/>
      </w:r>
      <w:r>
        <w:rPr>
          <w:noProof/>
        </w:rPr>
        <w:instrText xml:space="preserve"> PAGEREF _Toc7973646 \h </w:instrText>
      </w:r>
      <w:r>
        <w:rPr>
          <w:noProof/>
        </w:rPr>
      </w:r>
      <w:r>
        <w:rPr>
          <w:noProof/>
        </w:rPr>
        <w:fldChar w:fldCharType="separate"/>
      </w:r>
      <w:r>
        <w:rPr>
          <w:noProof/>
        </w:rPr>
        <w:t>36</w:t>
      </w:r>
      <w:r>
        <w:rPr>
          <w:noProof/>
        </w:rPr>
        <w:fldChar w:fldCharType="end"/>
      </w:r>
    </w:p>
    <w:p w14:paraId="2BE177B2" w14:textId="453B5289"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21. ábra: Fő oldal</w:t>
      </w:r>
      <w:r>
        <w:rPr>
          <w:noProof/>
        </w:rPr>
        <w:tab/>
      </w:r>
      <w:r>
        <w:rPr>
          <w:noProof/>
        </w:rPr>
        <w:fldChar w:fldCharType="begin"/>
      </w:r>
      <w:r>
        <w:rPr>
          <w:noProof/>
        </w:rPr>
        <w:instrText xml:space="preserve"> PAGEREF _Toc7973647 \h </w:instrText>
      </w:r>
      <w:r>
        <w:rPr>
          <w:noProof/>
        </w:rPr>
      </w:r>
      <w:r>
        <w:rPr>
          <w:noProof/>
        </w:rPr>
        <w:fldChar w:fldCharType="separate"/>
      </w:r>
      <w:r>
        <w:rPr>
          <w:noProof/>
        </w:rPr>
        <w:t>37</w:t>
      </w:r>
      <w:r>
        <w:rPr>
          <w:noProof/>
        </w:rPr>
        <w:fldChar w:fldCharType="end"/>
      </w:r>
    </w:p>
    <w:p w14:paraId="03B9A363" w14:textId="5FE44450"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22. ábra: Kiszállítások megtekintése és kérése</w:t>
      </w:r>
      <w:r>
        <w:rPr>
          <w:noProof/>
        </w:rPr>
        <w:tab/>
      </w:r>
      <w:r>
        <w:rPr>
          <w:noProof/>
        </w:rPr>
        <w:fldChar w:fldCharType="begin"/>
      </w:r>
      <w:r>
        <w:rPr>
          <w:noProof/>
        </w:rPr>
        <w:instrText xml:space="preserve"> PAGEREF _Toc7973648 \h </w:instrText>
      </w:r>
      <w:r>
        <w:rPr>
          <w:noProof/>
        </w:rPr>
      </w:r>
      <w:r>
        <w:rPr>
          <w:noProof/>
        </w:rPr>
        <w:fldChar w:fldCharType="separate"/>
      </w:r>
      <w:r>
        <w:rPr>
          <w:noProof/>
        </w:rPr>
        <w:t>38</w:t>
      </w:r>
      <w:r>
        <w:rPr>
          <w:noProof/>
        </w:rPr>
        <w:fldChar w:fldCharType="end"/>
      </w:r>
    </w:p>
    <w:p w14:paraId="03BDB787" w14:textId="792C8FF6"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23. ábra: Kiszállítás kezelése</w:t>
      </w:r>
      <w:r>
        <w:rPr>
          <w:noProof/>
        </w:rPr>
        <w:tab/>
      </w:r>
      <w:r>
        <w:rPr>
          <w:noProof/>
        </w:rPr>
        <w:fldChar w:fldCharType="begin"/>
      </w:r>
      <w:r>
        <w:rPr>
          <w:noProof/>
        </w:rPr>
        <w:instrText xml:space="preserve"> PAGEREF _Toc7973649 \h </w:instrText>
      </w:r>
      <w:r>
        <w:rPr>
          <w:noProof/>
        </w:rPr>
      </w:r>
      <w:r>
        <w:rPr>
          <w:noProof/>
        </w:rPr>
        <w:fldChar w:fldCharType="separate"/>
      </w:r>
      <w:r>
        <w:rPr>
          <w:noProof/>
        </w:rPr>
        <w:t>39</w:t>
      </w:r>
      <w:r>
        <w:rPr>
          <w:noProof/>
        </w:rPr>
        <w:fldChar w:fldCharType="end"/>
      </w:r>
    </w:p>
    <w:p w14:paraId="2036701D" w14:textId="0DBAC7CC"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24. ábra: Admin menü</w:t>
      </w:r>
      <w:r>
        <w:rPr>
          <w:noProof/>
        </w:rPr>
        <w:tab/>
      </w:r>
      <w:r>
        <w:rPr>
          <w:noProof/>
        </w:rPr>
        <w:fldChar w:fldCharType="begin"/>
      </w:r>
      <w:r>
        <w:rPr>
          <w:noProof/>
        </w:rPr>
        <w:instrText xml:space="preserve"> PAGEREF _Toc7973650 \h </w:instrText>
      </w:r>
      <w:r>
        <w:rPr>
          <w:noProof/>
        </w:rPr>
      </w:r>
      <w:r>
        <w:rPr>
          <w:noProof/>
        </w:rPr>
        <w:fldChar w:fldCharType="separate"/>
      </w:r>
      <w:r>
        <w:rPr>
          <w:noProof/>
        </w:rPr>
        <w:t>40</w:t>
      </w:r>
      <w:r>
        <w:rPr>
          <w:noProof/>
        </w:rPr>
        <w:fldChar w:fldCharType="end"/>
      </w:r>
    </w:p>
    <w:p w14:paraId="6377D99B" w14:textId="4C45A460"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25. ábra: Törölt termék visszaállítása</w:t>
      </w:r>
      <w:r>
        <w:rPr>
          <w:noProof/>
        </w:rPr>
        <w:tab/>
      </w:r>
      <w:r>
        <w:rPr>
          <w:noProof/>
        </w:rPr>
        <w:fldChar w:fldCharType="begin"/>
      </w:r>
      <w:r>
        <w:rPr>
          <w:noProof/>
        </w:rPr>
        <w:instrText xml:space="preserve"> PAGEREF _Toc7973651 \h </w:instrText>
      </w:r>
      <w:r>
        <w:rPr>
          <w:noProof/>
        </w:rPr>
      </w:r>
      <w:r>
        <w:rPr>
          <w:noProof/>
        </w:rPr>
        <w:fldChar w:fldCharType="separate"/>
      </w:r>
      <w:r>
        <w:rPr>
          <w:noProof/>
        </w:rPr>
        <w:t>42</w:t>
      </w:r>
      <w:r>
        <w:rPr>
          <w:noProof/>
        </w:rPr>
        <w:fldChar w:fldCharType="end"/>
      </w:r>
    </w:p>
    <w:p w14:paraId="07E3FDAF" w14:textId="7214FD19"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26. ábra: Termék szerkesztése</w:t>
      </w:r>
      <w:r>
        <w:rPr>
          <w:noProof/>
        </w:rPr>
        <w:tab/>
      </w:r>
      <w:r>
        <w:rPr>
          <w:noProof/>
        </w:rPr>
        <w:fldChar w:fldCharType="begin"/>
      </w:r>
      <w:r>
        <w:rPr>
          <w:noProof/>
        </w:rPr>
        <w:instrText xml:space="preserve"> PAGEREF _Toc7973652 \h </w:instrText>
      </w:r>
      <w:r>
        <w:rPr>
          <w:noProof/>
        </w:rPr>
      </w:r>
      <w:r>
        <w:rPr>
          <w:noProof/>
        </w:rPr>
        <w:fldChar w:fldCharType="separate"/>
      </w:r>
      <w:r>
        <w:rPr>
          <w:noProof/>
        </w:rPr>
        <w:t>43</w:t>
      </w:r>
      <w:r>
        <w:rPr>
          <w:noProof/>
        </w:rPr>
        <w:fldChar w:fldCharType="end"/>
      </w:r>
    </w:p>
    <w:p w14:paraId="5087C50A" w14:textId="6A0B69BF"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27. ábra: Rendelés szerkesztése</w:t>
      </w:r>
      <w:r>
        <w:rPr>
          <w:noProof/>
        </w:rPr>
        <w:tab/>
      </w:r>
      <w:r>
        <w:rPr>
          <w:noProof/>
        </w:rPr>
        <w:fldChar w:fldCharType="begin"/>
      </w:r>
      <w:r>
        <w:rPr>
          <w:noProof/>
        </w:rPr>
        <w:instrText xml:space="preserve"> PAGEREF _Toc7973653 \h </w:instrText>
      </w:r>
      <w:r>
        <w:rPr>
          <w:noProof/>
        </w:rPr>
      </w:r>
      <w:r>
        <w:rPr>
          <w:noProof/>
        </w:rPr>
        <w:fldChar w:fldCharType="separate"/>
      </w:r>
      <w:r>
        <w:rPr>
          <w:noProof/>
        </w:rPr>
        <w:t>44</w:t>
      </w:r>
      <w:r>
        <w:rPr>
          <w:noProof/>
        </w:rPr>
        <w:fldChar w:fldCharType="end"/>
      </w:r>
    </w:p>
    <w:p w14:paraId="039EFFC1" w14:textId="52FD56D5" w:rsidR="00A46FE0" w:rsidRDefault="00A46FE0">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28. ábra: Kiszállítás szerkesztése</w:t>
      </w:r>
      <w:r>
        <w:rPr>
          <w:noProof/>
        </w:rPr>
        <w:tab/>
      </w:r>
      <w:r>
        <w:rPr>
          <w:noProof/>
        </w:rPr>
        <w:fldChar w:fldCharType="begin"/>
      </w:r>
      <w:r>
        <w:rPr>
          <w:noProof/>
        </w:rPr>
        <w:instrText xml:space="preserve"> PAGEREF _Toc7973654 \h </w:instrText>
      </w:r>
      <w:r>
        <w:rPr>
          <w:noProof/>
        </w:rPr>
      </w:r>
      <w:r>
        <w:rPr>
          <w:noProof/>
        </w:rPr>
        <w:fldChar w:fldCharType="separate"/>
      </w:r>
      <w:r>
        <w:rPr>
          <w:noProof/>
        </w:rPr>
        <w:t>45</w:t>
      </w:r>
      <w:r>
        <w:rPr>
          <w:noProof/>
        </w:rPr>
        <w:fldChar w:fldCharType="end"/>
      </w:r>
    </w:p>
    <w:p w14:paraId="55752F32" w14:textId="3175A9D2" w:rsidR="00C742F6" w:rsidRDefault="003F0768" w:rsidP="00C6585F">
      <w:pPr>
        <w:pStyle w:val="SzDCmsor0"/>
        <w:rPr>
          <w:noProof/>
        </w:rPr>
      </w:pPr>
      <w:r>
        <w:lastRenderedPageBreak/>
        <w:fldChar w:fldCharType="end"/>
      </w:r>
      <w:bookmarkStart w:id="10" w:name="_Toc7973534"/>
      <w:r w:rsidRPr="00142A12">
        <w:t>Forráskódjegyzék</w:t>
      </w:r>
      <w:bookmarkEnd w:id="10"/>
      <w:r>
        <w:fldChar w:fldCharType="begin"/>
      </w:r>
      <w:r>
        <w:instrText xml:space="preserve"> TOC \c "Forráskód" </w:instrText>
      </w:r>
      <w:r>
        <w:fldChar w:fldCharType="separate"/>
      </w:r>
    </w:p>
    <w:p w14:paraId="0BA069CF" w14:textId="680DDB7D"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_Toc7614375 \h </w:instrText>
      </w:r>
      <w:r>
        <w:rPr>
          <w:noProof/>
        </w:rPr>
      </w:r>
      <w:r>
        <w:rPr>
          <w:noProof/>
        </w:rPr>
        <w:fldChar w:fldCharType="separate"/>
      </w:r>
      <w:r>
        <w:rPr>
          <w:noProof/>
        </w:rPr>
        <w:t>25</w:t>
      </w:r>
      <w:r>
        <w:rPr>
          <w:noProof/>
        </w:rPr>
        <w:fldChar w:fldCharType="end"/>
      </w:r>
    </w:p>
    <w:p w14:paraId="2407D91B" w14:textId="08D8F8BA" w:rsidR="00C742F6" w:rsidRDefault="00C742F6" w:rsidP="00C742F6">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_Toc7614376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EC0DF3">
          <w:footerReference w:type="first" r:id="rId14"/>
          <w:pgSz w:w="11906" w:h="16838"/>
          <w:pgMar w:top="1440" w:right="1440" w:bottom="1440" w:left="1701" w:header="1134" w:footer="1134" w:gutter="0"/>
          <w:pgNumType w:fmt="lowerRoman" w:start="1"/>
          <w:cols w:space="708"/>
          <w:titlePg/>
          <w:docGrid w:linePitch="326" w:charSpace="-6554"/>
        </w:sectPr>
      </w:pPr>
    </w:p>
    <w:p w14:paraId="6EC07F17" w14:textId="77777777" w:rsidR="007C5DF4" w:rsidRPr="00BC22DE" w:rsidRDefault="007C5DF4" w:rsidP="00FA6C6A">
      <w:pPr>
        <w:pStyle w:val="Cmsor1"/>
        <w:numPr>
          <w:ilvl w:val="0"/>
          <w:numId w:val="2"/>
        </w:numPr>
        <w:jc w:val="center"/>
      </w:pPr>
      <w:bookmarkStart w:id="11" w:name="_Toc7973535"/>
      <w:r w:rsidRPr="001777F5">
        <w:rPr>
          <w:rFonts w:cs="Times New Roman"/>
        </w:rPr>
        <w:lastRenderedPageBreak/>
        <w:t>Bevezetés</w:t>
      </w:r>
      <w:bookmarkEnd w:id="11"/>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759CBD27"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A cégek, mint mindig, szeretnék csökkenteni a működési költségeiket. Ennek az egyik módja lehet, ha a sofőrök nem tesznek meg felesleges kil</w:t>
      </w:r>
      <w:r w:rsidR="00E805F4">
        <w:rPr>
          <w:rFonts w:cs="Times New Roman"/>
        </w:rPr>
        <w:t>o</w:t>
      </w:r>
      <w:r w:rsidR="00461DD8">
        <w:rPr>
          <w:rFonts w:cs="Times New Roman"/>
        </w:rPr>
        <w:t xml:space="preserve">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5ACD338A"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E736F1">
        <w:rPr>
          <w:rFonts w:cs="Times New Roman"/>
        </w:rPr>
        <w:t>[3]</w:t>
      </w:r>
      <w:r w:rsidR="0071110C">
        <w:rPr>
          <w:rFonts w:cs="Times New Roman"/>
        </w:rPr>
        <w:t>,</w:t>
      </w:r>
      <w:r w:rsidR="00E736F1">
        <w:rPr>
          <w:rFonts w:cs="Times New Roman"/>
        </w:rPr>
        <w:t>[4]</w:t>
      </w:r>
      <w:r w:rsidR="00846D11">
        <w:rPr>
          <w:rFonts w:cs="Times New Roman"/>
        </w:rPr>
        <w:t>,</w:t>
      </w:r>
      <w:r w:rsidR="00232406" w:rsidRPr="00BC22DE">
        <w:rPr>
          <w:rFonts w:cs="Times New Roman"/>
        </w:rPr>
        <w:t xml:space="preserve"> heurisztikák</w:t>
      </w:r>
      <w:r w:rsidR="00182ACB">
        <w:rPr>
          <w:rFonts w:cs="Times New Roman"/>
        </w:rPr>
        <w:t xml:space="preserve"> </w:t>
      </w:r>
      <w:r w:rsidR="00E736F1">
        <w:rPr>
          <w:rFonts w:cs="Times New Roman"/>
        </w:rPr>
        <w:t>[18]</w:t>
      </w:r>
      <w:r w:rsidR="000A73CC">
        <w:rPr>
          <w:rFonts w:cs="Times New Roman"/>
        </w:rPr>
        <w:t>,</w:t>
      </w:r>
      <w:r w:rsidR="00E736F1">
        <w:rPr>
          <w:rFonts w:cs="Times New Roman"/>
        </w:rPr>
        <w:t>[2]</w:t>
      </w:r>
      <w:r w:rsidR="00232406" w:rsidRPr="00BC22DE">
        <w:rPr>
          <w:rFonts w:cs="Times New Roman"/>
        </w:rPr>
        <w:t xml:space="preserve"> mellett a genetikus algoritmusok</w:t>
      </w:r>
      <w:r w:rsidR="00D618FA">
        <w:rPr>
          <w:rFonts w:cs="Times New Roman"/>
        </w:rPr>
        <w:t xml:space="preserve"> </w:t>
      </w:r>
      <w:r w:rsidR="00E736F1">
        <w:rPr>
          <w:rFonts w:ascii="TimesNewRomanPSMT" w:eastAsia="Times New Roman" w:hAnsi="TimesNewRomanPSMT" w:cs="TimesNewRomanPSMT"/>
          <w:color w:val="auto"/>
          <w:kern w:val="0"/>
          <w:lang w:eastAsia="hu-HU" w:bidi="ar-SA"/>
        </w:rPr>
        <w:t>[17]</w:t>
      </w:r>
      <w:r w:rsidR="00232406" w:rsidRPr="00BC22DE">
        <w:rPr>
          <w:rFonts w:cs="Times New Roman"/>
        </w:rPr>
        <w:t xml:space="preserve">. </w:t>
      </w:r>
    </w:p>
    <w:p w14:paraId="3567F9BF" w14:textId="350AD1F0"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3E6864">
        <w:rPr>
          <w:rFonts w:cs="Times New Roman"/>
        </w:rPr>
        <w:t>é</w:t>
      </w:r>
      <w:r w:rsidR="002A13DC" w:rsidRPr="00BC22DE">
        <w:rPr>
          <w:rFonts w:cs="Times New Roman"/>
        </w:rPr>
        <w:t xml:space="preserv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2" w:name="_Toc7614288"/>
      <w:bookmarkStart w:id="13" w:name="_Toc7973536"/>
      <w:r w:rsidRPr="00BC22DE">
        <w:lastRenderedPageBreak/>
        <w:t>Genetikus algoritmusok</w:t>
      </w:r>
      <w:bookmarkEnd w:id="12"/>
      <w:bookmarkEnd w:id="13"/>
    </w:p>
    <w:p w14:paraId="74DEA38A" w14:textId="37F99EFB"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w:t>
      </w:r>
      <w:r w:rsidR="00E736F1">
        <w:t>[10]</w:t>
      </w:r>
      <w:r w:rsidR="00DF3B86">
        <w:t>,</w:t>
      </w:r>
      <w:r w:rsidR="00E736F1">
        <w:t>[17]</w:t>
      </w:r>
      <w:r w:rsidR="00372662">
        <w:t>,</w:t>
      </w:r>
      <w:r w:rsidR="00951516">
        <w:t>[22]</w:t>
      </w:r>
      <w:r w:rsidR="00372662">
        <w:t>,</w:t>
      </w:r>
      <w:r w:rsidR="00951516">
        <w:t>[23]</w:t>
      </w:r>
      <w:r w:rsidR="004F0C22">
        <w:t xml:space="preserve"> irodalmak alapján mutatok be.</w:t>
      </w:r>
    </w:p>
    <w:p w14:paraId="1C34E82F" w14:textId="77777777" w:rsidR="006371A5" w:rsidRPr="00BC22DE" w:rsidRDefault="00F468EB" w:rsidP="001226F4">
      <w:pPr>
        <w:pStyle w:val="SzDCmsor2"/>
      </w:pPr>
      <w:bookmarkStart w:id="14" w:name="_Toc7614289"/>
      <w:bookmarkStart w:id="15" w:name="_Toc7973537"/>
      <w:r>
        <w:t>Történeti áttekintés</w:t>
      </w:r>
      <w:bookmarkEnd w:id="14"/>
      <w:bookmarkEnd w:id="15"/>
    </w:p>
    <w:p w14:paraId="304DB31D" w14:textId="250137C9" w:rsidR="007204E8" w:rsidRPr="00BC22DE" w:rsidRDefault="006A1285" w:rsidP="00E82D9E">
      <w:pPr>
        <w:pStyle w:val="SzDSzvegTrzs"/>
      </w:pPr>
      <w:r>
        <w:t>Az 1950-es években merült fel</w:t>
      </w:r>
      <w:r w:rsidR="0080451B" w:rsidRPr="00BC22DE">
        <w:t xml:space="preserve"> az a gondolat</w:t>
      </w:r>
      <w:r w:rsidR="00797A7E" w:rsidRPr="00BC22DE">
        <w:t xml:space="preserve"> több tudósban is</w:t>
      </w:r>
      <w:r w:rsidR="0080451B"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C9D7BA5" w:rsidR="007204E8" w:rsidRPr="00BC22DE" w:rsidRDefault="00771BB6" w:rsidP="00E82D9E">
      <w:pPr>
        <w:pStyle w:val="SzDSzvegTrzs"/>
      </w:pPr>
      <w:r w:rsidRPr="00BC22DE">
        <w:t>Ingo Rechenberg publikálta 1965-ben az evolúciós stratégiák alapjait</w:t>
      </w:r>
      <w:r w:rsidR="00F45192">
        <w:t xml:space="preserve"> </w:t>
      </w:r>
      <w:r w:rsidR="00951516">
        <w:t>[19][20]</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E736F1">
        <w:t>[7]</w:t>
      </w:r>
      <w:r w:rsidR="007204E8" w:rsidRPr="00BC22DE">
        <w:t xml:space="preserve">, amiben egy adott feladat lehetséges megoldásait véges állapotú </w:t>
      </w:r>
      <w:r w:rsidR="001A0E07" w:rsidRPr="00BC22DE">
        <w:t xml:space="preserve">automatákként ábrázolták, melyek fejlődését az </w:t>
      </w:r>
      <w:r w:rsidR="003E6864" w:rsidRPr="00BC22DE">
        <w:t>állapot-átmeneti</w:t>
      </w:r>
      <w:r w:rsidR="001A0E07" w:rsidRPr="00BC22DE">
        <w:t xml:space="preserve"> diagramjuk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31C9F99A"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E736F1">
        <w:t>[5]</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w:t>
      </w:r>
      <w:r w:rsidR="00E736F1">
        <w:t>[12]</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16"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17" w:name="_Toc7614290"/>
      <w:bookmarkStart w:id="18" w:name="_Toc7973538"/>
      <w:r>
        <w:t>Működése</w:t>
      </w:r>
      <w:bookmarkEnd w:id="17"/>
      <w:bookmarkEnd w:id="18"/>
    </w:p>
    <w:p w14:paraId="1F4077AE" w14:textId="77777777" w:rsidR="00666F3D"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w:t>
      </w:r>
    </w:p>
    <w:p w14:paraId="79372AE1" w14:textId="77777777" w:rsidR="00666F3D" w:rsidRDefault="00C92D3F" w:rsidP="00FA6C6A">
      <w:pPr>
        <w:pStyle w:val="SzDSzvegTrzs"/>
        <w:numPr>
          <w:ilvl w:val="0"/>
          <w:numId w:val="23"/>
        </w:numPr>
      </w:pPr>
      <w:r>
        <w:t xml:space="preserve">inicializálás, </w:t>
      </w:r>
    </w:p>
    <w:p w14:paraId="0A50E36C" w14:textId="77777777" w:rsidR="00666F3D" w:rsidRDefault="00C92D3F" w:rsidP="00FA6C6A">
      <w:pPr>
        <w:pStyle w:val="SzDSzvegTrzs"/>
        <w:numPr>
          <w:ilvl w:val="0"/>
          <w:numId w:val="23"/>
        </w:numPr>
      </w:pPr>
      <w:r>
        <w:t xml:space="preserve">kiértékelés, </w:t>
      </w:r>
    </w:p>
    <w:p w14:paraId="09C4D2BC" w14:textId="77777777" w:rsidR="00666F3D" w:rsidRDefault="00C92D3F" w:rsidP="00FA6C6A">
      <w:pPr>
        <w:pStyle w:val="SzDSzvegTrzs"/>
        <w:numPr>
          <w:ilvl w:val="0"/>
          <w:numId w:val="23"/>
        </w:numPr>
      </w:pPr>
      <w:r>
        <w:t xml:space="preserve">kiválasztás, </w:t>
      </w:r>
    </w:p>
    <w:p w14:paraId="6FDF7C2F" w14:textId="77777777" w:rsidR="00666F3D" w:rsidRDefault="00C92D3F" w:rsidP="00FA6C6A">
      <w:pPr>
        <w:pStyle w:val="SzDSzvegTrzs"/>
        <w:numPr>
          <w:ilvl w:val="0"/>
          <w:numId w:val="23"/>
        </w:numPr>
      </w:pPr>
      <w:r>
        <w:t>ke</w:t>
      </w:r>
      <w:r w:rsidR="005E309F">
        <w:t xml:space="preserve">resztezés, </w:t>
      </w:r>
    </w:p>
    <w:p w14:paraId="0043CE57" w14:textId="77777777" w:rsidR="00666F3D" w:rsidRDefault="005E309F" w:rsidP="00FA6C6A">
      <w:pPr>
        <w:pStyle w:val="SzDSzvegTrzs"/>
        <w:numPr>
          <w:ilvl w:val="0"/>
          <w:numId w:val="23"/>
        </w:numPr>
      </w:pPr>
      <w:r>
        <w:t xml:space="preserve">mutáció, </w:t>
      </w:r>
    </w:p>
    <w:p w14:paraId="2E4AB486" w14:textId="77777777" w:rsidR="00666F3D" w:rsidRDefault="005E309F" w:rsidP="00FA6C6A">
      <w:pPr>
        <w:pStyle w:val="SzDSzvegTrzs"/>
        <w:numPr>
          <w:ilvl w:val="0"/>
          <w:numId w:val="23"/>
        </w:numPr>
      </w:pPr>
      <w:r>
        <w:t xml:space="preserve">reprodukció. </w:t>
      </w:r>
    </w:p>
    <w:p w14:paraId="227C166C" w14:textId="1890A221" w:rsidR="00C50475" w:rsidRDefault="005E309F" w:rsidP="00666F3D">
      <w:pPr>
        <w:pStyle w:val="SzDSzvegTrzs"/>
      </w:pPr>
      <w:r>
        <w:t>Az 1. ábra az előbb felsorolt lépéseket szemlélteti egy folyamatábrán.</w:t>
      </w:r>
    </w:p>
    <w:p w14:paraId="0D74F2B2" w14:textId="0D0579E9" w:rsidR="00DB7FD1" w:rsidRPr="00DB7FD1" w:rsidRDefault="00AC6AC5" w:rsidP="00DB7FD1">
      <w:r>
        <w:rPr>
          <w:noProof/>
          <w:lang w:eastAsia="hu-HU" w:bidi="ar-SA"/>
        </w:rPr>
        <w:lastRenderedPageBreak/>
        <mc:AlternateContent>
          <mc:Choice Requires="wps">
            <w:drawing>
              <wp:anchor distT="0" distB="0" distL="114300" distR="114300" simplePos="0" relativeHeight="251914240" behindDoc="0" locked="0" layoutInCell="1" allowOverlap="1" wp14:anchorId="26228B1B" wp14:editId="03EB982D">
                <wp:simplePos x="0" y="0"/>
                <wp:positionH relativeFrom="column">
                  <wp:posOffset>3481705</wp:posOffset>
                </wp:positionH>
                <wp:positionV relativeFrom="paragraph">
                  <wp:posOffset>1869440</wp:posOffset>
                </wp:positionV>
                <wp:extent cx="45719" cy="3914775"/>
                <wp:effectExtent l="38100" t="76200" r="1193165" b="28575"/>
                <wp:wrapNone/>
                <wp:docPr id="167" name="Szögletes összekötő 167"/>
                <wp:cNvGraphicFramePr/>
                <a:graphic xmlns:a="http://schemas.openxmlformats.org/drawingml/2006/main">
                  <a:graphicData uri="http://schemas.microsoft.com/office/word/2010/wordprocessingShape">
                    <wps:wsp>
                      <wps:cNvCnPr/>
                      <wps:spPr>
                        <a:xfrm rot="10800000">
                          <a:off x="0" y="0"/>
                          <a:ext cx="45719" cy="3914775"/>
                        </a:xfrm>
                        <a:prstGeom prst="bentConnector3">
                          <a:avLst>
                            <a:gd name="adj1" fmla="val -257502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FFC1EC"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167" o:spid="_x0000_s1026" type="#_x0000_t34" style="position:absolute;margin-left:274.15pt;margin-top:147.2pt;width:3.6pt;height:308.25pt;rotation:180;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" adj="-556205" strokecolor="black [3213]" strokeweight=".5pt">
                <v:stroke endarrow="block"/>
              </v:shape>
            </w:pict>
          </mc:Fallback>
        </mc:AlternateContent>
      </w:r>
      <w:r w:rsidR="00C50475">
        <w:rPr>
          <w:noProof/>
          <w:lang w:eastAsia="hu-HU" w:bidi="ar-SA"/>
        </w:rPr>
        <mc:AlternateContent>
          <mc:Choice Requires="wpg">
            <w:drawing>
              <wp:anchor distT="0" distB="0" distL="114300" distR="114300" simplePos="0" relativeHeight="251466752" behindDoc="0" locked="0" layoutInCell="1" allowOverlap="1" wp14:anchorId="42292601" wp14:editId="0039B8E3">
                <wp:simplePos x="0" y="0"/>
                <wp:positionH relativeFrom="column">
                  <wp:posOffset>739140</wp:posOffset>
                </wp:positionH>
                <wp:positionV relativeFrom="paragraph">
                  <wp:posOffset>278765</wp:posOffset>
                </wp:positionV>
                <wp:extent cx="4086225" cy="7118985"/>
                <wp:effectExtent l="0" t="0" r="9525" b="5715"/>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7118985"/>
                          <a:chOff x="0" y="-314325"/>
                          <a:chExt cx="4086225" cy="7118985"/>
                        </a:xfrm>
                      </wpg:grpSpPr>
                      <wpg:grpSp>
                        <wpg:cNvPr id="34" name="Csoportba foglalás 34"/>
                        <wpg:cNvGrpSpPr/>
                        <wpg:grpSpPr>
                          <a:xfrm>
                            <a:off x="104775" y="-314325"/>
                            <a:ext cx="2659427" cy="6429376"/>
                            <a:chOff x="-647700" y="-314325"/>
                            <a:chExt cx="2659427" cy="6429376"/>
                          </a:xfrm>
                        </wpg:grpSpPr>
                        <wpg:grpSp>
                          <wpg:cNvPr id="31" name="Csoportba foglalás 31"/>
                          <wpg:cNvGrpSpPr/>
                          <wpg:grpSpPr>
                            <a:xfrm>
                              <a:off x="552450" y="-314325"/>
                              <a:ext cx="1459277" cy="6429376"/>
                              <a:chOff x="38100" y="-314325"/>
                              <a:chExt cx="1459277" cy="6429376"/>
                            </a:xfrm>
                          </wpg:grpSpPr>
                          <wps:wsp>
                            <wps:cNvPr id="21" name="Egyenes összekötő nyíllal 21"/>
                            <wps:cNvCnPr/>
                            <wps:spPr>
                              <a:xfrm>
                                <a:off x="761999" y="403860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38100" y="-314325"/>
                                <a:ext cx="1459277" cy="6429376"/>
                                <a:chOff x="38100" y="-314325"/>
                                <a:chExt cx="1459277" cy="6429376"/>
                              </a:xfrm>
                            </wpg:grpSpPr>
                            <wps:wsp>
                              <wps:cNvPr id="10" name="Téglalap 10"/>
                              <wps:cNvSpPr/>
                              <wps:spPr>
                                <a:xfrm>
                                  <a:off x="47624" y="4248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DA3829" w:rsidRDefault="00DA3829"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47624" y="49434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DA3829" w:rsidRDefault="00DA3829"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57377" y="170190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DA3829" w:rsidRDefault="00DA3829"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38100" y="5638801"/>
                                  <a:ext cx="1449752" cy="476250"/>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DA3829" w:rsidRDefault="00DA3829"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61999" y="47053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71524" y="1485900"/>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38101" y="-314325"/>
                                  <a:ext cx="1449751" cy="6191250"/>
                                  <a:chOff x="38101" y="-314325"/>
                                  <a:chExt cx="1449751" cy="6191250"/>
                                </a:xfrm>
                              </wpg:grpSpPr>
                              <wps:wsp>
                                <wps:cNvPr id="7" name="Téglalap 7"/>
                                <wps:cNvSpPr/>
                                <wps:spPr>
                                  <a:xfrm>
                                    <a:off x="47624" y="29337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DA3829" w:rsidRDefault="00DA3829"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47624" y="36099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DA3829" w:rsidRDefault="00DA3829"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48307" y="-314325"/>
                                    <a:ext cx="1439545" cy="1800225"/>
                                    <a:chOff x="10207" y="-314325"/>
                                    <a:chExt cx="1439545" cy="1800225"/>
                                  </a:xfrm>
                                </wpg:grpSpPr>
                                <wpg:grpSp>
                                  <wpg:cNvPr id="27" name="Csoportba foglalás 27"/>
                                  <wpg:cNvGrpSpPr/>
                                  <wpg:grpSpPr>
                                    <a:xfrm>
                                      <a:off x="10207" y="819150"/>
                                      <a:ext cx="1439545" cy="666750"/>
                                      <a:chOff x="10210" y="-314325"/>
                                      <a:chExt cx="1440000" cy="666750"/>
                                    </a:xfrm>
                                  </wpg:grpSpPr>
                                  <wps:wsp>
                                    <wps:cNvPr id="5" name="Téglalap 5"/>
                                    <wps:cNvSpPr/>
                                    <wps:spPr>
                                      <a:xfrm>
                                        <a:off x="10210" y="-762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DA3829" w:rsidRDefault="00DA3829"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15060" y="-3143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10207" y="-314325"/>
                                      <a:ext cx="1439545" cy="1123950"/>
                                      <a:chOff x="10210" y="-314325"/>
                                      <a:chExt cx="1440000" cy="1123950"/>
                                    </a:xfrm>
                                  </wpg:grpSpPr>
                                  <wps:wsp>
                                    <wps:cNvPr id="4" name="Ellipszis 4"/>
                                    <wps:cNvSpPr/>
                                    <wps:spPr>
                                      <a:xfrm>
                                        <a:off x="10210" y="-3143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DA3829" w:rsidRDefault="00DA3829"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10210" y="38100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DA3829" w:rsidRDefault="00DA3829"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24585" y="9525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71524" y="269557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61999" y="33718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a:stCxn id="12" idx="1"/>
                                  <a:endCxn id="13" idx="2"/>
                                </wps:cNvCnPr>
                                <wps:spPr>
                                  <a:xfrm rot="10800000" flipV="1">
                                    <a:off x="38101" y="2187674"/>
                                    <a:ext cx="19277" cy="3689251"/>
                                  </a:xfrm>
                                  <a:prstGeom prst="bentConnector3">
                                    <a:avLst>
                                      <a:gd name="adj1" fmla="val 390466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695325" y="2667000"/>
                              <a:ext cx="514350" cy="266700"/>
                            </a:xfrm>
                            <a:prstGeom prst="rect">
                              <a:avLst/>
                            </a:prstGeom>
                            <a:solidFill>
                              <a:schemeClr val="lt1"/>
                            </a:solidFill>
                            <a:ln w="6350">
                              <a:noFill/>
                            </a:ln>
                          </wps:spPr>
                          <wps:txbx>
                            <w:txbxContent>
                              <w:p w14:paraId="7CF95311" w14:textId="77777777" w:rsidR="00DA3829" w:rsidRDefault="00DA3829"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647700" y="3867150"/>
                              <a:ext cx="553720" cy="295275"/>
                            </a:xfrm>
                            <a:prstGeom prst="rect">
                              <a:avLst/>
                            </a:prstGeom>
                            <a:noFill/>
                            <a:ln w="6350">
                              <a:noFill/>
                            </a:ln>
                          </wps:spPr>
                          <wps:txbx>
                            <w:txbxContent>
                              <w:p w14:paraId="5E8996DD" w14:textId="77777777" w:rsidR="00DA3829" w:rsidRDefault="00DA3829"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bookmarkStart w:id="19" w:name="_Ref7355930"/>
                            <w:p w14:paraId="04F4DFD4" w14:textId="2B4DBABB" w:rsidR="00DA3829" w:rsidRPr="00580F03" w:rsidRDefault="00DA3829" w:rsidP="00C50475">
                              <w:pPr>
                                <w:pStyle w:val="SzKpalrs"/>
                              </w:pPr>
                              <w:r>
                                <w:fldChar w:fldCharType="begin"/>
                              </w:r>
                              <w:r>
                                <w:instrText xml:space="preserve"> SEQ ábra \* ARABIC </w:instrText>
                              </w:r>
                              <w:r>
                                <w:fldChar w:fldCharType="separate"/>
                              </w:r>
                              <w:bookmarkStart w:id="20" w:name="_Toc7973627"/>
                              <w:r w:rsidR="00CF1EF8">
                                <w:t>1</w:t>
                              </w:r>
                              <w:r>
                                <w:fldChar w:fldCharType="end"/>
                              </w:r>
                              <w:r w:rsidRPr="00580F03">
                                <w:t>. ábra: Genetikus algoritmus működésének folyamatábrája</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292601" id="Csoportba foglalás 36" o:spid="_x0000_s1026" style="position:absolute;margin-left:58.2pt;margin-top:21.95pt;width:321.75pt;height:560.55pt;z-index:251466752;mso-width-relative:margin;mso-height-relative:margin" coordorigin=",-3143" coordsize="40862,71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">
                <v:group id="Csoportba foglalás 34" o:spid="_x0000_s1027" style="position:absolute;left:1047;top:-3143;width:26595;height:64293" coordorigin="-6477,-3143" coordsize="26594,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524;top:-3143;width:14593;height:64293" coordorigin="381,-3143" coordsize="14592,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619;top:40386;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left:381;top:-3143;width:14592;height:64293" coordorigin="381,-3143" coordsize="14592,6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476;top:424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DA3829" w:rsidRDefault="00DA3829" w:rsidP="00C50475">
                              <w:pPr>
                                <w:jc w:val="center"/>
                              </w:pPr>
                              <w:r>
                                <w:t>Mutáció</w:t>
                              </w:r>
                            </w:p>
                          </w:txbxContent>
                        </v:textbox>
                      </v:rect>
                      <v:rect id="Téglalap 11" o:spid="_x0000_s1032" style="position:absolute;left:476;top:49434;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DA3829" w:rsidRDefault="00DA3829"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573;top:17019;width:14400;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DA3829" w:rsidRDefault="00DA3829" w:rsidP="00C50475">
                              <w:pPr>
                                <w:jc w:val="center"/>
                              </w:pPr>
                              <w:r>
                                <w:t>Kilépési felétel</w:t>
                              </w:r>
                            </w:p>
                          </w:txbxContent>
                        </v:textbox>
                      </v:shape>
                      <v:oval id="Ellipszis 13" o:spid="_x0000_s1034" style="position:absolute;left:381;top:56388;width:14497;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DA3829" w:rsidRDefault="00DA3829" w:rsidP="00C50475">
                              <w:pPr>
                                <w:jc w:val="center"/>
                              </w:pPr>
                              <w:r>
                                <w:t>Vége</w:t>
                              </w:r>
                            </w:p>
                          </w:txbxContent>
                        </v:textbox>
                      </v:oval>
                      <v:shape id="Egyenes összekötő nyíllal 22" o:spid="_x0000_s1035" type="#_x0000_t32" style="position:absolute;left:7619;top:4705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715;top:14859;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id="Csoportba foglalás 29" o:spid="_x0000_s1037" style="position:absolute;left:381;top:-3143;width:14497;height:61912" coordorigin="381,-3143" coordsize="14497,6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8" style="position:absolute;left:476;top:29337;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DA3829" w:rsidRDefault="00DA3829" w:rsidP="00C50475">
                                <w:pPr>
                                  <w:jc w:val="center"/>
                                </w:pPr>
                                <w:r>
                                  <w:t>Kiválasztás</w:t>
                                </w:r>
                              </w:p>
                            </w:txbxContent>
                          </v:textbox>
                        </v:rect>
                        <v:rect id="Téglalap 8" o:spid="_x0000_s1039" style="position:absolute;left:476;top:36099;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DA3829" w:rsidRDefault="00DA3829" w:rsidP="00C50475">
                                <w:pPr>
                                  <w:jc w:val="center"/>
                                </w:pPr>
                                <w:r>
                                  <w:t>Keresztezés</w:t>
                                </w:r>
                              </w:p>
                            </w:txbxContent>
                          </v:textbox>
                        </v:rect>
                        <v:group id="Csoportba foglalás 28" o:spid="_x0000_s1040" style="position:absolute;left:483;top:-3143;width:14395;height:18002" coordorigin="102,-3143"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1" style="position:absolute;left:102;top:8191;width:14395;height:6668" coordorigin="102,-3143"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2" style="position:absolute;left:102;top:-762;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DA3829" w:rsidRDefault="00DA3829" w:rsidP="00691730">
                                    <w:pPr>
                                      <w:jc w:val="center"/>
                                    </w:pPr>
                                    <w:r>
                                      <w:t>Kiértékelés</w:t>
                                    </w:r>
                                  </w:p>
                                </w:txbxContent>
                              </v:textbox>
                            </v:rect>
                            <v:shape id="Egyenes összekötő nyíllal 17" o:spid="_x0000_s1043" type="#_x0000_t32" style="position:absolute;left:7150;top:-314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4" style="position:absolute;left:102;top:-3143;width:14395;height:11239" coordorigin="102,-3143"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5" style="position:absolute;left:102;top:-3143;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DA3829" w:rsidRDefault="00DA3829" w:rsidP="00C50475">
                                    <w:pPr>
                                      <w:jc w:val="center"/>
                                    </w:pPr>
                                    <w:r>
                                      <w:t>Start</w:t>
                                    </w:r>
                                  </w:p>
                                </w:txbxContent>
                              </v:textbox>
                            </v:oval>
                            <v:rect id="Téglalap 6" o:spid="_x0000_s1046" style="position:absolute;left:102;top:3810;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DA3829" w:rsidRDefault="00DA3829" w:rsidP="00691730">
                                    <w:pPr>
                                      <w:jc w:val="center"/>
                                    </w:pPr>
                                    <w:r>
                                      <w:t>Inicializálás</w:t>
                                    </w:r>
                                  </w:p>
                                </w:txbxContent>
                              </v:textbox>
                            </v:rect>
                            <v:shape id="Egyenes összekötő nyíllal 18" o:spid="_x0000_s1047" type="#_x0000_t32" style="position:absolute;left:7245;top:952;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8" type="#_x0000_t32" style="position:absolute;left:7715;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49" type="#_x0000_t32" style="position:absolute;left:7619;top:3371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 id="Szögletes összekötő 25" o:spid="_x0000_s1050" type="#_x0000_t34" style="position:absolute;left:381;top:21876;width:192;height:368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" adj="843407"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1" type="#_x0000_t202" style="position:absolute;left:6953;top:26670;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DA3829" w:rsidRDefault="00DA3829" w:rsidP="00C50475">
                          <w:r>
                            <w:t>Nem</w:t>
                          </w:r>
                        </w:p>
                      </w:txbxContent>
                    </v:textbox>
                  </v:shape>
                  <v:shape id="Szövegdoboz 33" o:spid="_x0000_s1052" type="#_x0000_t202" style="position:absolute;left:-6477;top:38671;width:55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E8996DD" w14:textId="77777777" w:rsidR="00DA3829" w:rsidRDefault="00DA3829" w:rsidP="00C50475">
                          <w:r>
                            <w:t>Igen</w:t>
                          </w:r>
                        </w:p>
                      </w:txbxContent>
                    </v:textbox>
                  </v:shape>
                </v:group>
                <v:shape id="Szövegdoboz 35" o:spid="_x0000_s1053"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bookmarkStart w:id="21" w:name="_Ref7355930"/>
                      <w:p w14:paraId="04F4DFD4" w14:textId="2B4DBABB" w:rsidR="00DA3829" w:rsidRPr="00580F03" w:rsidRDefault="00DA3829" w:rsidP="00C50475">
                        <w:pPr>
                          <w:pStyle w:val="SzKpalrs"/>
                        </w:pPr>
                        <w:r>
                          <w:fldChar w:fldCharType="begin"/>
                        </w:r>
                        <w:r>
                          <w:instrText xml:space="preserve"> SEQ ábra \* ARABIC </w:instrText>
                        </w:r>
                        <w:r>
                          <w:fldChar w:fldCharType="separate"/>
                        </w:r>
                        <w:bookmarkStart w:id="22" w:name="_Toc7973627"/>
                        <w:r w:rsidR="00CF1EF8">
                          <w:t>1</w:t>
                        </w:r>
                        <w:r>
                          <w:fldChar w:fldCharType="end"/>
                        </w:r>
                        <w:r w:rsidRPr="00580F03">
                          <w:t>. ábra: Genetikus algoritmus működésének folyamatábrája</w:t>
                        </w:r>
                        <w:bookmarkEnd w:id="21"/>
                        <w:bookmarkEnd w:id="22"/>
                      </w:p>
                    </w:txbxContent>
                  </v:textbox>
                </v:shape>
                <w10:wrap type="topAndBottom"/>
              </v:group>
            </w:pict>
          </mc:Fallback>
        </mc:AlternateContent>
      </w:r>
    </w:p>
    <w:p w14:paraId="5A8F58C0" w14:textId="29739482" w:rsidR="006D19A9" w:rsidRDefault="006D19A9" w:rsidP="001226F4">
      <w:pPr>
        <w:pStyle w:val="SzDCmsor3"/>
      </w:pPr>
      <w:bookmarkStart w:id="23" w:name="_Toc7614291"/>
      <w:bookmarkStart w:id="24" w:name="_Toc7973539"/>
      <w:r>
        <w:t>Reprezentáció</w:t>
      </w:r>
      <w:bookmarkEnd w:id="23"/>
      <w:bookmarkEnd w:id="24"/>
    </w:p>
    <w:p w14:paraId="484C9F88" w14:textId="03F819BF" w:rsidR="006D19A9" w:rsidRDefault="004B00FC" w:rsidP="006D19A9">
      <w:pPr>
        <w:pStyle w:val="SzDSzvegTrzs"/>
      </w:pPr>
      <w:r>
        <w:t>A</w:t>
      </w:r>
      <w:r w:rsidR="003E6864">
        <w:t>z evolúciós operátorok megvalósításának módja</w:t>
      </w:r>
      <w:r>
        <w:t xml:space="preserve"> nagyban függ az egyedek reprezentációjától, hiszen a szülő kromoszómákon végrehajtott műveletek által tovább vitt génekkel jönnek létre az újabb generációk. A kódolásra többféle lehetőség van. A klasszikus </w:t>
      </w:r>
      <w:r>
        <w:lastRenderedPageBreak/>
        <w:t xml:space="preserve">módszer </w:t>
      </w:r>
      <w:r w:rsidR="00DF1AE1">
        <w:t>szerint</w:t>
      </w:r>
      <w:r>
        <w:t xml:space="preserve"> egy kromoszómát egy adott hosszúságú bitsztring</w:t>
      </w:r>
      <w:r w:rsidR="00DF1AE1">
        <w:t>ben ábrázoljuk. I</w:t>
      </w:r>
      <w:r>
        <w:t>tt a legnagyobb kérdés a lekép</w:t>
      </w:r>
      <w:r w:rsidR="00DF1AE1">
        <w:t>ezés módszere. V</w:t>
      </w:r>
      <w:r>
        <w:t>an</w:t>
      </w:r>
      <w:r w:rsidR="00DF1AE1">
        <w:t>,</w:t>
      </w:r>
      <w:r>
        <w:t xml:space="preserve"> ahol ez egyszerűen megoldható, de ahol nem</w:t>
      </w:r>
      <w:r w:rsidR="00DF1AE1">
        <w:t>,</w:t>
      </w:r>
      <w:r w:rsidR="00EE3CF3">
        <w:t xml:space="preserve"> ott használható</w:t>
      </w:r>
      <w:r w:rsidR="003E6864">
        <w:t xml:space="preserve"> pl.</w:t>
      </w:r>
      <w:r w:rsidR="00EE3CF3">
        <w:t xml:space="preserve">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1FAABFB" w:rsidR="000B60EE" w:rsidRDefault="000B60EE" w:rsidP="000B60EE">
      <w:pPr>
        <w:pStyle w:val="SzDSzvegTrzs"/>
      </w:pPr>
      <w:r>
        <w:t xml:space="preserve">TSP megoldására használt módszer többek között a szomszédsági vektor, sorrendi reprezentáció </w:t>
      </w:r>
      <w:r w:rsidR="00E736F1">
        <w:t>[8]</w:t>
      </w:r>
      <w:r w:rsidR="00226044">
        <w:t xml:space="preserve"> </w:t>
      </w:r>
      <w:r>
        <w:t>és az útvonal-vektor.</w:t>
      </w:r>
    </w:p>
    <w:p w14:paraId="618B355E" w14:textId="264FAC66" w:rsidR="00D029CD" w:rsidRDefault="000B60EE" w:rsidP="006D19A9">
      <w:pPr>
        <w:pStyle w:val="SzDSzvegTrzs"/>
      </w:pPr>
      <w:r>
        <w:t>Szomszédsági vektornál egy vektor segítségével írjuk le az utakat. Ha a j. város az i. pozícióban van, akkor és csak akkor vezet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rsidR="003E6864">
        <w:t xml:space="preserve">az </w:t>
      </w:r>
      <w:r>
        <w:t xml:space="preserve">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3BFA8FED"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794432" behindDoc="0" locked="0" layoutInCell="1" allowOverlap="1" wp14:anchorId="7A982D26" wp14:editId="41769B54">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DA3829" w:rsidRDefault="00DA3829"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DA3829" w:rsidRDefault="00DA3829"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DA3829" w:rsidRDefault="00DA3829"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DA3829" w:rsidRDefault="00DA3829"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DA3829" w:rsidRDefault="00DA3829">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DA3829" w:rsidRDefault="00DA3829"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DA3829" w:rsidRDefault="00DA3829"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DA3829" w:rsidRDefault="00DA3829"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DA3829" w:rsidRDefault="00DA3829"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DA3829" w:rsidRDefault="00DA3829"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DA3829" w:rsidRDefault="00DA3829"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DA3829" w:rsidRDefault="00DA3829" w:rsidP="00871402">
                                    <w:r w:rsidRPr="00871402">
                                      <w:rPr>
                                        <w:u w:val="single"/>
                                      </w:rPr>
                                      <w:t>2</w:t>
                                    </w:r>
                                    <w:r>
                                      <w:t xml:space="preserve"> 3 4 5 6 7 8</w:t>
                                    </w:r>
                                  </w:p>
                                  <w:p w14:paraId="025EF490"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DA3829" w:rsidRDefault="00DA3829"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DA3829" w:rsidRDefault="00DA3829" w:rsidP="00871402">
                                      <w:r>
                                        <w:t xml:space="preserve">3 4 </w:t>
                                      </w:r>
                                      <w:r w:rsidRPr="004C26A4">
                                        <w:rPr>
                                          <w:u w:val="single"/>
                                        </w:rPr>
                                        <w:t>5</w:t>
                                      </w:r>
                                      <w:r>
                                        <w:t xml:space="preserve"> 6 7 8</w:t>
                                      </w:r>
                                    </w:p>
                                    <w:p w14:paraId="31BAF254"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DA3829" w:rsidRDefault="00DA3829" w:rsidP="00871402">
                                    <w:r>
                                      <w:t xml:space="preserve">3 4 </w:t>
                                    </w:r>
                                    <w:r w:rsidRPr="004C26A4">
                                      <w:rPr>
                                        <w:u w:val="single"/>
                                      </w:rPr>
                                      <w:t>6</w:t>
                                    </w:r>
                                    <w:r>
                                      <w:t xml:space="preserve"> 7 8</w:t>
                                    </w:r>
                                  </w:p>
                                  <w:p w14:paraId="560E81E3"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DA3829" w:rsidRDefault="00DA3829" w:rsidP="00871402">
                                    <w:r>
                                      <w:t xml:space="preserve">3 </w:t>
                                    </w:r>
                                    <w:r w:rsidRPr="004C26A4">
                                      <w:rPr>
                                        <w:u w:val="single"/>
                                      </w:rPr>
                                      <w:t>4</w:t>
                                    </w:r>
                                    <w:r>
                                      <w:t xml:space="preserve"> 7 8</w:t>
                                    </w:r>
                                  </w:p>
                                  <w:p w14:paraId="78D84CCB"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DA3829" w:rsidRDefault="00DA3829" w:rsidP="00871402">
                                    <w:r>
                                      <w:t xml:space="preserve">7 </w:t>
                                    </w:r>
                                    <w:r w:rsidRPr="004C26A4">
                                      <w:rPr>
                                        <w:u w:val="single"/>
                                      </w:rPr>
                                      <w:t>8</w:t>
                                    </w:r>
                                  </w:p>
                                  <w:p w14:paraId="31448CF9"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DA3829" w:rsidRDefault="00DA3829" w:rsidP="00871402">
                                      <w:r w:rsidRPr="004C26A4">
                                        <w:rPr>
                                          <w:u w:val="single"/>
                                        </w:rPr>
                                        <w:t>3</w:t>
                                      </w:r>
                                      <w:r>
                                        <w:t xml:space="preserve"> 7 8</w:t>
                                      </w:r>
                                    </w:p>
                                    <w:p w14:paraId="2D5F3BE9"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DA3829" w:rsidRPr="004C26A4" w:rsidRDefault="00DA3829" w:rsidP="00871402">
                                      <w:pPr>
                                        <w:rPr>
                                          <w:u w:val="single"/>
                                        </w:rPr>
                                      </w:pPr>
                                      <w:r w:rsidRPr="004C26A4">
                                        <w:rPr>
                                          <w:u w:val="single"/>
                                        </w:rPr>
                                        <w:t>7</w:t>
                                      </w:r>
                                    </w:p>
                                    <w:p w14:paraId="051F96A5" w14:textId="77777777" w:rsidR="00DA3829" w:rsidRDefault="00DA3829"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DA3829" w:rsidRDefault="00DA3829"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DA3829" w:rsidRDefault="00DA3829"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DA3829" w:rsidRDefault="00DA3829"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DA3829" w:rsidRDefault="00DA3829"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DA3829" w:rsidRDefault="00DA3829"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DA3829" w:rsidRDefault="00DA3829"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DA3829" w:rsidRDefault="00DA3829"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DA3829" w:rsidRDefault="00DA3829"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1858B8A7" w:rsidR="00DA3829" w:rsidRPr="00065B92" w:rsidRDefault="00DA3829" w:rsidP="002913E6">
                              <w:pPr>
                                <w:pStyle w:val="SzKpalrs"/>
                              </w:pPr>
                              <w:r>
                                <w:fldChar w:fldCharType="begin"/>
                              </w:r>
                              <w:r>
                                <w:instrText xml:space="preserve"> SEQ ábra \* ARABIC </w:instrText>
                              </w:r>
                              <w:r>
                                <w:fldChar w:fldCharType="separate"/>
                              </w:r>
                              <w:bookmarkStart w:id="25" w:name="_Toc7973628"/>
                              <w:r w:rsidR="00CF1EF8">
                                <w:t>2</w:t>
                              </w:r>
                              <w:r>
                                <w:fldChar w:fldCharType="end"/>
                              </w:r>
                              <w:r>
                                <w:t>. ábra: Sorrendi reprezentáció bemutatása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4" style="position:absolute;left:0;text-align:left;margin-left:-1.05pt;margin-top:121.05pt;width:440.25pt;height:234.3pt;z-index:251794432"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5"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6"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DA3829" w:rsidRDefault="00DA3829" w:rsidP="00344AA1">
                          <w:r>
                            <w:t>Aktuális túra:</w:t>
                          </w:r>
                        </w:p>
                      </w:txbxContent>
                    </v:textbox>
                  </v:shape>
                  <v:shape id="Szövegdoboz 688" o:spid="_x0000_s1057"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DA3829" w:rsidRDefault="00DA3829" w:rsidP="00344AA1">
                          <w:r>
                            <w:t>Referencia túra</w:t>
                          </w:r>
                        </w:p>
                      </w:txbxContent>
                    </v:textbox>
                  </v:shape>
                  <v:shape id="Szövegdoboz 689" o:spid="_x0000_s1058"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DA3829" w:rsidRDefault="00DA3829" w:rsidP="00344AA1">
                          <w:r>
                            <w:t>Sorrendi reprezentáció</w:t>
                          </w:r>
                        </w:p>
                      </w:txbxContent>
                    </v:textbox>
                  </v:shape>
                  <v:group id="Csoportba foglalás 307" o:spid="_x0000_s1059"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0"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1"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DA3829" w:rsidRDefault="00DA3829" w:rsidP="0056418B">
                              <w:r>
                                <w:t xml:space="preserve">1 </w:t>
                              </w:r>
                              <w:r w:rsidRPr="0056418B">
                                <w:rPr>
                                  <w:u w:val="single"/>
                                </w:rPr>
                                <w:t>2</w:t>
                              </w:r>
                              <w:r>
                                <w:t xml:space="preserve"> 5 6 4 3 8 7</w:t>
                              </w:r>
                            </w:p>
                          </w:txbxContent>
                        </v:textbox>
                      </v:shape>
                      <v:group id="Csoportba foglalás 697" o:spid="_x0000_s1062"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3"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DA3829" w:rsidRDefault="00DA3829">
                                <w:r w:rsidRPr="0056418B">
                                  <w:rPr>
                                    <w:u w:val="single"/>
                                  </w:rPr>
                                  <w:t>1</w:t>
                                </w:r>
                                <w:r>
                                  <w:t xml:space="preserve"> 2 5 6 4 3 8 7</w:t>
                                </w:r>
                              </w:p>
                            </w:txbxContent>
                          </v:textbox>
                        </v:shape>
                        <v:shape id="Szövegdoboz 691" o:spid="_x0000_s1064"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DA3829" w:rsidRDefault="00DA3829" w:rsidP="0056418B">
                                <w:r>
                                  <w:t xml:space="preserve">1 2 </w:t>
                                </w:r>
                                <w:r w:rsidRPr="0056418B">
                                  <w:rPr>
                                    <w:u w:val="single"/>
                                  </w:rPr>
                                  <w:t>5</w:t>
                                </w:r>
                                <w:r>
                                  <w:t xml:space="preserve"> 6 4 3 8 7</w:t>
                                </w:r>
                              </w:p>
                            </w:txbxContent>
                          </v:textbox>
                        </v:shape>
                      </v:group>
                      <v:shape id="Szövegdoboz 692" o:spid="_x0000_s1065"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DA3829" w:rsidRDefault="00DA3829" w:rsidP="0056418B">
                              <w:r>
                                <w:t xml:space="preserve">1 2 5 </w:t>
                              </w:r>
                              <w:r w:rsidRPr="0056418B">
                                <w:rPr>
                                  <w:u w:val="single"/>
                                </w:rPr>
                                <w:t>6</w:t>
                              </w:r>
                              <w:r>
                                <w:t xml:space="preserve"> 4 3 8 7</w:t>
                              </w:r>
                            </w:p>
                          </w:txbxContent>
                        </v:textbox>
                      </v:shape>
                      <v:shape id="Szövegdoboz 693" o:spid="_x0000_s1066"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DA3829" w:rsidRDefault="00DA3829" w:rsidP="0056418B">
                              <w:r>
                                <w:t xml:space="preserve">1 2 5 6 </w:t>
                              </w:r>
                              <w:r w:rsidRPr="0056418B">
                                <w:rPr>
                                  <w:u w:val="single"/>
                                </w:rPr>
                                <w:t>4</w:t>
                              </w:r>
                              <w:r>
                                <w:t xml:space="preserve"> 3 8 7</w:t>
                              </w:r>
                            </w:p>
                          </w:txbxContent>
                        </v:textbox>
                      </v:shape>
                    </v:group>
                    <v:group id="Csoportba foglalás 257" o:spid="_x0000_s1067"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8"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DA3829" w:rsidRDefault="00DA3829" w:rsidP="0056418B">
                              <w:r>
                                <w:t xml:space="preserve">1 2 5 6 4 3 </w:t>
                              </w:r>
                              <w:r w:rsidRPr="0056418B">
                                <w:rPr>
                                  <w:u w:val="single"/>
                                </w:rPr>
                                <w:t>8</w:t>
                              </w:r>
                              <w:r>
                                <w:t xml:space="preserve"> 7</w:t>
                              </w:r>
                            </w:p>
                          </w:txbxContent>
                        </v:textbox>
                      </v:shape>
                      <v:group id="Csoportba foglalás 702" o:spid="_x0000_s1069"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DA3829" w:rsidRDefault="00DA3829" w:rsidP="0056418B">
                                <w:r>
                                  <w:t xml:space="preserve">1 2 5 6 4 </w:t>
                                </w:r>
                                <w:r w:rsidRPr="0056418B">
                                  <w:rPr>
                                    <w:u w:val="single"/>
                                  </w:rPr>
                                  <w:t>3</w:t>
                                </w:r>
                                <w:r>
                                  <w:t xml:space="preserve"> 8 7</w:t>
                                </w:r>
                              </w:p>
                            </w:txbxContent>
                          </v:textbox>
                        </v:shape>
                        <v:shape id="Szövegdoboz 696" o:spid="_x0000_s1071"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DA3829" w:rsidRDefault="00DA3829" w:rsidP="0056418B">
                                <w:r>
                                  <w:t xml:space="preserve">1 2 5 6 4 3 8 </w:t>
                                </w:r>
                                <w:r w:rsidRPr="0056418B">
                                  <w:rPr>
                                    <w:u w:val="single"/>
                                  </w:rPr>
                                  <w:t>7</w:t>
                                </w:r>
                              </w:p>
                            </w:txbxContent>
                          </v:textbox>
                        </v:shape>
                      </v:group>
                    </v:group>
                  </v:group>
                  <v:group id="Csoportba foglalás 310" o:spid="_x0000_s1072"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3"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4"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DA3829" w:rsidRDefault="00DA3829" w:rsidP="00871402">
                              <w:r w:rsidRPr="00871402">
                                <w:rPr>
                                  <w:u w:val="single"/>
                                </w:rPr>
                                <w:t>2</w:t>
                              </w:r>
                              <w:r>
                                <w:t xml:space="preserve"> 3 4 5 6 7 8</w:t>
                              </w:r>
                            </w:p>
                            <w:p w14:paraId="025EF490" w14:textId="77777777" w:rsidR="00DA3829" w:rsidRDefault="00DA3829" w:rsidP="00871402"/>
                          </w:txbxContent>
                        </v:textbox>
                      </v:shape>
                      <v:group id="Csoportba foglalás 313" o:spid="_x0000_s1075"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6"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DA3829" w:rsidRDefault="00DA3829" w:rsidP="00871402">
                                <w:r w:rsidRPr="00871402">
                                  <w:rPr>
                                    <w:u w:val="single"/>
                                  </w:rPr>
                                  <w:t>1</w:t>
                                </w:r>
                                <w:r>
                                  <w:t xml:space="preserve"> 2 3 4 5 6 7 8</w:t>
                                </w:r>
                              </w:p>
                            </w:txbxContent>
                          </v:textbox>
                        </v:shape>
                        <v:shape id="Szövegdoboz 315" o:spid="_x0000_s1077"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DA3829" w:rsidRDefault="00DA3829" w:rsidP="00871402">
                                <w:r>
                                  <w:t xml:space="preserve">3 4 </w:t>
                                </w:r>
                                <w:r w:rsidRPr="004C26A4">
                                  <w:rPr>
                                    <w:u w:val="single"/>
                                  </w:rPr>
                                  <w:t>5</w:t>
                                </w:r>
                                <w:r>
                                  <w:t xml:space="preserve"> 6 7 8</w:t>
                                </w:r>
                              </w:p>
                              <w:p w14:paraId="31BAF254" w14:textId="77777777" w:rsidR="00DA3829" w:rsidRDefault="00DA3829" w:rsidP="00871402"/>
                            </w:txbxContent>
                          </v:textbox>
                        </v:shape>
                      </v:group>
                      <v:shape id="Szövegdoboz 316" o:spid="_x0000_s1078"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DA3829" w:rsidRDefault="00DA3829" w:rsidP="00871402">
                              <w:r>
                                <w:t xml:space="preserve">3 4 </w:t>
                              </w:r>
                              <w:r w:rsidRPr="004C26A4">
                                <w:rPr>
                                  <w:u w:val="single"/>
                                </w:rPr>
                                <w:t>6</w:t>
                              </w:r>
                              <w:r>
                                <w:t xml:space="preserve"> 7 8</w:t>
                              </w:r>
                            </w:p>
                            <w:p w14:paraId="560E81E3" w14:textId="77777777" w:rsidR="00DA3829" w:rsidRDefault="00DA3829" w:rsidP="00871402"/>
                          </w:txbxContent>
                        </v:textbox>
                      </v:shape>
                      <v:shape id="Szövegdoboz 317" o:spid="_x0000_s1079"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DA3829" w:rsidRDefault="00DA3829" w:rsidP="00871402">
                              <w:r>
                                <w:t xml:space="preserve">3 </w:t>
                              </w:r>
                              <w:r w:rsidRPr="004C26A4">
                                <w:rPr>
                                  <w:u w:val="single"/>
                                </w:rPr>
                                <w:t>4</w:t>
                              </w:r>
                              <w:r>
                                <w:t xml:space="preserve"> 7 8</w:t>
                              </w:r>
                            </w:p>
                            <w:p w14:paraId="78D84CCB" w14:textId="77777777" w:rsidR="00DA3829" w:rsidRDefault="00DA3829" w:rsidP="00871402"/>
                          </w:txbxContent>
                        </v:textbox>
                      </v:shape>
                    </v:group>
                    <v:group id="Csoportba foglalás 318" o:spid="_x0000_s1080"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1"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DA3829" w:rsidRDefault="00DA3829" w:rsidP="00871402">
                              <w:r>
                                <w:t xml:space="preserve">7 </w:t>
                              </w:r>
                              <w:r w:rsidRPr="004C26A4">
                                <w:rPr>
                                  <w:u w:val="single"/>
                                </w:rPr>
                                <w:t>8</w:t>
                              </w:r>
                            </w:p>
                            <w:p w14:paraId="31448CF9" w14:textId="77777777" w:rsidR="00DA3829" w:rsidRDefault="00DA3829" w:rsidP="00871402"/>
                          </w:txbxContent>
                        </v:textbox>
                      </v:shape>
                      <v:group id="Csoportba foglalás 740" o:spid="_x0000_s1082"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3"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DA3829" w:rsidRDefault="00DA3829" w:rsidP="00871402">
                                <w:r w:rsidRPr="004C26A4">
                                  <w:rPr>
                                    <w:u w:val="single"/>
                                  </w:rPr>
                                  <w:t>3</w:t>
                                </w:r>
                                <w:r>
                                  <w:t xml:space="preserve"> 7 8</w:t>
                                </w:r>
                              </w:p>
                              <w:p w14:paraId="2D5F3BE9" w14:textId="77777777" w:rsidR="00DA3829" w:rsidRDefault="00DA3829" w:rsidP="00871402"/>
                            </w:txbxContent>
                          </v:textbox>
                        </v:shape>
                        <v:shape id="Szövegdoboz 748" o:spid="_x0000_s1084"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DA3829" w:rsidRPr="004C26A4" w:rsidRDefault="00DA3829" w:rsidP="00871402">
                                <w:pPr>
                                  <w:rPr>
                                    <w:u w:val="single"/>
                                  </w:rPr>
                                </w:pPr>
                                <w:r w:rsidRPr="004C26A4">
                                  <w:rPr>
                                    <w:u w:val="single"/>
                                  </w:rPr>
                                  <w:t>7</w:t>
                                </w:r>
                              </w:p>
                              <w:p w14:paraId="051F96A5" w14:textId="77777777" w:rsidR="00DA3829" w:rsidRDefault="00DA3829" w:rsidP="00871402"/>
                            </w:txbxContent>
                          </v:textbox>
                        </v:shape>
                      </v:group>
                    </v:group>
                  </v:group>
                  <v:group id="Csoportba foglalás 749" o:spid="_x0000_s1085"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6"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7"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DA3829" w:rsidRDefault="00DA3829" w:rsidP="00871402">
                              <w:r>
                                <w:t>1 1</w:t>
                              </w:r>
                            </w:p>
                          </w:txbxContent>
                        </v:textbox>
                      </v:shape>
                      <v:group id="Csoportba foglalás 752" o:spid="_x0000_s1088"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89"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DA3829" w:rsidRDefault="00DA3829" w:rsidP="00871402">
                                <w:r>
                                  <w:t>1</w:t>
                                </w:r>
                              </w:p>
                            </w:txbxContent>
                          </v:textbox>
                        </v:shape>
                        <v:shape id="Szövegdoboz 754" o:spid="_x0000_s1090"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DA3829" w:rsidRDefault="00DA3829" w:rsidP="00871402">
                                <w:r>
                                  <w:t>1 1 3</w:t>
                                </w:r>
                              </w:p>
                            </w:txbxContent>
                          </v:textbox>
                        </v:shape>
                      </v:group>
                      <v:shape id="Szövegdoboz 755" o:spid="_x0000_s1091"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DA3829" w:rsidRDefault="00DA3829" w:rsidP="00871402">
                              <w:r>
                                <w:t>1 1 3 3</w:t>
                              </w:r>
                            </w:p>
                          </w:txbxContent>
                        </v:textbox>
                      </v:shape>
                      <v:shape id="Szövegdoboz 756" o:spid="_x0000_s1092"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DA3829" w:rsidRDefault="00DA3829" w:rsidP="00871402">
                              <w:r>
                                <w:t>1 1 3 3 2</w:t>
                              </w:r>
                            </w:p>
                          </w:txbxContent>
                        </v:textbox>
                      </v:shape>
                    </v:group>
                    <v:group id="Csoportba foglalás 757" o:spid="_x0000_s1093"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4"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DA3829" w:rsidRDefault="00DA3829" w:rsidP="00871402">
                              <w:r>
                                <w:t>1 1 3 3 2 1 2</w:t>
                              </w:r>
                            </w:p>
                          </w:txbxContent>
                        </v:textbox>
                      </v:shape>
                      <v:group id="Csoportba foglalás 759" o:spid="_x0000_s1095"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6"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DA3829" w:rsidRDefault="00DA3829" w:rsidP="00871402">
                                <w:r>
                                  <w:t>1 1 3 3 2 1</w:t>
                                </w:r>
                              </w:p>
                            </w:txbxContent>
                          </v:textbox>
                        </v:shape>
                        <v:shape id="Szövegdoboz 761" o:spid="_x0000_s1097"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DA3829" w:rsidRDefault="00DA3829" w:rsidP="00871402">
                                <w:r>
                                  <w:t>1 1 3 3 2 1 2 1</w:t>
                                </w:r>
                              </w:p>
                            </w:txbxContent>
                          </v:textbox>
                        </v:shape>
                      </v:group>
                    </v:group>
                  </v:group>
                </v:group>
                <v:shape id="Szövegdoboz 37" o:spid="_x0000_s1098"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1858B8A7" w:rsidR="00DA3829" w:rsidRPr="00065B92" w:rsidRDefault="00DA3829" w:rsidP="002913E6">
                        <w:pPr>
                          <w:pStyle w:val="SzKpalrs"/>
                        </w:pPr>
                        <w:r>
                          <w:fldChar w:fldCharType="begin"/>
                        </w:r>
                        <w:r>
                          <w:instrText xml:space="preserve"> SEQ ábra \* ARABIC </w:instrText>
                        </w:r>
                        <w:r>
                          <w:fldChar w:fldCharType="separate"/>
                        </w:r>
                        <w:bookmarkStart w:id="26" w:name="_Toc7973628"/>
                        <w:r w:rsidR="00CF1EF8">
                          <w:t>2</w:t>
                        </w:r>
                        <w:r>
                          <w:fldChar w:fldCharType="end"/>
                        </w:r>
                        <w:r>
                          <w:t>. ábra: Sorrendi reprezentáció bemutatása</w:t>
                        </w:r>
                        <w:bookmarkEnd w:id="26"/>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hosszú sztring, a lenti példában ez 12345678 lesz. A kódolás városo</w:t>
      </w:r>
      <w:r w:rsidR="003E6864">
        <w:t>n</w:t>
      </w:r>
      <w:r w:rsidR="00115E9B">
        <w:t xml:space="preserve">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16704361"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w:t>
      </w:r>
      <w:r w:rsidR="003E6864">
        <w:t xml:space="preserve"> </w:t>
      </w:r>
      <w:r>
        <w:t>B és C után érünk el.</w:t>
      </w:r>
    </w:p>
    <w:p w14:paraId="3E90FFD2" w14:textId="6E9472D4" w:rsidR="00DB7FD1" w:rsidRPr="00DB7FD1" w:rsidRDefault="005D2084" w:rsidP="001226F4">
      <w:pPr>
        <w:pStyle w:val="SzDCmsor3"/>
      </w:pPr>
      <w:bookmarkStart w:id="27" w:name="_Toc7614292"/>
      <w:bookmarkStart w:id="28" w:name="_Toc7973540"/>
      <w:r>
        <w:t>Inicializálás</w:t>
      </w:r>
      <w:bookmarkEnd w:id="27"/>
      <w:bookmarkEnd w:id="28"/>
    </w:p>
    <w:p w14:paraId="5BB2E5D7" w14:textId="4C454000" w:rsidR="00DB7FD1" w:rsidRPr="005E309F" w:rsidRDefault="00C47764" w:rsidP="00E82D9E">
      <w:pPr>
        <w:pStyle w:val="SzDSzvegTrzs"/>
      </w:pPr>
      <w:r>
        <w:t xml:space="preserve">Ahogy az </w:t>
      </w:r>
      <w:r>
        <w:fldChar w:fldCharType="begin"/>
      </w:r>
      <w:r>
        <w:instrText xml:space="preserve"> REF _Ref7355930 \h </w:instrText>
      </w:r>
      <w:r>
        <w:fldChar w:fldCharType="separate"/>
      </w:r>
      <w:r>
        <w:t>1. ábrán</w:t>
      </w:r>
      <w:r>
        <w:fldChar w:fldCharType="end"/>
      </w:r>
      <w:r>
        <w:t xml:space="preserve"> </w:t>
      </w:r>
      <w:r w:rsidR="00795C3F" w:rsidRPr="005E309F">
        <w:t xml:space="preserve">látható, az új generáció egy iteráció során, több lépésen keresztül automatikusan </w:t>
      </w:r>
      <w:r w:rsidR="00E60E00">
        <w:rPr>
          <w:rStyle w:val="SzDSzvegTrzsChar"/>
        </w:rPr>
        <w:t>jön létre, de a kezdeti populációnál más a helyzet.</w:t>
      </w:r>
      <w:r w:rsidR="00795C3F" w:rsidRPr="00F468EB">
        <w:rPr>
          <w:rStyle w:val="SzDSzvegTrzsChar"/>
        </w:rPr>
        <w:t xml:space="preserve"> </w:t>
      </w:r>
      <w:r w:rsidR="00E60E00">
        <w:rPr>
          <w:rStyle w:val="SzDSzvegTrzsChar"/>
        </w:rPr>
        <w:t>E</w:t>
      </w:r>
      <w:r w:rsidR="00795C3F" w:rsidRPr="00F468EB">
        <w:rPr>
          <w:rStyle w:val="SzDSzvegTrzsChar"/>
        </w:rPr>
        <w:t>zt az inicializá</w:t>
      </w:r>
      <w:r w:rsidR="00E60E00">
        <w:rPr>
          <w:rStyle w:val="SzDSzvegTrzsChar"/>
        </w:rPr>
        <w:t xml:space="preserve">lás során hozzuk létre. Mivel az esetek </w:t>
      </w:r>
      <w:r w:rsidR="00795C3F" w:rsidRPr="00F468EB">
        <w:rPr>
          <w:rStyle w:val="SzDSzvegTrzsChar"/>
        </w:rPr>
        <w:t xml:space="preserve">nagy részénél nem </w:t>
      </w:r>
      <w:r w:rsidR="00E60E00">
        <w:rPr>
          <w:rStyle w:val="SzDSzvegTrzsChar"/>
        </w:rPr>
        <w:t>ismerjük a viszonylag jó megoldásokat</w:t>
      </w:r>
      <w:r w:rsidR="00795C3F"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29" w:name="_Toc7614293"/>
      <w:bookmarkStart w:id="30" w:name="_Toc7973541"/>
      <w:r>
        <w:t>Kiértékelési</w:t>
      </w:r>
      <w:r w:rsidR="00593A14">
        <w:t>-, cél-</w:t>
      </w:r>
      <w:r>
        <w:t xml:space="preserve"> és jósági függvény</w:t>
      </w:r>
      <w:bookmarkEnd w:id="29"/>
      <w:bookmarkEnd w:id="30"/>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31" w:name="_Ref1295997"/>
      <w:bookmarkStart w:id="32" w:name="_Ref1296000"/>
      <w:bookmarkStart w:id="33" w:name="_Ref1296008"/>
      <w:bookmarkStart w:id="34" w:name="_Toc7614294"/>
      <w:bookmarkStart w:id="35" w:name="_Toc7973542"/>
      <w:r>
        <w:t>Szelekció</w:t>
      </w:r>
      <w:bookmarkEnd w:id="31"/>
      <w:bookmarkEnd w:id="32"/>
      <w:bookmarkEnd w:id="33"/>
      <w:bookmarkEnd w:id="34"/>
      <w:bookmarkEnd w:id="35"/>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12864" behindDoc="0" locked="0" layoutInCell="1" allowOverlap="1" wp14:anchorId="7B68B76A" wp14:editId="7E31CE90">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DA3829" w:rsidRDefault="00DA3829"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DA3829" w:rsidRDefault="00DA3829"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DA3829" w:rsidRDefault="00DA3829"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DA3829" w:rsidRDefault="00DA3829"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DA3829" w:rsidRDefault="00DA3829"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DA3829" w:rsidRDefault="00DA3829">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DA3829" w:rsidRDefault="00DA3829"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36" w:name="_Ref3119135"/>
                              <w:p w14:paraId="3A62B27F" w14:textId="4966A89C" w:rsidR="00DA3829" w:rsidRPr="00A95FF8" w:rsidRDefault="00DA3829" w:rsidP="002913E6">
                                <w:pPr>
                                  <w:pStyle w:val="SzKpalrs"/>
                                </w:pPr>
                                <w:r>
                                  <w:fldChar w:fldCharType="begin"/>
                                </w:r>
                                <w:r>
                                  <w:instrText xml:space="preserve"> SEQ ábra \* ARABIC </w:instrText>
                                </w:r>
                                <w:r>
                                  <w:fldChar w:fldCharType="separate"/>
                                </w:r>
                                <w:bookmarkStart w:id="37" w:name="_Toc7973629"/>
                                <w:r w:rsidR="00CF1EF8">
                                  <w:t>3</w:t>
                                </w:r>
                                <w:r>
                                  <w:fldChar w:fldCharType="end"/>
                                </w:r>
                                <w:r>
                                  <w:t>. ábra: A rulett</w:t>
                                </w:r>
                                <w:r w:rsidRPr="00BF386E">
                                  <w:t>kerék kiválasztás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DA3829" w:rsidRDefault="00DA3829"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DA3829" w:rsidRDefault="00DA3829"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DA3829" w:rsidRDefault="00DA3829"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DA3829" w:rsidRDefault="00DA3829"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DA3829" w:rsidRDefault="00DA3829"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DA3829" w:rsidRDefault="00DA3829"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DA3829" w:rsidRDefault="00DA3829"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DA3829" w:rsidRDefault="00DA3829"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DA3829" w:rsidRDefault="00DA3829"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DA3829" w:rsidRDefault="00DA3829"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DA3829" w:rsidRDefault="00DA3829"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DA3829" w:rsidRDefault="00DA3829"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099" style="position:absolute;left:0;text-align:left;margin-left:0;margin-top:50.75pt;width:473.25pt;height:310.8pt;z-index:251812864;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0"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1"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2"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3"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4"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5"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6"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7"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8"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09"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0"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DA3829" w:rsidRDefault="00DA3829" w:rsidP="000D79F0">
                              <w:pPr>
                                <w:jc w:val="center"/>
                              </w:pPr>
                              <w:r>
                                <w:t>Krom. 4 (52)</w:t>
                              </w:r>
                              <w:r>
                                <w:br/>
                                <w:t>47%</w:t>
                              </w:r>
                            </w:p>
                          </w:txbxContent>
                        </v:textbox>
                      </v:shape>
                      <v:shape id="Szövegdoboz 46" o:spid="_x0000_s1111"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DA3829" w:rsidRDefault="00DA3829" w:rsidP="000D79F0">
                              <w:pPr>
                                <w:jc w:val="center"/>
                              </w:pPr>
                              <w:r>
                                <w:t>Krom. 3 (6)</w:t>
                              </w:r>
                              <w:r>
                                <w:br/>
                                <w:t>5%</w:t>
                              </w:r>
                            </w:p>
                          </w:txbxContent>
                        </v:textbox>
                      </v:shape>
                      <v:shape id="Szövegdoboz 47" o:spid="_x0000_s1112"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DA3829" w:rsidRDefault="00DA3829" w:rsidP="000D79F0">
                              <w:pPr>
                                <w:jc w:val="center"/>
                              </w:pPr>
                              <w:r>
                                <w:t>Krom. 2 (25)</w:t>
                              </w:r>
                              <w:r>
                                <w:br/>
                                <w:t>24%</w:t>
                              </w:r>
                            </w:p>
                          </w:txbxContent>
                        </v:textbox>
                      </v:shape>
                      <v:shape id="Szövegdoboz 48" o:spid="_x0000_s1113"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DA3829" w:rsidRDefault="00DA3829" w:rsidP="000D79F0">
                              <w:pPr>
                                <w:jc w:val="center"/>
                              </w:pPr>
                              <w:r>
                                <w:t>Krom. 1 (17)</w:t>
                              </w:r>
                              <w:r>
                                <w:br/>
                                <w:t>14%</w:t>
                              </w:r>
                            </w:p>
                          </w:txbxContent>
                        </v:textbox>
                      </v:shape>
                      <v:shape id="Szövegdoboz 49" o:spid="_x0000_s1114"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DA3829" w:rsidRDefault="00DA3829" w:rsidP="000D79F0">
                              <w:pPr>
                                <w:jc w:val="center"/>
                              </w:pPr>
                              <w:r>
                                <w:t>Krom. 5 (11)</w:t>
                              </w:r>
                              <w:r>
                                <w:br/>
                                <w:t>10%</w:t>
                              </w:r>
                            </w:p>
                          </w:txbxContent>
                        </v:textbox>
                      </v:shape>
                    </v:group>
                    <v:shape id="Egyenes összekötő nyíllal 51" o:spid="_x0000_s1115"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6"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DA3829" w:rsidRDefault="00DA3829">
                            <w:r>
                              <w:t>Véletlenül generált szám: 40</w:t>
                            </w:r>
                          </w:p>
                        </w:txbxContent>
                      </v:textbox>
                    </v:shape>
                    <v:shape id="Szövegdoboz 53" o:spid="_x0000_s1117"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DA3829" w:rsidRDefault="00DA3829" w:rsidP="000D79F0">
                            <w:pPr>
                              <w:jc w:val="center"/>
                            </w:pPr>
                            <w:r>
                              <w:t>Kiválasztott kromoszóma: Krom.3</w:t>
                            </w:r>
                          </w:p>
                        </w:txbxContent>
                      </v:textbox>
                    </v:shape>
                    <v:shape id="Egyenes összekötő nyíllal 54" o:spid="_x0000_s1118"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19"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0"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38" w:name="_Ref3119135"/>
                        <w:p w14:paraId="3A62B27F" w14:textId="4966A89C" w:rsidR="00DA3829" w:rsidRPr="00A95FF8" w:rsidRDefault="00DA3829" w:rsidP="002913E6">
                          <w:pPr>
                            <w:pStyle w:val="SzKpalrs"/>
                          </w:pPr>
                          <w:r>
                            <w:fldChar w:fldCharType="begin"/>
                          </w:r>
                          <w:r>
                            <w:instrText xml:space="preserve"> SEQ ábra \* ARABIC </w:instrText>
                          </w:r>
                          <w:r>
                            <w:fldChar w:fldCharType="separate"/>
                          </w:r>
                          <w:bookmarkStart w:id="39" w:name="_Toc7973629"/>
                          <w:r w:rsidR="00CF1EF8">
                            <w:t>3</w:t>
                          </w:r>
                          <w:r>
                            <w:fldChar w:fldCharType="end"/>
                          </w:r>
                          <w:r>
                            <w:t>. ábra: A rulett</w:t>
                          </w:r>
                          <w:r w:rsidRPr="00BF386E">
                            <w:t>kerék kiválasztás</w:t>
                          </w:r>
                          <w:bookmarkEnd w:id="38"/>
                          <w:bookmarkEnd w:id="39"/>
                        </w:p>
                      </w:txbxContent>
                    </v:textbox>
                  </v:shape>
                </v:group>
                <v:group id="Csoportba foglalás 122" o:spid="_x0000_s1121"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2"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3"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DA3829" w:rsidRDefault="00DA3829" w:rsidP="00875990">
                            <w:pPr>
                              <w:jc w:val="center"/>
                            </w:pPr>
                            <w:r>
                              <w:t>Populáció</w:t>
                            </w:r>
                          </w:p>
                        </w:txbxContent>
                      </v:textbox>
                    </v:shape>
                    <v:shape id="Szövegdoboz 64" o:spid="_x0000_s1124"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DA3829" w:rsidRDefault="00DA3829" w:rsidP="00875990">
                            <w:pPr>
                              <w:jc w:val="center"/>
                            </w:pPr>
                            <w:r>
                              <w:t>Krom. 1</w:t>
                            </w:r>
                          </w:p>
                        </w:txbxContent>
                      </v:textbox>
                    </v:shape>
                    <v:shape id="Szövegdoboz 65" o:spid="_x0000_s1125"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DA3829" w:rsidRDefault="00DA3829" w:rsidP="00875990">
                            <w:pPr>
                              <w:jc w:val="center"/>
                            </w:pPr>
                            <w:r>
                              <w:t>Krom. 2</w:t>
                            </w:r>
                          </w:p>
                        </w:txbxContent>
                      </v:textbox>
                    </v:shape>
                    <v:shape id="Szövegdoboz 66" o:spid="_x0000_s1126"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DA3829" w:rsidRDefault="00DA3829" w:rsidP="00875990">
                            <w:pPr>
                              <w:jc w:val="center"/>
                            </w:pPr>
                            <w:r>
                              <w:t>Krom. 3</w:t>
                            </w:r>
                          </w:p>
                        </w:txbxContent>
                      </v:textbox>
                    </v:shape>
                    <v:shape id="Szövegdoboz 67" o:spid="_x0000_s1127"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DA3829" w:rsidRDefault="00DA3829" w:rsidP="00875990">
                            <w:pPr>
                              <w:jc w:val="center"/>
                            </w:pPr>
                            <w:r>
                              <w:t>Krom. 4</w:t>
                            </w:r>
                          </w:p>
                        </w:txbxContent>
                      </v:textbox>
                    </v:shape>
                    <v:shape id="Szövegdoboz 71" o:spid="_x0000_s1128"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DA3829" w:rsidRDefault="00DA3829" w:rsidP="00875990">
                            <w:pPr>
                              <w:jc w:val="center"/>
                            </w:pPr>
                            <w:r>
                              <w:t>Krom. 5</w:t>
                            </w:r>
                          </w:p>
                        </w:txbxContent>
                      </v:textbox>
                    </v:shape>
                  </v:group>
                  <v:group id="Csoportba foglalás 73" o:spid="_x0000_s1129"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0"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DA3829" w:rsidRDefault="00DA3829" w:rsidP="00875990">
                            <w:pPr>
                              <w:jc w:val="center"/>
                            </w:pPr>
                            <w:r>
                              <w:t>Fitnesz érték</w:t>
                            </w:r>
                          </w:p>
                        </w:txbxContent>
                      </v:textbox>
                    </v:shape>
                    <v:shape id="Szövegdoboz 110" o:spid="_x0000_s1131"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DA3829" w:rsidRDefault="00DA3829" w:rsidP="00875990">
                            <w:pPr>
                              <w:jc w:val="center"/>
                            </w:pPr>
                            <w:r>
                              <w:t>17</w:t>
                            </w:r>
                          </w:p>
                        </w:txbxContent>
                      </v:textbox>
                    </v:shape>
                    <v:shape id="Szövegdoboz 118" o:spid="_x0000_s1132"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DA3829" w:rsidRDefault="00DA3829" w:rsidP="00875990">
                            <w:pPr>
                              <w:jc w:val="center"/>
                            </w:pPr>
                            <w:r>
                              <w:t>25</w:t>
                            </w:r>
                          </w:p>
                        </w:txbxContent>
                      </v:textbox>
                    </v:shape>
                    <v:shape id="Szövegdoboz 119" o:spid="_x0000_s1133"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DA3829" w:rsidRDefault="00DA3829" w:rsidP="00875990">
                            <w:pPr>
                              <w:jc w:val="center"/>
                            </w:pPr>
                            <w:r>
                              <w:t>6</w:t>
                            </w:r>
                          </w:p>
                        </w:txbxContent>
                      </v:textbox>
                    </v:shape>
                    <v:shape id="Szövegdoboz 120" o:spid="_x0000_s1134"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DA3829" w:rsidRDefault="00DA3829" w:rsidP="00875990">
                            <w:pPr>
                              <w:jc w:val="center"/>
                            </w:pPr>
                            <w:r>
                              <w:t>52</w:t>
                            </w:r>
                          </w:p>
                        </w:txbxContent>
                      </v:textbox>
                    </v:shape>
                    <v:shape id="Szövegdoboz 121" o:spid="_x0000_s1135"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DA3829" w:rsidRDefault="00DA3829"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40" w:name="_Toc7614295"/>
      <w:bookmarkStart w:id="41" w:name="_Toc7973543"/>
      <w:r>
        <w:t>Keresztezés</w:t>
      </w:r>
      <w:bookmarkEnd w:id="40"/>
      <w:bookmarkEnd w:id="41"/>
    </w:p>
    <w:p w14:paraId="330C13D4" w14:textId="31373A75"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25152" behindDoc="0" locked="0" layoutInCell="1" allowOverlap="1" wp14:anchorId="275D74EE" wp14:editId="57CE6BDD">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DA3829" w:rsidRDefault="00DA3829"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DA3829" w:rsidRDefault="00DA3829"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6" style="position:absolute;left:0;text-align:left;margin-left:-.3pt;margin-top:0;width:437.25pt;height:80.25pt;z-index:25182515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7"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8"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3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DA3829" w:rsidRDefault="00DA3829" w:rsidP="004344FB">
                              <w:pPr>
                                <w:jc w:val="center"/>
                              </w:pPr>
                              <w:r>
                                <w:t>0</w:t>
                              </w:r>
                            </w:p>
                          </w:txbxContent>
                        </v:textbox>
                      </v:rect>
                      <v:rect id="Téglalap 69" o:spid="_x0000_s114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DA3829" w:rsidRDefault="00DA3829" w:rsidP="004344FB">
                              <w:pPr>
                                <w:jc w:val="center"/>
                              </w:pPr>
                              <w:r>
                                <w:t>0</w:t>
                              </w:r>
                            </w:p>
                          </w:txbxContent>
                        </v:textbox>
                      </v:rect>
                    </v:group>
                    <v:group id="Csoportba foglalás 74" o:spid="_x0000_s114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DA3829" w:rsidRDefault="00DA3829" w:rsidP="004344FB">
                              <w:pPr>
                                <w:jc w:val="center"/>
                              </w:pPr>
                              <w:r>
                                <w:t>1</w:t>
                              </w:r>
                            </w:p>
                          </w:txbxContent>
                        </v:textbox>
                      </v:rect>
                      <v:rect id="Téglalap 76" o:spid="_x0000_s11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DA3829" w:rsidRDefault="00DA3829" w:rsidP="004344FB">
                              <w:pPr>
                                <w:jc w:val="center"/>
                              </w:pPr>
                              <w:r>
                                <w:t>0</w:t>
                              </w:r>
                            </w:p>
                          </w:txbxContent>
                        </v:textbox>
                      </v:rect>
                    </v:group>
                  </v:group>
                  <v:group id="Csoportba foglalás 77" o:spid="_x0000_s1145"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DA3829" w:rsidRDefault="00DA3829" w:rsidP="004344FB">
                            <w:pPr>
                              <w:jc w:val="center"/>
                            </w:pPr>
                            <w:r>
                              <w:t>1</w:t>
                            </w:r>
                          </w:p>
                        </w:txbxContent>
                      </v:textbox>
                    </v:rect>
                    <v:rect id="Téglalap 79" o:spid="_x0000_s114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DA3829" w:rsidRDefault="00DA3829" w:rsidP="004344FB">
                            <w:pPr>
                              <w:jc w:val="center"/>
                            </w:pPr>
                            <w:r>
                              <w:t>1</w:t>
                            </w:r>
                          </w:p>
                        </w:txbxContent>
                      </v:textbox>
                    </v:rect>
                  </v:group>
                  <v:group id="Csoportba foglalás 81" o:spid="_x0000_s1148"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4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DA3829" w:rsidRDefault="00DA3829" w:rsidP="004344FB">
                              <w:pPr>
                                <w:jc w:val="center"/>
                              </w:pPr>
                              <w:r>
                                <w:t>1</w:t>
                              </w:r>
                            </w:p>
                          </w:txbxContent>
                        </v:textbox>
                      </v:rect>
                      <v:rect id="Téglalap 84" o:spid="_x0000_s11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DA3829" w:rsidRDefault="00DA3829" w:rsidP="004344FB">
                              <w:pPr>
                                <w:jc w:val="center"/>
                              </w:pPr>
                              <w:r>
                                <w:t>1</w:t>
                              </w:r>
                            </w:p>
                          </w:txbxContent>
                        </v:textbox>
                      </v:rect>
                    </v:group>
                    <v:group id="Csoportba foglalás 85" o:spid="_x0000_s115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DA3829" w:rsidRDefault="00DA3829" w:rsidP="004344FB">
                              <w:pPr>
                                <w:jc w:val="center"/>
                              </w:pPr>
                              <w:r>
                                <w:t>0</w:t>
                              </w:r>
                            </w:p>
                          </w:txbxContent>
                        </v:textbox>
                      </v:rect>
                      <v:rect id="Téglalap 87" o:spid="_x0000_s115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DA3829" w:rsidRDefault="00DA3829" w:rsidP="004344FB">
                              <w:pPr>
                                <w:jc w:val="center"/>
                              </w:pPr>
                              <w:r>
                                <w:t>1</w:t>
                              </w:r>
                            </w:p>
                          </w:txbxContent>
                        </v:textbox>
                      </v:rect>
                    </v:group>
                  </v:group>
                </v:group>
                <v:group id="Csoportba foglalás 90" o:spid="_x0000_s1155"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DA3829" w:rsidRDefault="00DA3829" w:rsidP="004344FB">
                            <w:pPr>
                              <w:jc w:val="center"/>
                            </w:pPr>
                            <w:r>
                              <w:t>0</w:t>
                            </w:r>
                          </w:p>
                        </w:txbxContent>
                      </v:textbox>
                    </v:rect>
                    <v:rect id="Téglalap 93" o:spid="_x0000_s115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DA3829" w:rsidRDefault="00DA3829" w:rsidP="004344FB">
                            <w:pPr>
                              <w:jc w:val="center"/>
                            </w:pPr>
                            <w:r>
                              <w:t>1</w:t>
                            </w:r>
                          </w:p>
                        </w:txbxContent>
                      </v:textbox>
                    </v:rect>
                  </v:group>
                  <v:group id="Csoportba foglalás 94" o:spid="_x0000_s115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DA3829" w:rsidRDefault="00DA3829" w:rsidP="004344FB">
                            <w:pPr>
                              <w:jc w:val="center"/>
                            </w:pPr>
                            <w:r>
                              <w:t>1</w:t>
                            </w:r>
                          </w:p>
                        </w:txbxContent>
                      </v:textbox>
                    </v:rect>
                    <v:rect id="Téglalap 96" o:spid="_x0000_s116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DA3829" w:rsidRDefault="00DA3829" w:rsidP="004344FB">
                            <w:pPr>
                              <w:jc w:val="center"/>
                            </w:pPr>
                            <w:r>
                              <w:t>1</w:t>
                            </w:r>
                          </w:p>
                        </w:txbxContent>
                      </v:textbox>
                    </v:rect>
                  </v:group>
                </v:group>
                <v:group id="Csoportba foglalás 154" o:spid="_x0000_s1162"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DA3829" w:rsidRDefault="00DA3829" w:rsidP="004344FB">
                            <w:pPr>
                              <w:jc w:val="center"/>
                            </w:pPr>
                            <w:r>
                              <w:t>0</w:t>
                            </w:r>
                          </w:p>
                        </w:txbxContent>
                      </v:textbox>
                    </v:rect>
                    <v:rect id="Téglalap 99" o:spid="_x0000_s116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DA3829" w:rsidRDefault="00DA3829" w:rsidP="004344FB">
                            <w:pPr>
                              <w:jc w:val="center"/>
                            </w:pPr>
                            <w:r>
                              <w:t>1</w:t>
                            </w:r>
                          </w:p>
                        </w:txbxContent>
                      </v:textbox>
                    </v:rect>
                  </v:group>
                  <v:group id="Csoportba foglalás 100" o:spid="_x0000_s116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DA3829" w:rsidRDefault="00DA3829" w:rsidP="004344FB">
                              <w:pPr>
                                <w:jc w:val="center"/>
                              </w:pPr>
                              <w:r>
                                <w:t>1</w:t>
                              </w:r>
                            </w:p>
                          </w:txbxContent>
                        </v:textbox>
                      </v:rect>
                      <v:rect id="Téglalap 103" o:spid="_x0000_s116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DA3829" w:rsidRDefault="00DA3829" w:rsidP="004344FB">
                              <w:pPr>
                                <w:jc w:val="center"/>
                              </w:pPr>
                              <w:r>
                                <w:t>0</w:t>
                              </w:r>
                            </w:p>
                          </w:txbxContent>
                        </v:textbox>
                      </v:rect>
                    </v:group>
                    <v:group id="Csoportba foglalás 104" o:spid="_x0000_s117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DA3829" w:rsidRDefault="00DA3829" w:rsidP="004344FB">
                              <w:pPr>
                                <w:jc w:val="center"/>
                              </w:pPr>
                              <w:r>
                                <w:t>1</w:t>
                              </w:r>
                            </w:p>
                          </w:txbxContent>
                        </v:textbox>
                      </v:rect>
                      <v:rect id="Téglalap 106" o:spid="_x0000_s117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DA3829" w:rsidRDefault="00DA3829" w:rsidP="004344FB">
                              <w:pPr>
                                <w:jc w:val="center"/>
                              </w:pPr>
                              <w:r>
                                <w:t>0</w:t>
                              </w:r>
                            </w:p>
                          </w:txbxContent>
                        </v:textbox>
                      </v:rect>
                    </v:group>
                  </v:group>
                </v:group>
                <v:line id="Egyenes összekötő 107" o:spid="_x0000_s1173"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4"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5"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6"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DA3829" w:rsidRDefault="00DA3829" w:rsidP="004344FB">
                            <w:pPr>
                              <w:jc w:val="center"/>
                            </w:pPr>
                            <w:r>
                              <w:t>0</w:t>
                            </w:r>
                          </w:p>
                        </w:txbxContent>
                      </v:textbox>
                    </v:rect>
                    <v:rect id="Téglalap 114" o:spid="_x0000_s117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DA3829" w:rsidRDefault="00DA3829" w:rsidP="004344FB">
                            <w:pPr>
                              <w:jc w:val="center"/>
                            </w:pPr>
                            <w:r>
                              <w:t>0</w:t>
                            </w:r>
                          </w:p>
                        </w:txbxContent>
                      </v:textbox>
                    </v:rect>
                  </v:group>
                  <v:group id="Csoportba foglalás 115" o:spid="_x0000_s118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DA3829" w:rsidRDefault="00DA3829" w:rsidP="004344FB">
                            <w:pPr>
                              <w:jc w:val="center"/>
                            </w:pPr>
                            <w:r>
                              <w:t>1</w:t>
                            </w:r>
                          </w:p>
                        </w:txbxContent>
                      </v:textbox>
                    </v:rect>
                    <v:rect id="Téglalap 117" o:spid="_x0000_s118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DA3829" w:rsidRDefault="00DA3829" w:rsidP="004344FB">
                            <w:pPr>
                              <w:jc w:val="center"/>
                            </w:pPr>
                            <w:r>
                              <w:t>0</w:t>
                            </w:r>
                          </w:p>
                        </w:txbxContent>
                      </v:textbox>
                    </v:rect>
                  </v:group>
                </v:group>
                <v:group id="Csoportba foglalás 153" o:spid="_x0000_s1183"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4"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DA3829" w:rsidRDefault="00DA3829" w:rsidP="004344FB">
                            <w:pPr>
                              <w:jc w:val="center"/>
                            </w:pPr>
                            <w:r>
                              <w:t>1</w:t>
                            </w:r>
                          </w:p>
                        </w:txbxContent>
                      </v:textbox>
                    </v:rect>
                    <v:rect id="Téglalap 138" o:spid="_x0000_s118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DA3829" w:rsidRDefault="00DA3829" w:rsidP="004344FB">
                            <w:pPr>
                              <w:jc w:val="center"/>
                            </w:pPr>
                            <w:r>
                              <w:t>1</w:t>
                            </w:r>
                          </w:p>
                        </w:txbxContent>
                      </v:textbox>
                    </v:rect>
                  </v:group>
                  <v:group id="Csoportba foglalás 139" o:spid="_x0000_s1187"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8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DA3829" w:rsidRDefault="00DA3829" w:rsidP="004344FB">
                              <w:pPr>
                                <w:jc w:val="center"/>
                              </w:pPr>
                              <w:r>
                                <w:t>1</w:t>
                              </w:r>
                            </w:p>
                          </w:txbxContent>
                        </v:textbox>
                      </v:rect>
                      <v:rect id="Téglalap 142" o:spid="_x0000_s119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DA3829" w:rsidRDefault="00DA3829" w:rsidP="004344FB">
                              <w:pPr>
                                <w:jc w:val="center"/>
                              </w:pPr>
                              <w:r>
                                <w:t>1</w:t>
                              </w:r>
                            </w:p>
                          </w:txbxContent>
                        </v:textbox>
                      </v:rect>
                    </v:group>
                    <v:group id="Csoportba foglalás 143" o:spid="_x0000_s119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DA3829" w:rsidRDefault="00DA3829" w:rsidP="004344FB">
                              <w:pPr>
                                <w:jc w:val="center"/>
                              </w:pPr>
                              <w:r>
                                <w:t>0</w:t>
                              </w:r>
                            </w:p>
                          </w:txbxContent>
                        </v:textbox>
                      </v:rect>
                      <v:rect id="Téglalap 145" o:spid="_x0000_s119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DA3829" w:rsidRDefault="00DA3829" w:rsidP="004344FB">
                              <w:pPr>
                                <w:jc w:val="center"/>
                              </w:pPr>
                              <w:r>
                                <w:t>1</w:t>
                              </w:r>
                            </w:p>
                          </w:txbxContent>
                        </v:textbox>
                      </v:rect>
                    </v:group>
                  </v:group>
                  <v:group id="Csoportba foglalás 146" o:spid="_x0000_s1194"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DA3829" w:rsidRDefault="00DA3829" w:rsidP="004344FB">
                              <w:pPr>
                                <w:jc w:val="center"/>
                              </w:pPr>
                              <w:r>
                                <w:t>0</w:t>
                              </w:r>
                            </w:p>
                          </w:txbxContent>
                        </v:textbox>
                      </v:rect>
                      <v:rect id="Téglalap 149" o:spid="_x0000_s119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DA3829" w:rsidRDefault="00DA3829" w:rsidP="004344FB">
                              <w:pPr>
                                <w:jc w:val="center"/>
                              </w:pPr>
                              <w:r>
                                <w:t>1</w:t>
                              </w:r>
                            </w:p>
                          </w:txbxContent>
                        </v:textbox>
                      </v:rect>
                    </v:group>
                    <v:group id="Csoportba foglalás 150" o:spid="_x0000_s119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19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DA3829" w:rsidRDefault="00DA3829" w:rsidP="004344FB">
                              <w:pPr>
                                <w:jc w:val="center"/>
                              </w:pPr>
                              <w:r>
                                <w:t>1</w:t>
                              </w:r>
                            </w:p>
                          </w:txbxContent>
                        </v:textbox>
                      </v:rect>
                      <v:rect id="Téglalap 152" o:spid="_x0000_s120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DA3829" w:rsidRDefault="00DA3829" w:rsidP="004344FB">
                              <w:pPr>
                                <w:jc w:val="center"/>
                              </w:pPr>
                              <w:r>
                                <w:t>1</w:t>
                              </w:r>
                            </w:p>
                          </w:txbxContent>
                        </v:textbox>
                      </v:rect>
                    </v:group>
                  </v:group>
                </v:group>
                <v:group id="Csoportba foglalás 155" o:spid="_x0000_s1201"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DA3829" w:rsidRDefault="00DA3829" w:rsidP="004344FB">
                            <w:pPr>
                              <w:jc w:val="center"/>
                            </w:pPr>
                            <w:r>
                              <w:t>0</w:t>
                            </w:r>
                          </w:p>
                        </w:txbxContent>
                      </v:textbox>
                    </v:rect>
                    <v:rect id="Téglalap 158" o:spid="_x0000_s120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DA3829" w:rsidRDefault="00DA3829" w:rsidP="004344FB">
                            <w:pPr>
                              <w:jc w:val="center"/>
                            </w:pPr>
                            <w:r>
                              <w:t>1</w:t>
                            </w:r>
                          </w:p>
                        </w:txbxContent>
                      </v:textbox>
                    </v:rect>
                  </v:group>
                  <v:group id="Csoportba foglalás 159" o:spid="_x0000_s120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DA3829" w:rsidRDefault="00DA3829" w:rsidP="004344FB">
                              <w:pPr>
                                <w:jc w:val="center"/>
                              </w:pPr>
                              <w:r>
                                <w:t>1</w:t>
                              </w:r>
                            </w:p>
                          </w:txbxContent>
                        </v:textbox>
                      </v:rect>
                      <v:rect id="Téglalap 162" o:spid="_x0000_s120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DA3829" w:rsidRDefault="00DA3829" w:rsidP="004344FB">
                              <w:pPr>
                                <w:jc w:val="center"/>
                              </w:pPr>
                              <w:r>
                                <w:t>0</w:t>
                              </w:r>
                            </w:p>
                          </w:txbxContent>
                        </v:textbox>
                      </v:rect>
                    </v:group>
                    <v:group id="Csoportba foglalás 163" o:spid="_x0000_s120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DA3829" w:rsidRDefault="00DA3829" w:rsidP="004344FB">
                              <w:pPr>
                                <w:jc w:val="center"/>
                              </w:pPr>
                              <w:r>
                                <w:t>1</w:t>
                              </w:r>
                            </w:p>
                          </w:txbxContent>
                        </v:textbox>
                      </v:rect>
                      <v:rect id="Téglalap 165" o:spid="_x0000_s121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DA3829" w:rsidRDefault="00DA3829"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26176" behindDoc="0" locked="0" layoutInCell="1" allowOverlap="1" wp14:anchorId="4108BFD5" wp14:editId="250CD960">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320FBDAC" w:rsidR="00DA3829" w:rsidRPr="00E8144C" w:rsidRDefault="00DA3829" w:rsidP="002356CA">
                            <w:pPr>
                              <w:pStyle w:val="SzKpalrs"/>
                            </w:pPr>
                            <w:r>
                              <w:fldChar w:fldCharType="begin"/>
                            </w:r>
                            <w:r>
                              <w:instrText xml:space="preserve"> SEQ ábra \* ARABIC </w:instrText>
                            </w:r>
                            <w:r>
                              <w:fldChar w:fldCharType="separate"/>
                            </w:r>
                            <w:bookmarkStart w:id="42" w:name="_Toc7973630"/>
                            <w:r w:rsidR="00CF1EF8">
                              <w:t>4</w:t>
                            </w:r>
                            <w:r>
                              <w:fldChar w:fldCharType="end"/>
                            </w:r>
                            <w:r>
                              <w:t xml:space="preserve">. ábra: </w:t>
                            </w:r>
                            <w:r w:rsidRPr="00A10221">
                              <w:t>Egypontos keresztezés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2" type="#_x0000_t202" style="position:absolute;left:0;text-align:left;margin-left:-.3pt;margin-top:84.55pt;width:437.25pt;height:37.8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320FBDAC" w:rsidR="00DA3829" w:rsidRPr="00E8144C" w:rsidRDefault="00DA3829" w:rsidP="002356CA">
                      <w:pPr>
                        <w:pStyle w:val="SzKpalrs"/>
                      </w:pPr>
                      <w:r>
                        <w:fldChar w:fldCharType="begin"/>
                      </w:r>
                      <w:r>
                        <w:instrText xml:space="preserve"> SEQ ábra \* ARABIC </w:instrText>
                      </w:r>
                      <w:r>
                        <w:fldChar w:fldCharType="separate"/>
                      </w:r>
                      <w:bookmarkStart w:id="43" w:name="_Toc7973630"/>
                      <w:r w:rsidR="00CF1EF8">
                        <w:t>4</w:t>
                      </w:r>
                      <w:r>
                        <w:fldChar w:fldCharType="end"/>
                      </w:r>
                      <w:r>
                        <w:t xml:space="preserve">. ábra: </w:t>
                      </w:r>
                      <w:r w:rsidRPr="00A10221">
                        <w:t>Egypontos keresztezés</w:t>
                      </w:r>
                      <w:bookmarkEnd w:id="43"/>
                    </w:p>
                  </w:txbxContent>
                </v:textbox>
                <w10:wrap type="topAndBottom"/>
              </v:shape>
            </w:pict>
          </mc:Fallback>
        </mc:AlternateContent>
      </w:r>
      <w:r>
        <w:rPr>
          <w:noProof/>
          <w:lang w:eastAsia="hu-HU" w:bidi="ar-SA"/>
        </w:rPr>
        <mc:AlternateContent>
          <mc:Choice Requires="wpg">
            <w:drawing>
              <wp:anchor distT="0" distB="0" distL="114300" distR="114300" simplePos="0" relativeHeight="251830272" behindDoc="0" locked="0" layoutInCell="1" allowOverlap="1" wp14:anchorId="3FAE78DF" wp14:editId="78FBF46A">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3"/>
                            <a:ext cx="5553075" cy="820106"/>
                            <a:chOff x="0" y="-2"/>
                            <a:chExt cx="5553075" cy="820106"/>
                          </a:xfrm>
                        </wpg:grpSpPr>
                        <wpg:grpSp>
                          <wpg:cNvPr id="171" name="Csoportba foglalás 171"/>
                          <wpg:cNvGrpSpPr/>
                          <wpg:grpSpPr>
                            <a:xfrm>
                              <a:off x="0" y="-2"/>
                              <a:ext cx="2476500" cy="324002"/>
                              <a:chOff x="0" y="-1"/>
                              <a:chExt cx="2476500" cy="219076"/>
                            </a:xfrm>
                          </wpg:grpSpPr>
                          <wpg:grpSp>
                            <wpg:cNvPr id="172" name="Csoportba foglalás 172"/>
                            <wpg:cNvGrpSpPr/>
                            <wpg:grpSpPr>
                              <a:xfrm>
                                <a:off x="0" y="-1"/>
                                <a:ext cx="990600" cy="219076"/>
                                <a:chOff x="0" y="-1"/>
                                <a:chExt cx="990600" cy="219076"/>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1"/>
                                  <a:ext cx="495300" cy="219076"/>
                                  <a:chOff x="0" y="-1"/>
                                  <a:chExt cx="495300" cy="219076"/>
                                </a:xfrm>
                              </wpg:grpSpPr>
                              <wps:wsp>
                                <wps:cNvPr id="177" name="Téglalap 177"/>
                                <wps:cNvSpPr/>
                                <wps:spPr>
                                  <a:xfrm>
                                    <a:off x="0" y="-1"/>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DA3829" w:rsidRDefault="00DA3829" w:rsidP="00DA1AAF">
                                      <w:pPr>
                                        <w:jc w:val="cente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DA3829" w:rsidRPr="00B75018" w:rsidRDefault="00DA3829" w:rsidP="00DA1AAF">
                                      <w:pPr>
                                        <w:jc w:val="center"/>
                                        <w:rPr>
                                          <w:sz w:val="18"/>
                                        </w:rPr>
                                      </w:pPr>
                                      <w:r w:rsidRPr="00B75018">
                                        <w:rPr>
                                          <w:sz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DA3829" w:rsidRPr="00B75018" w:rsidRDefault="00DA3829" w:rsidP="00DA1AAF">
                                  <w:pPr>
                                    <w:jc w:val="center"/>
                                    <w:rPr>
                                      <w:sz w:val="20"/>
                                    </w:rPr>
                                  </w:pPr>
                                  <w:r w:rsidRPr="00B75018">
                                    <w:rPr>
                                      <w:sz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DA3829" w:rsidRPr="00B75018" w:rsidRDefault="00DA3829" w:rsidP="00DA1AAF">
                                  <w:pPr>
                                    <w:jc w:val="center"/>
                                    <w:rPr>
                                      <w:sz w:val="20"/>
                                    </w:rPr>
                                  </w:pPr>
                                  <w:r w:rsidRPr="00B75018">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3" style="position:absolute;left:0;text-align:left;margin-left:-.3pt;margin-top:258.55pt;width:437.25pt;height:55.55pt;z-index:251830272"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">
                <v:group id="Csoportba foglalás 254" o:spid="_x0000_s1214" style="position:absolute;top:857;width:55530;height:8201" coordorigin=""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5" style="position:absolute;width:24765;height:3240" coordorigin=""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6" style="position:absolute;width:9906;height:2190" coordorigin=""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DA3829" w:rsidRPr="00B75018" w:rsidRDefault="00DA3829" w:rsidP="00DA1AAF">
                                <w:pPr>
                                  <w:jc w:val="center"/>
                                  <w:rPr>
                                    <w:sz w:val="20"/>
                                  </w:rPr>
                                </w:pPr>
                                <w:r w:rsidRPr="00B75018">
                                  <w:rPr>
                                    <w:sz w:val="20"/>
                                  </w:rPr>
                                  <w:t>0</w:t>
                                </w:r>
                              </w:p>
                            </w:txbxContent>
                          </v:textbox>
                        </v:rect>
                        <v:rect id="Téglalap 175" o:spid="_x0000_s121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DA3829" w:rsidRPr="00B75018" w:rsidRDefault="00DA3829" w:rsidP="00DA1AAF">
                                <w:pPr>
                                  <w:jc w:val="center"/>
                                  <w:rPr>
                                    <w:sz w:val="20"/>
                                  </w:rPr>
                                </w:pPr>
                                <w:r w:rsidRPr="00B75018">
                                  <w:rPr>
                                    <w:sz w:val="20"/>
                                  </w:rPr>
                                  <w:t>0</w:t>
                                </w:r>
                              </w:p>
                            </w:txbxContent>
                          </v:textbox>
                        </v:rect>
                      </v:group>
                      <v:group id="Csoportba foglalás 176" o:spid="_x0000_s1220" style="position:absolute;width:4953;height:2190" coordorigin=",-1" coordsize="495300,21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1" style="position:absolute;top:-1;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DA3829" w:rsidRDefault="00DA3829" w:rsidP="00DA1AAF">
                                <w:pPr>
                                  <w:jc w:val="center"/>
                                </w:pPr>
                                <w:r w:rsidRPr="00B75018">
                                  <w:rPr>
                                    <w:sz w:val="20"/>
                                  </w:rPr>
                                  <w:t>1</w:t>
                                </w:r>
                              </w:p>
                            </w:txbxContent>
                          </v:textbox>
                        </v:rect>
                        <v:rect id="Téglalap 178" o:spid="_x0000_s122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DA3829" w:rsidRPr="00B75018" w:rsidRDefault="00DA3829" w:rsidP="00DA1AAF">
                                <w:pPr>
                                  <w:jc w:val="center"/>
                                  <w:rPr>
                                    <w:sz w:val="20"/>
                                  </w:rPr>
                                </w:pPr>
                                <w:r w:rsidRPr="00B75018">
                                  <w:rPr>
                                    <w:sz w:val="20"/>
                                  </w:rPr>
                                  <w:t>0</w:t>
                                </w:r>
                              </w:p>
                            </w:txbxContent>
                          </v:textbox>
                        </v:rect>
                      </v:group>
                    </v:group>
                    <v:group id="Csoportba foglalás 179" o:spid="_x0000_s122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DA3829" w:rsidRPr="00B75018" w:rsidRDefault="00DA3829" w:rsidP="00DA1AAF">
                              <w:pPr>
                                <w:jc w:val="center"/>
                                <w:rPr>
                                  <w:sz w:val="20"/>
                                </w:rPr>
                              </w:pPr>
                              <w:r w:rsidRPr="00B75018">
                                <w:rPr>
                                  <w:sz w:val="20"/>
                                </w:rPr>
                                <w:t>1</w:t>
                              </w:r>
                            </w:p>
                          </w:txbxContent>
                        </v:textbox>
                      </v:rect>
                      <v:rect id="Téglalap 181" o:spid="_x0000_s122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DA3829" w:rsidRPr="00B75018" w:rsidRDefault="00DA3829" w:rsidP="00DA1AAF">
                              <w:pPr>
                                <w:jc w:val="center"/>
                                <w:rPr>
                                  <w:sz w:val="20"/>
                                </w:rPr>
                              </w:pPr>
                              <w:r w:rsidRPr="00B75018">
                                <w:rPr>
                                  <w:sz w:val="20"/>
                                </w:rPr>
                                <w:t>1</w:t>
                              </w:r>
                            </w:p>
                          </w:txbxContent>
                        </v:textbox>
                      </v:rect>
                    </v:group>
                    <v:group id="Csoportba foglalás 182" o:spid="_x0000_s122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DA3829" w:rsidRPr="00B75018" w:rsidRDefault="00DA3829" w:rsidP="00DA1AAF">
                                <w:pPr>
                                  <w:jc w:val="center"/>
                                  <w:rPr>
                                    <w:sz w:val="20"/>
                                  </w:rPr>
                                </w:pPr>
                                <w:r w:rsidRPr="00B75018">
                                  <w:rPr>
                                    <w:sz w:val="20"/>
                                  </w:rPr>
                                  <w:t>1</w:t>
                                </w:r>
                              </w:p>
                            </w:txbxContent>
                          </v:textbox>
                        </v:rect>
                        <v:rect id="Téglalap 185" o:spid="_x0000_s122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DA3829" w:rsidRPr="00B75018" w:rsidRDefault="00DA3829" w:rsidP="00DA1AAF">
                                <w:pPr>
                                  <w:jc w:val="center"/>
                                  <w:rPr>
                                    <w:sz w:val="20"/>
                                  </w:rPr>
                                </w:pPr>
                                <w:r w:rsidRPr="00B75018">
                                  <w:rPr>
                                    <w:sz w:val="20"/>
                                  </w:rPr>
                                  <w:t>1</w:t>
                                </w:r>
                              </w:p>
                            </w:txbxContent>
                          </v:textbox>
                        </v:rect>
                      </v:group>
                      <v:group id="Csoportba foglalás 186" o:spid="_x0000_s123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DA3829" w:rsidRPr="00B75018" w:rsidRDefault="00DA3829" w:rsidP="00DA1AAF">
                                <w:pPr>
                                  <w:jc w:val="center"/>
                                  <w:rPr>
                                    <w:sz w:val="20"/>
                                  </w:rPr>
                                </w:pPr>
                                <w:r w:rsidRPr="00B75018">
                                  <w:rPr>
                                    <w:sz w:val="20"/>
                                  </w:rPr>
                                  <w:t>0</w:t>
                                </w:r>
                              </w:p>
                            </w:txbxContent>
                          </v:textbox>
                        </v:rect>
                        <v:rect id="Téglalap 188" o:spid="_x0000_s123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DA3829" w:rsidRPr="00B75018" w:rsidRDefault="00DA3829" w:rsidP="00DA1AAF">
                                <w:pPr>
                                  <w:jc w:val="center"/>
                                  <w:rPr>
                                    <w:sz w:val="20"/>
                                  </w:rPr>
                                </w:pPr>
                                <w:r w:rsidRPr="00B75018">
                                  <w:rPr>
                                    <w:sz w:val="20"/>
                                  </w:rPr>
                                  <w:t>1</w:t>
                                </w:r>
                              </w:p>
                            </w:txbxContent>
                          </v:textbox>
                        </v:rect>
                      </v:group>
                    </v:group>
                  </v:group>
                  <v:group id="Csoportba foglalás 189" o:spid="_x0000_s123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DA3829" w:rsidRPr="00B75018" w:rsidRDefault="00DA3829" w:rsidP="00DA1AAF">
                              <w:pPr>
                                <w:jc w:val="center"/>
                                <w:rPr>
                                  <w:sz w:val="20"/>
                                </w:rPr>
                              </w:pPr>
                              <w:r w:rsidRPr="00B75018">
                                <w:rPr>
                                  <w:sz w:val="20"/>
                                </w:rPr>
                                <w:t>0</w:t>
                              </w:r>
                            </w:p>
                          </w:txbxContent>
                        </v:textbox>
                      </v:rect>
                      <v:rect id="Téglalap 192" o:spid="_x0000_s123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DA3829" w:rsidRPr="00B75018" w:rsidRDefault="00DA3829" w:rsidP="00DA1AAF">
                              <w:pPr>
                                <w:jc w:val="center"/>
                                <w:rPr>
                                  <w:sz w:val="20"/>
                                </w:rPr>
                              </w:pPr>
                              <w:r w:rsidRPr="00B75018">
                                <w:rPr>
                                  <w:sz w:val="20"/>
                                </w:rPr>
                                <w:t>1</w:t>
                              </w:r>
                            </w:p>
                          </w:txbxContent>
                        </v:textbox>
                      </v:rect>
                    </v:group>
                    <v:group id="Csoportba foglalás 193" o:spid="_x0000_s123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DA3829" w:rsidRPr="00B75018" w:rsidRDefault="00DA3829" w:rsidP="00DA1AAF">
                              <w:pPr>
                                <w:jc w:val="center"/>
                                <w:rPr>
                                  <w:sz w:val="20"/>
                                </w:rPr>
                              </w:pPr>
                              <w:r w:rsidRPr="00B75018">
                                <w:rPr>
                                  <w:sz w:val="20"/>
                                </w:rPr>
                                <w:t>1</w:t>
                              </w:r>
                            </w:p>
                          </w:txbxContent>
                        </v:textbox>
                      </v:rect>
                      <v:rect id="Téglalap 195" o:spid="_x0000_s123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DA3829" w:rsidRPr="00B75018" w:rsidRDefault="00DA3829" w:rsidP="00DA1AAF">
                              <w:pPr>
                                <w:jc w:val="center"/>
                                <w:rPr>
                                  <w:sz w:val="20"/>
                                </w:rPr>
                              </w:pPr>
                              <w:r w:rsidRPr="00B75018">
                                <w:rPr>
                                  <w:sz w:val="20"/>
                                </w:rPr>
                                <w:t>1</w:t>
                              </w:r>
                            </w:p>
                          </w:txbxContent>
                        </v:textbox>
                      </v:rect>
                    </v:group>
                  </v:group>
                  <v:group id="Csoportba foglalás 196" o:spid="_x0000_s124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DA3829" w:rsidRPr="00B75018" w:rsidRDefault="00DA3829" w:rsidP="00DA1AAF">
                              <w:pPr>
                                <w:jc w:val="center"/>
                                <w:rPr>
                                  <w:sz w:val="20"/>
                                </w:rPr>
                              </w:pPr>
                              <w:r w:rsidRPr="00B75018">
                                <w:rPr>
                                  <w:sz w:val="20"/>
                                </w:rPr>
                                <w:t>0</w:t>
                              </w:r>
                            </w:p>
                          </w:txbxContent>
                        </v:textbox>
                      </v:rect>
                      <v:rect id="Téglalap 199" o:spid="_x0000_s124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DA3829" w:rsidRPr="00B75018" w:rsidRDefault="00DA3829" w:rsidP="00DA1AAF">
                              <w:pPr>
                                <w:jc w:val="center"/>
                                <w:rPr>
                                  <w:sz w:val="20"/>
                                </w:rPr>
                              </w:pPr>
                              <w:r w:rsidRPr="00B75018">
                                <w:rPr>
                                  <w:sz w:val="20"/>
                                </w:rPr>
                                <w:t>1</w:t>
                              </w:r>
                            </w:p>
                          </w:txbxContent>
                        </v:textbox>
                      </v:rect>
                    </v:group>
                    <v:group id="Csoportba foglalás 200" o:spid="_x0000_s124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DA3829" w:rsidRPr="00B75018" w:rsidRDefault="00DA3829" w:rsidP="00DA1AAF">
                                <w:pPr>
                                  <w:jc w:val="center"/>
                                  <w:rPr>
                                    <w:sz w:val="20"/>
                                  </w:rPr>
                                </w:pPr>
                                <w:r w:rsidRPr="00B75018">
                                  <w:rPr>
                                    <w:sz w:val="20"/>
                                  </w:rPr>
                                  <w:t>1</w:t>
                                </w:r>
                              </w:p>
                            </w:txbxContent>
                          </v:textbox>
                        </v:rect>
                        <v:rect id="Téglalap 203" o:spid="_x0000_s124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DA3829" w:rsidRPr="00B75018" w:rsidRDefault="00DA3829" w:rsidP="00DA1AAF">
                                <w:pPr>
                                  <w:jc w:val="center"/>
                                  <w:rPr>
                                    <w:sz w:val="20"/>
                                  </w:rPr>
                                </w:pPr>
                                <w:r w:rsidRPr="00B75018">
                                  <w:rPr>
                                    <w:sz w:val="20"/>
                                  </w:rPr>
                                  <w:t>0</w:t>
                                </w:r>
                              </w:p>
                            </w:txbxContent>
                          </v:textbox>
                        </v:rect>
                      </v:group>
                      <v:group id="Csoportba foglalás 204" o:spid="_x0000_s124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4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DA3829" w:rsidRPr="00B75018" w:rsidRDefault="00DA3829" w:rsidP="00DA1AAF">
                                <w:pPr>
                                  <w:jc w:val="center"/>
                                  <w:rPr>
                                    <w:sz w:val="20"/>
                                  </w:rPr>
                                </w:pPr>
                                <w:r w:rsidRPr="00B75018">
                                  <w:rPr>
                                    <w:sz w:val="20"/>
                                  </w:rPr>
                                  <w:t>1</w:t>
                                </w:r>
                              </w:p>
                            </w:txbxContent>
                          </v:textbox>
                        </v:rect>
                        <v:rect id="Téglalap 206" o:spid="_x0000_s125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DA3829" w:rsidRPr="00B75018" w:rsidRDefault="00DA3829" w:rsidP="00DA1AAF">
                                <w:pPr>
                                  <w:jc w:val="center"/>
                                  <w:rPr>
                                    <w:sz w:val="18"/>
                                  </w:rPr>
                                </w:pPr>
                                <w:r w:rsidRPr="00B75018">
                                  <w:rPr>
                                    <w:sz w:val="18"/>
                                  </w:rPr>
                                  <w:t>0</w:t>
                                </w:r>
                              </w:p>
                            </w:txbxContent>
                          </v:textbox>
                        </v:rect>
                      </v:group>
                    </v:group>
                  </v:group>
                  <v:shape id="Egyenes összekötő nyíllal 208" o:spid="_x0000_s1251"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2"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3"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4"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DA3829" w:rsidRPr="00B75018" w:rsidRDefault="00DA3829" w:rsidP="00DA1AAF">
                            <w:pPr>
                              <w:jc w:val="center"/>
                              <w:rPr>
                                <w:sz w:val="20"/>
                              </w:rPr>
                            </w:pPr>
                            <w:r w:rsidRPr="00B75018">
                              <w:rPr>
                                <w:sz w:val="20"/>
                              </w:rPr>
                              <w:t>1</w:t>
                            </w:r>
                          </w:p>
                        </w:txbxContent>
                      </v:textbox>
                    </v:rect>
                    <v:rect id="Téglalap 219" o:spid="_x0000_s1255"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DA3829" w:rsidRPr="00B75018" w:rsidRDefault="00DA3829" w:rsidP="00DA1AAF">
                            <w:pPr>
                              <w:jc w:val="center"/>
                              <w:rPr>
                                <w:sz w:val="20"/>
                              </w:rPr>
                            </w:pPr>
                            <w:r w:rsidRPr="00B75018">
                              <w:rPr>
                                <w:sz w:val="20"/>
                              </w:rPr>
                              <w:t>1</w:t>
                            </w:r>
                          </w:p>
                        </w:txbxContent>
                      </v:textbox>
                    </v:rect>
                    <v:rect id="Téglalap 220" o:spid="_x0000_s1256"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DA3829" w:rsidRPr="00B75018" w:rsidRDefault="00DA3829" w:rsidP="00DA1AAF">
                            <w:pPr>
                              <w:jc w:val="center"/>
                              <w:rPr>
                                <w:sz w:val="20"/>
                              </w:rPr>
                            </w:pPr>
                            <w:r w:rsidRPr="00B75018">
                              <w:rPr>
                                <w:sz w:val="20"/>
                              </w:rPr>
                              <w:t>1</w:t>
                            </w:r>
                          </w:p>
                        </w:txbxContent>
                      </v:textbox>
                    </v:rect>
                    <v:rect id="Téglalap 223" o:spid="_x0000_s1257"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DA3829" w:rsidRPr="00B75018" w:rsidRDefault="00DA3829" w:rsidP="00DA1AAF">
                            <w:pPr>
                              <w:jc w:val="center"/>
                              <w:rPr>
                                <w:sz w:val="20"/>
                              </w:rPr>
                            </w:pPr>
                            <w:r w:rsidRPr="00B75018">
                              <w:rPr>
                                <w:sz w:val="20"/>
                              </w:rPr>
                              <w:t>1</w:t>
                            </w:r>
                          </w:p>
                        </w:txbxContent>
                      </v:textbox>
                    </v:rect>
                    <v:rect id="Téglalap 224" o:spid="_x0000_s1258"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DA3829" w:rsidRPr="00B75018" w:rsidRDefault="00DA3829" w:rsidP="00DA1AAF">
                            <w:pPr>
                              <w:jc w:val="center"/>
                              <w:rPr>
                                <w:sz w:val="20"/>
                              </w:rPr>
                            </w:pPr>
                            <w:r w:rsidRPr="00B75018">
                              <w:rPr>
                                <w:sz w:val="20"/>
                              </w:rPr>
                              <w:t>1</w:t>
                            </w:r>
                          </w:p>
                        </w:txbxContent>
                      </v:textbox>
                    </v:rect>
                    <v:rect id="Téglalap 226" o:spid="_x0000_s1259"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DA3829" w:rsidRPr="00B75018" w:rsidRDefault="00DA3829" w:rsidP="00DA1AAF">
                            <w:pPr>
                              <w:jc w:val="center"/>
                              <w:rPr>
                                <w:sz w:val="20"/>
                              </w:rPr>
                            </w:pPr>
                            <w:r w:rsidRPr="00B75018">
                              <w:rPr>
                                <w:sz w:val="20"/>
                              </w:rPr>
                              <w:t>1</w:t>
                            </w:r>
                          </w:p>
                        </w:txbxContent>
                      </v:textbox>
                    </v:rect>
                    <v:rect id="Téglalap 227" o:spid="_x0000_s1260"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DA3829" w:rsidRPr="00B75018" w:rsidRDefault="00DA3829" w:rsidP="00DA1AAF">
                            <w:pPr>
                              <w:jc w:val="center"/>
                              <w:rPr>
                                <w:sz w:val="20"/>
                              </w:rPr>
                            </w:pPr>
                            <w:r w:rsidRPr="00B75018">
                              <w:rPr>
                                <w:sz w:val="20"/>
                              </w:rPr>
                              <w:t>0</w:t>
                            </w:r>
                          </w:p>
                        </w:txbxContent>
                      </v:textbox>
                    </v:rect>
                    <v:group id="Csoportba foglalás 251" o:spid="_x0000_s1261"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2"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DA3829" w:rsidRPr="00B75018" w:rsidRDefault="00DA3829" w:rsidP="00DA1AAF">
                              <w:pPr>
                                <w:jc w:val="center"/>
                                <w:rPr>
                                  <w:sz w:val="20"/>
                                </w:rPr>
                              </w:pPr>
                              <w:r w:rsidRPr="00B75018">
                                <w:rPr>
                                  <w:sz w:val="20"/>
                                </w:rPr>
                                <w:t>0</w:t>
                              </w:r>
                            </w:p>
                          </w:txbxContent>
                        </v:textbox>
                      </v:rect>
                      <v:rect id="Téglalap 231" o:spid="_x0000_s126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DA3829" w:rsidRPr="00B75018" w:rsidRDefault="00DA3829" w:rsidP="00DA1AAF">
                              <w:pPr>
                                <w:jc w:val="center"/>
                                <w:rPr>
                                  <w:sz w:val="20"/>
                                </w:rPr>
                              </w:pPr>
                              <w:r w:rsidRPr="00B75018">
                                <w:rPr>
                                  <w:sz w:val="20"/>
                                </w:rPr>
                                <w:t>1</w:t>
                              </w:r>
                            </w:p>
                          </w:txbxContent>
                        </v:textbox>
                      </v:rect>
                      <v:rect id="Téglalap 234" o:spid="_x0000_s1264"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DA3829" w:rsidRPr="00B75018" w:rsidRDefault="00DA3829" w:rsidP="00DA1AAF">
                              <w:pPr>
                                <w:jc w:val="center"/>
                                <w:rPr>
                                  <w:sz w:val="20"/>
                                </w:rPr>
                              </w:pPr>
                              <w:r w:rsidRPr="00B75018">
                                <w:rPr>
                                  <w:sz w:val="20"/>
                                </w:rPr>
                                <w:t>1</w:t>
                              </w:r>
                            </w:p>
                          </w:txbxContent>
                        </v:textbox>
                      </v:rect>
                    </v:group>
                  </v:group>
                  <v:group id="Csoportba foglalás 252" o:spid="_x0000_s1265"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6"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DA3829" w:rsidRPr="00B75018" w:rsidRDefault="00DA3829" w:rsidP="00DA1AAF">
                              <w:pPr>
                                <w:jc w:val="center"/>
                                <w:rPr>
                                  <w:sz w:val="20"/>
                                </w:rPr>
                              </w:pPr>
                              <w:r w:rsidRPr="00B75018">
                                <w:rPr>
                                  <w:sz w:val="20"/>
                                </w:rPr>
                                <w:t>0</w:t>
                              </w:r>
                            </w:p>
                          </w:txbxContent>
                        </v:textbox>
                      </v:rect>
                      <v:rect id="Téglalap 213" o:spid="_x0000_s126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DA3829" w:rsidRPr="00B75018" w:rsidRDefault="00DA3829" w:rsidP="00DA1AAF">
                              <w:pPr>
                                <w:jc w:val="center"/>
                                <w:rPr>
                                  <w:sz w:val="20"/>
                                </w:rPr>
                              </w:pPr>
                              <w:r w:rsidRPr="00B75018">
                                <w:rPr>
                                  <w:sz w:val="20"/>
                                </w:rPr>
                                <w:t>0</w:t>
                              </w:r>
                            </w:p>
                          </w:txbxContent>
                        </v:textbox>
                      </v:rect>
                      <v:rect id="Téglalap 216" o:spid="_x0000_s1269"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DA3829" w:rsidRPr="00B75018" w:rsidRDefault="00DA3829" w:rsidP="00DA1AAF">
                              <w:pPr>
                                <w:jc w:val="center"/>
                                <w:rPr>
                                  <w:sz w:val="20"/>
                                </w:rPr>
                              </w:pPr>
                              <w:r w:rsidRPr="00B75018">
                                <w:rPr>
                                  <w:sz w:val="20"/>
                                </w:rPr>
                                <w:t>0</w:t>
                              </w:r>
                            </w:p>
                          </w:txbxContent>
                        </v:textbox>
                      </v:rect>
                    </v:group>
                    <v:rect id="Téglalap 233" o:spid="_x0000_s1270"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DA3829" w:rsidRPr="00B75018" w:rsidRDefault="00DA3829" w:rsidP="00DA1AAF">
                            <w:pPr>
                              <w:jc w:val="center"/>
                              <w:rPr>
                                <w:sz w:val="20"/>
                              </w:rPr>
                            </w:pPr>
                            <w:r w:rsidRPr="00B75018">
                              <w:rPr>
                                <w:sz w:val="20"/>
                              </w:rPr>
                              <w:t>1</w:t>
                            </w:r>
                          </w:p>
                        </w:txbxContent>
                      </v:textbox>
                    </v:rect>
                    <v:rect id="Téglalap 237" o:spid="_x0000_s127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DA3829" w:rsidRPr="00B75018" w:rsidRDefault="00DA3829" w:rsidP="00DA1AAF">
                            <w:pPr>
                              <w:jc w:val="center"/>
                              <w:rPr>
                                <w:sz w:val="20"/>
                              </w:rPr>
                            </w:pPr>
                            <w:r w:rsidRPr="00B75018">
                              <w:rPr>
                                <w:sz w:val="20"/>
                              </w:rPr>
                              <w:t>0</w:t>
                            </w:r>
                          </w:p>
                        </w:txbxContent>
                      </v:textbox>
                    </v:rect>
                    <v:rect id="Téglalap 238" o:spid="_x0000_s127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DA3829" w:rsidRPr="00B75018" w:rsidRDefault="00DA3829" w:rsidP="00DA1AAF">
                            <w:pPr>
                              <w:jc w:val="center"/>
                              <w:rPr>
                                <w:sz w:val="20"/>
                              </w:rPr>
                            </w:pPr>
                            <w:r w:rsidRPr="00B75018">
                              <w:rPr>
                                <w:sz w:val="20"/>
                              </w:rPr>
                              <w:t>1</w:t>
                            </w:r>
                          </w:p>
                        </w:txbxContent>
                      </v:textbox>
                    </v:rect>
                    <v:rect id="Téglalap 241" o:spid="_x0000_s127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DA3829" w:rsidRPr="00B75018" w:rsidRDefault="00DA3829" w:rsidP="00DA1AAF">
                            <w:pPr>
                              <w:jc w:val="center"/>
                              <w:rPr>
                                <w:sz w:val="20"/>
                              </w:rPr>
                            </w:pPr>
                            <w:r w:rsidRPr="00B75018">
                              <w:rPr>
                                <w:sz w:val="20"/>
                              </w:rPr>
                              <w:t>1</w:t>
                            </w:r>
                          </w:p>
                        </w:txbxContent>
                      </v:textbox>
                    </v:rect>
                    <v:rect id="Téglalap 242" o:spid="_x0000_s127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DA3829" w:rsidRPr="00B75018" w:rsidRDefault="00DA3829" w:rsidP="00DA1AAF">
                            <w:pPr>
                              <w:jc w:val="center"/>
                              <w:rPr>
                                <w:sz w:val="20"/>
                              </w:rPr>
                            </w:pPr>
                            <w:r w:rsidRPr="00B75018">
                              <w:rPr>
                                <w:sz w:val="20"/>
                              </w:rPr>
                              <w:t>0</w:t>
                            </w:r>
                          </w:p>
                        </w:txbxContent>
                      </v:textbox>
                    </v:rect>
                    <v:rect id="Téglalap 244" o:spid="_x0000_s127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DA3829" w:rsidRPr="00B75018" w:rsidRDefault="00DA3829" w:rsidP="00DA1AAF">
                            <w:pPr>
                              <w:jc w:val="center"/>
                              <w:rPr>
                                <w:sz w:val="20"/>
                              </w:rPr>
                            </w:pPr>
                            <w:r w:rsidRPr="00B75018">
                              <w:rPr>
                                <w:sz w:val="20"/>
                              </w:rPr>
                              <w:t>0</w:t>
                            </w:r>
                          </w:p>
                        </w:txbxContent>
                      </v:textbox>
                    </v:rect>
                    <v:rect id="Téglalap 245" o:spid="_x0000_s127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DA3829" w:rsidRPr="00B75018" w:rsidRDefault="00DA3829" w:rsidP="00DA1AAF">
                            <w:pPr>
                              <w:jc w:val="center"/>
                              <w:rPr>
                                <w:sz w:val="20"/>
                              </w:rPr>
                            </w:pPr>
                            <w:r w:rsidRPr="00B75018">
                              <w:rPr>
                                <w:sz w:val="20"/>
                              </w:rPr>
                              <w:t>1</w:t>
                            </w:r>
                          </w:p>
                        </w:txbxContent>
                      </v:textbox>
                    </v:rect>
                  </v:group>
                </v:group>
                <v:line id="Egyenes összekötő 207" o:spid="_x0000_s1277"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8"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79"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0"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31296" behindDoc="0" locked="0" layoutInCell="1" allowOverlap="1" wp14:anchorId="2D34D763" wp14:editId="74DC7DB7">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2C754FE6" w:rsidR="00DA3829" w:rsidRPr="00B91B2A" w:rsidRDefault="00DA3829" w:rsidP="002356CA">
                            <w:pPr>
                              <w:pStyle w:val="SzKpalrs"/>
                            </w:pPr>
                            <w:r>
                              <w:fldChar w:fldCharType="begin"/>
                            </w:r>
                            <w:r>
                              <w:instrText xml:space="preserve"> SEQ ábra \* ARABIC </w:instrText>
                            </w:r>
                            <w:r>
                              <w:fldChar w:fldCharType="separate"/>
                            </w:r>
                            <w:bookmarkStart w:id="44" w:name="_Toc7973631"/>
                            <w:r w:rsidR="00CF1EF8">
                              <w:t>5</w:t>
                            </w:r>
                            <w:r>
                              <w:fldChar w:fldCharType="end"/>
                            </w:r>
                            <w:r>
                              <w:t xml:space="preserve">. ábra: </w:t>
                            </w:r>
                            <w:r w:rsidRPr="008A4093">
                              <w:t>Több (4) pontos keresztezés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1" type="#_x0000_t202" style="position:absolute;left:0;text-align:left;margin-left:-.3pt;margin-top:317.2pt;width:437.25pt;height:37.8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2C754FE6" w:rsidR="00DA3829" w:rsidRPr="00B91B2A" w:rsidRDefault="00DA3829" w:rsidP="002356CA">
                      <w:pPr>
                        <w:pStyle w:val="SzKpalrs"/>
                      </w:pPr>
                      <w:r>
                        <w:fldChar w:fldCharType="begin"/>
                      </w:r>
                      <w:r>
                        <w:instrText xml:space="preserve"> SEQ ábra \* ARABIC </w:instrText>
                      </w:r>
                      <w:r>
                        <w:fldChar w:fldCharType="separate"/>
                      </w:r>
                      <w:bookmarkStart w:id="45" w:name="_Toc7973631"/>
                      <w:r w:rsidR="00CF1EF8">
                        <w:t>5</w:t>
                      </w:r>
                      <w:r>
                        <w:fldChar w:fldCharType="end"/>
                      </w:r>
                      <w:r>
                        <w:t xml:space="preserve">. ábra: </w:t>
                      </w:r>
                      <w:r w:rsidRPr="008A4093">
                        <w:t>Több (4) pontos keresztezés</w:t>
                      </w:r>
                      <w:bookmarkEnd w:id="45"/>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4603D658"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r w:rsidR="00D47CC3">
        <w:rPr>
          <w:lang w:eastAsia="hu-HU" w:bidi="ar-SA"/>
        </w:rPr>
        <w: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60960" behindDoc="0" locked="0" layoutInCell="1" allowOverlap="1" wp14:anchorId="1BFFEB8C" wp14:editId="49CFD562">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DA3829" w:rsidRDefault="00DA3829"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2" style="position:absolute;left:0;text-align:left;margin-left:280.2pt;margin-top:18.75pt;width:19.5pt;height:25.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DA3829" w:rsidRDefault="00DA3829"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4539ECD7">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DA3829" w:rsidRDefault="00DA3829"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DA3829" w:rsidRDefault="00DA3829"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3"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4"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5"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DA3829" w:rsidRDefault="00DA3829" w:rsidP="00D22843">
                              <w:pPr>
                                <w:jc w:val="center"/>
                              </w:pPr>
                              <w:r>
                                <w:t>0</w:t>
                              </w:r>
                            </w:p>
                          </w:txbxContent>
                        </v:textbox>
                      </v:rect>
                      <v:rect id="Téglalap 264" o:spid="_x0000_s128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DA3829" w:rsidRDefault="00DA3829" w:rsidP="00D22843">
                              <w:pPr>
                                <w:jc w:val="center"/>
                              </w:pPr>
                              <w:r>
                                <w:t>0</w:t>
                              </w:r>
                            </w:p>
                          </w:txbxContent>
                        </v:textbox>
                      </v:rect>
                    </v:group>
                    <v:group id="Csoportba foglalás 265" o:spid="_x0000_s128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DA3829" w:rsidRDefault="00DA3829" w:rsidP="00D22843">
                              <w:pPr>
                                <w:jc w:val="center"/>
                              </w:pPr>
                              <w:r>
                                <w:t>1</w:t>
                              </w:r>
                            </w:p>
                          </w:txbxContent>
                        </v:textbox>
                      </v:rect>
                      <v:rect id="Téglalap 267" o:spid="_x0000_s12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DA3829" w:rsidRDefault="00DA3829" w:rsidP="00D22843">
                              <w:pPr>
                                <w:jc w:val="center"/>
                              </w:pPr>
                              <w:r>
                                <w:t>0</w:t>
                              </w:r>
                            </w:p>
                          </w:txbxContent>
                        </v:textbox>
                      </v:rect>
                    </v:group>
                  </v:group>
                  <v:group id="Csoportba foglalás 268" o:spid="_x0000_s1292"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DA3829" w:rsidRDefault="00DA3829" w:rsidP="00D22843">
                            <w:pPr>
                              <w:jc w:val="center"/>
                            </w:pPr>
                            <w:r>
                              <w:t>1</w:t>
                            </w:r>
                          </w:p>
                        </w:txbxContent>
                      </v:textbox>
                    </v:rect>
                    <v:rect id="Téglalap 270" o:spid="_x0000_s12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DA3829" w:rsidRDefault="00DA3829" w:rsidP="00D22843">
                            <w:pPr>
                              <w:jc w:val="center"/>
                            </w:pPr>
                            <w:r>
                              <w:t>1</w:t>
                            </w:r>
                          </w:p>
                        </w:txbxContent>
                      </v:textbox>
                    </v:rect>
                  </v:group>
                  <v:group id="Csoportba foglalás 271" o:spid="_x0000_s1295"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DA3829" w:rsidRDefault="00DA3829" w:rsidP="00D22843">
                              <w:pPr>
                                <w:jc w:val="center"/>
                              </w:pPr>
                              <w:r>
                                <w:t>1</w:t>
                              </w:r>
                            </w:p>
                          </w:txbxContent>
                        </v:textbox>
                      </v:rect>
                      <v:rect id="Téglalap 274" o:spid="_x0000_s12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DA3829" w:rsidRDefault="00DA3829" w:rsidP="00D22843">
                              <w:pPr>
                                <w:jc w:val="center"/>
                              </w:pPr>
                              <w:r>
                                <w:t>1</w:t>
                              </w:r>
                            </w:p>
                          </w:txbxContent>
                        </v:textbox>
                      </v:rect>
                    </v:group>
                    <v:group id="Csoportba foglalás 275" o:spid="_x0000_s12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DA3829" w:rsidRDefault="00DA3829" w:rsidP="00D22843">
                              <w:pPr>
                                <w:jc w:val="center"/>
                              </w:pPr>
                              <w:r>
                                <w:t>0</w:t>
                              </w:r>
                            </w:p>
                          </w:txbxContent>
                        </v:textbox>
                      </v:rect>
                      <v:rect id="Téglalap 277" o:spid="_x0000_s13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DA3829" w:rsidRDefault="00DA3829" w:rsidP="00D22843">
                              <w:pPr>
                                <w:jc w:val="center"/>
                              </w:pPr>
                              <w:r>
                                <w:t>1</w:t>
                              </w:r>
                            </w:p>
                          </w:txbxContent>
                        </v:textbox>
                      </v:rect>
                    </v:group>
                  </v:group>
                </v:group>
                <v:group id="Csoportba foglalás 278" o:spid="_x0000_s1302"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3"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DA3829" w:rsidRDefault="00DA3829" w:rsidP="00D22843">
                            <w:pPr>
                              <w:jc w:val="center"/>
                            </w:pPr>
                            <w:r>
                              <w:t>0</w:t>
                            </w:r>
                          </w:p>
                        </w:txbxContent>
                      </v:textbox>
                    </v:rect>
                    <v:rect id="Téglalap 281" o:spid="_x0000_s13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DA3829" w:rsidRDefault="00DA3829" w:rsidP="00D22843">
                            <w:pPr>
                              <w:jc w:val="center"/>
                            </w:pPr>
                            <w:r>
                              <w:t>1</w:t>
                            </w:r>
                          </w:p>
                        </w:txbxContent>
                      </v:textbox>
                    </v:rect>
                  </v:group>
                  <v:group id="Csoportba foglalás 282" o:spid="_x0000_s1306"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DA3829" w:rsidRDefault="00DA3829" w:rsidP="00D22843">
                            <w:pPr>
                              <w:jc w:val="center"/>
                            </w:pPr>
                            <w:r>
                              <w:t>1</w:t>
                            </w:r>
                          </w:p>
                        </w:txbxContent>
                      </v:textbox>
                    </v:rect>
                    <v:rect id="Téglalap 284" o:spid="_x0000_s130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DA3829" w:rsidRDefault="00DA3829" w:rsidP="00D22843">
                            <w:pPr>
                              <w:jc w:val="center"/>
                            </w:pPr>
                            <w:r>
                              <w:t>1</w:t>
                            </w:r>
                          </w:p>
                        </w:txbxContent>
                      </v:textbox>
                    </v:rect>
                  </v:group>
                </v:group>
                <v:group id="Csoportba foglalás 285" o:spid="_x0000_s1309"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0"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DA3829" w:rsidRDefault="00DA3829" w:rsidP="00D22843">
                            <w:pPr>
                              <w:jc w:val="center"/>
                            </w:pPr>
                            <w:r>
                              <w:t>0</w:t>
                            </w:r>
                          </w:p>
                        </w:txbxContent>
                      </v:textbox>
                    </v:rect>
                    <v:rect id="Téglalap 288" o:spid="_x0000_s13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DA3829" w:rsidRDefault="00DA3829" w:rsidP="00D22843">
                            <w:pPr>
                              <w:jc w:val="center"/>
                            </w:pPr>
                            <w:r>
                              <w:t>1</w:t>
                            </w:r>
                          </w:p>
                        </w:txbxContent>
                      </v:textbox>
                    </v:rect>
                  </v:group>
                  <v:group id="Csoportba foglalás 289" o:spid="_x0000_s1313"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DA3829" w:rsidRDefault="00DA3829" w:rsidP="00D22843">
                              <w:pPr>
                                <w:jc w:val="center"/>
                              </w:pPr>
                              <w:r>
                                <w:t>1</w:t>
                              </w:r>
                            </w:p>
                          </w:txbxContent>
                        </v:textbox>
                      </v:rect>
                      <v:rect id="Téglalap 292" o:spid="_x0000_s131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DA3829" w:rsidRDefault="00DA3829" w:rsidP="00D22843">
                              <w:pPr>
                                <w:jc w:val="center"/>
                              </w:pPr>
                              <w:r>
                                <w:t>0</w:t>
                              </w:r>
                            </w:p>
                          </w:txbxContent>
                        </v:textbox>
                      </v:rect>
                    </v:group>
                    <v:group id="Csoportba foglalás 293" o:spid="_x0000_s131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DA3829" w:rsidRDefault="00DA3829" w:rsidP="00D22843">
                              <w:pPr>
                                <w:jc w:val="center"/>
                              </w:pPr>
                              <w:r>
                                <w:t>1</w:t>
                              </w:r>
                            </w:p>
                          </w:txbxContent>
                        </v:textbox>
                      </v:rect>
                      <v:rect id="Téglalap 295" o:spid="_x0000_s131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DA3829" w:rsidRDefault="00DA3829" w:rsidP="00D22843">
                              <w:pPr>
                                <w:jc w:val="center"/>
                              </w:pPr>
                              <w:r>
                                <w:t>0</w:t>
                              </w:r>
                            </w:p>
                          </w:txbxContent>
                        </v:textbox>
                      </v:rect>
                    </v:group>
                  </v:group>
                </v:group>
                <v:shape id="Egyenes összekötő nyíllal 296" o:spid="_x0000_s1320"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1"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2"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3"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DA3829" w:rsidRDefault="00DA3829" w:rsidP="00D22843">
                          <w:pPr>
                            <w:jc w:val="center"/>
                          </w:pPr>
                          <w:r>
                            <w:t>1</w:t>
                          </w:r>
                        </w:p>
                      </w:txbxContent>
                    </v:textbox>
                  </v:rect>
                  <v:rect id="Téglalap 300" o:spid="_x0000_s1324"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DA3829" w:rsidRDefault="00DA3829" w:rsidP="00D22843">
                          <w:pPr>
                            <w:jc w:val="center"/>
                          </w:pPr>
                          <w:r>
                            <w:t>1</w:t>
                          </w:r>
                        </w:p>
                      </w:txbxContent>
                    </v:textbox>
                  </v:rect>
                  <v:rect id="Téglalap 301" o:spid="_x0000_s1325"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DA3829" w:rsidRDefault="00DA3829" w:rsidP="00D22843">
                          <w:pPr>
                            <w:jc w:val="center"/>
                          </w:pPr>
                          <w:r>
                            <w:t>1</w:t>
                          </w:r>
                        </w:p>
                      </w:txbxContent>
                    </v:textbox>
                  </v:rect>
                  <v:rect id="Téglalap 302" o:spid="_x0000_s1326"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DA3829" w:rsidRDefault="00DA3829" w:rsidP="00D22843">
                          <w:pPr>
                            <w:jc w:val="center"/>
                          </w:pPr>
                          <w:r>
                            <w:t>1</w:t>
                          </w:r>
                        </w:p>
                      </w:txbxContent>
                    </v:textbox>
                  </v:rect>
                  <v:rect id="Téglalap 303" o:spid="_x0000_s1327"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DA3829" w:rsidRDefault="00DA3829" w:rsidP="00D22843">
                          <w:pPr>
                            <w:jc w:val="center"/>
                          </w:pPr>
                          <w:r>
                            <w:t>1</w:t>
                          </w:r>
                        </w:p>
                      </w:txbxContent>
                    </v:textbox>
                  </v:rect>
                  <v:rect id="Téglalap 304" o:spid="_x0000_s1328"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DA3829" w:rsidRDefault="00DA3829" w:rsidP="00D22843">
                          <w:pPr>
                            <w:jc w:val="center"/>
                          </w:pPr>
                          <w:r>
                            <w:t>1</w:t>
                          </w:r>
                        </w:p>
                      </w:txbxContent>
                    </v:textbox>
                  </v:rect>
                  <v:rect id="Téglalap 305" o:spid="_x0000_s1329"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DA3829" w:rsidRDefault="00DA3829" w:rsidP="00D22843">
                          <w:pPr>
                            <w:jc w:val="center"/>
                          </w:pPr>
                          <w:r>
                            <w:t>0</w:t>
                          </w:r>
                        </w:p>
                      </w:txbxContent>
                    </v:textbox>
                  </v:rect>
                  <v:group id="Csoportba foglalás 306" o:spid="_x0000_s1330"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1"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DA3829" w:rsidRDefault="00DA3829" w:rsidP="00D22843">
                            <w:pPr>
                              <w:jc w:val="center"/>
                            </w:pPr>
                            <w:r>
                              <w:t>1</w:t>
                            </w:r>
                          </w:p>
                        </w:txbxContent>
                      </v:textbox>
                    </v:rect>
                    <v:rect id="Téglalap 309" o:spid="_x0000_s1332"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DA3829" w:rsidRDefault="00DA3829" w:rsidP="00D22843">
                            <w:pPr>
                              <w:jc w:val="center"/>
                            </w:pPr>
                            <w:r>
                              <w:t>1</w:t>
                            </w:r>
                          </w:p>
                        </w:txbxContent>
                      </v:textbox>
                    </v:rect>
                  </v:group>
                </v:group>
                <w10:anchorlock/>
              </v:group>
            </w:pict>
          </mc:Fallback>
        </mc:AlternateContent>
      </w:r>
    </w:p>
    <w:p w14:paraId="46B74040" w14:textId="61968F82" w:rsidR="00D22843" w:rsidRDefault="002356CA" w:rsidP="002356CA">
      <w:pPr>
        <w:pStyle w:val="SzKpalrs"/>
      </w:pPr>
      <w:r>
        <w:fldChar w:fldCharType="begin"/>
      </w:r>
      <w:r>
        <w:instrText xml:space="preserve"> SEQ ábra \* ARABIC </w:instrText>
      </w:r>
      <w:r>
        <w:fldChar w:fldCharType="separate"/>
      </w:r>
      <w:bookmarkStart w:id="46" w:name="_Toc7973632"/>
      <w:r w:rsidR="00CF1EF8">
        <w:t>6</w:t>
      </w:r>
      <w:r>
        <w:fldChar w:fldCharType="end"/>
      </w:r>
      <w:r>
        <w:t xml:space="preserve">. ábra: </w:t>
      </w:r>
      <w:r w:rsidRPr="004A320C">
        <w:t>Egyenletes keresztezés egy utóddal</w:t>
      </w:r>
      <w:bookmarkEnd w:id="46"/>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34368" behindDoc="0" locked="0" layoutInCell="1" allowOverlap="1" wp14:anchorId="3960A9B7" wp14:editId="5A3FBE95">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DA3829" w:rsidRDefault="00DA3829"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DA3829" w:rsidRDefault="00DA3829"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DA3829" w:rsidRDefault="00DA3829"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DA3829" w:rsidRDefault="00DA3829"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DA3829" w:rsidRDefault="00DA3829"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DA3829" w:rsidRDefault="00DA3829"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DA3829" w:rsidRDefault="00DA3829"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DA3829" w:rsidRDefault="00DA3829"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DA3829" w:rsidRDefault="00DA3829"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DA3829" w:rsidRDefault="00DA3829"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DA3829" w:rsidRDefault="00DA3829"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DA3829" w:rsidRDefault="00DA3829"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DA3829" w:rsidRDefault="00DA3829"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DA3829" w:rsidRDefault="00DA3829"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DA3829" w:rsidRDefault="00DA3829"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DA3829" w:rsidRDefault="00DA3829"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DA3829" w:rsidRDefault="00DA382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DA3829" w:rsidRDefault="00DA3829"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DA3829" w:rsidRDefault="00DA3829"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DA3829" w:rsidRDefault="00DA3829"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DA3829" w:rsidRDefault="00DA3829"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DA3829" w:rsidRDefault="00DA3829"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DA3829" w:rsidRDefault="00DA3829"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DA3829" w:rsidRDefault="00DA3829"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DA3829" w:rsidRDefault="00DA3829"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DA3829" w:rsidRDefault="00DA3829"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DA3829" w:rsidRDefault="00DA3829"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DA3829" w:rsidRDefault="00DA3829"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DA3829" w:rsidRDefault="00DA3829"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DA3829" w:rsidRDefault="00DA3829"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DA3829" w:rsidRDefault="00DA3829"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DA3829" w:rsidRDefault="00DA3829"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DA3829" w:rsidRDefault="00DA3829"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DA3829" w:rsidRDefault="00DA3829"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DA3829" w:rsidRDefault="00DA3829"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DA3829" w:rsidRDefault="00DA3829"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DA3829" w:rsidRDefault="00DA3829"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DA3829" w:rsidRDefault="00DA3829"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47" w:name="_Ref3119845"/>
                            <w:p w14:paraId="794EE6E3" w14:textId="536FC5E7" w:rsidR="00DA3829" w:rsidRPr="00407D35" w:rsidRDefault="00DA3829" w:rsidP="002356CA">
                              <w:pPr>
                                <w:pStyle w:val="SzKpalrs"/>
                              </w:pPr>
                              <w:r>
                                <w:fldChar w:fldCharType="begin"/>
                              </w:r>
                              <w:r>
                                <w:instrText xml:space="preserve"> SEQ ábra \* ARABIC </w:instrText>
                              </w:r>
                              <w:r>
                                <w:fldChar w:fldCharType="separate"/>
                              </w:r>
                              <w:bookmarkStart w:id="48" w:name="_Toc7973633"/>
                              <w:r w:rsidR="00CF1EF8">
                                <w:t>7</w:t>
                              </w:r>
                              <w:r>
                                <w:fldChar w:fldCharType="end"/>
                              </w:r>
                              <w:r>
                                <w:t xml:space="preserve">. ábra: </w:t>
                              </w:r>
                              <w:r w:rsidRPr="00A95906">
                                <w:t>PMX működése</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3" style="position:absolute;left:0;text-align:left;margin-left:32.7pt;margin-top:47.05pt;width:372pt;height:226.05pt;z-index:251834368;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4"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5"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6"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7"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DA3829" w:rsidRDefault="00DA3829" w:rsidP="0079417C">
                                <w:pPr>
                                  <w:jc w:val="center"/>
                                </w:pPr>
                                <w:r>
                                  <w:t>C</w:t>
                                </w:r>
                              </w:p>
                            </w:txbxContent>
                          </v:textbox>
                        </v:rect>
                        <v:rect id="Téglalap 352" o:spid="_x0000_s133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DA3829" w:rsidRDefault="00DA3829" w:rsidP="0079417C">
                                <w:pPr>
                                  <w:jc w:val="center"/>
                                </w:pPr>
                                <w:r>
                                  <w:t>D</w:t>
                                </w:r>
                              </w:p>
                            </w:txbxContent>
                          </v:textbox>
                        </v:rect>
                        <v:rect id="Téglalap 353" o:spid="_x0000_s134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DA3829" w:rsidRDefault="00DA3829" w:rsidP="0079417C">
                                <w:pPr>
                                  <w:jc w:val="center"/>
                                </w:pPr>
                                <w:r>
                                  <w:t>B</w:t>
                                </w:r>
                              </w:p>
                            </w:txbxContent>
                          </v:textbox>
                        </v:rect>
                        <v:rect id="Téglalap 354" o:spid="_x0000_s134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DA3829" w:rsidRDefault="00DA3829" w:rsidP="0079417C">
                                <w:pPr>
                                  <w:jc w:val="center"/>
                                </w:pPr>
                                <w:r>
                                  <w:t>H</w:t>
                                </w:r>
                              </w:p>
                            </w:txbxContent>
                          </v:textbox>
                        </v:rect>
                        <v:rect id="Téglalap 355" o:spid="_x0000_s134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DA3829" w:rsidRDefault="00DA3829" w:rsidP="0079417C">
                                <w:pPr>
                                  <w:jc w:val="center"/>
                                </w:pPr>
                                <w:r>
                                  <w:t>E</w:t>
                                </w:r>
                              </w:p>
                            </w:txbxContent>
                          </v:textbox>
                        </v:rect>
                        <v:rect id="Téglalap 356" o:spid="_x0000_s134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DA3829" w:rsidRDefault="00DA3829" w:rsidP="0079417C">
                                <w:pPr>
                                  <w:jc w:val="center"/>
                                </w:pPr>
                                <w:r>
                                  <w:t>G</w:t>
                                </w:r>
                              </w:p>
                            </w:txbxContent>
                          </v:textbox>
                        </v:rect>
                        <v:rect id="Téglalap 357" o:spid="_x0000_s134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DA3829" w:rsidRDefault="00DA3829" w:rsidP="0079417C">
                                <w:pPr>
                                  <w:jc w:val="center"/>
                                </w:pPr>
                                <w:r>
                                  <w:t>A</w:t>
                                </w:r>
                              </w:p>
                            </w:txbxContent>
                          </v:textbox>
                        </v:rect>
                        <v:rect id="Téglalap 358" o:spid="_x0000_s134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DA3829" w:rsidRDefault="00DA3829" w:rsidP="0079417C">
                                <w:pPr>
                                  <w:jc w:val="center"/>
                                </w:pPr>
                                <w:r>
                                  <w:t>F</w:t>
                                </w:r>
                              </w:p>
                            </w:txbxContent>
                          </v:textbox>
                        </v:rect>
                      </v:group>
                      <v:group id="Csoportba foglalás 359" o:spid="_x0000_s1346"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7"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DA3829" w:rsidRDefault="00DA3829" w:rsidP="0079417C">
                                <w:pPr>
                                  <w:jc w:val="center"/>
                                </w:pPr>
                                <w:r>
                                  <w:t>E</w:t>
                                </w:r>
                              </w:p>
                            </w:txbxContent>
                          </v:textbox>
                        </v:rect>
                        <v:rect id="Téglalap 361" o:spid="_x0000_s1348"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DA3829" w:rsidRDefault="00DA3829" w:rsidP="00361CE9">
                                <w:r>
                                  <w:t>A</w:t>
                                </w:r>
                              </w:p>
                            </w:txbxContent>
                          </v:textbox>
                        </v:rect>
                        <v:rect id="Téglalap 362" o:spid="_x0000_s1349"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DA3829" w:rsidRDefault="00DA3829" w:rsidP="0079417C">
                                <w:pPr>
                                  <w:jc w:val="center"/>
                                </w:pPr>
                                <w:r>
                                  <w:t>B</w:t>
                                </w:r>
                              </w:p>
                            </w:txbxContent>
                          </v:textbox>
                        </v:rect>
                        <v:rect id="Téglalap 363" o:spid="_x0000_s1350"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DA3829" w:rsidRDefault="00DA3829" w:rsidP="0079417C">
                                <w:pPr>
                                  <w:jc w:val="center"/>
                                </w:pPr>
                                <w:r>
                                  <w:t>D</w:t>
                                </w:r>
                              </w:p>
                            </w:txbxContent>
                          </v:textbox>
                        </v:rect>
                        <v:rect id="Téglalap 364" o:spid="_x0000_s135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DA3829" w:rsidRDefault="00DA3829" w:rsidP="0079417C">
                                <w:pPr>
                                  <w:jc w:val="center"/>
                                </w:pPr>
                                <w:r>
                                  <w:t>C</w:t>
                                </w:r>
                              </w:p>
                            </w:txbxContent>
                          </v:textbox>
                        </v:rect>
                        <v:rect id="Téglalap 365" o:spid="_x0000_s135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DA3829" w:rsidRDefault="00DA3829" w:rsidP="0079417C">
                                <w:pPr>
                                  <w:jc w:val="center"/>
                                </w:pPr>
                                <w:r>
                                  <w:t>F</w:t>
                                </w:r>
                              </w:p>
                            </w:txbxContent>
                          </v:textbox>
                        </v:rect>
                        <v:rect id="Téglalap 366" o:spid="_x0000_s135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DA3829" w:rsidRDefault="00DA3829" w:rsidP="0079417C">
                                <w:pPr>
                                  <w:jc w:val="center"/>
                                </w:pPr>
                                <w:r>
                                  <w:t>G</w:t>
                                </w:r>
                              </w:p>
                            </w:txbxContent>
                          </v:textbox>
                        </v:rect>
                        <v:rect id="Téglalap 367" o:spid="_x0000_s135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DA3829" w:rsidRDefault="00DA3829" w:rsidP="0079417C">
                                <w:pPr>
                                  <w:jc w:val="center"/>
                                </w:pPr>
                                <w:r>
                                  <w:t>H</w:t>
                                </w:r>
                              </w:p>
                            </w:txbxContent>
                          </v:textbox>
                        </v:rect>
                      </v:group>
                      <v:line id="Egyenes összekötő 371" o:spid="_x0000_s1355"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6"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7"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8"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59"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0"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1"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2"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DA3829" w:rsidRDefault="00DA3829">
                              <w:r>
                                <w:t>1.</w:t>
                              </w:r>
                            </w:p>
                          </w:txbxContent>
                        </v:textbox>
                      </v:shape>
                    </v:group>
                    <v:group id="Csoportba foglalás 409" o:spid="_x0000_s1363"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4"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8"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DA3829" w:rsidRDefault="00DA3829" w:rsidP="00361CE9">
                              <w:r>
                                <w:t>3.</w:t>
                              </w:r>
                            </w:p>
                          </w:txbxContent>
                        </v:textbox>
                      </v:shape>
                    </v:group>
                    <v:group id="Csoportba foglalás 411" o:spid="_x0000_s1369"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0"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1"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2"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3"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4"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DA3829" w:rsidRDefault="00DA3829" w:rsidP="007768C8">
                              <w:r>
                                <w:t>1.</w:t>
                              </w:r>
                            </w:p>
                          </w:txbxContent>
                        </v:textbox>
                      </v:shape>
                    </v:group>
                    <v:group id="Csoportba foglalás 412" o:spid="_x0000_s1375"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6"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7"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8"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79"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0"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DA3829" w:rsidRDefault="00DA3829" w:rsidP="007768C8">
                              <w:r>
                                <w:t>2.</w:t>
                              </w:r>
                            </w:p>
                          </w:txbxContent>
                        </v:textbox>
                      </v:shape>
                    </v:group>
                    <v:group id="Csoportba foglalás 407" o:spid="_x0000_s1381"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2"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DA3829" w:rsidRDefault="00DA3829" w:rsidP="00361CE9">
                              <w:r>
                                <w:t>2.</w:t>
                              </w:r>
                            </w:p>
                          </w:txbxContent>
                        </v:textbox>
                      </v:shape>
                      <v:group id="Csoportba foglalás 402" o:spid="_x0000_s1383"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4"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5"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6"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7"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8"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89"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0"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1"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2"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DA3829" w:rsidRDefault="00DA3829" w:rsidP="007768C8">
                              <w:r>
                                <w:t>3.</w:t>
                              </w:r>
                            </w:p>
                          </w:txbxContent>
                        </v:textbox>
                      </v:shape>
                    </v:group>
                  </v:group>
                  <v:group id="Csoportba foglalás 374" o:spid="_x0000_s1393"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4"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DA3829" w:rsidRDefault="00DA3829" w:rsidP="000B4235">
                              <w:pPr>
                                <w:jc w:val="center"/>
                              </w:pPr>
                              <w:r>
                                <w:t>E</w:t>
                              </w:r>
                            </w:p>
                          </w:txbxContent>
                        </v:textbox>
                      </v:rect>
                      <v:rect id="Téglalap 329" o:spid="_x0000_s139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DA3829" w:rsidRDefault="00DA3829" w:rsidP="000B4235">
                              <w:pPr>
                                <w:jc w:val="center"/>
                              </w:pPr>
                              <w:r>
                                <w:t>A</w:t>
                              </w:r>
                            </w:p>
                          </w:txbxContent>
                        </v:textbox>
                      </v:rect>
                      <v:rect id="Téglalap 330" o:spid="_x0000_s139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DA3829" w:rsidRDefault="00DA3829" w:rsidP="000B4235">
                              <w:pPr>
                                <w:jc w:val="center"/>
                              </w:pPr>
                              <w:r>
                                <w:t>B</w:t>
                              </w:r>
                            </w:p>
                          </w:txbxContent>
                        </v:textbox>
                      </v:rect>
                      <v:rect id="Téglalap 331" o:spid="_x0000_s139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DA3829" w:rsidRDefault="00DA3829" w:rsidP="000B4235">
                              <w:pPr>
                                <w:jc w:val="center"/>
                              </w:pPr>
                              <w:r>
                                <w:t>H</w:t>
                              </w:r>
                            </w:p>
                          </w:txbxContent>
                        </v:textbox>
                      </v:rect>
                      <v:rect id="Téglalap 332" o:spid="_x0000_s139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DA3829" w:rsidRDefault="00DA3829" w:rsidP="000B4235">
                              <w:pPr>
                                <w:jc w:val="center"/>
                              </w:pPr>
                              <w:r>
                                <w:t>F</w:t>
                              </w:r>
                            </w:p>
                          </w:txbxContent>
                        </v:textbox>
                      </v:rect>
                      <v:rect id="Téglalap 333" o:spid="_x0000_s140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DA3829" w:rsidRDefault="00DA3829" w:rsidP="000B4235">
                              <w:pPr>
                                <w:jc w:val="center"/>
                              </w:pPr>
                              <w:r>
                                <w:t>G</w:t>
                              </w:r>
                            </w:p>
                          </w:txbxContent>
                        </v:textbox>
                      </v:rect>
                      <v:rect id="Téglalap 334" o:spid="_x0000_s140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DA3829" w:rsidRDefault="00DA3829" w:rsidP="000B4235">
                              <w:pPr>
                                <w:jc w:val="center"/>
                              </w:pPr>
                              <w:r>
                                <w:t>D</w:t>
                              </w:r>
                            </w:p>
                          </w:txbxContent>
                        </v:textbox>
                      </v:rect>
                      <v:rect id="Téglalap 335" o:spid="_x0000_s140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DA3829" w:rsidRDefault="00DA3829" w:rsidP="000B4235">
                              <w:pPr>
                                <w:jc w:val="center"/>
                              </w:pPr>
                              <w:r>
                                <w:t>C</w:t>
                              </w:r>
                            </w:p>
                          </w:txbxContent>
                        </v:textbox>
                      </v:rect>
                    </v:group>
                    <v:group id="Csoportba foglalás 337" o:spid="_x0000_s1403"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4"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DA3829" w:rsidRDefault="00DA3829" w:rsidP="000B4235">
                              <w:pPr>
                                <w:jc w:val="center"/>
                              </w:pPr>
                              <w:r>
                                <w:t>C</w:t>
                              </w:r>
                            </w:p>
                          </w:txbxContent>
                        </v:textbox>
                      </v:rect>
                      <v:rect id="Téglalap 339" o:spid="_x0000_s1405"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DA3829" w:rsidRDefault="00DA3829" w:rsidP="000B4235">
                              <w:pPr>
                                <w:jc w:val="center"/>
                              </w:pPr>
                              <w:r>
                                <w:t>D</w:t>
                              </w:r>
                            </w:p>
                          </w:txbxContent>
                        </v:textbox>
                      </v:rect>
                      <v:rect id="Téglalap 340" o:spid="_x0000_s1406"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DA3829" w:rsidRDefault="00DA3829" w:rsidP="000B4235">
                              <w:pPr>
                                <w:jc w:val="center"/>
                              </w:pPr>
                              <w:r>
                                <w:t>B</w:t>
                              </w:r>
                            </w:p>
                          </w:txbxContent>
                        </v:textbox>
                      </v:rect>
                      <v:rect id="Téglalap 341" o:spid="_x0000_s1407"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DA3829" w:rsidRDefault="00DA3829" w:rsidP="000B4235">
                              <w:pPr>
                                <w:jc w:val="center"/>
                              </w:pPr>
                              <w:r>
                                <w:t>A</w:t>
                              </w:r>
                            </w:p>
                          </w:txbxContent>
                        </v:textbox>
                      </v:rect>
                      <v:rect id="Téglalap 342" o:spid="_x0000_s1408"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DA3829" w:rsidRDefault="00DA3829" w:rsidP="000B4235">
                              <w:pPr>
                                <w:jc w:val="center"/>
                              </w:pPr>
                              <w:r>
                                <w:t>E</w:t>
                              </w:r>
                            </w:p>
                          </w:txbxContent>
                        </v:textbox>
                      </v:rect>
                      <v:rect id="Téglalap 343" o:spid="_x0000_s1409"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DA3829" w:rsidRDefault="00DA3829" w:rsidP="000B4235">
                              <w:pPr>
                                <w:jc w:val="center"/>
                              </w:pPr>
                              <w:r>
                                <w:t>F</w:t>
                              </w:r>
                            </w:p>
                          </w:txbxContent>
                        </v:textbox>
                      </v:rect>
                      <v:rect id="Téglalap 344" o:spid="_x0000_s1410"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DA3829" w:rsidRDefault="00DA3829" w:rsidP="000B4235">
                              <w:pPr>
                                <w:jc w:val="center"/>
                              </w:pPr>
                              <w:r>
                                <w:t>G</w:t>
                              </w:r>
                            </w:p>
                          </w:txbxContent>
                        </v:textbox>
                      </v:rect>
                      <v:rect id="Téglalap 345" o:spid="_x0000_s1411"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DA3829" w:rsidRDefault="00DA3829" w:rsidP="000B4235">
                              <w:pPr>
                                <w:jc w:val="center"/>
                              </w:pPr>
                              <w:r>
                                <w:t>H</w:t>
                              </w:r>
                            </w:p>
                          </w:txbxContent>
                        </v:textbox>
                      </v:rect>
                    </v:group>
                    <v:line id="Egyenes összekötő 370" o:spid="_x0000_s1412"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3"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4"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49" w:name="_Ref3119845"/>
                      <w:p w14:paraId="794EE6E3" w14:textId="536FC5E7" w:rsidR="00DA3829" w:rsidRPr="00407D35" w:rsidRDefault="00DA3829" w:rsidP="002356CA">
                        <w:pPr>
                          <w:pStyle w:val="SzKpalrs"/>
                        </w:pPr>
                        <w:r>
                          <w:fldChar w:fldCharType="begin"/>
                        </w:r>
                        <w:r>
                          <w:instrText xml:space="preserve"> SEQ ábra \* ARABIC </w:instrText>
                        </w:r>
                        <w:r>
                          <w:fldChar w:fldCharType="separate"/>
                        </w:r>
                        <w:bookmarkStart w:id="50" w:name="_Toc7973633"/>
                        <w:r w:rsidR="00CF1EF8">
                          <w:t>7</w:t>
                        </w:r>
                        <w:r>
                          <w:fldChar w:fldCharType="end"/>
                        </w:r>
                        <w:r>
                          <w:t xml:space="preserve">. ábra: </w:t>
                        </w:r>
                        <w:r w:rsidRPr="00A95906">
                          <w:t>PMX működése</w:t>
                        </w:r>
                        <w:bookmarkEnd w:id="49"/>
                        <w:bookmarkEnd w:id="50"/>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FA6C6A">
      <w:pPr>
        <w:pStyle w:val="SzDSzvegTrzs"/>
        <w:numPr>
          <w:ilvl w:val="0"/>
          <w:numId w:val="7"/>
        </w:numPr>
      </w:pPr>
      <w:r>
        <w:t>E – C: megkeressük a pár két tagját az első szülőben, majd megcseréljük őket. (részállás: HBCAFGDE)</w:t>
      </w:r>
    </w:p>
    <w:p w14:paraId="2DEAE283" w14:textId="017B8E11" w:rsidR="00957123" w:rsidRDefault="00957123" w:rsidP="00FA6C6A">
      <w:pPr>
        <w:pStyle w:val="SzDSzvegTrzs"/>
        <w:numPr>
          <w:ilvl w:val="0"/>
          <w:numId w:val="7"/>
        </w:numPr>
      </w:pPr>
      <w:r>
        <w:t>A – D: itt is megkeressük a géneket és megcseréljük őket. (részállás HBCDFGAE)</w:t>
      </w:r>
    </w:p>
    <w:p w14:paraId="6A2D62A7" w14:textId="0BB712A9" w:rsidR="00957123" w:rsidRDefault="007135EA" w:rsidP="00FA6C6A">
      <w:pPr>
        <w:pStyle w:val="SzDSzvegTrzs"/>
        <w:numPr>
          <w:ilvl w:val="0"/>
          <w:numId w:val="7"/>
        </w:numPr>
      </w:pPr>
      <w:r>
        <w:t>F – E: lépés ugyanaz, mint előbb. Végeredmény: HBCDEGAF.</w:t>
      </w:r>
    </w:p>
    <w:p w14:paraId="45B21FBC" w14:textId="758B2798" w:rsidR="00AA03C2" w:rsidRDefault="00D55B12" w:rsidP="004C265B">
      <w:pPr>
        <w:pStyle w:val="SzDSzvegTrzs"/>
      </w:pPr>
      <w:r>
        <w:t>Az átrendezési keresztezés</w:t>
      </w:r>
      <w:r w:rsidR="00727B48">
        <w:t xml:space="preserve"> (order crossover</w:t>
      </w:r>
      <w:r w:rsidR="00D47CC3">
        <w:t>,</w:t>
      </w:r>
      <w:r w:rsidR="00727B48">
        <w:t xml:space="preserve">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1421F39A" w:rsidR="005122D2" w:rsidRDefault="0059608A" w:rsidP="00A15012">
      <w:pPr>
        <w:pStyle w:val="SzDSzvegTrzs"/>
      </w:pPr>
      <w:r>
        <w:rPr>
          <w:noProof/>
          <w:lang w:eastAsia="hu-HU" w:bidi="ar-SA"/>
        </w:rPr>
        <w:lastRenderedPageBreak/>
        <mc:AlternateContent>
          <mc:Choice Requires="wpg">
            <w:drawing>
              <wp:anchor distT="0" distB="0" distL="114300" distR="114300" simplePos="0" relativeHeight="251607040" behindDoc="0" locked="0" layoutInCell="1" allowOverlap="1" wp14:anchorId="365304AA" wp14:editId="5A7F4919">
                <wp:simplePos x="0" y="0"/>
                <wp:positionH relativeFrom="column">
                  <wp:posOffset>34290</wp:posOffset>
                </wp:positionH>
                <wp:positionV relativeFrom="paragraph">
                  <wp:posOffset>4298315</wp:posOffset>
                </wp:positionV>
                <wp:extent cx="5617210"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10"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DA3829" w:rsidRDefault="00DA3829"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DA3829" w:rsidRDefault="00DA3829"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DA3829" w:rsidRDefault="00DA3829"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DA3829" w:rsidRDefault="00DA3829"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DA3829" w:rsidRDefault="00DA3829"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DA3829" w:rsidRDefault="00DA3829"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DA3829" w:rsidRDefault="00DA3829"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DA3829" w:rsidRDefault="00DA3829"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DA3829" w:rsidRDefault="00DA3829"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DA3829" w:rsidRDefault="00DA3829"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DA3829" w:rsidRDefault="00DA3829"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DA3829" w:rsidRDefault="00DA3829"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DA3829" w:rsidRDefault="00DA3829"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DA3829" w:rsidRDefault="00DA3829"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DA3829" w:rsidRDefault="00DA3829"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DA3829" w:rsidRDefault="00DA3829"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DA3829" w:rsidRDefault="00DA3829"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DA3829" w:rsidRDefault="00DA3829"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DA3829" w:rsidRDefault="00DA3829"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DA3829" w:rsidRDefault="00DA3829"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DA3829" w:rsidRDefault="00DA3829"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DA3829" w:rsidRDefault="00DA3829"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DA3829" w:rsidRDefault="00DA3829"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DA3829" w:rsidRDefault="00DA3829"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DA3829" w:rsidRDefault="00DA3829"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DA3829" w:rsidRDefault="00DA3829"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DA3829" w:rsidRDefault="00DA3829"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DA3829" w:rsidRDefault="00DA3829"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35" y="476250"/>
                                <a:ext cx="1981214" cy="323850"/>
                                <a:chOff x="-215640" y="-95250"/>
                                <a:chExt cx="1981214"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DA3829" w:rsidRDefault="00DA3829"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DA3829" w:rsidRDefault="00DA3829"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DA3829" w:rsidRDefault="00DA3829"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40"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DA3829" w:rsidRDefault="00DA3829"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DA3829" w:rsidRDefault="00DA3829"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DA3829" w:rsidRDefault="00DA3829"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DA3829" w:rsidRDefault="00DA3829"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DA3829" w:rsidRDefault="00DA3829"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DA3829" w:rsidRDefault="00DA3829"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15" style="position:absolute;left:0;text-align:left;margin-left:2.7pt;margin-top:338.45pt;width:442.3pt;height:306pt;z-index:251607040;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">
                <v:group id="Csoportba foglalás 556" o:spid="_x0000_s1416"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17"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DA3829" w:rsidRDefault="00DA3829" w:rsidP="00F05408">
                          <w:pPr>
                            <w:jc w:val="center"/>
                          </w:pPr>
                          <w:r>
                            <w:t>E</w:t>
                          </w:r>
                        </w:p>
                      </w:txbxContent>
                    </v:textbox>
                  </v:rect>
                  <v:rect id="Téglalap 558" o:spid="_x0000_s1418"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DA3829" w:rsidRDefault="00DA3829" w:rsidP="00F05408">
                          <w:pPr>
                            <w:jc w:val="center"/>
                          </w:pPr>
                          <w:r>
                            <w:t>A</w:t>
                          </w:r>
                        </w:p>
                      </w:txbxContent>
                    </v:textbox>
                  </v:rect>
                  <v:rect id="Téglalap 559" o:spid="_x0000_s1419"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DA3829" w:rsidRDefault="00DA3829" w:rsidP="00F05408">
                          <w:pPr>
                            <w:jc w:val="center"/>
                          </w:pPr>
                          <w:r>
                            <w:t>B</w:t>
                          </w:r>
                        </w:p>
                      </w:txbxContent>
                    </v:textbox>
                  </v:rect>
                  <v:rect id="Téglalap 560" o:spid="_x0000_s1420"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DA3829" w:rsidRDefault="00DA3829" w:rsidP="00F05408">
                          <w:pPr>
                            <w:jc w:val="center"/>
                          </w:pPr>
                          <w:r>
                            <w:t>H</w:t>
                          </w:r>
                        </w:p>
                      </w:txbxContent>
                    </v:textbox>
                  </v:rect>
                  <v:rect id="Téglalap 561" o:spid="_x0000_s1421"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DA3829" w:rsidRDefault="00DA3829" w:rsidP="00F05408">
                          <w:pPr>
                            <w:jc w:val="center"/>
                          </w:pPr>
                          <w:r>
                            <w:t>F</w:t>
                          </w:r>
                        </w:p>
                      </w:txbxContent>
                    </v:textbox>
                  </v:rect>
                  <v:rect id="Téglalap 562" o:spid="_x0000_s1422"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DA3829" w:rsidRDefault="00DA3829" w:rsidP="00F05408">
                          <w:pPr>
                            <w:jc w:val="center"/>
                          </w:pPr>
                          <w:r>
                            <w:t>G</w:t>
                          </w:r>
                        </w:p>
                      </w:txbxContent>
                    </v:textbox>
                  </v:rect>
                  <v:rect id="Téglalap 563" o:spid="_x0000_s1423"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DA3829" w:rsidRDefault="00DA3829" w:rsidP="00F05408">
                          <w:pPr>
                            <w:jc w:val="center"/>
                          </w:pPr>
                          <w:r>
                            <w:t>D</w:t>
                          </w:r>
                        </w:p>
                      </w:txbxContent>
                    </v:textbox>
                  </v:rect>
                  <v:rect id="Téglalap 564" o:spid="_x0000_s1424"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DA3829" w:rsidRDefault="00DA3829" w:rsidP="00F05408">
                          <w:pPr>
                            <w:jc w:val="center"/>
                          </w:pPr>
                          <w:r>
                            <w:t>C</w:t>
                          </w:r>
                        </w:p>
                      </w:txbxContent>
                    </v:textbox>
                  </v:rect>
                </v:group>
                <v:group id="Csoportba foglalás 565" o:spid="_x0000_s1425"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26"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DA3829" w:rsidRDefault="00DA3829" w:rsidP="00F05408">
                          <w:pPr>
                            <w:jc w:val="center"/>
                          </w:pPr>
                          <w:r>
                            <w:t>C</w:t>
                          </w:r>
                        </w:p>
                      </w:txbxContent>
                    </v:textbox>
                  </v:rect>
                  <v:rect id="Téglalap 567" o:spid="_x0000_s1427"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DA3829" w:rsidRDefault="00DA3829" w:rsidP="00F05408">
                          <w:pPr>
                            <w:jc w:val="center"/>
                          </w:pPr>
                          <w:r>
                            <w:t>D</w:t>
                          </w:r>
                        </w:p>
                      </w:txbxContent>
                    </v:textbox>
                  </v:rect>
                  <v:rect id="Téglalap 568" o:spid="_x0000_s1428"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DA3829" w:rsidRDefault="00DA3829" w:rsidP="00F05408">
                          <w:pPr>
                            <w:jc w:val="center"/>
                          </w:pPr>
                          <w:r>
                            <w:t>B</w:t>
                          </w:r>
                        </w:p>
                      </w:txbxContent>
                    </v:textbox>
                  </v:rect>
                  <v:rect id="Téglalap 569" o:spid="_x0000_s1429"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DA3829" w:rsidRDefault="00DA3829" w:rsidP="00F05408">
                          <w:pPr>
                            <w:jc w:val="center"/>
                          </w:pPr>
                          <w:r>
                            <w:t>A</w:t>
                          </w:r>
                        </w:p>
                      </w:txbxContent>
                    </v:textbox>
                  </v:rect>
                  <v:rect id="Téglalap 570" o:spid="_x0000_s1430"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DA3829" w:rsidRDefault="00DA3829" w:rsidP="00F05408">
                          <w:pPr>
                            <w:jc w:val="center"/>
                          </w:pPr>
                          <w:r>
                            <w:t>E</w:t>
                          </w:r>
                        </w:p>
                      </w:txbxContent>
                    </v:textbox>
                  </v:rect>
                  <v:rect id="Téglalap 571" o:spid="_x0000_s1431"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DA3829" w:rsidRDefault="00DA3829" w:rsidP="00F05408">
                          <w:pPr>
                            <w:jc w:val="center"/>
                          </w:pPr>
                          <w:r>
                            <w:t>H</w:t>
                          </w:r>
                        </w:p>
                      </w:txbxContent>
                    </v:textbox>
                  </v:rect>
                  <v:rect id="Téglalap 572" o:spid="_x0000_s1432"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DA3829" w:rsidRDefault="00DA3829" w:rsidP="00F05408">
                          <w:pPr>
                            <w:jc w:val="center"/>
                          </w:pPr>
                          <w:r>
                            <w:t>G</w:t>
                          </w:r>
                        </w:p>
                      </w:txbxContent>
                    </v:textbox>
                  </v:rect>
                  <v:rect id="Téglalap 573" o:spid="_x0000_s1433"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DA3829" w:rsidRDefault="00DA3829" w:rsidP="00F05408">
                          <w:pPr>
                            <w:jc w:val="center"/>
                          </w:pPr>
                          <w:r>
                            <w:t>F</w:t>
                          </w:r>
                        </w:p>
                      </w:txbxContent>
                    </v:textbox>
                  </v:rect>
                </v:group>
                <v:group id="Csoportba foglalás 640" o:spid="_x0000_s1434"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435"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436"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437"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DA3829" w:rsidRDefault="00DA3829" w:rsidP="00F05408">
                              <w:pPr>
                                <w:jc w:val="center"/>
                              </w:pPr>
                            </w:p>
                          </w:txbxContent>
                        </v:textbox>
                      </v:rect>
                      <v:rect id="Téglalap 609" o:spid="_x0000_s1438"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DA3829" w:rsidRDefault="00DA3829" w:rsidP="00F05408">
                              <w:pPr>
                                <w:jc w:val="center"/>
                              </w:pPr>
                              <w:r>
                                <w:t>A</w:t>
                              </w:r>
                            </w:p>
                          </w:txbxContent>
                        </v:textbox>
                      </v:rect>
                      <v:rect id="Téglalap 610" o:spid="_x0000_s1439"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DA3829" w:rsidRDefault="00DA3829" w:rsidP="00F05408">
                              <w:pPr>
                                <w:jc w:val="center"/>
                              </w:pPr>
                            </w:p>
                          </w:txbxContent>
                        </v:textbox>
                      </v:rect>
                      <v:rect id="Téglalap 611" o:spid="_x0000_s1440"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DA3829" w:rsidRDefault="00DA3829" w:rsidP="00F05408">
                              <w:pPr>
                                <w:jc w:val="center"/>
                              </w:pPr>
                              <w:r>
                                <w:t>H</w:t>
                              </w:r>
                            </w:p>
                          </w:txbxContent>
                        </v:textbox>
                      </v:rect>
                      <v:rect id="Téglalap 612" o:spid="_x0000_s1441"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DA3829" w:rsidRDefault="00DA3829" w:rsidP="00B82100"/>
                          </w:txbxContent>
                        </v:textbox>
                      </v:rect>
                      <v:rect id="Téglalap 613" o:spid="_x0000_s1442"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DA3829" w:rsidRDefault="00DA3829" w:rsidP="00F05408">
                              <w:pPr>
                                <w:jc w:val="center"/>
                              </w:pPr>
                              <w:r>
                                <w:t>G</w:t>
                              </w:r>
                            </w:p>
                          </w:txbxContent>
                        </v:textbox>
                      </v:rect>
                      <v:rect id="Téglalap 614" o:spid="_x0000_s1443"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DA3829" w:rsidRDefault="00DA3829" w:rsidP="009360BB">
                              <w:r>
                                <w:t>D</w:t>
                              </w:r>
                            </w:p>
                          </w:txbxContent>
                        </v:textbox>
                      </v:rect>
                      <v:rect id="Téglalap 615" o:spid="_x0000_s1444"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DA3829" w:rsidRDefault="00DA3829" w:rsidP="00F05408">
                              <w:pPr>
                                <w:jc w:val="center"/>
                              </w:pPr>
                            </w:p>
                          </w:txbxContent>
                        </v:textbox>
                      </v:rect>
                    </v:group>
                    <v:shape id="Szövegdoboz 618" o:spid="_x0000_s1445"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DA3829" w:rsidRDefault="00DA3829" w:rsidP="00F05408">
                            <w:r>
                              <w:t>3. …és ezt addig folytatjuk amíg el nem érünk egy olyan allélig ami már szerepel az új egyedben, ami most a negyedik lépés után következett be.</w:t>
                            </w:r>
                          </w:p>
                        </w:txbxContent>
                      </v:textbox>
                    </v:shape>
                  </v:group>
                  <v:group id="Csoportba foglalás 591" o:spid="_x0000_s1446"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447"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448"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DA3829" w:rsidRDefault="00DA3829" w:rsidP="00F05408">
                              <w:pPr>
                                <w:jc w:val="center"/>
                              </w:pPr>
                            </w:p>
                          </w:txbxContent>
                        </v:textbox>
                      </v:rect>
                      <v:rect id="Téglalap 595" o:spid="_x0000_s1449"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DA3829" w:rsidRDefault="00DA3829" w:rsidP="00F05408">
                              <w:pPr>
                                <w:jc w:val="center"/>
                              </w:pPr>
                              <w:r>
                                <w:t>A</w:t>
                              </w:r>
                            </w:p>
                          </w:txbxContent>
                        </v:textbox>
                      </v:rect>
                      <v:rect id="Téglalap 596" o:spid="_x0000_s1450"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DA3829" w:rsidRDefault="00DA3829" w:rsidP="00F05408">
                              <w:pPr>
                                <w:jc w:val="center"/>
                              </w:pPr>
                            </w:p>
                          </w:txbxContent>
                        </v:textbox>
                      </v:rect>
                      <v:rect id="Téglalap 597" o:spid="_x0000_s1451"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DA3829" w:rsidRDefault="00DA3829" w:rsidP="00F05408">
                              <w:pPr>
                                <w:jc w:val="center"/>
                              </w:pPr>
                              <w:r>
                                <w:t>H</w:t>
                              </w:r>
                            </w:p>
                          </w:txbxContent>
                        </v:textbox>
                      </v:rect>
                      <v:rect id="Téglalap 598" o:spid="_x0000_s1452"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DA3829" w:rsidRDefault="00DA3829" w:rsidP="00F05408">
                              <w:pPr>
                                <w:jc w:val="center"/>
                              </w:pPr>
                            </w:p>
                          </w:txbxContent>
                        </v:textbox>
                      </v:rect>
                      <v:rect id="Téglalap 599" o:spid="_x0000_s1453"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DA3829" w:rsidRDefault="00DA3829" w:rsidP="00F05408">
                              <w:pPr>
                                <w:jc w:val="center"/>
                              </w:pPr>
                            </w:p>
                          </w:txbxContent>
                        </v:textbox>
                      </v:rect>
                      <v:rect id="Téglalap 600" o:spid="_x0000_s1454"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DA3829" w:rsidRDefault="00DA3829" w:rsidP="00F05408">
                              <w:pPr>
                                <w:jc w:val="center"/>
                              </w:pPr>
                            </w:p>
                          </w:txbxContent>
                        </v:textbox>
                      </v:rect>
                      <v:rect id="Téglalap 601" o:spid="_x0000_s1455"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DA3829" w:rsidRDefault="00DA3829" w:rsidP="00F05408">
                              <w:pPr>
                                <w:jc w:val="center"/>
                              </w:pPr>
                            </w:p>
                          </w:txbxContent>
                        </v:textbox>
                      </v:rect>
                    </v:group>
                    <v:shape id="Szövegdoboz 604" o:spid="_x0000_s1456"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DA3829" w:rsidRDefault="00DA3829"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457"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458"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459"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DA3829" w:rsidRDefault="00DA3829" w:rsidP="00F05408">
                              <w:pPr>
                                <w:jc w:val="center"/>
                              </w:pPr>
                            </w:p>
                          </w:txbxContent>
                        </v:textbox>
                      </v:rect>
                      <v:rect id="Téglalap 581" o:spid="_x0000_s1460"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DA3829" w:rsidRDefault="00DA3829" w:rsidP="00F05408">
                              <w:pPr>
                                <w:jc w:val="center"/>
                              </w:pPr>
                            </w:p>
                          </w:txbxContent>
                        </v:textbox>
                      </v:rect>
                      <v:rect id="Téglalap 582" o:spid="_x0000_s1461"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DA3829" w:rsidRDefault="00DA3829" w:rsidP="00F05408">
                              <w:pPr>
                                <w:jc w:val="center"/>
                              </w:pPr>
                            </w:p>
                          </w:txbxContent>
                        </v:textbox>
                      </v:rect>
                      <v:rect id="Téglalap 583" o:spid="_x0000_s1462"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DA3829" w:rsidRDefault="00DA3829" w:rsidP="00F05408">
                              <w:pPr>
                                <w:jc w:val="center"/>
                              </w:pPr>
                              <w:r>
                                <w:t>H</w:t>
                              </w:r>
                            </w:p>
                          </w:txbxContent>
                        </v:textbox>
                      </v:rect>
                      <v:rect id="Téglalap 584" o:spid="_x0000_s1463"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DA3829" w:rsidRDefault="00DA3829" w:rsidP="00F05408">
                              <w:pPr>
                                <w:jc w:val="center"/>
                              </w:pPr>
                            </w:p>
                          </w:txbxContent>
                        </v:textbox>
                      </v:rect>
                      <v:rect id="Téglalap 585" o:spid="_x0000_s1464"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DA3829" w:rsidRDefault="00DA3829" w:rsidP="00F05408">
                              <w:pPr>
                                <w:jc w:val="center"/>
                              </w:pPr>
                            </w:p>
                          </w:txbxContent>
                        </v:textbox>
                      </v:rect>
                      <v:rect id="Téglalap 586" o:spid="_x0000_s1465"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DA3829" w:rsidRDefault="00DA3829" w:rsidP="00F05408">
                              <w:pPr>
                                <w:jc w:val="center"/>
                              </w:pPr>
                            </w:p>
                          </w:txbxContent>
                        </v:textbox>
                      </v:rect>
                      <v:rect id="Téglalap 587" o:spid="_x0000_s1466"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DA3829" w:rsidRDefault="00DA3829" w:rsidP="00F05408">
                              <w:pPr>
                                <w:jc w:val="center"/>
                              </w:pPr>
                            </w:p>
                          </w:txbxContent>
                        </v:textbox>
                      </v:rect>
                    </v:group>
                    <v:shape id="Szövegdoboz 590" o:spid="_x0000_s1467"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DA3829" w:rsidRDefault="00DA3829" w:rsidP="00F05408">
                            <w:r>
                              <w:t>1. Átmásoljuk az első allélt az első szülőből</w:t>
                            </w:r>
                          </w:p>
                        </w:txbxContent>
                      </v:textbox>
                    </v:shape>
                  </v:group>
                  <v:group id="Csoportba foglalás 629" o:spid="_x0000_s1468"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469"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470"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DA3829" w:rsidRDefault="00DA3829" w:rsidP="00A15012">
                              <w:pPr>
                                <w:jc w:val="center"/>
                              </w:pPr>
                              <w:r>
                                <w:t>C</w:t>
                              </w:r>
                            </w:p>
                          </w:txbxContent>
                        </v:textbox>
                      </v:rect>
                      <v:rect id="Téglalap 632" o:spid="_x0000_s1471"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DA3829" w:rsidRDefault="00DA3829" w:rsidP="00A15012">
                              <w:pPr>
                                <w:jc w:val="center"/>
                              </w:pPr>
                              <w:r>
                                <w:t>A</w:t>
                              </w:r>
                            </w:p>
                          </w:txbxContent>
                        </v:textbox>
                      </v:rect>
                      <v:rect id="Téglalap 633" o:spid="_x0000_s1472"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DA3829" w:rsidRDefault="00DA3829" w:rsidP="00A15012">
                              <w:pPr>
                                <w:jc w:val="center"/>
                              </w:pPr>
                              <w:r>
                                <w:t>B</w:t>
                              </w:r>
                            </w:p>
                          </w:txbxContent>
                        </v:textbox>
                      </v:rect>
                      <v:rect id="Téglalap 634" o:spid="_x0000_s1473" style="position:absolute;left:-2156;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DA3829" w:rsidRDefault="00DA3829" w:rsidP="00A15012">
                              <w:pPr>
                                <w:jc w:val="center"/>
                              </w:pPr>
                              <w:r>
                                <w:t>H</w:t>
                              </w:r>
                            </w:p>
                          </w:txbxContent>
                        </v:textbox>
                      </v:rect>
                      <v:rect id="Téglalap 635" o:spid="_x0000_s1474"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DA3829" w:rsidRDefault="00DA3829" w:rsidP="00A15012">
                              <w:r>
                                <w:t>E</w:t>
                              </w:r>
                            </w:p>
                          </w:txbxContent>
                        </v:textbox>
                      </v:rect>
                      <v:rect id="Téglalap 636" o:spid="_x0000_s1475"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DA3829" w:rsidRDefault="00DA3829" w:rsidP="00A15012">
                              <w:pPr>
                                <w:jc w:val="center"/>
                              </w:pPr>
                              <w:r>
                                <w:t>G</w:t>
                              </w:r>
                            </w:p>
                          </w:txbxContent>
                        </v:textbox>
                      </v:rect>
                      <v:rect id="Téglalap 637" o:spid="_x0000_s1476"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DA3829" w:rsidRDefault="00DA3829" w:rsidP="00A15012">
                              <w:r>
                                <w:t>D</w:t>
                              </w:r>
                            </w:p>
                          </w:txbxContent>
                        </v:textbox>
                      </v:rect>
                      <v:rect id="Téglalap 638" o:spid="_x0000_s1477"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DA3829" w:rsidRDefault="00DA3829" w:rsidP="00A15012">
                              <w:pPr>
                                <w:jc w:val="center"/>
                              </w:pPr>
                              <w:r>
                                <w:t>F</w:t>
                              </w:r>
                            </w:p>
                          </w:txbxContent>
                        </v:textbox>
                      </v:rect>
                    </v:group>
                    <v:shape id="Szövegdoboz 639" o:spid="_x0000_s1478"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DA3829" w:rsidRDefault="00DA3829" w:rsidP="00A15012">
                            <w:r>
                              <w:t>4. Végül a második kromoszóma génjeit átmásoljuk az új egyed üres helyeire.</w:t>
                            </w:r>
                          </w:p>
                        </w:txbxContent>
                      </v:textbox>
                    </v:shape>
                  </v:group>
                </v:group>
                <w10:wrap type="topAndBottom"/>
              </v:group>
            </w:pict>
          </mc:Fallback>
        </mc:AlternateContent>
      </w:r>
      <w:r w:rsidR="00141757">
        <w:rPr>
          <w:noProof/>
          <w:lang w:eastAsia="hu-HU" w:bidi="ar-SA"/>
        </w:rPr>
        <mc:AlternateContent>
          <mc:Choice Requires="wpg">
            <w:drawing>
              <wp:anchor distT="0" distB="0" distL="114300" distR="114300" simplePos="0" relativeHeight="251838464" behindDoc="0" locked="0" layoutInCell="1" allowOverlap="1" wp14:anchorId="1FA1CCB9" wp14:editId="60241E4B">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DA3829" w:rsidRDefault="00DA3829"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DA3829" w:rsidRDefault="00DA3829"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DA3829" w:rsidRDefault="00DA3829"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DA3829" w:rsidRDefault="00DA3829"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DA3829" w:rsidRDefault="00DA3829"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DA3829" w:rsidRDefault="00DA3829"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DA3829" w:rsidRDefault="00DA3829"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DA3829" w:rsidRDefault="00DA3829"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DA3829" w:rsidRDefault="00DA3829"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DA3829" w:rsidRDefault="00DA3829"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DA3829" w:rsidRDefault="00DA3829"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DA3829" w:rsidRDefault="00DA3829"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DA3829" w:rsidRDefault="00DA3829"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DA3829" w:rsidRDefault="00DA3829"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DA3829" w:rsidRDefault="00DA3829"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DA3829" w:rsidRDefault="00DA3829"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DA3829" w:rsidRDefault="00DA3829"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DA3829" w:rsidRDefault="00DA3829"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DA3829" w:rsidRDefault="00DA3829"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DA3829" w:rsidRDefault="00DA3829"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DA3829" w:rsidRDefault="00DA3829"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DA3829" w:rsidRDefault="00DA3829">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DA3829" w:rsidRDefault="00DA3829"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DA3829" w:rsidRDefault="00DA3829"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DA3829" w:rsidRDefault="00DA3829"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DA3829" w:rsidRDefault="00DA3829"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DA3829" w:rsidRDefault="00DA3829"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DA3829" w:rsidRDefault="00DA3829"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DA3829" w:rsidRDefault="00DA3829"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DA3829" w:rsidRDefault="00DA3829"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DA3829" w:rsidRDefault="00DA3829"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DA3829" w:rsidRDefault="00DA3829"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DA3829" w:rsidRDefault="00DA3829"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DA3829" w:rsidRDefault="00DA3829"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DA3829" w:rsidRDefault="00DA3829"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DA3829" w:rsidRDefault="00DA3829"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DA3829" w:rsidRDefault="00DA3829"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DA3829" w:rsidRDefault="00DA3829"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79" style="position:absolute;left:0;text-align:left;margin-left:-10.05pt;margin-top:0;width:459pt;height:228pt;z-index:251838464;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">
                <v:group id="Csoportba foglalás 478" o:spid="_x0000_s1480"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81"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8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DA3829" w:rsidRDefault="00DA3829" w:rsidP="005122D2">
                            <w:pPr>
                              <w:jc w:val="center"/>
                            </w:pPr>
                            <w:r>
                              <w:t>E</w:t>
                            </w:r>
                          </w:p>
                        </w:txbxContent>
                      </v:textbox>
                    </v:rect>
                    <v:rect id="Téglalap 420" o:spid="_x0000_s148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DA3829" w:rsidRDefault="00DA3829" w:rsidP="005122D2">
                            <w:pPr>
                              <w:jc w:val="center"/>
                            </w:pPr>
                            <w:r>
                              <w:t>A</w:t>
                            </w:r>
                          </w:p>
                        </w:txbxContent>
                      </v:textbox>
                    </v:rect>
                    <v:rect id="Téglalap 421" o:spid="_x0000_s148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DA3829" w:rsidRDefault="00DA3829" w:rsidP="005122D2">
                            <w:pPr>
                              <w:jc w:val="center"/>
                            </w:pPr>
                            <w:r>
                              <w:t>B</w:t>
                            </w:r>
                          </w:p>
                        </w:txbxContent>
                      </v:textbox>
                    </v:rect>
                    <v:rect id="Téglalap 422" o:spid="_x0000_s148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DA3829" w:rsidRDefault="00DA3829" w:rsidP="005122D2">
                            <w:pPr>
                              <w:jc w:val="center"/>
                            </w:pPr>
                            <w:r>
                              <w:t>H</w:t>
                            </w:r>
                          </w:p>
                        </w:txbxContent>
                      </v:textbox>
                    </v:rect>
                    <v:rect id="Téglalap 423" o:spid="_x0000_s148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DA3829" w:rsidRDefault="00DA3829" w:rsidP="005122D2">
                            <w:pPr>
                              <w:jc w:val="center"/>
                            </w:pPr>
                            <w:r>
                              <w:t>F</w:t>
                            </w:r>
                          </w:p>
                        </w:txbxContent>
                      </v:textbox>
                    </v:rect>
                    <v:rect id="Téglalap 424" o:spid="_x0000_s148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DA3829" w:rsidRDefault="00DA3829" w:rsidP="005122D2">
                            <w:pPr>
                              <w:jc w:val="center"/>
                            </w:pPr>
                            <w:r>
                              <w:t>G</w:t>
                            </w:r>
                          </w:p>
                        </w:txbxContent>
                      </v:textbox>
                    </v:rect>
                    <v:rect id="Téglalap 425" o:spid="_x0000_s148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DA3829" w:rsidRDefault="00DA3829" w:rsidP="005122D2">
                            <w:pPr>
                              <w:jc w:val="center"/>
                            </w:pPr>
                            <w:r>
                              <w:t>D</w:t>
                            </w:r>
                          </w:p>
                        </w:txbxContent>
                      </v:textbox>
                    </v:rect>
                    <v:rect id="Téglalap 426" o:spid="_x0000_s148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DA3829" w:rsidRDefault="00DA3829" w:rsidP="005122D2">
                            <w:pPr>
                              <w:jc w:val="center"/>
                            </w:pPr>
                            <w:r>
                              <w:t>C</w:t>
                            </w:r>
                          </w:p>
                        </w:txbxContent>
                      </v:textbox>
                    </v:rect>
                  </v:group>
                  <v:group id="Csoportba foglalás 438" o:spid="_x0000_s1490"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91"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DA3829" w:rsidRDefault="00DA3829" w:rsidP="005122D2">
                            <w:pPr>
                              <w:jc w:val="center"/>
                            </w:pPr>
                            <w:r>
                              <w:t>C</w:t>
                            </w:r>
                          </w:p>
                        </w:txbxContent>
                      </v:textbox>
                    </v:rect>
                    <v:rect id="Téglalap 428" o:spid="_x0000_s1492"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DA3829" w:rsidRDefault="00DA3829" w:rsidP="005122D2">
                            <w:pPr>
                              <w:jc w:val="center"/>
                            </w:pPr>
                            <w:r>
                              <w:t>D</w:t>
                            </w:r>
                          </w:p>
                        </w:txbxContent>
                      </v:textbox>
                    </v:rect>
                    <v:rect id="Téglalap 429" o:spid="_x0000_s149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DA3829" w:rsidRDefault="00DA3829" w:rsidP="005122D2">
                            <w:pPr>
                              <w:jc w:val="center"/>
                            </w:pPr>
                            <w:r>
                              <w:t>B</w:t>
                            </w:r>
                          </w:p>
                        </w:txbxContent>
                      </v:textbox>
                    </v:rect>
                    <v:rect id="Téglalap 430" o:spid="_x0000_s1494"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DA3829" w:rsidRDefault="00DA3829" w:rsidP="005122D2">
                            <w:pPr>
                              <w:jc w:val="center"/>
                            </w:pPr>
                            <w:r>
                              <w:t>A</w:t>
                            </w:r>
                          </w:p>
                        </w:txbxContent>
                      </v:textbox>
                    </v:rect>
                    <v:rect id="Téglalap 431" o:spid="_x0000_s1495"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DA3829" w:rsidRDefault="00DA3829" w:rsidP="005122D2">
                            <w:pPr>
                              <w:jc w:val="center"/>
                            </w:pPr>
                            <w:r>
                              <w:t>E</w:t>
                            </w:r>
                          </w:p>
                        </w:txbxContent>
                      </v:textbox>
                    </v:rect>
                    <v:rect id="Téglalap 432" o:spid="_x0000_s1496"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DA3829" w:rsidRDefault="00DA3829" w:rsidP="005122D2">
                            <w:pPr>
                              <w:jc w:val="center"/>
                            </w:pPr>
                            <w:r>
                              <w:t>F</w:t>
                            </w:r>
                          </w:p>
                        </w:txbxContent>
                      </v:textbox>
                    </v:rect>
                    <v:rect id="Téglalap 433" o:spid="_x0000_s1497"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DA3829" w:rsidRDefault="00DA3829" w:rsidP="005122D2">
                            <w:pPr>
                              <w:jc w:val="center"/>
                            </w:pPr>
                            <w:r>
                              <w:t>G</w:t>
                            </w:r>
                          </w:p>
                        </w:txbxContent>
                      </v:textbox>
                    </v:rect>
                    <v:rect id="Téglalap 434" o:spid="_x0000_s1498"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DA3829" w:rsidRDefault="00DA3829" w:rsidP="005122D2">
                            <w:pPr>
                              <w:jc w:val="center"/>
                            </w:pPr>
                            <w:r>
                              <w:t>H</w:t>
                            </w:r>
                          </w:p>
                        </w:txbxContent>
                      </v:textbox>
                    </v:rect>
                  </v:group>
                  <v:line id="Egyenes összekötő 435" o:spid="_x0000_s1499"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500"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501"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502"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503"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504"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505"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DA3829" w:rsidRDefault="00DA3829" w:rsidP="005122D2">
                                <w:pPr>
                                  <w:jc w:val="center"/>
                                </w:pPr>
                                <w:r>
                                  <w:t>C</w:t>
                                </w:r>
                              </w:p>
                            </w:txbxContent>
                          </v:textbox>
                        </v:rect>
                        <v:rect id="Téglalap 441" o:spid="_x0000_s1506"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DA3829" w:rsidRDefault="00DA3829" w:rsidP="005122D2">
                                <w:pPr>
                                  <w:jc w:val="center"/>
                                </w:pPr>
                                <w:r>
                                  <w:t>D</w:t>
                                </w:r>
                              </w:p>
                            </w:txbxContent>
                          </v:textbox>
                        </v:rect>
                        <v:rect id="Téglalap 442" o:spid="_x0000_s1507"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DA3829" w:rsidRDefault="00DA3829" w:rsidP="005122D2">
                                <w:pPr>
                                  <w:jc w:val="center"/>
                                </w:pPr>
                                <w:r>
                                  <w:t>B</w:t>
                                </w:r>
                              </w:p>
                            </w:txbxContent>
                          </v:textbox>
                        </v:rect>
                        <v:rect id="Téglalap 443" o:spid="_x0000_s1508"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DA3829" w:rsidRDefault="00DA3829" w:rsidP="005122D2">
                                <w:pPr>
                                  <w:jc w:val="center"/>
                                </w:pPr>
                              </w:p>
                            </w:txbxContent>
                          </v:textbox>
                        </v:rect>
                        <v:rect id="Téglalap 444" o:spid="_x0000_s1509"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DA3829" w:rsidRDefault="00DA3829" w:rsidP="005122D2">
                                <w:pPr>
                                  <w:jc w:val="center"/>
                                </w:pPr>
                              </w:p>
                            </w:txbxContent>
                          </v:textbox>
                        </v:rect>
                        <v:rect id="Téglalap 445" o:spid="_x0000_s1510"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DA3829" w:rsidRDefault="00DA3829" w:rsidP="005122D2">
                                <w:pPr>
                                  <w:jc w:val="center"/>
                                </w:pPr>
                              </w:p>
                            </w:txbxContent>
                          </v:textbox>
                        </v:rect>
                        <v:rect id="Téglalap 446" o:spid="_x0000_s1511"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DA3829" w:rsidRDefault="00DA3829" w:rsidP="005122D2">
                                <w:pPr>
                                  <w:jc w:val="center"/>
                                </w:pPr>
                                <w:r>
                                  <w:t>G</w:t>
                                </w:r>
                              </w:p>
                            </w:txbxContent>
                          </v:textbox>
                        </v:rect>
                        <v:rect id="Téglalap 447" o:spid="_x0000_s1512"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DA3829" w:rsidRDefault="00DA3829" w:rsidP="005122D2">
                                <w:pPr>
                                  <w:jc w:val="center"/>
                                </w:pPr>
                                <w:r>
                                  <w:t>H</w:t>
                                </w:r>
                              </w:p>
                            </w:txbxContent>
                          </v:textbox>
                        </v:rect>
                      </v:group>
                      <v:line id="Egyenes összekötő 448" o:spid="_x0000_s1513"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514"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515"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DA3829" w:rsidRDefault="00DA3829">
                            <w:r>
                              <w:t>1. Eltávolítjuk a megfeleltetési szakasz elemeit</w:t>
                            </w:r>
                          </w:p>
                        </w:txbxContent>
                      </v:textbox>
                    </v:shape>
                  </v:group>
                  <v:group id="Csoportba foglalás 480" o:spid="_x0000_s1516"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517"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518"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5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DA3829" w:rsidRDefault="00DA3829" w:rsidP="005122D2">
                                <w:pPr>
                                  <w:jc w:val="center"/>
                                </w:pPr>
                              </w:p>
                            </w:txbxContent>
                          </v:textbox>
                        </v:rect>
                        <v:rect id="Téglalap 454" o:spid="_x0000_s15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DA3829" w:rsidRDefault="00DA3829" w:rsidP="005122D2">
                                <w:pPr>
                                  <w:jc w:val="center"/>
                                </w:pPr>
                              </w:p>
                            </w:txbxContent>
                          </v:textbox>
                        </v:rect>
                        <v:rect id="Téglalap 455" o:spid="_x0000_s15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DA3829" w:rsidRDefault="00DA3829" w:rsidP="005122D2">
                                <w:pPr>
                                  <w:jc w:val="center"/>
                                </w:pPr>
                                <w:r>
                                  <w:t>D</w:t>
                                </w:r>
                              </w:p>
                            </w:txbxContent>
                          </v:textbox>
                        </v:rect>
                        <v:rect id="Téglalap 456" o:spid="_x0000_s15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DA3829" w:rsidRDefault="00DA3829" w:rsidP="005122D2">
                                <w:pPr>
                                  <w:jc w:val="center"/>
                                </w:pPr>
                                <w:r>
                                  <w:t>C</w:t>
                                </w:r>
                              </w:p>
                            </w:txbxContent>
                          </v:textbox>
                        </v:rect>
                        <v:rect id="Téglalap 457" o:spid="_x0000_s15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DA3829" w:rsidRDefault="00DA3829" w:rsidP="005122D2">
                                <w:pPr>
                                  <w:jc w:val="center"/>
                                </w:pPr>
                              </w:p>
                            </w:txbxContent>
                          </v:textbox>
                        </v:rect>
                        <v:rect id="Téglalap 458" o:spid="_x0000_s15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DA3829" w:rsidRDefault="00DA3829" w:rsidP="005122D2">
                                <w:pPr>
                                  <w:jc w:val="center"/>
                                </w:pPr>
                                <w:r>
                                  <w:t>G</w:t>
                                </w:r>
                              </w:p>
                            </w:txbxContent>
                          </v:textbox>
                        </v:rect>
                        <v:rect id="Téglalap 459" o:spid="_x0000_s15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DA3829" w:rsidRDefault="00DA3829" w:rsidP="005122D2">
                                <w:pPr>
                                  <w:jc w:val="center"/>
                                </w:pPr>
                                <w:r>
                                  <w:t>H</w:t>
                                </w:r>
                              </w:p>
                            </w:txbxContent>
                          </v:textbox>
                        </v:rect>
                        <v:rect id="Téglalap 460" o:spid="_x0000_s15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DA3829" w:rsidRDefault="00DA3829" w:rsidP="005122D2">
                                <w:pPr>
                                  <w:jc w:val="center"/>
                                </w:pPr>
                                <w:r>
                                  <w:t>B</w:t>
                                </w:r>
                              </w:p>
                            </w:txbxContent>
                          </v:textbox>
                        </v:rect>
                      </v:group>
                      <v:line id="Egyenes összekötő 461" o:spid="_x0000_s1527"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528"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529"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DA3829" w:rsidRDefault="00DA3829" w:rsidP="005122D2">
                            <w:r>
                              <w:t>2.Addig toljuk balra az elemeket amíg az üres gének középre nem kerülnek</w:t>
                            </w:r>
                          </w:p>
                        </w:txbxContent>
                      </v:textbox>
                    </v:shape>
                  </v:group>
                  <v:group id="Csoportba foglalás 481" o:spid="_x0000_s1530"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531"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532"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53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DA3829" w:rsidRDefault="00DA3829" w:rsidP="005122D2">
                                <w:pPr>
                                  <w:jc w:val="center"/>
                                </w:pPr>
                                <w:r>
                                  <w:t>E</w:t>
                                </w:r>
                              </w:p>
                            </w:txbxContent>
                          </v:textbox>
                        </v:rect>
                        <v:rect id="Téglalap 468" o:spid="_x0000_s153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DA3829" w:rsidRDefault="00DA3829" w:rsidP="005122D2">
                                <w:pPr>
                                  <w:jc w:val="center"/>
                                </w:pPr>
                                <w:r>
                                  <w:t>A</w:t>
                                </w:r>
                              </w:p>
                            </w:txbxContent>
                          </v:textbox>
                        </v:rect>
                        <v:rect id="Téglalap 469" o:spid="_x0000_s1535"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DA3829" w:rsidRDefault="00DA3829" w:rsidP="005122D2">
                                <w:pPr>
                                  <w:jc w:val="center"/>
                                </w:pPr>
                                <w:r>
                                  <w:t>D</w:t>
                                </w:r>
                              </w:p>
                            </w:txbxContent>
                          </v:textbox>
                        </v:rect>
                        <v:rect id="Téglalap 470" o:spid="_x0000_s1536"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DA3829" w:rsidRDefault="00DA3829" w:rsidP="005122D2">
                                <w:pPr>
                                  <w:jc w:val="center"/>
                                </w:pPr>
                                <w:r>
                                  <w:t>C</w:t>
                                </w:r>
                              </w:p>
                            </w:txbxContent>
                          </v:textbox>
                        </v:rect>
                        <v:rect id="Téglalap 471" o:spid="_x0000_s1537"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DA3829" w:rsidRDefault="00DA3829" w:rsidP="005122D2">
                                <w:pPr>
                                  <w:jc w:val="center"/>
                                </w:pPr>
                                <w:r>
                                  <w:t>F</w:t>
                                </w:r>
                              </w:p>
                            </w:txbxContent>
                          </v:textbox>
                        </v:rect>
                        <v:rect id="Téglalap 472" o:spid="_x0000_s1538"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DA3829" w:rsidRDefault="00DA3829" w:rsidP="005122D2">
                                <w:pPr>
                                  <w:jc w:val="center"/>
                                </w:pPr>
                                <w:r>
                                  <w:t>G</w:t>
                                </w:r>
                              </w:p>
                            </w:txbxContent>
                          </v:textbox>
                        </v:rect>
                        <v:rect id="Téglalap 473" o:spid="_x0000_s1539"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DA3829" w:rsidRDefault="00DA3829" w:rsidP="005122D2">
                                <w:pPr>
                                  <w:jc w:val="center"/>
                                </w:pPr>
                                <w:r>
                                  <w:t>H</w:t>
                                </w:r>
                              </w:p>
                            </w:txbxContent>
                          </v:textbox>
                        </v:rect>
                        <v:rect id="Téglalap 474" o:spid="_x0000_s1540"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DA3829" w:rsidRDefault="00DA3829" w:rsidP="005122D2">
                                <w:pPr>
                                  <w:jc w:val="center"/>
                                </w:pPr>
                                <w:r>
                                  <w:t>B</w:t>
                                </w:r>
                              </w:p>
                            </w:txbxContent>
                          </v:textbox>
                        </v:rect>
                      </v:group>
                      <v:line id="Egyenes összekötő 475" o:spid="_x0000_s1541"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542"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543"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DA3829" w:rsidRDefault="00DA3829" w:rsidP="005122D2">
                            <w:r>
                              <w:t>3. Végül beillesszük a megfeleltetési szakaszt a másik kromoszómából</w:t>
                            </w:r>
                          </w:p>
                        </w:txbxContent>
                      </v:textbox>
                    </v:shape>
                  </v:group>
                </v:group>
                <w10:wrap type="topAndBottom"/>
              </v:group>
            </w:pict>
          </mc:Fallback>
        </mc:AlternateContent>
      </w:r>
      <w:r w:rsidR="00141757">
        <w:rPr>
          <w:noProof/>
          <w:lang w:eastAsia="hu-HU" w:bidi="ar-SA"/>
        </w:rPr>
        <mc:AlternateContent>
          <mc:Choice Requires="wps">
            <w:drawing>
              <wp:anchor distT="0" distB="0" distL="114300" distR="114300" simplePos="0" relativeHeight="251839488" behindDoc="0" locked="0" layoutInCell="1" allowOverlap="1" wp14:anchorId="14B0B3BF" wp14:editId="64AB17C2">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51" w:name="_Ref3119928"/>
                          <w:p w14:paraId="2F473D3D" w14:textId="205C3FE1" w:rsidR="00DA3829" w:rsidRPr="00E4016C" w:rsidRDefault="00DA3829" w:rsidP="00141757">
                            <w:pPr>
                              <w:pStyle w:val="SzKpalrs"/>
                            </w:pPr>
                            <w:r>
                              <w:fldChar w:fldCharType="begin"/>
                            </w:r>
                            <w:r>
                              <w:instrText xml:space="preserve"> SEQ ábra \* ARABIC </w:instrText>
                            </w:r>
                            <w:r>
                              <w:fldChar w:fldCharType="separate"/>
                            </w:r>
                            <w:bookmarkStart w:id="52" w:name="_Toc7973634"/>
                            <w:r w:rsidR="00CF1EF8">
                              <w:t>8</w:t>
                            </w:r>
                            <w:r>
                              <w:fldChar w:fldCharType="end"/>
                            </w:r>
                            <w:r>
                              <w:t xml:space="preserve">. ábra: </w:t>
                            </w:r>
                            <w:r w:rsidRPr="003B2C93">
                              <w:t>Az OX működése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544" type="#_x0000_t202" style="position:absolute;left:0;text-align:left;margin-left:-10.05pt;margin-top:232.3pt;width:459pt;height:37.8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" stroked="f">
                <v:textbox style="mso-fit-shape-to-text:t" inset="0,0,0,0">
                  <w:txbxContent>
                    <w:bookmarkStart w:id="53" w:name="_Ref3119928"/>
                    <w:p w14:paraId="2F473D3D" w14:textId="205C3FE1" w:rsidR="00DA3829" w:rsidRPr="00E4016C" w:rsidRDefault="00DA3829" w:rsidP="00141757">
                      <w:pPr>
                        <w:pStyle w:val="SzKpalrs"/>
                      </w:pPr>
                      <w:r>
                        <w:fldChar w:fldCharType="begin"/>
                      </w:r>
                      <w:r>
                        <w:instrText xml:space="preserve"> SEQ ábra \* ARABIC </w:instrText>
                      </w:r>
                      <w:r>
                        <w:fldChar w:fldCharType="separate"/>
                      </w:r>
                      <w:bookmarkStart w:id="54" w:name="_Toc7973634"/>
                      <w:r w:rsidR="00CF1EF8">
                        <w:t>8</w:t>
                      </w:r>
                      <w:r>
                        <w:fldChar w:fldCharType="end"/>
                      </w:r>
                      <w:r>
                        <w:t xml:space="preserve">. ábra: </w:t>
                      </w:r>
                      <w:r w:rsidRPr="003B2C93">
                        <w:t>Az OX működése</w:t>
                      </w:r>
                      <w:bookmarkEnd w:id="53"/>
                      <w:bookmarkEnd w:id="54"/>
                    </w:p>
                  </w:txbxContent>
                </v:textbox>
                <w10:wrap type="topAndBottom"/>
              </v:shape>
            </w:pict>
          </mc:Fallback>
        </mc:AlternateContent>
      </w:r>
      <w:r w:rsidR="00141757">
        <w:rPr>
          <w:noProof/>
          <w:lang w:eastAsia="hu-HU" w:bidi="ar-SA"/>
        </w:rPr>
        <mc:AlternateContent>
          <mc:Choice Requires="wps">
            <w:drawing>
              <wp:anchor distT="0" distB="0" distL="114300" distR="114300" simplePos="0" relativeHeight="251841536" behindDoc="0" locked="0" layoutInCell="1" allowOverlap="1" wp14:anchorId="4AA17D01" wp14:editId="12BB58A1">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55" w:name="_Ref3120132"/>
                          <w:p w14:paraId="1686D3ED" w14:textId="47E57EC4" w:rsidR="00DA3829" w:rsidRPr="00641507" w:rsidRDefault="00DA3829" w:rsidP="00141757">
                            <w:pPr>
                              <w:pStyle w:val="SzKpalrs"/>
                            </w:pPr>
                            <w:r>
                              <w:fldChar w:fldCharType="begin"/>
                            </w:r>
                            <w:r>
                              <w:instrText xml:space="preserve"> SEQ ábra \* ARABIC </w:instrText>
                            </w:r>
                            <w:r>
                              <w:fldChar w:fldCharType="separate"/>
                            </w:r>
                            <w:bookmarkStart w:id="56" w:name="_Toc7973635"/>
                            <w:r w:rsidR="00CF1EF8">
                              <w:t>9</w:t>
                            </w:r>
                            <w:r>
                              <w:fldChar w:fldCharType="end"/>
                            </w:r>
                            <w:r>
                              <w:t>. ábra: A</w:t>
                            </w:r>
                            <w:r w:rsidRPr="00C47163">
                              <w:t xml:space="preserve"> CX működése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545" type="#_x0000_t202" style="position:absolute;left:0;text-align:left;margin-left:3pt;margin-top:649.3pt;width:442.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BPD89BOwIAAG4EAAAOAAAA&#10;AAAAAAAAAAAAAC4CAABkcnMvZTJvRG9jLnhtbFBLAQItABQABgAIAAAAIQBfAU994AAAAAsBAAAP&#10;AAAAAAAAAAAAAAAAAJUEAABkcnMvZG93bnJldi54bWxQSwUGAAAAAAQABADzAAAAogUAAAAA&#10;" stroked="f">
                <v:textbox style="mso-fit-shape-to-text:t" inset="0,0,0,0">
                  <w:txbxContent>
                    <w:bookmarkStart w:id="57" w:name="_Ref3120132"/>
                    <w:p w14:paraId="1686D3ED" w14:textId="47E57EC4" w:rsidR="00DA3829" w:rsidRPr="00641507" w:rsidRDefault="00DA3829" w:rsidP="00141757">
                      <w:pPr>
                        <w:pStyle w:val="SzKpalrs"/>
                      </w:pPr>
                      <w:r>
                        <w:fldChar w:fldCharType="begin"/>
                      </w:r>
                      <w:r>
                        <w:instrText xml:space="preserve"> SEQ ábra \* ARABIC </w:instrText>
                      </w:r>
                      <w:r>
                        <w:fldChar w:fldCharType="separate"/>
                      </w:r>
                      <w:bookmarkStart w:id="58" w:name="_Toc7973635"/>
                      <w:r w:rsidR="00CF1EF8">
                        <w:t>9</w:t>
                      </w:r>
                      <w:r>
                        <w:fldChar w:fldCharType="end"/>
                      </w:r>
                      <w:r>
                        <w:t>. ábra: A</w:t>
                      </w:r>
                      <w:r w:rsidRPr="00C47163">
                        <w:t xml:space="preserve"> CX működése</w:t>
                      </w:r>
                      <w:bookmarkEnd w:id="57"/>
                      <w:bookmarkEnd w:id="58"/>
                    </w:p>
                  </w:txbxContent>
                </v:textbox>
                <w10:wrap type="topAndBottom"/>
              </v:shape>
            </w:pict>
          </mc:Fallback>
        </mc:AlternateContent>
      </w:r>
      <w:r w:rsidR="00F447DE">
        <w:t>Az utolsó általam szemléltetett operátor a ciklikus keresztezés (cycle crossover</w:t>
      </w:r>
      <w:r w:rsidR="00D47CC3">
        <w:t>,</w:t>
      </w:r>
      <w:r w:rsidR="00F447DE">
        <w:t xml:space="preserve">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59" w:name="_Toc7614296"/>
      <w:bookmarkStart w:id="60" w:name="_Toc7973544"/>
      <w:r>
        <w:t>Mutáció</w:t>
      </w:r>
      <w:bookmarkEnd w:id="59"/>
      <w:bookmarkEnd w:id="60"/>
    </w:p>
    <w:p w14:paraId="63CE274F" w14:textId="33EFF11E" w:rsidR="0001211D" w:rsidRDefault="00F014D9" w:rsidP="001957B0">
      <w:pPr>
        <w:pStyle w:val="SzDSzvegTrzs"/>
      </w:pPr>
      <w:r>
        <w:rPr>
          <w:noProof/>
          <w:lang w:eastAsia="hu-HU" w:bidi="ar-SA"/>
        </w:rPr>
        <mc:AlternateContent>
          <mc:Choice Requires="wpg">
            <w:drawing>
              <wp:anchor distT="0" distB="0" distL="114300" distR="114300" simplePos="0" relativeHeight="251844608" behindDoc="0" locked="0" layoutInCell="1" allowOverlap="1" wp14:anchorId="4202AB5B" wp14:editId="3843C239">
                <wp:simplePos x="0" y="0"/>
                <wp:positionH relativeFrom="margin">
                  <wp:align>center</wp:align>
                </wp:positionH>
                <wp:positionV relativeFrom="paragraph">
                  <wp:posOffset>1329690</wp:posOffset>
                </wp:positionV>
                <wp:extent cx="5467350" cy="1194435"/>
                <wp:effectExtent l="0" t="19050" r="19050" b="5715"/>
                <wp:wrapTopAndBottom/>
                <wp:docPr id="494" name="Csoportba foglalás 494"/>
                <wp:cNvGraphicFramePr/>
                <a:graphic xmlns:a="http://schemas.openxmlformats.org/drawingml/2006/main">
                  <a:graphicData uri="http://schemas.microsoft.com/office/word/2010/wordprocessingGroup">
                    <wpg:wgp>
                      <wpg:cNvGrpSpPr/>
                      <wpg:grpSpPr>
                        <a:xfrm>
                          <a:off x="0" y="0"/>
                          <a:ext cx="5467350" cy="1194435"/>
                          <a:chOff x="0" y="0"/>
                          <a:chExt cx="5467350" cy="1194435"/>
                        </a:xfrm>
                      </wpg:grpSpPr>
                      <wpg:grpSp>
                        <wpg:cNvPr id="700" name="Csoportba foglalás 700"/>
                        <wpg:cNvGrpSpPr/>
                        <wpg:grpSpPr>
                          <a:xfrm>
                            <a:off x="0" y="0"/>
                            <a:ext cx="5457825" cy="638175"/>
                            <a:chOff x="0" y="0"/>
                            <a:chExt cx="5457825" cy="638175"/>
                          </a:xfrm>
                        </wpg:grpSpPr>
                        <wps:wsp>
                          <wps:cNvPr id="669" name="Egyenes összekötő nyíllal 669"/>
                          <wps:cNvCnPr/>
                          <wps:spPr>
                            <a:xfrm>
                              <a:off x="2562225" y="4667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638175"/>
                              <a:chOff x="0" y="0"/>
                              <a:chExt cx="5457825" cy="638175"/>
                            </a:xfrm>
                          </wpg:grpSpPr>
                          <wpg:grpSp>
                            <wpg:cNvPr id="655" name="Csoportba foglalás 655"/>
                            <wpg:cNvGrpSpPr/>
                            <wpg:grpSpPr>
                              <a:xfrm>
                                <a:off x="0" y="0"/>
                                <a:ext cx="2476500" cy="638175"/>
                                <a:chOff x="0" y="0"/>
                                <a:chExt cx="2476500" cy="638175"/>
                              </a:xfrm>
                            </wpg:grpSpPr>
                            <wpg:grpSp>
                              <wpg:cNvPr id="653" name="Csoportba foglalás 653"/>
                              <wpg:cNvGrpSpPr/>
                              <wpg:grpSpPr>
                                <a:xfrm>
                                  <a:off x="0" y="314325"/>
                                  <a:ext cx="2476500" cy="323850"/>
                                  <a:chOff x="0" y="-76232"/>
                                  <a:chExt cx="2476500" cy="324000"/>
                                </a:xfrm>
                              </wpg:grpSpPr>
                              <wps:wsp>
                                <wps:cNvPr id="643" name="Téglalap 643"/>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190500" cy="2667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14325"/>
                                <a:ext cx="2476500" cy="323850"/>
                                <a:chOff x="0" y="-76232"/>
                                <a:chExt cx="2476500" cy="324000"/>
                              </a:xfrm>
                            </wpg:grpSpPr>
                            <wps:wsp>
                              <wps:cNvPr id="658" name="Téglalap 658"/>
                              <wps:cNvSpPr/>
                              <wps:spPr>
                                <a:xfrm>
                                  <a:off x="4953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DA3829" w:rsidRDefault="00DA3829"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76232"/>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DA3829" w:rsidRDefault="00DA3829"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88" name="Szövegdoboz 488"/>
                        <wps:cNvSpPr txBox="1"/>
                        <wps:spPr>
                          <a:xfrm>
                            <a:off x="9525" y="714375"/>
                            <a:ext cx="5457825" cy="480060"/>
                          </a:xfrm>
                          <a:prstGeom prst="rect">
                            <a:avLst/>
                          </a:prstGeom>
                          <a:solidFill>
                            <a:prstClr val="white"/>
                          </a:solidFill>
                          <a:ln>
                            <a:noFill/>
                          </a:ln>
                        </wps:spPr>
                        <wps:txbx>
                          <w:txbxContent>
                            <w:p w14:paraId="6B0C9877" w14:textId="1966CD3C" w:rsidR="00DA3829" w:rsidRPr="00E50764" w:rsidRDefault="00DA3829" w:rsidP="00620F6F">
                              <w:pPr>
                                <w:pStyle w:val="SzKpalrs"/>
                              </w:pPr>
                              <w:r>
                                <w:fldChar w:fldCharType="begin"/>
                              </w:r>
                              <w:r>
                                <w:instrText xml:space="preserve"> SEQ ábra \* ARABIC </w:instrText>
                              </w:r>
                              <w:r>
                                <w:fldChar w:fldCharType="separate"/>
                              </w:r>
                              <w:bookmarkStart w:id="61" w:name="_Toc7973636"/>
                              <w:r w:rsidR="00CF1EF8">
                                <w:t>10</w:t>
                              </w:r>
                              <w:r>
                                <w:fldChar w:fldCharType="end"/>
                              </w:r>
                              <w:r>
                                <w:t xml:space="preserve">. ábra: </w:t>
                              </w:r>
                              <w:r w:rsidRPr="009C4B10">
                                <w:t>Gén értékének vátozása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02AB5B" id="Csoportba foglalás 494" o:spid="_x0000_s1546" style="position:absolute;left:0;text-align:left;margin-left:0;margin-top:104.7pt;width:430.5pt;height:94.05pt;z-index:251844608;mso-position-horizontal:center;mso-position-horizontal-relative:margin;mso-position-vertical-relative:text" coordsize="54673,1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">
                <v:group id="Csoportba foglalás 700" o:spid="_x0000_s1547"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Egyenes összekötő nyíllal 669" o:spid="_x0000_s1548" type="#_x0000_t32" style="position:absolute;left:25622;top:4667;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49" style="position:absolute;width:54578;height:6381" coordsize="54578,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0" style="position:absolute;width:24765;height:6381" coordsize="24765,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1" style="position:absolute;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2"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DA3829" w:rsidRDefault="00DA3829" w:rsidP="0001211D">
                                <w:pPr>
                                  <w:jc w:val="center"/>
                                </w:pPr>
                                <w:r>
                                  <w:t>0</w:t>
                                </w:r>
                              </w:p>
                            </w:txbxContent>
                          </v:textbox>
                        </v:rect>
                        <v:rect id="Téglalap 644" o:spid="_x0000_s1553"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DA3829" w:rsidRDefault="00DA3829" w:rsidP="0001211D">
                                <w:pPr>
                                  <w:jc w:val="center"/>
                                </w:pPr>
                                <w:r>
                                  <w:t>0</w:t>
                                </w:r>
                              </w:p>
                            </w:txbxContent>
                          </v:textbox>
                        </v:rect>
                        <v:rect id="Téglalap 645" o:spid="_x0000_s1554"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DA3829" w:rsidRDefault="00DA3829" w:rsidP="0001211D">
                                <w:pPr>
                                  <w:jc w:val="center"/>
                                </w:pPr>
                                <w:r>
                                  <w:t>1</w:t>
                                </w:r>
                              </w:p>
                            </w:txbxContent>
                          </v:textbox>
                        </v:rect>
                        <v:rect id="Téglalap 646" o:spid="_x0000_s1555"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DA3829" w:rsidRDefault="00DA3829" w:rsidP="0001211D">
                                <w:pPr>
                                  <w:jc w:val="center"/>
                                </w:pPr>
                                <w:r>
                                  <w:t>0</w:t>
                                </w:r>
                              </w:p>
                            </w:txbxContent>
                          </v:textbox>
                        </v:rect>
                        <v:rect id="Téglalap 647" o:spid="_x0000_s1556"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DA3829" w:rsidRDefault="00DA3829" w:rsidP="0001211D">
                                <w:pPr>
                                  <w:jc w:val="center"/>
                                </w:pPr>
                                <w:r>
                                  <w:t>1</w:t>
                                </w:r>
                              </w:p>
                            </w:txbxContent>
                          </v:textbox>
                        </v:rect>
                        <v:rect id="Téglalap 648" o:spid="_x0000_s1557"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DA3829" w:rsidRDefault="00DA3829" w:rsidP="0001211D">
                                <w:pPr>
                                  <w:jc w:val="center"/>
                                </w:pPr>
                                <w:r>
                                  <w:t>1</w:t>
                                </w:r>
                              </w:p>
                            </w:txbxContent>
                          </v:textbox>
                        </v:rect>
                        <v:rect id="Téglalap 649" o:spid="_x0000_s1558"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DA3829" w:rsidRDefault="00DA3829" w:rsidP="0001211D">
                                <w:pPr>
                                  <w:jc w:val="center"/>
                                </w:pPr>
                                <w:r>
                                  <w:t>1</w:t>
                                </w:r>
                              </w:p>
                            </w:txbxContent>
                          </v:textbox>
                        </v:rect>
                        <v:rect id="Téglalap 650" o:spid="_x0000_s1559"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DA3829" w:rsidRDefault="00DA3829" w:rsidP="0001211D">
                                <w:pPr>
                                  <w:jc w:val="center"/>
                                </w:pPr>
                                <w:r>
                                  <w:t>1</w:t>
                                </w:r>
                              </w:p>
                            </w:txbxContent>
                          </v:textbox>
                        </v:rect>
                        <v:rect id="Téglalap 651" o:spid="_x0000_s1560"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DA3829" w:rsidRDefault="00DA3829" w:rsidP="0001211D">
                                <w:pPr>
                                  <w:jc w:val="center"/>
                                </w:pPr>
                                <w:r>
                                  <w:t>0</w:t>
                                </w:r>
                              </w:p>
                            </w:txbxContent>
                          </v:textbox>
                        </v:rect>
                        <v:rect id="Téglalap 652" o:spid="_x0000_s1561"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DA3829" w:rsidRDefault="00DA3829"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2" type="#_x0000_t73" style="position:absolute;left:9334;width:190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3" style="position:absolute;left:29813;top:3143;width:24765;height:3238" coordorigin=",-762"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4" style="position:absolute;left:4953;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DA3829" w:rsidRDefault="00DA3829" w:rsidP="0001211D">
                              <w:pPr>
                                <w:jc w:val="center"/>
                              </w:pPr>
                              <w:r>
                                <w:t>0</w:t>
                              </w:r>
                            </w:p>
                          </w:txbxContent>
                        </v:textbox>
                      </v:rect>
                      <v:rect id="Téglalap 659" o:spid="_x0000_s1565" style="position:absolute;left:7429;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DA3829" w:rsidRDefault="00DA3829" w:rsidP="0001211D">
                              <w:pPr>
                                <w:jc w:val="center"/>
                              </w:pPr>
                              <w:r>
                                <w:t>0</w:t>
                              </w:r>
                            </w:p>
                          </w:txbxContent>
                        </v:textbox>
                      </v:rect>
                      <v:rect id="Téglalap 660" o:spid="_x0000_s1566" style="position:absolute;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DA3829" w:rsidRDefault="00DA3829" w:rsidP="0001211D">
                              <w:pPr>
                                <w:jc w:val="center"/>
                              </w:pPr>
                              <w:r>
                                <w:t>1</w:t>
                              </w:r>
                            </w:p>
                          </w:txbxContent>
                        </v:textbox>
                      </v:rect>
                      <v:rect id="Téglalap 661" o:spid="_x0000_s1567" style="position:absolute;left:2476;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DA3829" w:rsidRDefault="00DA3829" w:rsidP="0001211D">
                              <w:pPr>
                                <w:jc w:val="center"/>
                              </w:pPr>
                              <w:r>
                                <w:t>0</w:t>
                              </w:r>
                            </w:p>
                          </w:txbxContent>
                        </v:textbox>
                      </v:rect>
                      <v:rect id="Téglalap 662" o:spid="_x0000_s1568" style="position:absolute;left:9906;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DA3829" w:rsidRDefault="00DA3829" w:rsidP="0001211D">
                              <w:pPr>
                                <w:jc w:val="center"/>
                              </w:pPr>
                              <w:r>
                                <w:t>0</w:t>
                              </w:r>
                            </w:p>
                          </w:txbxContent>
                        </v:textbox>
                      </v:rect>
                      <v:rect id="Téglalap 663" o:spid="_x0000_s1569" style="position:absolute;left:12382;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DA3829" w:rsidRDefault="00DA3829" w:rsidP="0001211D">
                              <w:pPr>
                                <w:jc w:val="center"/>
                              </w:pPr>
                              <w:r>
                                <w:t>1</w:t>
                              </w:r>
                            </w:p>
                          </w:txbxContent>
                        </v:textbox>
                      </v:rect>
                      <v:rect id="Téglalap 664" o:spid="_x0000_s1570" style="position:absolute;left:19812;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DA3829" w:rsidRDefault="00DA3829" w:rsidP="0001211D">
                              <w:pPr>
                                <w:jc w:val="center"/>
                              </w:pPr>
                              <w:r>
                                <w:t>1</w:t>
                              </w:r>
                            </w:p>
                          </w:txbxContent>
                        </v:textbox>
                      </v:rect>
                      <v:rect id="Téglalap 665" o:spid="_x0000_s1571" style="position:absolute;left:22288;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DA3829" w:rsidRDefault="00DA3829" w:rsidP="0001211D">
                              <w:pPr>
                                <w:jc w:val="center"/>
                              </w:pPr>
                              <w:r>
                                <w:t>1</w:t>
                              </w:r>
                            </w:p>
                          </w:txbxContent>
                        </v:textbox>
                      </v:rect>
                      <v:rect id="Téglalap 666" o:spid="_x0000_s1572" style="position:absolute;left:14859;top:-762;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DA3829" w:rsidRDefault="00DA3829" w:rsidP="0001211D">
                              <w:pPr>
                                <w:jc w:val="center"/>
                              </w:pPr>
                              <w:r>
                                <w:t>0</w:t>
                              </w:r>
                            </w:p>
                          </w:txbxContent>
                        </v:textbox>
                      </v:rect>
                      <v:rect id="Téglalap 667" o:spid="_x0000_s1573" style="position:absolute;left:17335;top:-762;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DA3829" w:rsidRDefault="00DA3829" w:rsidP="0001211D">
                              <w:pPr>
                                <w:jc w:val="center"/>
                              </w:pPr>
                              <w:r>
                                <w:t>1</w:t>
                              </w:r>
                            </w:p>
                          </w:txbxContent>
                        </v:textbox>
                      </v:rect>
                    </v:group>
                  </v:group>
                </v:group>
                <v:shape id="Szövegdoboz 488" o:spid="_x0000_s1574" type="#_x0000_t202" style="position:absolute;left:95;top:7143;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6B0C9877" w14:textId="1966CD3C" w:rsidR="00DA3829" w:rsidRPr="00E50764" w:rsidRDefault="00DA3829" w:rsidP="00620F6F">
                        <w:pPr>
                          <w:pStyle w:val="SzKpalrs"/>
                        </w:pPr>
                        <w:r>
                          <w:fldChar w:fldCharType="begin"/>
                        </w:r>
                        <w:r>
                          <w:instrText xml:space="preserve"> SEQ ábra \* ARABIC </w:instrText>
                        </w:r>
                        <w:r>
                          <w:fldChar w:fldCharType="separate"/>
                        </w:r>
                        <w:bookmarkStart w:id="62" w:name="_Toc7973636"/>
                        <w:r w:rsidR="00CF1EF8">
                          <w:t>10</w:t>
                        </w:r>
                        <w:r>
                          <w:fldChar w:fldCharType="end"/>
                        </w:r>
                        <w:r>
                          <w:t xml:space="preserve">. ábra: </w:t>
                        </w:r>
                        <w:r w:rsidRPr="009C4B10">
                          <w:t>Gén értékének vátozása</w:t>
                        </w:r>
                        <w:bookmarkEnd w:id="62"/>
                      </w:p>
                    </w:txbxContent>
                  </v:textbox>
                </v:shape>
                <w10:wrap type="topAndBottom" anchorx="margin"/>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1701DF39" w:rsidR="001957B0" w:rsidRDefault="00F014D9" w:rsidP="001957B0">
      <w:pPr>
        <w:pStyle w:val="SzDSzvegTrzs"/>
      </w:pPr>
      <w:r>
        <w:rPr>
          <w:noProof/>
          <w:lang w:eastAsia="hu-HU" w:bidi="ar-SA"/>
        </w:rPr>
        <mc:AlternateContent>
          <mc:Choice Requires="wpg">
            <w:drawing>
              <wp:anchor distT="0" distB="0" distL="114300" distR="114300" simplePos="0" relativeHeight="251847680" behindDoc="0" locked="0" layoutInCell="1" allowOverlap="1" wp14:anchorId="0D84EBDF" wp14:editId="1A7EE538">
                <wp:simplePos x="0" y="0"/>
                <wp:positionH relativeFrom="margin">
                  <wp:align>center</wp:align>
                </wp:positionH>
                <wp:positionV relativeFrom="paragraph">
                  <wp:posOffset>1958340</wp:posOffset>
                </wp:positionV>
                <wp:extent cx="5457825" cy="2023110"/>
                <wp:effectExtent l="0" t="19050" r="28575" b="0"/>
                <wp:wrapTopAndBottom/>
                <wp:docPr id="495" name="Csoportba foglalás 495"/>
                <wp:cNvGraphicFramePr/>
                <a:graphic xmlns:a="http://schemas.openxmlformats.org/drawingml/2006/main">
                  <a:graphicData uri="http://schemas.microsoft.com/office/word/2010/wordprocessingGroup">
                    <wpg:wgp>
                      <wpg:cNvGrpSpPr/>
                      <wpg:grpSpPr>
                        <a:xfrm>
                          <a:off x="0" y="0"/>
                          <a:ext cx="5457825" cy="2023110"/>
                          <a:chOff x="0" y="0"/>
                          <a:chExt cx="5457825" cy="2023110"/>
                        </a:xfrm>
                      </wpg:grpSpPr>
                      <wpg:grpSp>
                        <wpg:cNvPr id="745" name="Csoportba foglalás 745"/>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DA3829" w:rsidRDefault="00DA3829"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DA3829" w:rsidRDefault="00DA3829"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DA3829" w:rsidRDefault="00DA3829"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DA3829" w:rsidRDefault="00DA3829"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DA3829" w:rsidRDefault="00DA3829"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DA3829" w:rsidRDefault="00DA3829"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DA3829" w:rsidRDefault="00DA3829"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DA3829" w:rsidRDefault="00DA3829"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DA3829" w:rsidRDefault="00DA3829"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DA3829" w:rsidRDefault="00DA3829"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DA3829" w:rsidRDefault="00DA3829"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DA3829" w:rsidRDefault="00DA3829"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DA3829" w:rsidRDefault="00DA3829"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DA3829" w:rsidRDefault="00DA3829"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DA3829" w:rsidRDefault="00DA3829"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DA3829" w:rsidRDefault="00DA3829"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DA3829" w:rsidRDefault="00DA3829"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DA3829" w:rsidRDefault="00DA3829"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DA3829" w:rsidRDefault="00DA3829"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DA3829" w:rsidRDefault="00DA3829"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DA3829" w:rsidRDefault="00DA3829"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DA3829" w:rsidRDefault="00DA3829"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DA3829" w:rsidRDefault="00DA3829"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DA3829" w:rsidRDefault="00DA3829"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DA3829" w:rsidRDefault="00DA3829"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DA3829" w:rsidRDefault="00DA3829"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DA3829" w:rsidRDefault="00DA3829"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DA3829" w:rsidRDefault="00DA3829"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DA3829" w:rsidRDefault="00DA3829"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DA3829" w:rsidRDefault="00DA3829"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DA3829" w:rsidRDefault="00DA3829"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DA3829" w:rsidRDefault="00DA3829"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DA3829" w:rsidRDefault="00DA3829"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DA3829" w:rsidRDefault="00DA3829"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DA3829" w:rsidRDefault="00DA3829"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DA3829" w:rsidRDefault="00DA3829"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DA3829" w:rsidRDefault="00DA3829"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DA3829" w:rsidRDefault="00DA3829"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DA3829" w:rsidRDefault="00DA3829"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DA3829" w:rsidRDefault="00DA3829"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89" name="Szövegdoboz 489"/>
                        <wps:cNvSpPr txBox="1"/>
                        <wps:spPr>
                          <a:xfrm>
                            <a:off x="0" y="1543050"/>
                            <a:ext cx="5457825" cy="480060"/>
                          </a:xfrm>
                          <a:prstGeom prst="rect">
                            <a:avLst/>
                          </a:prstGeom>
                          <a:solidFill>
                            <a:prstClr val="white"/>
                          </a:solidFill>
                          <a:ln>
                            <a:noFill/>
                          </a:ln>
                        </wps:spPr>
                        <wps:txbx>
                          <w:txbxContent>
                            <w:p w14:paraId="4F6ED44A" w14:textId="0754D0DA" w:rsidR="00DA3829" w:rsidRPr="00BF2C98" w:rsidRDefault="00DA3829" w:rsidP="00620F6F">
                              <w:pPr>
                                <w:pStyle w:val="SzKpalrs"/>
                              </w:pPr>
                              <w:r>
                                <w:fldChar w:fldCharType="begin"/>
                              </w:r>
                              <w:r>
                                <w:instrText xml:space="preserve"> SEQ ábra \* ARABIC </w:instrText>
                              </w:r>
                              <w:r>
                                <w:fldChar w:fldCharType="separate"/>
                              </w:r>
                              <w:bookmarkStart w:id="63" w:name="_Toc7973637"/>
                              <w:r w:rsidR="00CF1EF8">
                                <w:t>11</w:t>
                              </w:r>
                              <w:r>
                                <w:fldChar w:fldCharType="end"/>
                              </w:r>
                              <w:r>
                                <w:t xml:space="preserve">. ábra: </w:t>
                              </w:r>
                              <w:r w:rsidRPr="00525C07">
                                <w:t>Gén értékek cseréje és az inverzió</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84EBDF" id="Csoportba foglalás 495" o:spid="_x0000_s1575" style="position:absolute;left:0;text-align:left;margin-left:0;margin-top:154.2pt;width:429.75pt;height:159.3pt;z-index:251847680;mso-position-horizontal:center;mso-position-horizontal-relative:margin;mso-position-vertical-relative:text" coordsize="54578,20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">
                <v:group id="Csoportba foglalás 745" o:spid="_x0000_s1576" style="position:absolute;width:54578;height:14859" coordsize="54578,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DA3829" w:rsidRDefault="00DA3829"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DA3829" w:rsidRDefault="00DA3829"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DA3829" w:rsidRDefault="00DA3829"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DA3829" w:rsidRDefault="00DA3829"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DA3829" w:rsidRDefault="00DA3829"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DA3829" w:rsidRDefault="00DA3829"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DA3829" w:rsidRDefault="00DA3829"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DA3829" w:rsidRDefault="00DA3829"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DA3829" w:rsidRDefault="00DA3829"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DA3829" w:rsidRDefault="00DA3829"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DA3829" w:rsidRDefault="00DA3829"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DA3829" w:rsidRDefault="00DA3829"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DA3829" w:rsidRDefault="00DA3829"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DA3829" w:rsidRDefault="00DA3829"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DA3829" w:rsidRDefault="00DA3829"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DA3829" w:rsidRDefault="00DA3829"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DA3829" w:rsidRDefault="00DA3829"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DA3829" w:rsidRDefault="00DA3829"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DA3829" w:rsidRDefault="00DA3829"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DA3829" w:rsidRDefault="00DA3829"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DA3829" w:rsidRDefault="00DA3829"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DA3829" w:rsidRDefault="00DA3829"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DA3829" w:rsidRDefault="00DA3829"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DA3829" w:rsidRDefault="00DA3829"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DA3829" w:rsidRDefault="00DA3829"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DA3829" w:rsidRDefault="00DA3829"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DA3829" w:rsidRDefault="00DA3829"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DA3829" w:rsidRDefault="00DA3829"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DA3829" w:rsidRDefault="00DA3829"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DA3829" w:rsidRDefault="00DA3829"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DA3829" w:rsidRDefault="00DA3829"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DA3829" w:rsidRDefault="00DA3829"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DA3829" w:rsidRDefault="00DA3829"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DA3829" w:rsidRDefault="00DA3829"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DA3829" w:rsidRDefault="00DA3829"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DA3829" w:rsidRDefault="00DA3829"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DA3829" w:rsidRDefault="00DA3829"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DA3829" w:rsidRDefault="00DA3829"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DA3829" w:rsidRDefault="00DA3829"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DA3829" w:rsidRDefault="00DA3829"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v:group>
                <v:shape id="Szövegdoboz 489" o:spid="_x0000_s1631" type="#_x0000_t202" style="position:absolute;top:15430;width:5457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" stroked="f">
                  <v:textbox style="mso-fit-shape-to-text:t" inset="0,0,0,0">
                    <w:txbxContent>
                      <w:p w14:paraId="4F6ED44A" w14:textId="0754D0DA" w:rsidR="00DA3829" w:rsidRPr="00BF2C98" w:rsidRDefault="00DA3829" w:rsidP="00620F6F">
                        <w:pPr>
                          <w:pStyle w:val="SzKpalrs"/>
                        </w:pPr>
                        <w:r>
                          <w:fldChar w:fldCharType="begin"/>
                        </w:r>
                        <w:r>
                          <w:instrText xml:space="preserve"> SEQ ábra \* ARABIC </w:instrText>
                        </w:r>
                        <w:r>
                          <w:fldChar w:fldCharType="separate"/>
                        </w:r>
                        <w:bookmarkStart w:id="64" w:name="_Toc7973637"/>
                        <w:r w:rsidR="00CF1EF8">
                          <w:t>11</w:t>
                        </w:r>
                        <w:r>
                          <w:fldChar w:fldCharType="end"/>
                        </w:r>
                        <w:r>
                          <w:t xml:space="preserve">. ábra: </w:t>
                        </w:r>
                        <w:r w:rsidRPr="00525C07">
                          <w:t>Gén értékek cseréje és az inverzió</w:t>
                        </w:r>
                        <w:bookmarkEnd w:id="64"/>
                      </w:p>
                    </w:txbxContent>
                  </v:textbox>
                </v:shape>
                <w10:wrap type="topAndBottom" anchorx="margin"/>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65" w:name="_Toc7614297"/>
      <w:bookmarkStart w:id="66" w:name="_Toc7973545"/>
      <w:r>
        <w:t>Reprodukció</w:t>
      </w:r>
      <w:bookmarkEnd w:id="65"/>
      <w:bookmarkEnd w:id="66"/>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w:t>
      </w:r>
      <w:r>
        <w:lastRenderedPageBreak/>
        <w:t>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67" w:name="_Toc7614298"/>
      <w:bookmarkStart w:id="68" w:name="_Toc7973546"/>
      <w:r>
        <w:t>Kilépési feltétel</w:t>
      </w:r>
      <w:bookmarkEnd w:id="67"/>
      <w:bookmarkEnd w:id="68"/>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3B6CE21A" w:rsidR="00316512" w:rsidRDefault="00316512" w:rsidP="00316512">
      <w:pPr>
        <w:pStyle w:val="SzDCmsor2"/>
      </w:pPr>
      <w:bookmarkStart w:id="69" w:name="_Ref7035140"/>
      <w:bookmarkStart w:id="70" w:name="_Toc7614299"/>
      <w:bookmarkStart w:id="71" w:name="_Toc7973547"/>
      <w:r>
        <w:t>A dolgozatban használt módszer</w:t>
      </w:r>
      <w:bookmarkEnd w:id="69"/>
      <w:bookmarkEnd w:id="70"/>
      <w:bookmarkEnd w:id="71"/>
    </w:p>
    <w:p w14:paraId="684C90A4" w14:textId="77777777" w:rsidR="0017294F" w:rsidRDefault="0017294F" w:rsidP="0017294F">
      <w:pPr>
        <w:pStyle w:val="SzDCmsor3"/>
      </w:pPr>
      <w:bookmarkStart w:id="72" w:name="_Toc7614300"/>
      <w:bookmarkStart w:id="73" w:name="_Toc7973548"/>
      <w:r w:rsidRPr="0017294F">
        <w:t>Reprezentáció</w:t>
      </w:r>
      <w:bookmarkEnd w:id="72"/>
      <w:bookmarkEnd w:id="73"/>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74" w:name="_Toc7614301"/>
      <w:bookmarkStart w:id="75" w:name="_Toc7973549"/>
      <w:r>
        <w:lastRenderedPageBreak/>
        <w:t>Kiértékelési</w:t>
      </w:r>
      <w:r w:rsidR="0027617B">
        <w:t xml:space="preserve">- </w:t>
      </w:r>
      <w:r>
        <w:t>és jósági függvény</w:t>
      </w:r>
      <w:bookmarkEnd w:id="74"/>
      <w:bookmarkEnd w:id="75"/>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76" w:name="_Toc7614302"/>
      <w:bookmarkStart w:id="77" w:name="_Toc7973550"/>
      <w:r>
        <w:t>Szelekció</w:t>
      </w:r>
      <w:bookmarkEnd w:id="76"/>
      <w:bookmarkEnd w:id="77"/>
    </w:p>
    <w:p w14:paraId="2E5D0282" w14:textId="06B6D5F6" w:rsidR="003451D1" w:rsidRDefault="007E2A02" w:rsidP="003451D1">
      <w:pPr>
        <w:pStyle w:val="SzDSzvegTrzs"/>
      </w:pPr>
      <w:r>
        <w:t xml:space="preserve">A szelekciós operátor kiválasztása nagyon fontos lépése volt a genetikus algoritmus elkészítésének. Több operátor (lineáris sorrendezés, versengő, </w:t>
      </w:r>
      <w:r w:rsidR="00D47CC3">
        <w:t>rulett kerék</w:t>
      </w:r>
      <w:r>
        <w:t xml:space="preserve">)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78" w:name="_Toc7614303"/>
      <w:bookmarkStart w:id="79" w:name="_Toc7973551"/>
      <w:r>
        <w:t>Keresztezés</w:t>
      </w:r>
      <w:bookmarkEnd w:id="78"/>
      <w:bookmarkEnd w:id="79"/>
    </w:p>
    <w:p w14:paraId="50630291" w14:textId="3CD2E881" w:rsidR="00C64E0A" w:rsidRDefault="001344E8" w:rsidP="00C64E0A">
      <w:pPr>
        <w:pStyle w:val="SzDSzvegTrzs"/>
      </w:pPr>
      <w:r>
        <w:t xml:space="preserve">A keresztezési operátor kiválasztása is nagyon fontos lépés volt. Szakirodalmak olvasása </w:t>
      </w:r>
      <w:r w:rsidR="00E736F1">
        <w:t>[1][13]</w:t>
      </w:r>
      <w:r>
        <w:t xml:space="preserve"> és különböző módszerek letesztelése után döntöttem a Heurisztikus Mohó Keresztezés (</w:t>
      </w:r>
      <w:r w:rsidRPr="001344E8">
        <w:rPr>
          <w:i/>
        </w:rPr>
        <w:t>heuristic greedy crossover</w:t>
      </w:r>
      <w:r w:rsidR="00D47CC3">
        <w:rPr>
          <w:i/>
        </w:rPr>
        <w:t>,</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E736F1">
        <w:t>[9]</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022E79DA" w:rsidR="001701DE" w:rsidRDefault="001701DE" w:rsidP="00FA6C6A">
      <w:pPr>
        <w:pStyle w:val="SzDSzvegTrzs"/>
        <w:numPr>
          <w:ilvl w:val="0"/>
          <w:numId w:val="8"/>
        </w:numPr>
      </w:pPr>
      <w:r>
        <w:t>Véletlenszerűen kiválasztunk egy várost kezdő pontnak</w:t>
      </w:r>
      <w:r w:rsidR="00D47CC3">
        <w:t>.</w:t>
      </w:r>
    </w:p>
    <w:p w14:paraId="18718EAF" w14:textId="2571F205" w:rsidR="001701DE" w:rsidRDefault="001701DE" w:rsidP="00FA6C6A">
      <w:pPr>
        <w:pStyle w:val="SzDSzvegTrzs"/>
        <w:numPr>
          <w:ilvl w:val="0"/>
          <w:numId w:val="8"/>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FA6C6A">
      <w:pPr>
        <w:pStyle w:val="SzDSzvegTrzs"/>
        <w:numPr>
          <w:ilvl w:val="0"/>
          <w:numId w:val="8"/>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FA6C6A">
      <w:pPr>
        <w:pStyle w:val="SzDSzvegTrzs"/>
        <w:numPr>
          <w:ilvl w:val="0"/>
          <w:numId w:val="8"/>
        </w:numPr>
      </w:pPr>
      <w:r>
        <w:t>2. és 3. lépés ismétlése, amíg minden gént felhasználunk</w:t>
      </w:r>
      <w:r w:rsidR="0036456D">
        <w:t>.</w:t>
      </w:r>
    </w:p>
    <w:p w14:paraId="725D9550" w14:textId="394F5B36" w:rsidR="001701DE" w:rsidRDefault="00392B35" w:rsidP="00FA6C6A">
      <w:pPr>
        <w:pStyle w:val="SzDSzvegTrzs"/>
        <w:numPr>
          <w:ilvl w:val="0"/>
          <w:numId w:val="8"/>
        </w:numPr>
      </w:pPr>
      <w:r>
        <w:rPr>
          <w:noProof/>
          <w:lang w:eastAsia="hu-HU" w:bidi="ar-SA"/>
        </w:rPr>
        <w:lastRenderedPageBreak/>
        <mc:AlternateContent>
          <mc:Choice Requires="wpg">
            <w:drawing>
              <wp:anchor distT="0" distB="0" distL="114300" distR="114300" simplePos="0" relativeHeight="251791360" behindDoc="0" locked="0" layoutInCell="1" allowOverlap="1" wp14:anchorId="541EFF11" wp14:editId="112C4706">
                <wp:simplePos x="0" y="0"/>
                <wp:positionH relativeFrom="margin">
                  <wp:posOffset>-146685</wp:posOffset>
                </wp:positionH>
                <wp:positionV relativeFrom="paragraph">
                  <wp:posOffset>793115</wp:posOffset>
                </wp:positionV>
                <wp:extent cx="5857875" cy="5086350"/>
                <wp:effectExtent l="0" t="0" r="0" b="19050"/>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86350"/>
                          <a:chOff x="0" y="0"/>
                          <a:chExt cx="5810250" cy="5086350"/>
                        </a:xfrm>
                      </wpg:grpSpPr>
                      <wpg:grpSp>
                        <wpg:cNvPr id="656" name="Csoportba foglalás 656"/>
                        <wpg:cNvGrpSpPr/>
                        <wpg:grpSpPr>
                          <a:xfrm>
                            <a:off x="0" y="0"/>
                            <a:ext cx="5810250" cy="5086350"/>
                            <a:chOff x="0" y="0"/>
                            <a:chExt cx="5810250" cy="5086350"/>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DA3829" w:rsidRDefault="00DA3829"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DA3829" w:rsidRDefault="00DA3829"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DA3829" w:rsidRDefault="00DA3829"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DA3829" w:rsidRDefault="00DA3829"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DA3829" w:rsidRDefault="00DA3829"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DA3829" w:rsidRDefault="00DA3829"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DA3829" w:rsidRDefault="00DA3829"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DA3829" w:rsidRDefault="00DA3829"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DA3829" w:rsidRDefault="00DA3829"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DA3829" w:rsidRDefault="00DA3829"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DA3829" w:rsidRDefault="00DA3829"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DA3829" w:rsidRDefault="00DA3829"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DA3829" w:rsidRDefault="00DA3829"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DA3829" w:rsidRDefault="00DA3829"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DA3829" w:rsidRDefault="00DA3829"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DA3829" w:rsidRDefault="00DA3829"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DA3829" w:rsidRDefault="00DA3829"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DA3829" w:rsidRDefault="00DA3829"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DA3829" w:rsidRDefault="00DA3829"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DA3829" w:rsidRDefault="00DA3829"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DA3829" w:rsidRDefault="00DA3829"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DA3829" w:rsidRDefault="00DA3829"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DA3829" w:rsidRDefault="00DA3829"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DA3829" w:rsidRDefault="00DA3829"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DA3829" w:rsidRDefault="00DA3829"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DA3829" w:rsidRDefault="00DA3829"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DA3829" w:rsidRDefault="00DA3829"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DA3829" w:rsidRDefault="00DA3829"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DA3829" w:rsidRDefault="00DA3829"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DA3829" w:rsidRDefault="00DA3829"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DA3829" w:rsidRDefault="00DA3829"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DA3829" w:rsidRDefault="00DA3829"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DA3829" w:rsidRDefault="00DA3829"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DA3829" w:rsidRDefault="00DA3829"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DA3829" w:rsidRDefault="00DA3829"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DA3829" w:rsidRDefault="00DA3829"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DA3829" w:rsidRDefault="00DA3829"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DA3829" w:rsidRDefault="00DA3829"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DA3829" w:rsidRDefault="00DA3829"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DA3829" w:rsidRDefault="00DA3829"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DA3829" w:rsidRDefault="00DA3829"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DA3829" w:rsidRDefault="00DA3829"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DA3829" w:rsidRDefault="00DA3829"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DA3829" w:rsidRDefault="00DA3829"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DA3829" w:rsidRDefault="00DA3829"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62350"/>
                              <a:ext cx="2638425" cy="1524000"/>
                              <a:chOff x="0" y="-19050"/>
                              <a:chExt cx="2638425" cy="1524000"/>
                            </a:xfrm>
                          </wpg:grpSpPr>
                          <wpg:grpSp>
                            <wpg:cNvPr id="628" name="Csoportba foglalás 628"/>
                            <wpg:cNvGrpSpPr/>
                            <wpg:grpSpPr>
                              <a:xfrm>
                                <a:off x="85725" y="1181100"/>
                                <a:ext cx="2013585" cy="323850"/>
                                <a:chOff x="0" y="28575"/>
                                <a:chExt cx="2013714" cy="323850"/>
                              </a:xfrm>
                            </wpg:grpSpPr>
                            <wps:wsp>
                              <wps:cNvPr id="210" name="Téglalap 210"/>
                              <wps:cNvSpPr/>
                              <wps:spPr>
                                <a:xfrm>
                                  <a:off x="50482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DA3829" w:rsidRDefault="00DA3829"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DA3829" w:rsidRDefault="00DA3829"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28575"/>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DA3829" w:rsidRDefault="00DA3829"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28575"/>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DA3829" w:rsidRDefault="00DA3829"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DA3829" w:rsidRDefault="00DA3829"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DA3829" w:rsidRDefault="00DA3829"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DA3829" w:rsidRDefault="00DA3829"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28575"/>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DA3829" w:rsidRDefault="00DA3829"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19050"/>
                                <a:ext cx="2638425" cy="1200150"/>
                              </a:xfrm>
                              <a:prstGeom prst="rect">
                                <a:avLst/>
                              </a:prstGeom>
                              <a:noFill/>
                              <a:ln w="6350">
                                <a:noFill/>
                              </a:ln>
                            </wps:spPr>
                            <wps:txbx>
                              <w:txbxContent>
                                <w:p w14:paraId="353A52F0" w14:textId="77777777" w:rsidR="00DA3829" w:rsidRDefault="00DA3829"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DA3829" w:rsidRDefault="00DA3829"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DA3829" w:rsidRDefault="00DA3829"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DA3829" w:rsidRDefault="00DA3829"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DA3829" w:rsidRDefault="00DA3829"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DA3829" w:rsidRDefault="00DA3829"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DA3829" w:rsidRDefault="00DA3829"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DA3829" w:rsidRDefault="00DA3829"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DA3829" w:rsidRDefault="00DA3829"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DA3829" w:rsidRDefault="00DA3829"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DA3829" w:rsidRDefault="00DA3829"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DA3829" w:rsidRDefault="00DA3829"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DA3829" w:rsidRDefault="00DA3829"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DA3829" w:rsidRDefault="00DA3829"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DA3829" w:rsidRDefault="00DA3829"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DA3829" w:rsidRDefault="00DA3829"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DA3829" w:rsidRDefault="00DA3829"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DA3829" w:rsidRDefault="00DA3829"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DA3829" w:rsidRDefault="00DA3829"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DA3829" w:rsidRDefault="00DA3829"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DA3829" w:rsidRDefault="00DA3829"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DA3829" w:rsidRDefault="00DA3829"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DA3829" w:rsidRDefault="00DA3829"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DA3829" w:rsidRDefault="00DA3829"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DA3829" w:rsidRDefault="00DA3829"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DA3829" w:rsidRDefault="00DA3829"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DA3829" w:rsidRDefault="00DA3829"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DA3829" w:rsidRDefault="00DA3829"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DA3829" w:rsidRDefault="00DA3829"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DA3829" w:rsidRDefault="00DA3829"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DA3829" w:rsidRDefault="00DA3829"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DA3829" w:rsidRDefault="00DA3829"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DA3829" w:rsidRDefault="00DA3829"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DA3829" w:rsidRDefault="00DA3829"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DA3829" w:rsidRDefault="00DA3829"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DA3829" w:rsidRDefault="00DA3829"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DA3829" w:rsidRDefault="00DA3829"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DA3829" w:rsidRDefault="00DA3829"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DA3829" w:rsidRDefault="00DA3829"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DA3829" w:rsidRDefault="00DA3829"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DA3829" w:rsidRDefault="00DA3829"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DA3829" w:rsidRDefault="00DA3829"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DA3829" w:rsidRDefault="00DA3829"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DA3829" w:rsidRDefault="00DA3829"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DA3829" w:rsidRDefault="00DA3829"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DA3829" w:rsidRDefault="00DA3829"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DA3829" w:rsidRDefault="00DA3829"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DA3829" w:rsidRDefault="00DA3829"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DA3829" w:rsidRDefault="00DA3829"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DA3829" w:rsidRDefault="00DA3829"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DA3829" w:rsidRDefault="00DA3829"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DA3829" w:rsidRDefault="00DA3829"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DA3829" w:rsidRDefault="00DA3829"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DA3829" w:rsidRDefault="00DA3829"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DA3829" w:rsidRDefault="00DA3829"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DA3829" w:rsidRDefault="00DA3829"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DA3829" w:rsidRDefault="00DA3829"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DA3829" w:rsidRDefault="00DA3829"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DA3829" w:rsidRDefault="00DA3829"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DA3829" w:rsidRDefault="00DA3829"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DA3829" w:rsidRDefault="00DA3829"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DA3829" w:rsidRDefault="00DA3829"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DA3829" w:rsidRDefault="00DA3829"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DA3829" w:rsidRDefault="00DA3829"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DA3829" w:rsidRDefault="00DA3829"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DA3829" w:rsidRDefault="00DA3829"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DA3829" w:rsidRDefault="00DA3829"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DA3829" w:rsidRDefault="00DA3829"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DA3829" w:rsidRDefault="00DA3829"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DA3829" w:rsidRDefault="00DA3829"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DA3829" w:rsidRDefault="00DA3829"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DA3829" w:rsidRDefault="00DA3829"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DA3829" w:rsidRDefault="00DA3829"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DA3829" w:rsidRDefault="00DA3829"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DA3829" w:rsidRDefault="00DA3829"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DA3829" w:rsidRDefault="00DA3829"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11.55pt;margin-top:62.45pt;width:461.25pt;height:400.5pt;z-index:251791360;mso-position-horizontal-relative:margin;mso-position-vertical-relative:text;mso-width-relative:margin;mso-height-relative:margin" coordsize="58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">
                <v:group id="Csoportba foglalás 656" o:spid="_x0000_s1633" style="position:absolute;width:58102;height:50863" coordsize="58102,5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DA3829" w:rsidRDefault="00DA3829"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DA3829" w:rsidRDefault="00DA3829"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DA3829" w:rsidRDefault="00DA3829"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DA3829" w:rsidRDefault="00DA3829"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DA3829" w:rsidRDefault="00DA3829"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DA3829" w:rsidRDefault="00DA3829"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DA3829" w:rsidRDefault="00DA3829"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DA3829" w:rsidRDefault="00DA3829"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DA3829" w:rsidRDefault="00DA3829"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DA3829" w:rsidRDefault="00DA3829"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DA3829" w:rsidRDefault="00DA3829"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DA3829" w:rsidRDefault="00DA3829"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DA3829" w:rsidRDefault="00DA3829"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DA3829" w:rsidRDefault="00DA3829"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DA3829" w:rsidRDefault="00DA3829"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DA3829" w:rsidRDefault="00DA3829"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DA3829" w:rsidRDefault="00DA3829"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DA3829" w:rsidRDefault="00DA3829"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DA3829" w:rsidRDefault="00DA3829"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DA3829" w:rsidRDefault="00DA3829"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DA3829" w:rsidRDefault="00DA3829"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DA3829" w:rsidRDefault="00DA3829"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DA3829" w:rsidRDefault="00DA3829"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DA3829" w:rsidRDefault="00DA3829"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DA3829" w:rsidRDefault="00DA3829"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DA3829" w:rsidRDefault="00DA3829"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DA3829" w:rsidRDefault="00DA3829"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DA3829" w:rsidRDefault="00DA3829"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DA3829" w:rsidRDefault="00DA3829"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DA3829" w:rsidRDefault="00DA3829"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DA3829" w:rsidRDefault="00DA3829"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DA3829" w:rsidRDefault="00DA3829"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DA3829" w:rsidRDefault="00DA3829"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DA3829" w:rsidRDefault="00DA3829"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DA3829" w:rsidRDefault="00DA3829"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DA3829" w:rsidRDefault="00DA3829"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DA3829" w:rsidRDefault="00DA3829"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DA3829" w:rsidRDefault="00DA3829"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DA3829" w:rsidRDefault="00DA3829"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DA3829" w:rsidRDefault="00DA3829"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DA3829" w:rsidRDefault="00DA3829"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DA3829" w:rsidRDefault="00DA3829"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DA3829" w:rsidRDefault="00DA3829"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DA3829" w:rsidRDefault="00DA3829"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DA3829" w:rsidRDefault="00DA3829"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DA3829" w:rsidRDefault="00DA3829"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DA3829" w:rsidRDefault="00DA3829"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DA3829" w:rsidRDefault="00DA3829"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DA3829" w:rsidRDefault="00DA3829"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DA3829" w:rsidRDefault="00DA3829"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DA3829" w:rsidRDefault="00DA3829"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DA3829" w:rsidRDefault="00DA3829"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DA3829" w:rsidRDefault="00DA3829"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DA3829" w:rsidRDefault="00DA3829"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623;width:26384;height:15240" coordorigin=",-190" coordsize="26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811;width:20136;height:3238" coordorigin=",285"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DA3829" w:rsidRDefault="00DA3829" w:rsidP="0021315A">
                              <w:pPr>
                                <w:jc w:val="center"/>
                              </w:pPr>
                              <w:r>
                                <w:t>D</w:t>
                              </w:r>
                            </w:p>
                          </w:txbxContent>
                        </v:textbox>
                      </v:rect>
                      <v:rect id="Téglalap 211" o:spid="_x0000_s1703" style="position:absolute;left:7620;top:285;width:251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DA3829" w:rsidRDefault="00DA3829" w:rsidP="0021315A">
                              <w:pPr>
                                <w:jc w:val="center"/>
                              </w:pPr>
                              <w:r>
                                <w:t>C</w:t>
                              </w:r>
                            </w:p>
                          </w:txbxContent>
                        </v:textbox>
                      </v:rect>
                      <v:rect id="Téglalap 214" o:spid="_x0000_s1704" style="position:absolute;left:2571;top:285;width:251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DA3829" w:rsidRDefault="00DA3829" w:rsidP="0021315A">
                              <w:r>
                                <w:t>F</w:t>
                              </w:r>
                            </w:p>
                          </w:txbxContent>
                        </v:textbox>
                      </v:rect>
                      <v:rect id="Téglalap 217" o:spid="_x0000_s1705" style="position:absolute;top:285;width:2515;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DA3829" w:rsidRDefault="00DA3829" w:rsidP="0021315A">
                              <w:pPr>
                                <w:jc w:val="center"/>
                              </w:pPr>
                              <w:r>
                                <w:t>A</w:t>
                              </w:r>
                            </w:p>
                          </w:txbxContent>
                        </v:textbox>
                      </v:rect>
                      <v:rect id="Téglalap 218" o:spid="_x0000_s1706" style="position:absolute;left:10096;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DA3829" w:rsidRDefault="00DA3829" w:rsidP="0021315A">
                              <w:pPr>
                                <w:jc w:val="center"/>
                              </w:pPr>
                              <w:r>
                                <w:t>G</w:t>
                              </w:r>
                            </w:p>
                          </w:txbxContent>
                        </v:textbox>
                      </v:rect>
                      <v:rect id="Téglalap 221" o:spid="_x0000_s1707" style="position:absolute;left:12573;top:285;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DA3829" w:rsidRDefault="00DA3829" w:rsidP="0021315A">
                              <w:pPr>
                                <w:jc w:val="center"/>
                              </w:pPr>
                              <w:r>
                                <w:t>B</w:t>
                              </w:r>
                            </w:p>
                          </w:txbxContent>
                        </v:textbox>
                      </v:rect>
                      <v:rect id="Téglalap 222" o:spid="_x0000_s1708" style="position:absolute;left:15144;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DA3829" w:rsidRDefault="00DA3829" w:rsidP="0021315A">
                              <w:r>
                                <w:t>E</w:t>
                              </w:r>
                            </w:p>
                          </w:txbxContent>
                        </v:textbox>
                      </v:rect>
                      <v:rect id="Téglalap 225" o:spid="_x0000_s1709" style="position:absolute;left:17621;top:285;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DA3829" w:rsidRDefault="00DA3829" w:rsidP="0021315A">
                              <w:pPr>
                                <w:jc w:val="center"/>
                              </w:pPr>
                              <w:r>
                                <w:t>H</w:t>
                              </w:r>
                            </w:p>
                          </w:txbxContent>
                        </v:textbox>
                      </v:rect>
                    </v:group>
                    <v:shape id="Szövegdoboz 228" o:spid="_x0000_s1710" type="#_x0000_t202" style="position:absolute;top:-190;width:26384;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DA3829" w:rsidRDefault="00DA3829"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DA3829" w:rsidRDefault="00DA3829"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DA3829" w:rsidRDefault="00DA3829"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DA3829" w:rsidRDefault="00DA3829"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DA3829" w:rsidRDefault="00DA3829"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DA3829" w:rsidRDefault="00DA3829"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DA3829" w:rsidRDefault="00DA3829"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DA3829" w:rsidRDefault="00DA3829"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DA3829" w:rsidRDefault="00DA3829"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DA3829" w:rsidRDefault="00DA3829"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DA3829" w:rsidRDefault="00DA3829"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DA3829" w:rsidRDefault="00DA3829"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DA3829" w:rsidRDefault="00DA3829"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DA3829" w:rsidRDefault="00DA3829"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DA3829" w:rsidRDefault="00DA3829"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DA3829" w:rsidRDefault="00DA3829"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DA3829" w:rsidRDefault="00DA3829"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DA3829" w:rsidRDefault="00DA3829"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DA3829" w:rsidRDefault="00DA3829"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DA3829" w:rsidRDefault="00DA3829"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DA3829" w:rsidRDefault="00DA3829"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DA3829" w:rsidRDefault="00DA3829"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DA3829" w:rsidRDefault="00DA3829"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DA3829" w:rsidRDefault="00DA3829"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DA3829" w:rsidRDefault="00DA3829"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DA3829" w:rsidRDefault="00DA3829"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DA3829" w:rsidRDefault="00DA3829"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DA3829" w:rsidRDefault="00DA3829"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DA3829" w:rsidRDefault="00DA3829"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DA3829" w:rsidRDefault="00DA3829"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DA3829" w:rsidRDefault="00DA3829"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DA3829" w:rsidRDefault="00DA3829"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DA3829" w:rsidRDefault="00DA3829"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DA3829" w:rsidRDefault="00DA3829"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DA3829" w:rsidRDefault="00DA3829"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DA3829" w:rsidRDefault="00DA3829"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DA3829" w:rsidRDefault="00DA3829"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DA3829" w:rsidRDefault="00DA3829"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DA3829" w:rsidRDefault="00DA3829"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DA3829" w:rsidRDefault="00DA3829"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DA3829" w:rsidRDefault="00DA3829"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DA3829" w:rsidRDefault="00DA3829"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DA3829" w:rsidRDefault="00DA3829"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DA3829" w:rsidRDefault="00DA3829"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DA3829" w:rsidRDefault="00DA3829"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DA3829" w:rsidRDefault="00DA3829"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DA3829" w:rsidRDefault="00DA3829"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DA3829" w:rsidRDefault="00DA3829"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DA3829" w:rsidRDefault="00DA3829"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DA3829" w:rsidRDefault="00DA3829"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DA3829" w:rsidRDefault="00DA3829"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DA3829" w:rsidRDefault="00DA3829"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DA3829" w:rsidRDefault="00DA3829"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DA3829" w:rsidRDefault="00DA3829"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DA3829" w:rsidRDefault="00DA3829"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DA3829" w:rsidRDefault="00DA3829"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DA3829" w:rsidRDefault="00DA3829"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DA3829" w:rsidRDefault="00DA3829"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DA3829" w:rsidRDefault="00DA3829"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DA3829" w:rsidRDefault="00DA3829"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DA3829" w:rsidRDefault="00DA3829"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DA3829" w:rsidRDefault="00DA3829"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DA3829" w:rsidRDefault="00DA3829"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DA3829" w:rsidRDefault="00DA3829"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DA3829" w:rsidRDefault="00DA3829"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DA3829" w:rsidRDefault="00DA3829"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DA3829" w:rsidRDefault="00DA3829"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DA3829" w:rsidRDefault="00DA3829"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DA3829" w:rsidRDefault="00DA3829"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DA3829" w:rsidRDefault="00DA3829"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DA3829" w:rsidRDefault="00DA3829"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DA3829" w:rsidRDefault="00DA3829"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DA3829" w:rsidRDefault="00DA3829"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DA3829" w:rsidRDefault="00DA3829"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DA3829" w:rsidRDefault="00DA3829"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DA3829" w:rsidRDefault="00DA3829"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DA3829" w:rsidRDefault="00DA3829"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DA3829" w:rsidRDefault="00DA3829"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DA3829" w:rsidRDefault="00DA3829"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DA3829" w:rsidRDefault="00DA3829"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DA3829" w:rsidRDefault="00DA3829"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DA3829" w:rsidRDefault="00DA3829" w:rsidP="00F81E7E">
                            <w:pPr>
                              <w:jc w:val="center"/>
                            </w:pPr>
                            <w:r>
                              <w:t>0</w:t>
                            </w:r>
                          </w:p>
                        </w:txbxContent>
                      </v:textbox>
                    </v:rect>
                  </v:group>
                </v:group>
                <w10:wrap type="topAndBottom" anchorx="margin"/>
              </v:group>
            </w:pict>
          </mc:Fallback>
        </mc:AlternateContent>
      </w:r>
      <w:r w:rsidR="003F0768">
        <w:rPr>
          <w:noProof/>
          <w:lang w:eastAsia="hu-HU" w:bidi="ar-SA"/>
        </w:rPr>
        <mc:AlternateContent>
          <mc:Choice Requires="wps">
            <w:drawing>
              <wp:anchor distT="0" distB="0" distL="114300" distR="114300" simplePos="0" relativeHeight="251849728" behindDoc="0" locked="0" layoutInCell="1" allowOverlap="1" wp14:anchorId="39EE9484" wp14:editId="6AAD7510">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1962CDE7" w:rsidR="00DA3829" w:rsidRPr="00FE7A59" w:rsidRDefault="00DA3829" w:rsidP="003F0768">
                            <w:pPr>
                              <w:pStyle w:val="SzKpalrs"/>
                            </w:pPr>
                            <w:r>
                              <w:fldChar w:fldCharType="begin"/>
                            </w:r>
                            <w:r>
                              <w:instrText xml:space="preserve"> SEQ ábra \* ARABIC </w:instrText>
                            </w:r>
                            <w:r>
                              <w:fldChar w:fldCharType="separate"/>
                            </w:r>
                            <w:bookmarkStart w:id="80" w:name="_Toc7973638"/>
                            <w:r w:rsidR="00CF1EF8">
                              <w:t>12</w:t>
                            </w:r>
                            <w:r>
                              <w:fldChar w:fldCharType="end"/>
                            </w:r>
                            <w:r>
                              <w:t>. ábra: HGreX működése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833" type="#_x0000_t202" style="position:absolute;left:0;text-align:left;margin-left:-11.5pt;margin-top:465.55pt;width:461.25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" stroked="f">
                <v:textbox style="mso-fit-shape-to-text:t" inset="0,0,0,0">
                  <w:txbxContent>
                    <w:p w14:paraId="26002847" w14:textId="1962CDE7" w:rsidR="00DA3829" w:rsidRPr="00FE7A59" w:rsidRDefault="00DA3829" w:rsidP="003F0768">
                      <w:pPr>
                        <w:pStyle w:val="SzKpalrs"/>
                      </w:pPr>
                      <w:r>
                        <w:fldChar w:fldCharType="begin"/>
                      </w:r>
                      <w:r>
                        <w:instrText xml:space="preserve"> SEQ ábra \* ARABIC </w:instrText>
                      </w:r>
                      <w:r>
                        <w:fldChar w:fldCharType="separate"/>
                      </w:r>
                      <w:bookmarkStart w:id="81" w:name="_Toc7973638"/>
                      <w:r w:rsidR="00CF1EF8">
                        <w:t>12</w:t>
                      </w:r>
                      <w:r>
                        <w:fldChar w:fldCharType="end"/>
                      </w:r>
                      <w:r>
                        <w:t>. ábra: HGreX működése</w:t>
                      </w:r>
                      <w:bookmarkEnd w:id="81"/>
                    </w:p>
                  </w:txbxContent>
                </v:textbox>
                <w10:wrap type="topAndBottom"/>
              </v:shape>
            </w:pict>
          </mc:Fallback>
        </mc:AlternateContent>
      </w:r>
      <w:r w:rsidR="000E3C06">
        <w:t>Mivel a városok közötti távolságokat is használjuk a keresztezés során</w:t>
      </w:r>
      <w:r w:rsidR="0036456D">
        <w:t>,</w:t>
      </w:r>
      <w:r w:rsidR="000E3C06">
        <w:t xml:space="preserve"> így szükségünk </w:t>
      </w:r>
      <w:r w:rsidR="005A1A00">
        <w:t xml:space="preserve">van </w:t>
      </w:r>
      <w:r w:rsidR="000E3C06">
        <w:t>a távolságmátrixr</w:t>
      </w:r>
      <w:r w:rsidR="00975BB4">
        <w:t>a is. Az operátor működését a 12</w:t>
      </w:r>
      <w:r w:rsidR="000E3C06">
        <w:t>. ábrán mutatom be.</w:t>
      </w:r>
    </w:p>
    <w:p w14:paraId="4B2CE327" w14:textId="7CF0E2E0" w:rsidR="0017294F" w:rsidRDefault="0017294F" w:rsidP="0017294F">
      <w:pPr>
        <w:pStyle w:val="SzDCmsor3"/>
      </w:pPr>
      <w:bookmarkStart w:id="82" w:name="_Toc7614304"/>
      <w:bookmarkStart w:id="83" w:name="_Toc7973552"/>
      <w:r>
        <w:t>Mutáció</w:t>
      </w:r>
      <w:bookmarkEnd w:id="82"/>
      <w:bookmarkEnd w:id="83"/>
    </w:p>
    <w:p w14:paraId="688D03F1" w14:textId="7EB36CA2" w:rsidR="0004445F" w:rsidRDefault="0004445F" w:rsidP="0004445F">
      <w:pPr>
        <w:pStyle w:val="SzDSzvegTrzs"/>
      </w:pPr>
      <w:r>
        <w:t>Mint feljebb említettem, egyedi allélokat tartalmazó kromoszómáknál lehetséges opció az inverzió vagy két véletlenszerű</w:t>
      </w:r>
      <w:r w:rsidR="00D47CC3">
        <w:t>en kiválasztott</w:t>
      </w:r>
      <w:r>
        <w:t xml:space="preserve"> elem felcserélése. Több lehetőség megfontolása után, az inverziós mutáció mellett döntöttem. A </w:t>
      </w:r>
      <w:r w:rsidR="00E736F1">
        <w:t>[1]</w:t>
      </w:r>
      <w:r>
        <w:t xml:space="preserve"> és </w:t>
      </w:r>
      <w:r w:rsidR="00E736F1">
        <w:t>[6]</w:t>
      </w:r>
      <w:r>
        <w:t xml:space="preserve"> forrásokban felvetett operátorok között voltak olyanok, amelyek jobb eredmény</w:t>
      </w:r>
      <w:r w:rsidR="00D47CC3">
        <w:t>t</w:t>
      </w:r>
      <w:r>
        <w:t xml:space="preserve">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fuvarozó gépjármű rakodó tere se végtelen. Így a célpontok száma nem lesz annyira </w:t>
      </w:r>
      <w:r>
        <w:lastRenderedPageBreak/>
        <w:t>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84" w:name="_Toc7614305"/>
      <w:bookmarkStart w:id="85" w:name="_Toc7973553"/>
      <w:r>
        <w:t>Reprodukció</w:t>
      </w:r>
      <w:bookmarkEnd w:id="84"/>
      <w:bookmarkEnd w:id="85"/>
    </w:p>
    <w:p w14:paraId="79CA47F4" w14:textId="445B7172" w:rsidR="005D61C3" w:rsidRDefault="005D61C3" w:rsidP="005D61C3">
      <w:pPr>
        <w:pStyle w:val="SzDSzvegTrzs"/>
      </w:pPr>
      <w:r>
        <w:t xml:space="preserve">A konvergencia megőrzése érdekében elitizmust használtam a reprodukció során. A köztes populáció szülőpopuláció – </w:t>
      </w:r>
      <w:r w:rsidRPr="00F01635">
        <w:rPr>
          <w:i/>
        </w:rPr>
        <w:t>n</w:t>
      </w:r>
      <w:r>
        <w:t xml:space="preserve"> kromoszómát tartalmaz, ehhez a szülőkből az </w:t>
      </w:r>
      <w:r w:rsidRPr="001A7116">
        <w:rPr>
          <w:i/>
        </w:rPr>
        <w:t>n</w:t>
      </w:r>
      <w:r>
        <w:t xml:space="preserve"> legjobb (elit) bekerül a köztes populációba, ami leváltja a szülő populációt.</w:t>
      </w:r>
    </w:p>
    <w:p w14:paraId="6037679B" w14:textId="40286995" w:rsidR="0017294F" w:rsidRDefault="0017294F" w:rsidP="0017294F">
      <w:pPr>
        <w:pStyle w:val="SzDCmsor3"/>
      </w:pPr>
      <w:bookmarkStart w:id="86" w:name="_Toc7614306"/>
      <w:bookmarkStart w:id="87" w:name="_Toc7973554"/>
      <w:r>
        <w:t>Kilépési feltétel</w:t>
      </w:r>
      <w:bookmarkEnd w:id="86"/>
      <w:bookmarkEnd w:id="87"/>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88" w:name="_Toc7614307"/>
      <w:bookmarkStart w:id="89" w:name="_Toc7973555"/>
      <w:r>
        <w:lastRenderedPageBreak/>
        <w:t>Tervezési dokumentáció</w:t>
      </w:r>
      <w:bookmarkEnd w:id="88"/>
      <w:bookmarkEnd w:id="89"/>
    </w:p>
    <w:p w14:paraId="3D19D17F" w14:textId="64672C22" w:rsidR="000F5C69" w:rsidRDefault="000F5C69" w:rsidP="000F5C69">
      <w:pPr>
        <w:pStyle w:val="SzDCmsor2"/>
      </w:pPr>
      <w:bookmarkStart w:id="90" w:name="_Toc7614308"/>
      <w:bookmarkStart w:id="91" w:name="_Toc7973556"/>
      <w:r>
        <w:t>Programmal szemben támasztott követelmények</w:t>
      </w:r>
      <w:bookmarkEnd w:id="90"/>
      <w:bookmarkEnd w:id="91"/>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FA6C6A">
      <w:pPr>
        <w:pStyle w:val="SzDSzvegTrzs"/>
        <w:numPr>
          <w:ilvl w:val="0"/>
          <w:numId w:val="10"/>
        </w:numPr>
      </w:pPr>
      <w:r>
        <w:t>Könnyen kezelhető, letisztult, minimalista felhasználói felület.</w:t>
      </w:r>
    </w:p>
    <w:p w14:paraId="30D522AE" w14:textId="54D2A5B4" w:rsidR="00B73372" w:rsidRDefault="008D4EEE" w:rsidP="00FA6C6A">
      <w:pPr>
        <w:pStyle w:val="SzDSzvegTrzs"/>
        <w:numPr>
          <w:ilvl w:val="0"/>
          <w:numId w:val="10"/>
        </w:numPr>
      </w:pPr>
      <w:r>
        <w:t>Megfelelő felhasználói szerephez, megfelelő jogosultságok biztosítása.</w:t>
      </w:r>
    </w:p>
    <w:p w14:paraId="5D635B69" w14:textId="286E8FBA" w:rsidR="000F5C69" w:rsidRDefault="000F5C69" w:rsidP="00FA6C6A">
      <w:pPr>
        <w:pStyle w:val="SzDSzvegTrzs"/>
        <w:numPr>
          <w:ilvl w:val="0"/>
          <w:numId w:val="10"/>
        </w:numPr>
      </w:pPr>
      <w:r>
        <w:t>Gyors interakció a backend és a frontend között.</w:t>
      </w:r>
    </w:p>
    <w:p w14:paraId="348C9841" w14:textId="0097F6A2" w:rsidR="000F5C69" w:rsidRDefault="000F5C69" w:rsidP="00FA6C6A">
      <w:pPr>
        <w:pStyle w:val="SzDSzvegTrzs"/>
        <w:numPr>
          <w:ilvl w:val="0"/>
          <w:numId w:val="10"/>
        </w:numPr>
      </w:pPr>
      <w:r>
        <w:t>A kiszállítóknak optimális csomagszállítási útvonal nyújtása.</w:t>
      </w:r>
    </w:p>
    <w:p w14:paraId="60DD4A50" w14:textId="59D654CB" w:rsidR="000F5C69" w:rsidRDefault="00B73372" w:rsidP="00FA6C6A">
      <w:pPr>
        <w:pStyle w:val="SzDSzvegTrzs"/>
        <w:numPr>
          <w:ilvl w:val="0"/>
          <w:numId w:val="10"/>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3DD90B6C" w:rsidR="005C0D51" w:rsidRDefault="005C0D51" w:rsidP="005C0D51">
      <w:pPr>
        <w:pStyle w:val="SzDCmsor2"/>
      </w:pPr>
      <w:bookmarkStart w:id="92" w:name="_Toc7614309"/>
      <w:bookmarkStart w:id="93" w:name="_Toc7973557"/>
      <w:r>
        <w:t>UML diagramok</w:t>
      </w:r>
      <w:bookmarkEnd w:id="92"/>
      <w:bookmarkEnd w:id="93"/>
    </w:p>
    <w:p w14:paraId="661F926B" w14:textId="75DE03CB" w:rsidR="005C0D51" w:rsidRDefault="005C0D51" w:rsidP="005C0D51">
      <w:pPr>
        <w:pStyle w:val="SzDSzvegTrzs"/>
      </w:pPr>
      <w:r>
        <w:t>A követelmények specifikációja után UML (Unified Modeling Language) módszer</w:t>
      </w:r>
      <w:r w:rsidR="00A86FD2">
        <w:t>tant</w:t>
      </w:r>
      <w:r>
        <w:t xml:space="preserve"> és leíró nyelvet használtam, amellyel grafikus modelleket készítettem a rendszer specifikálására. Ezek a diagramok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94" w:name="_Toc7614310"/>
      <w:bookmarkStart w:id="95" w:name="_Toc7973558"/>
      <w:r>
        <w:t>Aktorok – funkciók</w:t>
      </w:r>
      <w:bookmarkEnd w:id="94"/>
      <w:bookmarkEnd w:id="95"/>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52800" behindDoc="0" locked="0" layoutInCell="1" allowOverlap="1" wp14:anchorId="00BBEF11" wp14:editId="1B70D662">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0690FB01" w:rsidR="00DA3829" w:rsidRPr="002620D8" w:rsidRDefault="00DA3829" w:rsidP="00185503">
                            <w:pPr>
                              <w:pStyle w:val="SzKpalrs"/>
                            </w:pPr>
                            <w:r>
                              <w:fldChar w:fldCharType="begin"/>
                            </w:r>
                            <w:r>
                              <w:instrText xml:space="preserve"> SEQ ábra \* ARABIC </w:instrText>
                            </w:r>
                            <w:r>
                              <w:fldChar w:fldCharType="separate"/>
                            </w:r>
                            <w:bookmarkStart w:id="96" w:name="_Toc7973639"/>
                            <w:r w:rsidR="00CF1EF8">
                              <w:t>13</w:t>
                            </w:r>
                            <w:r>
                              <w:fldChar w:fldCharType="end"/>
                            </w:r>
                            <w:r>
                              <w:t>. ábra: Aktorok és funkciók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4" type="#_x0000_t202" style="position:absolute;left:0;text-align:left;margin-left:13.25pt;margin-top:315.55pt;width:411.7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0690FB01" w:rsidR="00DA3829" w:rsidRPr="002620D8" w:rsidRDefault="00DA3829" w:rsidP="00185503">
                      <w:pPr>
                        <w:pStyle w:val="SzKpalrs"/>
                      </w:pPr>
                      <w:r>
                        <w:fldChar w:fldCharType="begin"/>
                      </w:r>
                      <w:r>
                        <w:instrText xml:space="preserve"> SEQ ábra \* ARABIC </w:instrText>
                      </w:r>
                      <w:r>
                        <w:fldChar w:fldCharType="separate"/>
                      </w:r>
                      <w:bookmarkStart w:id="97" w:name="_Toc7973639"/>
                      <w:r w:rsidR="00CF1EF8">
                        <w:t>13</w:t>
                      </w:r>
                      <w:r>
                        <w:fldChar w:fldCharType="end"/>
                      </w:r>
                      <w:r>
                        <w:t>. ábra: Aktorok és funkciók</w:t>
                      </w:r>
                      <w:bookmarkEnd w:id="97"/>
                    </w:p>
                  </w:txbxContent>
                </v:textbox>
                <w10:wrap type="topAndBottom"/>
              </v:shape>
            </w:pict>
          </mc:Fallback>
        </mc:AlternateContent>
      </w:r>
      <w:r w:rsidR="0017638D">
        <w:rPr>
          <w:noProof/>
          <w:lang w:eastAsia="hu-HU" w:bidi="ar-SA"/>
        </w:rPr>
        <w:drawing>
          <wp:anchor distT="0" distB="0" distL="114300" distR="114300" simplePos="0" relativeHeight="251850752" behindDoc="0" locked="0" layoutInCell="1" allowOverlap="1" wp14:anchorId="56FD97CA" wp14:editId="52DD32D6">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5">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98" w:name="_Toc7614311"/>
      <w:bookmarkStart w:id="99" w:name="_Toc7973559"/>
      <w:r>
        <w:t>ER diagram</w:t>
      </w:r>
      <w:bookmarkEnd w:id="98"/>
      <w:bookmarkEnd w:id="99"/>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0AF40F4A">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bookmarkStart w:id="100" w:name="_Ref7956695"/>
    <w:p w14:paraId="1B3516C4" w14:textId="531E71F9" w:rsidR="00185503" w:rsidRDefault="00185503" w:rsidP="00185503">
      <w:pPr>
        <w:pStyle w:val="SzKpalrs"/>
      </w:pPr>
      <w:r>
        <w:fldChar w:fldCharType="begin"/>
      </w:r>
      <w:r>
        <w:instrText xml:space="preserve"> SEQ ábra \* ARABIC </w:instrText>
      </w:r>
      <w:r>
        <w:fldChar w:fldCharType="separate"/>
      </w:r>
      <w:bookmarkStart w:id="101" w:name="_Toc7973640"/>
      <w:r w:rsidR="00CF1EF8">
        <w:t>14</w:t>
      </w:r>
      <w:r>
        <w:fldChar w:fldCharType="end"/>
      </w:r>
      <w:r>
        <w:t>. ábra: ER diagram</w:t>
      </w:r>
      <w:bookmarkEnd w:id="100"/>
      <w:bookmarkEnd w:id="101"/>
    </w:p>
    <w:p w14:paraId="2774AFC9" w14:textId="60A7A7C8"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w:t>
      </w:r>
      <w:r w:rsidR="00C81A2F">
        <w:t xml:space="preserve"> a fejlesztés során</w:t>
      </w:r>
      <w:r>
        <w:t xml:space="preserve"> nem kellett a táblákat manuálisan SQL szk</w:t>
      </w:r>
      <w:r w:rsidR="007353ED">
        <w:t>r</w:t>
      </w:r>
      <w:r>
        <w:t>ipteket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102" w:name="_Toc7614312"/>
      <w:bookmarkStart w:id="103" w:name="_Toc7973560"/>
      <w:r>
        <w:t>Osztálydiagram</w:t>
      </w:r>
      <w:bookmarkEnd w:id="102"/>
      <w:bookmarkEnd w:id="103"/>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4FFB51AA">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7">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p>
    <w:bookmarkStart w:id="104" w:name="_Ref3228406"/>
    <w:p w14:paraId="6BFF6138" w14:textId="65946A43" w:rsidR="001E2CB3" w:rsidRPr="001B4BDC" w:rsidRDefault="002C38B2" w:rsidP="002C38B2">
      <w:pPr>
        <w:pStyle w:val="SzKpalrs"/>
      </w:pPr>
      <w:r>
        <w:fldChar w:fldCharType="begin"/>
      </w:r>
      <w:r>
        <w:instrText xml:space="preserve"> SEQ ábra \* ARABIC </w:instrText>
      </w:r>
      <w:r>
        <w:fldChar w:fldCharType="separate"/>
      </w:r>
      <w:bookmarkStart w:id="105" w:name="_Toc7973641"/>
      <w:r w:rsidR="00CF1EF8">
        <w:t>15</w:t>
      </w:r>
      <w:r>
        <w:fldChar w:fldCharType="end"/>
      </w:r>
      <w:r>
        <w:t xml:space="preserve">. ábra: </w:t>
      </w:r>
      <w:r w:rsidR="00BC35E8">
        <w:t>Osztálydiagram</w:t>
      </w:r>
      <w:r w:rsidR="00BC35E8">
        <w:t xml:space="preserve"> - </w:t>
      </w:r>
      <w:r>
        <w:t>Controller-Service-Repository</w:t>
      </w:r>
      <w:bookmarkEnd w:id="104"/>
      <w:bookmarkEnd w:id="105"/>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7EB3659C"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w:t>
      </w:r>
      <w:r w:rsidR="00CE46DF">
        <w:t>interfészek</w:t>
      </w:r>
      <w:r w:rsidR="001C522A">
        <w:t xml:space="preserve"> segítségével szerzik meg.</w:t>
      </w:r>
    </w:p>
    <w:p w14:paraId="434E079C" w14:textId="39928CD7" w:rsidR="009D57B0" w:rsidRDefault="009D57B0" w:rsidP="009D57B0">
      <w:pPr>
        <w:pStyle w:val="SzDCmsor4"/>
      </w:pPr>
      <w:bookmarkStart w:id="106" w:name="_Toc7973561"/>
      <w:r>
        <w:t>Egy osztály ismertetése</w:t>
      </w:r>
      <w:bookmarkEnd w:id="106"/>
    </w:p>
    <w:p w14:paraId="4631E135" w14:textId="1614C2CC" w:rsidR="009D57B0" w:rsidRDefault="00CF1EF8" w:rsidP="009D57B0">
      <w:pPr>
        <w:pStyle w:val="SzDSzvegTrzs"/>
      </w:pPr>
      <w:r>
        <w:rPr>
          <w:noProof/>
          <w:lang w:eastAsia="hu-HU" w:bidi="ar-SA"/>
        </w:rPr>
        <mc:AlternateContent>
          <mc:Choice Requires="wpg">
            <w:drawing>
              <wp:anchor distT="0" distB="0" distL="114300" distR="114300" simplePos="0" relativeHeight="251918336" behindDoc="0" locked="0" layoutInCell="1" allowOverlap="1" wp14:anchorId="3581CA73" wp14:editId="43EF8C8A">
                <wp:simplePos x="0" y="0"/>
                <wp:positionH relativeFrom="margin">
                  <wp:align>center</wp:align>
                </wp:positionH>
                <wp:positionV relativeFrom="paragraph">
                  <wp:posOffset>786765</wp:posOffset>
                </wp:positionV>
                <wp:extent cx="5565775" cy="4852035"/>
                <wp:effectExtent l="0" t="0" r="0" b="5715"/>
                <wp:wrapTopAndBottom/>
                <wp:docPr id="514" name="Csoportba foglalás 514"/>
                <wp:cNvGraphicFramePr/>
                <a:graphic xmlns:a="http://schemas.openxmlformats.org/drawingml/2006/main">
                  <a:graphicData uri="http://schemas.microsoft.com/office/word/2010/wordprocessingGroup">
                    <wpg:wgp>
                      <wpg:cNvGrpSpPr/>
                      <wpg:grpSpPr>
                        <a:xfrm>
                          <a:off x="0" y="0"/>
                          <a:ext cx="5565775" cy="4852035"/>
                          <a:chOff x="0" y="0"/>
                          <a:chExt cx="5565775" cy="4852035"/>
                        </a:xfrm>
                      </wpg:grpSpPr>
                      <pic:pic xmlns:pic="http://schemas.openxmlformats.org/drawingml/2006/picture">
                        <pic:nvPicPr>
                          <pic:cNvPr id="512" name="Kép 5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4312920"/>
                          </a:xfrm>
                          <a:prstGeom prst="rect">
                            <a:avLst/>
                          </a:prstGeom>
                        </pic:spPr>
                      </pic:pic>
                      <wps:wsp>
                        <wps:cNvPr id="513" name="Szövegdoboz 513"/>
                        <wps:cNvSpPr txBox="1"/>
                        <wps:spPr>
                          <a:xfrm>
                            <a:off x="0" y="4371975"/>
                            <a:ext cx="5565775" cy="480060"/>
                          </a:xfrm>
                          <a:prstGeom prst="rect">
                            <a:avLst/>
                          </a:prstGeom>
                          <a:solidFill>
                            <a:prstClr val="white"/>
                          </a:solidFill>
                          <a:ln>
                            <a:noFill/>
                          </a:ln>
                        </wps:spPr>
                        <wps:txbx>
                          <w:txbxContent>
                            <w:p w14:paraId="236812BC" w14:textId="0BDCD27C" w:rsidR="00CF1EF8" w:rsidRPr="005E15FA" w:rsidRDefault="00CF1EF8" w:rsidP="00CF1EF8">
                              <w:pPr>
                                <w:pStyle w:val="SzKpalrs"/>
                              </w:pPr>
                              <w:r>
                                <w:fldChar w:fldCharType="begin"/>
                              </w:r>
                              <w:r>
                                <w:instrText xml:space="preserve"> SEQ ábra \* ARABIC </w:instrText>
                              </w:r>
                              <w:r>
                                <w:fldChar w:fldCharType="separate"/>
                              </w:r>
                              <w:bookmarkStart w:id="107" w:name="_Toc7973642"/>
                              <w:r>
                                <w:t>16</w:t>
                              </w:r>
                              <w:r>
                                <w:fldChar w:fldCharType="end"/>
                              </w:r>
                              <w:r>
                                <w:t>. ábra: Osztálydiagram - DeliveryService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81CA73" id="Csoportba foglalás 514" o:spid="_x0000_s1835" style="position:absolute;left:0;text-align:left;margin-left:0;margin-top:61.95pt;width:438.25pt;height:382.05pt;z-index:251918336;mso-position-horizontal:center;mso-position-horizontal-relative:margin;mso-position-vertical-relative:text" coordsize="55657,48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">
                <v:shape id="Kép 512" o:spid="_x0000_s1836" type="#_x0000_t75" style="position:absolute;width:55657;height:43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">
                  <v:imagedata r:id="rId19" o:title=""/>
                  <v:path arrowok="t"/>
                </v:shape>
                <v:shape id="Szövegdoboz 513" o:spid="_x0000_s1837" type="#_x0000_t202" style="position:absolute;top:43719;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" stroked="f">
                  <v:textbox style="mso-fit-shape-to-text:t" inset="0,0,0,0">
                    <w:txbxContent>
                      <w:p w14:paraId="236812BC" w14:textId="0BDCD27C" w:rsidR="00CF1EF8" w:rsidRPr="005E15FA" w:rsidRDefault="00CF1EF8" w:rsidP="00CF1EF8">
                        <w:pPr>
                          <w:pStyle w:val="SzKpalrs"/>
                        </w:pPr>
                        <w:r>
                          <w:fldChar w:fldCharType="begin"/>
                        </w:r>
                        <w:r>
                          <w:instrText xml:space="preserve"> SEQ ábra \* ARABIC </w:instrText>
                        </w:r>
                        <w:r>
                          <w:fldChar w:fldCharType="separate"/>
                        </w:r>
                        <w:bookmarkStart w:id="108" w:name="_Toc7973642"/>
                        <w:r>
                          <w:t>16</w:t>
                        </w:r>
                        <w:r>
                          <w:fldChar w:fldCharType="end"/>
                        </w:r>
                        <w:r>
                          <w:t>. ábra: Osztálydiagram - DeliveryService</w:t>
                        </w:r>
                        <w:bookmarkEnd w:id="108"/>
                      </w:p>
                    </w:txbxContent>
                  </v:textbox>
                </v:shape>
                <w10:wrap type="topAndBottom" anchorx="margin"/>
              </v:group>
            </w:pict>
          </mc:Fallback>
        </mc:AlternateContent>
      </w:r>
      <w:r w:rsidR="009D57B0">
        <w:t>Az előbbi ábrán átláthatósági okokból nem szerepeltek se az attribútumok, se a metódusok. Ezt a hiányt ebben a</w:t>
      </w:r>
      <w:r w:rsidR="00812519">
        <w:t>z</w:t>
      </w:r>
      <w:r w:rsidR="009D57B0">
        <w:t xml:space="preserve"> </w:t>
      </w:r>
      <w:r w:rsidR="00812519">
        <w:t>al</w:t>
      </w:r>
      <w:r w:rsidR="009D57B0">
        <w:t xml:space="preserve">fejezetben szeretném pótolni, a </w:t>
      </w:r>
      <w:r w:rsidR="009D57B0">
        <w:rPr>
          <w:i/>
        </w:rPr>
        <w:t xml:space="preserve">DeliveryServiceImpl </w:t>
      </w:r>
      <w:r w:rsidR="009D57B0">
        <w:t>osztály részletes bemutatásával.</w:t>
      </w:r>
    </w:p>
    <w:p w14:paraId="6D3937C0" w14:textId="7C5AD659" w:rsidR="00353138" w:rsidRDefault="00812519" w:rsidP="009D57B0">
      <w:pPr>
        <w:pStyle w:val="SzDSzvegTrzs"/>
      </w:pPr>
      <w:r>
        <w:t xml:space="preserve">A controller-ek a (fenti ábrán bal oldalt látható) </w:t>
      </w:r>
      <w:r>
        <w:rPr>
          <w:i/>
        </w:rPr>
        <w:t xml:space="preserve">DeliveryService </w:t>
      </w:r>
      <w:r>
        <w:t xml:space="preserve">interfész metódusait hívják meg, melyeket a (jobb oldalon lévő) </w:t>
      </w:r>
      <w:r>
        <w:rPr>
          <w:i/>
        </w:rPr>
        <w:t xml:space="preserve">DelvieryServiceImpl </w:t>
      </w:r>
      <w:r>
        <w:t>osztály implementál.</w:t>
      </w:r>
    </w:p>
    <w:p w14:paraId="43DE0B3E" w14:textId="278F8DFF" w:rsidR="00751DF6" w:rsidRPr="00751DF6" w:rsidRDefault="00751DF6" w:rsidP="009D57B0">
      <w:pPr>
        <w:pStyle w:val="SzDSzvegTrzs"/>
        <w:rPr>
          <w:i/>
        </w:rPr>
      </w:pPr>
      <w:r>
        <w:t xml:space="preserve">A </w:t>
      </w:r>
      <w:r>
        <w:rPr>
          <w:i/>
        </w:rPr>
        <w:t xml:space="preserve">DeliveryServiceImpl </w:t>
      </w:r>
      <w:r>
        <w:t xml:space="preserve">osztály egy </w:t>
      </w:r>
      <w:r>
        <w:rPr>
          <w:i/>
        </w:rPr>
        <w:t>service</w:t>
      </w:r>
      <w:r>
        <w:t xml:space="preserve"> Spring annotációval van ellátva. A </w:t>
      </w:r>
      <w:r>
        <w:rPr>
          <w:i/>
        </w:rPr>
        <w:t xml:space="preserve">Service </w:t>
      </w:r>
      <w:r>
        <w:t xml:space="preserve"> annotáció a </w:t>
      </w:r>
      <w:r>
        <w:rPr>
          <w:i/>
        </w:rPr>
        <w:t xml:space="preserve">Component </w:t>
      </w:r>
      <w:r>
        <w:t xml:space="preserve">annotáció egy specializált fajtája, ami </w:t>
      </w:r>
      <w:r>
        <w:rPr>
          <w:i/>
        </w:rPr>
        <w:t>bean-</w:t>
      </w:r>
      <w:r>
        <w:t xml:space="preserve">ként jelöli meg az annotált osztályt. Ezáltal a Spring komponens szkennelés során megtalálja az osztályt és hozzáadja az </w:t>
      </w:r>
      <w:r>
        <w:rPr>
          <w:i/>
        </w:rPr>
        <w:t>application context-</w:t>
      </w:r>
      <w:r>
        <w:t xml:space="preserve">hez. Erre azért van szükség, hogy később lehessen injektálni a </w:t>
      </w:r>
      <w:r>
        <w:rPr>
          <w:i/>
        </w:rPr>
        <w:t>bean-</w:t>
      </w:r>
      <w:r>
        <w:t>t más osztályokban.</w:t>
      </w:r>
      <w:r>
        <w:rPr>
          <w:i/>
        </w:rPr>
        <w:t xml:space="preserve"> </w:t>
      </w:r>
    </w:p>
    <w:p w14:paraId="7F808168" w14:textId="67A8998D" w:rsidR="00C0429E" w:rsidRDefault="0098476B" w:rsidP="009D57B0">
      <w:pPr>
        <w:pStyle w:val="SzDSzvegTrzs"/>
      </w:pPr>
      <w:r>
        <w:lastRenderedPageBreak/>
        <w:t xml:space="preserve">Az attribútumok között látható, hogy </w:t>
      </w:r>
      <w:r w:rsidR="004F70D5">
        <w:t>három</w:t>
      </w:r>
      <w:r>
        <w:t xml:space="preserve"> közülük statikus és végleges (bel felső indexben </w:t>
      </w:r>
      <w:r>
        <w:rPr>
          <w:i/>
        </w:rPr>
        <w:t xml:space="preserve">S </w:t>
      </w:r>
      <w:r>
        <w:t xml:space="preserve">jelzi a </w:t>
      </w:r>
      <w:r>
        <w:rPr>
          <w:i/>
        </w:rPr>
        <w:t xml:space="preserve">static, </w:t>
      </w:r>
      <w:r w:rsidR="00C0429E">
        <w:t xml:space="preserve">jobb felső indexben pedig </w:t>
      </w:r>
      <w:r>
        <w:rPr>
          <w:i/>
        </w:rPr>
        <w:t xml:space="preserve">F </w:t>
      </w:r>
      <w:r>
        <w:t xml:space="preserve">jelzi a </w:t>
      </w:r>
      <w:r>
        <w:rPr>
          <w:i/>
        </w:rPr>
        <w:t xml:space="preserve">final </w:t>
      </w:r>
      <w:r>
        <w:t>kulcsszavakat).</w:t>
      </w:r>
      <w:r w:rsidR="00CE1847">
        <w:t xml:space="preserve"> Ezeknek a változóknak az értéke nem fog változni a műveletek során, ezért </w:t>
      </w:r>
      <w:r w:rsidR="00CE1847">
        <w:rPr>
          <w:i/>
        </w:rPr>
        <w:t>final</w:t>
      </w:r>
      <w:r w:rsidR="00CE1847">
        <w:t xml:space="preserve">. Illetve az értékük azonos az osztály minden példányában, ezért </w:t>
      </w:r>
      <w:r w:rsidR="00CE1847">
        <w:rPr>
          <w:i/>
        </w:rPr>
        <w:t xml:space="preserve">static. </w:t>
      </w:r>
      <w:r w:rsidR="00CE1847">
        <w:t xml:space="preserve">A többi attribútum egy-egy </w:t>
      </w:r>
      <w:r w:rsidR="00CE1847">
        <w:rPr>
          <w:i/>
        </w:rPr>
        <w:t>service</w:t>
      </w:r>
      <w:r w:rsidR="00CE1847">
        <w:t xml:space="preserve">, illetve </w:t>
      </w:r>
      <w:r w:rsidR="00CE1847">
        <w:rPr>
          <w:i/>
        </w:rPr>
        <w:t xml:space="preserve">repository </w:t>
      </w:r>
      <w:r w:rsidR="00CE1847">
        <w:t xml:space="preserve">osztályt tárol, hogy később azok metódusait </w:t>
      </w:r>
      <w:r w:rsidR="00C0429E">
        <w:t>meg tudjam hívni</w:t>
      </w:r>
      <w:r w:rsidR="00CE1847">
        <w:t>.</w:t>
      </w:r>
    </w:p>
    <w:p w14:paraId="6FC16980" w14:textId="52B6CED4" w:rsidR="00E22818" w:rsidRDefault="00C0429E" w:rsidP="009D57B0">
      <w:pPr>
        <w:pStyle w:val="SzDSzvegTrzs"/>
      </w:pPr>
      <w:r>
        <w:t xml:space="preserve">A metódusok között láthatók </w:t>
      </w:r>
      <w:r w:rsidRPr="00C0429E">
        <w:rPr>
          <w:i/>
        </w:rPr>
        <w:t>getter</w:t>
      </w:r>
      <w:r>
        <w:t>-ek és setter-ek, egy konstruktor, az implementált interfész felülírt metódusai, illetve privát metódusok.</w:t>
      </w:r>
      <w:r w:rsidR="006125DA">
        <w:t xml:space="preserve"> A </w:t>
      </w:r>
      <w:r w:rsidR="006125DA">
        <w:rPr>
          <w:i/>
        </w:rPr>
        <w:t>setter</w:t>
      </w:r>
      <w:r w:rsidR="006125DA" w:rsidRPr="006125DA">
        <w:t>-ek</w:t>
      </w:r>
      <w:r w:rsidR="006125DA">
        <w:t xml:space="preserve"> definiálása felett látható egy </w:t>
      </w:r>
      <w:r w:rsidR="006125DA">
        <w:rPr>
          <w:i/>
        </w:rPr>
        <w:t xml:space="preserve">Autowired </w:t>
      </w:r>
      <w:r w:rsidR="006125DA">
        <w:t xml:space="preserve">annotáció, ami jelzi a Spring-nek, hogy injektálja be a paraméterként szereplő </w:t>
      </w:r>
      <w:r w:rsidR="006125DA">
        <w:rPr>
          <w:i/>
        </w:rPr>
        <w:t>bean</w:t>
      </w:r>
      <w:r w:rsidR="006125DA">
        <w:t>-t.</w:t>
      </w:r>
      <w:r w:rsidR="002F2225">
        <w:t xml:space="preserve"> A</w:t>
      </w:r>
      <w:r w:rsidR="00E22818">
        <w:t xml:space="preserve"> paraméter nélküli konstruktor explicit definiálására a </w:t>
      </w:r>
      <w:r w:rsidR="00E22818">
        <w:rPr>
          <w:i/>
        </w:rPr>
        <w:t xml:space="preserve">bean </w:t>
      </w:r>
      <w:r w:rsidR="00E22818">
        <w:t>későbbi injektálása miatt van szükség</w:t>
      </w:r>
      <w:r w:rsidR="002F2225">
        <w:t>.</w:t>
      </w:r>
    </w:p>
    <w:p w14:paraId="24F120A9" w14:textId="77777777" w:rsidR="00DA421A" w:rsidRDefault="0065327A" w:rsidP="009D57B0">
      <w:pPr>
        <w:pStyle w:val="SzDSzvegTrzs"/>
      </w:pPr>
      <w:r>
        <w:t>A többi metódus között találhatók olyanok, melyek komolyabb üzleti logikát</w:t>
      </w:r>
      <w:r w:rsidR="00460A80">
        <w:t xml:space="preserve"> tartalmaznak</w:t>
      </w:r>
      <w:r>
        <w:t>, mint mások</w:t>
      </w:r>
      <w:r w:rsidR="002F2225">
        <w:t>, de a kódot megnézve látni lehet, hogy törekedtem a külön-külön is használható részek szétválasztására</w:t>
      </w:r>
      <w:r>
        <w:t xml:space="preserve">. </w:t>
      </w:r>
    </w:p>
    <w:p w14:paraId="29AD3577" w14:textId="11271F86" w:rsidR="0098476B" w:rsidRDefault="00460A80" w:rsidP="009D57B0">
      <w:pPr>
        <w:pStyle w:val="SzDSzvegTrzs"/>
      </w:pPr>
      <w:r>
        <w:t>Az osztályban megtalálható metódusok a következők</w:t>
      </w:r>
      <w:r w:rsidR="0065327A">
        <w:t xml:space="preserve">: </w:t>
      </w:r>
    </w:p>
    <w:p w14:paraId="0114A60D" w14:textId="77777777" w:rsidR="006641BD" w:rsidRDefault="00460A80" w:rsidP="0065327A">
      <w:pPr>
        <w:pStyle w:val="SzDSzvegTrzs"/>
        <w:numPr>
          <w:ilvl w:val="0"/>
          <w:numId w:val="28"/>
        </w:numPr>
      </w:pPr>
      <w:r w:rsidRPr="00460A80">
        <w:rPr>
          <w:i/>
        </w:rPr>
        <w:t>createCandD</w:t>
      </w:r>
      <w:r>
        <w:rPr>
          <w:i/>
        </w:rPr>
        <w:t xml:space="preserve">, </w:t>
      </w:r>
      <w:r>
        <w:t>a paraméterként megkapott címekkel meghívja a Google Distance Matrix API-át, majd a kapott adatokkal létrehoz egy új CandD</w:t>
      </w:r>
      <w:r w:rsidR="0028106E">
        <w:rPr>
          <w:rStyle w:val="Lbjegyzet-hivatkozs"/>
        </w:rPr>
        <w:footnoteReference w:id="1"/>
      </w:r>
      <w:r>
        <w:t xml:space="preserve"> objektumot.</w:t>
      </w:r>
    </w:p>
    <w:p w14:paraId="1EC90296" w14:textId="5CE26E15" w:rsidR="00460A80" w:rsidRPr="00460A80" w:rsidRDefault="006641BD" w:rsidP="0065327A">
      <w:pPr>
        <w:pStyle w:val="SzDSzvegTrzs"/>
        <w:numPr>
          <w:ilvl w:val="0"/>
          <w:numId w:val="28"/>
        </w:numPr>
      </w:pPr>
      <w:r w:rsidRPr="00460A80">
        <w:rPr>
          <w:i/>
        </w:rPr>
        <w:t>getShortestRoute</w:t>
      </w:r>
      <w:r>
        <w:rPr>
          <w:i/>
        </w:rPr>
        <w:t xml:space="preserve">, </w:t>
      </w:r>
      <w:r>
        <w:t xml:space="preserve">a paraméterként átadott címekkel meghívja a </w:t>
      </w:r>
      <w:r>
        <w:rPr>
          <w:i/>
        </w:rPr>
        <w:t>createCandD</w:t>
      </w:r>
      <w:r>
        <w:t xml:space="preserve"> metódust, majd a visszakapott objektummal és a szintén paraméterkén kapott rendelésekkel lefuttatja a genetikus algoritmust az útvonal optimalizációhoz.</w:t>
      </w:r>
      <w:r w:rsidR="00460A80">
        <w:t xml:space="preserve"> </w:t>
      </w:r>
    </w:p>
    <w:p w14:paraId="4EDD6F04" w14:textId="761500B4" w:rsidR="0065327A" w:rsidRDefault="0065327A" w:rsidP="0065327A">
      <w:pPr>
        <w:pStyle w:val="SzDSzvegTrzs"/>
        <w:numPr>
          <w:ilvl w:val="0"/>
          <w:numId w:val="28"/>
        </w:numPr>
      </w:pPr>
      <w:r w:rsidRPr="00460A80">
        <w:rPr>
          <w:i/>
        </w:rPr>
        <w:t>findDeliveryById</w:t>
      </w:r>
      <w:r>
        <w:t xml:space="preserve">, ez visszaadja a kiszállítást a paraméterként kapott </w:t>
      </w:r>
      <w:r w:rsidRPr="00137C76">
        <w:rPr>
          <w:i/>
        </w:rPr>
        <w:t>id</w:t>
      </w:r>
      <w:r>
        <w:t xml:space="preserve"> alapján.</w:t>
      </w:r>
    </w:p>
    <w:p w14:paraId="34B6FE4E" w14:textId="3A96C15F" w:rsidR="0065327A" w:rsidRDefault="0065327A" w:rsidP="0065327A">
      <w:pPr>
        <w:pStyle w:val="SzDSzvegTrzs"/>
        <w:numPr>
          <w:ilvl w:val="0"/>
          <w:numId w:val="28"/>
        </w:numPr>
      </w:pPr>
      <w:r w:rsidRPr="00460A80">
        <w:rPr>
          <w:i/>
        </w:rPr>
        <w:t>findAll</w:t>
      </w:r>
      <w:r>
        <w:t>, visszaad minden adatbázisban lévő kiszállítást.</w:t>
      </w:r>
    </w:p>
    <w:p w14:paraId="448522F1" w14:textId="6DADA0D4" w:rsidR="0065327A" w:rsidRDefault="0065327A" w:rsidP="0065327A">
      <w:pPr>
        <w:pStyle w:val="SzDSzvegTrzs"/>
        <w:numPr>
          <w:ilvl w:val="0"/>
          <w:numId w:val="28"/>
        </w:numPr>
      </w:pPr>
      <w:r w:rsidRPr="00460A80">
        <w:rPr>
          <w:i/>
        </w:rPr>
        <w:t>deleteDelivery</w:t>
      </w:r>
      <w:r>
        <w:t xml:space="preserve">, először meghívja </w:t>
      </w:r>
      <w:r w:rsidRPr="00460A80">
        <w:rPr>
          <w:i/>
        </w:rPr>
        <w:t>remove</w:t>
      </w:r>
      <w:r w:rsidRPr="00460A80">
        <w:rPr>
          <w:i/>
        </w:rPr>
        <w:t>DeliveryFromEmployee</w:t>
      </w:r>
      <w:r>
        <w:t xml:space="preserve">-t és a </w:t>
      </w:r>
      <w:r w:rsidRPr="00460A80">
        <w:rPr>
          <w:i/>
        </w:rPr>
        <w:t>nullDeliveryOfOrders</w:t>
      </w:r>
      <w:r>
        <w:t>-t, majd töröli a paraméterként kapott</w:t>
      </w:r>
      <w:r w:rsidR="00460A80">
        <w:t xml:space="preserve"> </w:t>
      </w:r>
      <w:r w:rsidR="00460A80" w:rsidRPr="00137C76">
        <w:rPr>
          <w:i/>
        </w:rPr>
        <w:t>id</w:t>
      </w:r>
      <w:r w:rsidR="00460A80">
        <w:t>-he</w:t>
      </w:r>
      <w:r>
        <w:t>z tartozó kiszállítást.</w:t>
      </w:r>
    </w:p>
    <w:p w14:paraId="376AD79E" w14:textId="13CB52CE" w:rsidR="0065327A" w:rsidRDefault="0065327A" w:rsidP="0065327A">
      <w:pPr>
        <w:pStyle w:val="SzDSzvegTrzs"/>
        <w:numPr>
          <w:ilvl w:val="0"/>
          <w:numId w:val="28"/>
        </w:numPr>
      </w:pPr>
      <w:r w:rsidRPr="00460A80">
        <w:rPr>
          <w:i/>
        </w:rPr>
        <w:t>nullDeliveryOfOrders</w:t>
      </w:r>
      <w:r>
        <w:t xml:space="preserve">, a </w:t>
      </w:r>
      <w:r w:rsidRPr="00460A80">
        <w:rPr>
          <w:i/>
        </w:rPr>
        <w:t>deleteDelivery</w:t>
      </w:r>
      <w:r>
        <w:t xml:space="preserve"> hívja meg, eltávolítja a rendelést a kiszállításokról.</w:t>
      </w:r>
    </w:p>
    <w:p w14:paraId="7A345E8E" w14:textId="376027BF" w:rsidR="0065327A" w:rsidRDefault="0065327A" w:rsidP="0065327A">
      <w:pPr>
        <w:pStyle w:val="SzDSzvegTrzs"/>
        <w:numPr>
          <w:ilvl w:val="0"/>
          <w:numId w:val="28"/>
        </w:numPr>
      </w:pPr>
      <w:r w:rsidRPr="00460A80">
        <w:rPr>
          <w:i/>
        </w:rPr>
        <w:t>remove</w:t>
      </w:r>
      <w:r w:rsidRPr="00460A80">
        <w:rPr>
          <w:i/>
        </w:rPr>
        <w:t>DeliveryFromEmployee</w:t>
      </w:r>
      <w:r>
        <w:t xml:space="preserve">, eltávolítja </w:t>
      </w:r>
      <w:r w:rsidR="00460A80">
        <w:t>a paraméterként kapott kiszállítást az alkalmazottól.</w:t>
      </w:r>
    </w:p>
    <w:p w14:paraId="7EE19F6D" w14:textId="3529E239" w:rsidR="00460A80" w:rsidRDefault="00460A80" w:rsidP="0065327A">
      <w:pPr>
        <w:pStyle w:val="SzDSzvegTrzs"/>
        <w:numPr>
          <w:ilvl w:val="0"/>
          <w:numId w:val="28"/>
        </w:numPr>
      </w:pPr>
      <w:r w:rsidRPr="00460A80">
        <w:rPr>
          <w:i/>
        </w:rPr>
        <w:t>getOrdersOfDelivery</w:t>
      </w:r>
      <w:r>
        <w:t xml:space="preserve">, visszaadja a paraméterként kapott </w:t>
      </w:r>
      <w:r w:rsidRPr="00137C76">
        <w:rPr>
          <w:i/>
        </w:rPr>
        <w:t>id</w:t>
      </w:r>
      <w:r>
        <w:t>-vel rendelkező kiszállítás rendeléseit.</w:t>
      </w:r>
    </w:p>
    <w:p w14:paraId="22D8745C" w14:textId="651F828E" w:rsidR="00D8759E" w:rsidRDefault="00D8759E" w:rsidP="0065327A">
      <w:pPr>
        <w:pStyle w:val="SzDSzvegTrzs"/>
        <w:numPr>
          <w:ilvl w:val="0"/>
          <w:numId w:val="28"/>
        </w:numPr>
      </w:pPr>
      <w:r w:rsidRPr="00460A80">
        <w:rPr>
          <w:i/>
        </w:rPr>
        <w:lastRenderedPageBreak/>
        <w:t>editDelivery</w:t>
      </w:r>
      <w:r>
        <w:rPr>
          <w:i/>
        </w:rPr>
        <w:t xml:space="preserve">, </w:t>
      </w:r>
      <w:r w:rsidRPr="00D8759E">
        <w:t>a paraméterben kapott</w:t>
      </w:r>
      <w:r>
        <w:rPr>
          <w:i/>
        </w:rPr>
        <w:t xml:space="preserve"> Map</w:t>
      </w:r>
      <w:r>
        <w:t xml:space="preserve">-ben lévő információk alapján frissíti a kiszállítást. Ha szükséges hozzá rendel/változtat/eltávolítja a kiszállítót, eltávolítja a rendelést és újra futtatja az útvonal </w:t>
      </w:r>
      <w:r w:rsidR="00415C88">
        <w:t>optimalizációt (egy külön szálon, mivel ez egy időigényes folyamat)</w:t>
      </w:r>
      <w:r>
        <w:t>.</w:t>
      </w:r>
    </w:p>
    <w:p w14:paraId="296736E2" w14:textId="08CB560D" w:rsidR="00460A80" w:rsidRDefault="00460A80" w:rsidP="0065327A">
      <w:pPr>
        <w:pStyle w:val="SzDSzvegTrzs"/>
        <w:numPr>
          <w:ilvl w:val="0"/>
          <w:numId w:val="28"/>
        </w:numPr>
      </w:pPr>
      <w:r w:rsidRPr="00460A80">
        <w:rPr>
          <w:i/>
        </w:rPr>
        <w:t>makeNewDelivery</w:t>
      </w:r>
      <w:r>
        <w:t xml:space="preserve">, ezt a metódust hívja meg a </w:t>
      </w:r>
      <w:r>
        <w:rPr>
          <w:i/>
        </w:rPr>
        <w:t>DeliveryProcessor</w:t>
      </w:r>
      <w:r>
        <w:t xml:space="preserve">, ami az új kiszállítások létrehozásáért felelős. Lekéri az </w:t>
      </w:r>
      <w:r>
        <w:rPr>
          <w:i/>
        </w:rPr>
        <w:t>OrderService-</w:t>
      </w:r>
      <w:r>
        <w:t xml:space="preserve">től a szabad rendeléseket, majd ezeket és készülő </w:t>
      </w:r>
      <w:r>
        <w:rPr>
          <w:i/>
        </w:rPr>
        <w:t xml:space="preserve">delivery </w:t>
      </w:r>
      <w:r>
        <w:t xml:space="preserve">objektumot átadva meghívja a </w:t>
      </w:r>
      <w:r>
        <w:rPr>
          <w:i/>
        </w:rPr>
        <w:t xml:space="preserve">makeDelivery </w:t>
      </w:r>
      <w:r>
        <w:t>metódust.</w:t>
      </w:r>
    </w:p>
    <w:p w14:paraId="11460EEE" w14:textId="5FF0CB3A" w:rsidR="00460A80" w:rsidRDefault="00FB734B" w:rsidP="00FB734B">
      <w:pPr>
        <w:pStyle w:val="SzDSzvegTrzs"/>
        <w:numPr>
          <w:ilvl w:val="0"/>
          <w:numId w:val="28"/>
        </w:numPr>
      </w:pPr>
      <w:r>
        <w:rPr>
          <w:i/>
        </w:rPr>
        <w:t>makeDelivery</w:t>
      </w:r>
      <w:r>
        <w:rPr>
          <w:i/>
        </w:rPr>
        <w:t xml:space="preserve">, </w:t>
      </w:r>
      <w:r>
        <w:t>hozzáadja a</w:t>
      </w:r>
      <w:r w:rsidR="004F70D5">
        <w:t xml:space="preserve">z </w:t>
      </w:r>
      <w:r w:rsidR="004F70D5">
        <w:rPr>
          <w:i/>
        </w:rPr>
        <w:t>OrderService</w:t>
      </w:r>
      <w:r w:rsidR="004F70D5">
        <w:t xml:space="preserve"> interfész </w:t>
      </w:r>
      <w:r>
        <w:rPr>
          <w:i/>
        </w:rPr>
        <w:t>getFakeOrder</w:t>
      </w:r>
      <w:r>
        <w:t xml:space="preserve"> </w:t>
      </w:r>
      <w:r w:rsidR="004F70D5">
        <w:t xml:space="preserve">metódusának a </w:t>
      </w:r>
      <w:r>
        <w:t xml:space="preserve">meghívásával a kezdő címet a rendelésekhez, létrehozza az optimális útvonalat a </w:t>
      </w:r>
      <w:r w:rsidRPr="00460A80">
        <w:rPr>
          <w:i/>
        </w:rPr>
        <w:t>getShortestRoute</w:t>
      </w:r>
      <w:r>
        <w:rPr>
          <w:i/>
        </w:rPr>
        <w:t xml:space="preserve"> </w:t>
      </w:r>
      <w:r w:rsidRPr="00FB734B">
        <w:t>segítségével</w:t>
      </w:r>
      <w:r>
        <w:t xml:space="preserve">, majd </w:t>
      </w:r>
      <w:r w:rsidR="00515CB4">
        <w:t xml:space="preserve">visszaadja a </w:t>
      </w:r>
      <w:r w:rsidR="00515CB4" w:rsidRPr="00515CB4">
        <w:rPr>
          <w:i/>
        </w:rPr>
        <w:t>createNewDelivery</w:t>
      </w:r>
      <w:r w:rsidR="00515CB4">
        <w:rPr>
          <w:i/>
        </w:rPr>
        <w:t xml:space="preserve"> </w:t>
      </w:r>
      <w:r w:rsidR="00515CB4" w:rsidRPr="00515CB4">
        <w:t>me</w:t>
      </w:r>
      <w:r w:rsidR="00515CB4">
        <w:t>g</w:t>
      </w:r>
      <w:r w:rsidR="00515CB4" w:rsidRPr="00515CB4">
        <w:t>hívásával</w:t>
      </w:r>
      <w:r w:rsidR="00515CB4">
        <w:t xml:space="preserve"> az új rendelést.</w:t>
      </w:r>
    </w:p>
    <w:p w14:paraId="3117B1E7" w14:textId="20EF2991" w:rsidR="00515CB4" w:rsidRDefault="00515CB4" w:rsidP="00FB734B">
      <w:pPr>
        <w:pStyle w:val="SzDSzvegTrzs"/>
        <w:numPr>
          <w:ilvl w:val="0"/>
          <w:numId w:val="28"/>
        </w:numPr>
      </w:pPr>
      <w:r w:rsidRPr="00515CB4">
        <w:rPr>
          <w:i/>
        </w:rPr>
        <w:t>newDeliveryForEmployee</w:t>
      </w:r>
      <w:r>
        <w:rPr>
          <w:i/>
        </w:rPr>
        <w:t xml:space="preserve">, </w:t>
      </w:r>
      <w:r>
        <w:t>ha a paraméterben kapott e-mail címmel rendelkező alkalmazottnak nincs aktív kiszállítása, hozzá rendel egyet az adatbázisból</w:t>
      </w:r>
      <w:r w:rsidR="00A45ACE">
        <w:t xml:space="preserve"> (</w:t>
      </w:r>
      <w:r w:rsidR="00A45ACE" w:rsidRPr="00A45ACE">
        <w:rPr>
          <w:i/>
        </w:rPr>
        <w:t>findDeliveryForEmployee</w:t>
      </w:r>
      <w:r w:rsidR="00A45ACE">
        <w:rPr>
          <w:i/>
        </w:rPr>
        <w:t xml:space="preserve"> </w:t>
      </w:r>
      <w:r w:rsidR="00A45ACE">
        <w:t>hívásával)</w:t>
      </w:r>
      <w:r>
        <w:t>, majd visszaadja a kiszállítás során megteendő kilómétereket és a hozzá tartozó rendeléseket.</w:t>
      </w:r>
    </w:p>
    <w:p w14:paraId="7EE6EB33" w14:textId="58E903F1" w:rsidR="00515CB4" w:rsidRDefault="00A45ACE" w:rsidP="00FB734B">
      <w:pPr>
        <w:pStyle w:val="SzDSzvegTrzs"/>
        <w:numPr>
          <w:ilvl w:val="0"/>
          <w:numId w:val="28"/>
        </w:numPr>
      </w:pPr>
      <w:r w:rsidRPr="00A45ACE">
        <w:rPr>
          <w:i/>
        </w:rPr>
        <w:t>findDeliveryForEmployee</w:t>
      </w:r>
      <w:r>
        <w:rPr>
          <w:i/>
        </w:rPr>
        <w:t xml:space="preserve">, </w:t>
      </w:r>
      <w:r>
        <w:t>egy alkalmazotthoz nem tartozó kiszállítást ad vissza.</w:t>
      </w:r>
    </w:p>
    <w:p w14:paraId="7E491E32" w14:textId="4AB34924" w:rsidR="00A45ACE" w:rsidRDefault="00A45ACE" w:rsidP="00FB734B">
      <w:pPr>
        <w:pStyle w:val="SzDSzvegTrzs"/>
        <w:numPr>
          <w:ilvl w:val="0"/>
          <w:numId w:val="28"/>
        </w:numPr>
      </w:pPr>
      <w:r w:rsidRPr="00A45ACE">
        <w:rPr>
          <w:i/>
        </w:rPr>
        <w:t>createNewDelivery</w:t>
      </w:r>
      <w:r>
        <w:rPr>
          <w:i/>
        </w:rPr>
        <w:t xml:space="preserve">, </w:t>
      </w:r>
      <w:r w:rsidR="00137C76">
        <w:t xml:space="preserve">ez a </w:t>
      </w:r>
      <w:r>
        <w:t>metódus</w:t>
      </w:r>
      <w:r w:rsidR="00137C76">
        <w:t xml:space="preserve"> felül van töltve</w:t>
      </w:r>
      <w:r>
        <w:t xml:space="preserve">, hogy különböző paraméterekkel is meg lehessen hívni. A paraméterekben kapott adatokat hozzáadja a kiszállításhoz és a </w:t>
      </w:r>
      <w:r>
        <w:rPr>
          <w:i/>
        </w:rPr>
        <w:t xml:space="preserve">DeliveryRepository </w:t>
      </w:r>
      <w:r w:rsidRPr="00A45ACE">
        <w:t>segítségével</w:t>
      </w:r>
      <w:r>
        <w:rPr>
          <w:i/>
        </w:rPr>
        <w:t xml:space="preserve"> </w:t>
      </w:r>
      <w:r w:rsidR="00760866">
        <w:t>eltárolja azt az adatbázisban.</w:t>
      </w:r>
    </w:p>
    <w:p w14:paraId="2CCB99BF" w14:textId="47D68681" w:rsidR="00760866" w:rsidRDefault="00760866" w:rsidP="00FB734B">
      <w:pPr>
        <w:pStyle w:val="SzDSzvegTrzs"/>
        <w:numPr>
          <w:ilvl w:val="0"/>
          <w:numId w:val="28"/>
        </w:numPr>
      </w:pPr>
      <w:r w:rsidRPr="00760866">
        <w:rPr>
          <w:i/>
        </w:rPr>
        <w:t>createOrderStringForDelivery</w:t>
      </w:r>
      <w:r>
        <w:rPr>
          <w:i/>
        </w:rPr>
        <w:t xml:space="preserve">, </w:t>
      </w:r>
      <w:r>
        <w:t xml:space="preserve">a rendeléseket optimális sorrendben kapja meg és ezekből létrehoz egy </w:t>
      </w:r>
      <w:r w:rsidRPr="00760866">
        <w:rPr>
          <w:i/>
        </w:rPr>
        <w:t>String</w:t>
      </w:r>
      <w:r>
        <w:rPr>
          <w:i/>
        </w:rPr>
        <w:t>-</w:t>
      </w:r>
      <w:r>
        <w:t xml:space="preserve">et, aminek segítségével ez a sorrend később visszaállítható optimalizáció újra futtatása nélkül. A </w:t>
      </w:r>
      <w:r>
        <w:rPr>
          <w:i/>
        </w:rPr>
        <w:t>makeDelivery</w:t>
      </w:r>
      <w:r>
        <w:t xml:space="preserve"> metódus hívja meg a </w:t>
      </w:r>
      <w:r>
        <w:rPr>
          <w:i/>
        </w:rPr>
        <w:t>createNewDelivery</w:t>
      </w:r>
      <w:r>
        <w:t>-nek szükséges paraméter előállítása érdekében.</w:t>
      </w:r>
    </w:p>
    <w:p w14:paraId="0BF2E27A" w14:textId="1DB5F0B3" w:rsidR="00760866" w:rsidRDefault="00760866" w:rsidP="00FB734B">
      <w:pPr>
        <w:pStyle w:val="SzDSzvegTrzs"/>
        <w:numPr>
          <w:ilvl w:val="0"/>
          <w:numId w:val="28"/>
        </w:numPr>
      </w:pPr>
      <w:r w:rsidRPr="00760866">
        <w:rPr>
          <w:i/>
        </w:rPr>
        <w:t>getDeliveryForEmployee</w:t>
      </w:r>
      <w:r>
        <w:rPr>
          <w:i/>
        </w:rPr>
        <w:t xml:space="preserve">, </w:t>
      </w:r>
      <w:r>
        <w:t xml:space="preserve">visszaadja az </w:t>
      </w:r>
      <w:r w:rsidRPr="00137C76">
        <w:rPr>
          <w:i/>
        </w:rPr>
        <w:t>id</w:t>
      </w:r>
      <w:r>
        <w:t xml:space="preserve">-hez tartozó kiszállításhoz járó rendeléseket az optimális sorrendben (a </w:t>
      </w:r>
      <w:r w:rsidRPr="00760866">
        <w:rPr>
          <w:i/>
        </w:rPr>
        <w:t>createOrderStringForDelivery</w:t>
      </w:r>
      <w:r>
        <w:rPr>
          <w:i/>
        </w:rPr>
        <w:t xml:space="preserve"> </w:t>
      </w:r>
      <w:r>
        <w:t xml:space="preserve">által létre hozott </w:t>
      </w:r>
      <w:r>
        <w:rPr>
          <w:i/>
        </w:rPr>
        <w:t xml:space="preserve">String </w:t>
      </w:r>
      <w:r>
        <w:t>alapján).</w:t>
      </w:r>
    </w:p>
    <w:p w14:paraId="63768C3A" w14:textId="0F96A2D5" w:rsidR="004F70D5" w:rsidRPr="00D8759E" w:rsidRDefault="004F70D5" w:rsidP="00830AFD">
      <w:pPr>
        <w:pStyle w:val="SzDSzvegTrzs"/>
        <w:numPr>
          <w:ilvl w:val="0"/>
          <w:numId w:val="28"/>
        </w:numPr>
      </w:pPr>
      <w:r w:rsidRPr="004F70D5">
        <w:rPr>
          <w:i/>
        </w:rPr>
        <w:t>setDeliveryToDone</w:t>
      </w:r>
      <w:r w:rsidR="00760866" w:rsidRPr="004F70D5">
        <w:rPr>
          <w:i/>
        </w:rPr>
        <w:t>,</w:t>
      </w:r>
      <w:r>
        <w:rPr>
          <w:i/>
        </w:rPr>
        <w:t xml:space="preserve"> </w:t>
      </w:r>
      <w:r>
        <w:t xml:space="preserve">elvégzettként jelöli meg a paraméterben kapott </w:t>
      </w:r>
      <w:r w:rsidRPr="00B74265">
        <w:rPr>
          <w:i/>
        </w:rPr>
        <w:t>id</w:t>
      </w:r>
      <w:r>
        <w:t>-val rendelkező kiszállítást.</w:t>
      </w:r>
    </w:p>
    <w:p w14:paraId="24E5CF2E" w14:textId="6990B35C" w:rsidR="001228BA" w:rsidRDefault="001228BA" w:rsidP="001228BA">
      <w:pPr>
        <w:pStyle w:val="SzDCmsor3"/>
      </w:pPr>
      <w:bookmarkStart w:id="109" w:name="_Toc7614313"/>
      <w:bookmarkStart w:id="110" w:name="_Toc7973562"/>
      <w:r>
        <w:lastRenderedPageBreak/>
        <w:t>Szekvencia diagram</w:t>
      </w:r>
      <w:bookmarkEnd w:id="109"/>
      <w:bookmarkEnd w:id="110"/>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60992" behindDoc="0" locked="0" layoutInCell="1" allowOverlap="1" wp14:anchorId="227FB67E" wp14:editId="6E92BE7A">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111" w:name="_Ref4238904"/>
                            <w:p w14:paraId="3AA85D1B" w14:textId="6A8C9462" w:rsidR="00DA3829" w:rsidRPr="007822AA" w:rsidRDefault="00DA3829" w:rsidP="001228BA">
                              <w:pPr>
                                <w:pStyle w:val="SzKpalrs"/>
                              </w:pPr>
                              <w:r>
                                <w:fldChar w:fldCharType="begin"/>
                              </w:r>
                              <w:r>
                                <w:instrText xml:space="preserve"> SEQ ábra \* ARABIC </w:instrText>
                              </w:r>
                              <w:r>
                                <w:fldChar w:fldCharType="separate"/>
                              </w:r>
                              <w:bookmarkStart w:id="112" w:name="_Toc7973643"/>
                              <w:r w:rsidR="00CF1EF8">
                                <w:t>17</w:t>
                              </w:r>
                              <w:r>
                                <w:fldChar w:fldCharType="end"/>
                              </w:r>
                              <w:r>
                                <w:t>. ábra: Szekvencia diagram - Rendelés leadása</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8" style="position:absolute;left:0;text-align:left;margin-left:-.3pt;margin-top:61.95pt;width:438.25pt;height:356.55pt;z-index:251860992;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P9DI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yQ&#10;BAACAAAAFAAAEMCSkQACAAAAAzE5AACSkgACAAAAAzE5AADqHAAHAAAIDAAACKA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zOjIzIDEyOjU4OjMwADIwMTk6MDM6MjMgMTI6NTg6MzA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zLTIzVDEyOjU4OjMwLjE5&#10;M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AgEBAgEBAgICAgICAgIDBQMDAwMDBgQEAwUHBgcHBwYHBwgJCwkICAoIBwcKDQoKCwwMDAwHCQ4P&#10;DQwOCwwMDP/bAEMBAgICAwMDBgMDBgwIBwgMDAwMDAwMDAwMDAwMDAwMDAwMDAwMDAwMDAwMDAwM&#10;DAwMDAwMDAwMDAwMDAwMDAwMDP/AABEIAk0D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">
                <v:shape id="Kép 125" o:spid="_x0000_s1839"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21" o:title=""/>
                  <v:path arrowok="t"/>
                </v:shape>
                <v:shape id="Szövegdoboz 126" o:spid="_x0000_s1840"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113" w:name="_Ref4238904"/>
                      <w:p w14:paraId="3AA85D1B" w14:textId="6A8C9462" w:rsidR="00DA3829" w:rsidRPr="007822AA" w:rsidRDefault="00DA3829" w:rsidP="001228BA">
                        <w:pPr>
                          <w:pStyle w:val="SzKpalrs"/>
                        </w:pPr>
                        <w:r>
                          <w:fldChar w:fldCharType="begin"/>
                        </w:r>
                        <w:r>
                          <w:instrText xml:space="preserve"> SEQ ábra \* ARABIC </w:instrText>
                        </w:r>
                        <w:r>
                          <w:fldChar w:fldCharType="separate"/>
                        </w:r>
                        <w:bookmarkStart w:id="114" w:name="_Toc7973643"/>
                        <w:r w:rsidR="00CF1EF8">
                          <w:t>17</w:t>
                        </w:r>
                        <w:r>
                          <w:fldChar w:fldCharType="end"/>
                        </w:r>
                        <w:r>
                          <w:t>. ábra: Szekvencia diagram - Rendelés leadása</w:t>
                        </w:r>
                        <w:bookmarkEnd w:id="113"/>
                        <w:bookmarkEnd w:id="114"/>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023DDFD2" w:rsidR="00836B56" w:rsidRDefault="001228BA" w:rsidP="001228BA">
      <w:pPr>
        <w:pStyle w:val="SzDSzvegTrzs"/>
      </w:pPr>
      <w:r>
        <w:t xml:space="preserve">A </w:t>
      </w:r>
      <w:r>
        <w:fldChar w:fldCharType="begin"/>
      </w:r>
      <w:r>
        <w:instrText xml:space="preserve"> REF _Ref4238904 \h </w:instrText>
      </w:r>
      <w:r>
        <w:fldChar w:fldCharType="separate"/>
      </w:r>
      <w:r w:rsidR="00C41C28">
        <w:rPr>
          <w:noProof/>
        </w:rPr>
        <w:t>17</w:t>
      </w:r>
      <w:r w:rsidR="00C41C28">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61D434C6" w:rsidR="001228BA" w:rsidRDefault="001228BA" w:rsidP="00FA6C6A">
      <w:pPr>
        <w:pStyle w:val="SzDSzvegTrzs"/>
        <w:numPr>
          <w:ilvl w:val="0"/>
          <w:numId w:val="13"/>
        </w:numPr>
      </w:pPr>
      <w:r>
        <w:t xml:space="preserve">a felhasználó nem is </w:t>
      </w:r>
      <w:r w:rsidR="007353ED">
        <w:t xml:space="preserve">rakott </w:t>
      </w:r>
      <w:r>
        <w:t>megrendel</w:t>
      </w:r>
      <w:r w:rsidR="007353ED">
        <w:t>t</w:t>
      </w:r>
      <w:r>
        <w:t xml:space="preserve"> termékeket a kosárba,</w:t>
      </w:r>
    </w:p>
    <w:p w14:paraId="2EDA45CF" w14:textId="5CA3B3CA" w:rsidR="001228BA" w:rsidRDefault="001228BA" w:rsidP="00FA6C6A">
      <w:pPr>
        <w:pStyle w:val="SzDSzvegTrzs"/>
        <w:numPr>
          <w:ilvl w:val="0"/>
          <w:numId w:val="13"/>
        </w:numPr>
      </w:pPr>
      <w:r>
        <w:t>nincs a kiválasztott termékből elég darab a raktáron.</w:t>
      </w:r>
    </w:p>
    <w:p w14:paraId="0F3546E5" w14:textId="35C2C8BC" w:rsidR="001228BA" w:rsidRDefault="00836B56" w:rsidP="001228BA">
      <w:pPr>
        <w:pStyle w:val="SzDSzvegTrzs"/>
      </w:pPr>
      <w:r>
        <w:t>Ezek előfordulása esetén a felhasználó megfelelő tájékoztatást kap.</w:t>
      </w:r>
    </w:p>
    <w:p w14:paraId="2FD7EEDF" w14:textId="4AE8EE01" w:rsidR="001228BA" w:rsidRDefault="001228BA" w:rsidP="001228BA">
      <w:pPr>
        <w:pStyle w:val="SzDSzvegTrzs"/>
      </w:pPr>
    </w:p>
    <w:p w14:paraId="041F16FD" w14:textId="16EDC5F4" w:rsidR="008A6B26" w:rsidRDefault="00836B56" w:rsidP="008A6B26">
      <w:pPr>
        <w:pStyle w:val="SzDCmsor3"/>
      </w:pPr>
      <w:bookmarkStart w:id="115" w:name="_Toc7614314"/>
      <w:bookmarkStart w:id="116" w:name="_Toc7973563"/>
      <w:r>
        <w:rPr>
          <w:noProof/>
          <w:lang w:eastAsia="hu-HU" w:bidi="ar-SA"/>
        </w:rPr>
        <w:lastRenderedPageBreak/>
        <mc:AlternateContent>
          <mc:Choice Requires="wpg">
            <w:drawing>
              <wp:anchor distT="0" distB="0" distL="114300" distR="114300" simplePos="0" relativeHeight="251856896" behindDoc="0" locked="0" layoutInCell="1" allowOverlap="1" wp14:anchorId="1480B094" wp14:editId="0EA2355A">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117" w:name="_Ref4005932"/>
                            <w:p w14:paraId="6DCA1605" w14:textId="549F13C9" w:rsidR="00DA3829" w:rsidRPr="00547E33" w:rsidRDefault="00DA3829" w:rsidP="008A6B26">
                              <w:pPr>
                                <w:pStyle w:val="SzKpalrs"/>
                              </w:pPr>
                              <w:r>
                                <w:fldChar w:fldCharType="begin"/>
                              </w:r>
                              <w:r>
                                <w:instrText xml:space="preserve"> SEQ ábra \* ARABIC </w:instrText>
                              </w:r>
                              <w:r>
                                <w:fldChar w:fldCharType="separate"/>
                              </w:r>
                              <w:bookmarkStart w:id="118" w:name="_Toc7973644"/>
                              <w:r w:rsidR="00CF1EF8">
                                <w:t>18</w:t>
                              </w:r>
                              <w:r>
                                <w:fldChar w:fldCharType="end"/>
                              </w:r>
                              <w:r>
                                <w:t>. ábra: Folyamatábra - Kiszállítás készítése</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41" style="position:absolute;left:0;text-align:left;margin-left:-1.95pt;margin-top:31.1pt;width:438.4pt;height:470.55pt;z-index:251856896;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ciQXn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42"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3" o:title=""/>
                  <v:path arrowok="t"/>
                </v:shape>
                <v:shape id="Szövegdoboz 58" o:spid="_x0000_s1843"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119" w:name="_Ref4005932"/>
                      <w:p w14:paraId="6DCA1605" w14:textId="549F13C9" w:rsidR="00DA3829" w:rsidRPr="00547E33" w:rsidRDefault="00DA3829" w:rsidP="008A6B26">
                        <w:pPr>
                          <w:pStyle w:val="SzKpalrs"/>
                        </w:pPr>
                        <w:r>
                          <w:fldChar w:fldCharType="begin"/>
                        </w:r>
                        <w:r>
                          <w:instrText xml:space="preserve"> SEQ ábra \* ARABIC </w:instrText>
                        </w:r>
                        <w:r>
                          <w:fldChar w:fldCharType="separate"/>
                        </w:r>
                        <w:bookmarkStart w:id="120" w:name="_Toc7973644"/>
                        <w:r w:rsidR="00CF1EF8">
                          <w:t>18</w:t>
                        </w:r>
                        <w:r>
                          <w:fldChar w:fldCharType="end"/>
                        </w:r>
                        <w:r>
                          <w:t>. ábra: Folyamatábra - Kiszállítás készítése</w:t>
                        </w:r>
                        <w:bookmarkEnd w:id="119"/>
                        <w:bookmarkEnd w:id="120"/>
                      </w:p>
                    </w:txbxContent>
                  </v:textbox>
                </v:shape>
                <w10:wrap type="topAndBottom" anchorx="margin"/>
              </v:group>
            </w:pict>
          </mc:Fallback>
        </mc:AlternateContent>
      </w:r>
      <w:r w:rsidR="008A6B26">
        <w:t>Folyamatábra</w:t>
      </w:r>
      <w:bookmarkEnd w:id="115"/>
      <w:bookmarkEnd w:id="116"/>
    </w:p>
    <w:p w14:paraId="311E0717" w14:textId="2052B5B3"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C41C28">
        <w:rPr>
          <w:noProof/>
        </w:rPr>
        <w:t>18</w:t>
      </w:r>
      <w:r w:rsidR="00C41C28">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FA6C6A">
      <w:pPr>
        <w:pStyle w:val="SzDSzvegTrzs"/>
        <w:numPr>
          <w:ilvl w:val="0"/>
          <w:numId w:val="11"/>
        </w:numPr>
      </w:pPr>
      <w:r>
        <w:t xml:space="preserve">elég rendelést adtak le a vásárlók ahhoz, hogy megteljen egy kocsi </w:t>
      </w:r>
    </w:p>
    <w:p w14:paraId="28AF54A2" w14:textId="2C3DD0B5" w:rsidR="008A6B26" w:rsidRDefault="008A6B26" w:rsidP="00FA6C6A">
      <w:pPr>
        <w:pStyle w:val="SzDSzvegTrzs"/>
        <w:numPr>
          <w:ilvl w:val="0"/>
          <w:numId w:val="11"/>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FA6C6A">
      <w:pPr>
        <w:pStyle w:val="SzDSzvegTrzs"/>
        <w:numPr>
          <w:ilvl w:val="0"/>
          <w:numId w:val="12"/>
        </w:numPr>
      </w:pPr>
      <w:r>
        <w:t>a kocsi rakodóterében lévő csomagok száma eléri a limitet,</w:t>
      </w:r>
    </w:p>
    <w:p w14:paraId="00D211A7" w14:textId="555C60DF" w:rsidR="001C0DAA" w:rsidRDefault="001C0DAA" w:rsidP="00FA6C6A">
      <w:pPr>
        <w:pStyle w:val="SzDSzvegTrzs"/>
        <w:numPr>
          <w:ilvl w:val="0"/>
          <w:numId w:val="12"/>
        </w:numPr>
      </w:pPr>
      <w:r>
        <w:lastRenderedPageBreak/>
        <w:t>nincs olyan csomag az adatbázisból visszakapott rendelések között, amit m</w:t>
      </w:r>
      <w:r w:rsidR="00E8371E">
        <w:t>ég nem próbáltunk volna betenni,</w:t>
      </w:r>
    </w:p>
    <w:p w14:paraId="604807FA" w14:textId="27773B7C" w:rsidR="00E8371E" w:rsidRDefault="00E8371E" w:rsidP="00FA6C6A">
      <w:pPr>
        <w:pStyle w:val="SzDSzvegTrzs"/>
        <w:numPr>
          <w:ilvl w:val="0"/>
          <w:numId w:val="12"/>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121" w:name="_Toc7614315"/>
      <w:bookmarkStart w:id="122" w:name="_Toc7973564"/>
      <w:r>
        <w:t>Felhasznált technológiák ismertetése</w:t>
      </w:r>
      <w:bookmarkEnd w:id="121"/>
      <w:bookmarkEnd w:id="122"/>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123" w:name="_Toc7614316"/>
      <w:bookmarkStart w:id="124" w:name="_Toc7973565"/>
      <w:r>
        <w:t>Verziókezelő rendszer</w:t>
      </w:r>
      <w:bookmarkEnd w:id="123"/>
      <w:bookmarkEnd w:id="124"/>
    </w:p>
    <w:p w14:paraId="5ECC5896" w14:textId="1FCC0EE6" w:rsidR="001F08F3" w:rsidRDefault="00ED4E6E" w:rsidP="004B409C">
      <w:pPr>
        <w:pStyle w:val="SzDSzvegTrzs"/>
      </w:pPr>
      <w:r>
        <w:t>Az adatvesztés elkerülése és egy esetleges hiba egyszerű kijavítása érdekében verziókezelő</w:t>
      </w:r>
      <w:ins w:id="125"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FA6C6A">
      <w:pPr>
        <w:pStyle w:val="SzDSzvegTrzs"/>
        <w:numPr>
          <w:ilvl w:val="0"/>
          <w:numId w:val="5"/>
        </w:numPr>
      </w:pPr>
      <w:r w:rsidRPr="001F08F3">
        <w:t>Backup és visszaállítás</w:t>
      </w:r>
    </w:p>
    <w:p w14:paraId="2D6AB587" w14:textId="77777777" w:rsidR="001F08F3" w:rsidRDefault="001F08F3" w:rsidP="00FA6C6A">
      <w:pPr>
        <w:pStyle w:val="SzDSzvegTrzs"/>
        <w:numPr>
          <w:ilvl w:val="0"/>
          <w:numId w:val="5"/>
        </w:numPr>
      </w:pPr>
      <w:r w:rsidRPr="001F08F3">
        <w:t>Szinkronizáció</w:t>
      </w:r>
    </w:p>
    <w:p w14:paraId="71C2D3C8" w14:textId="77777777" w:rsidR="001F08F3" w:rsidRDefault="001F08F3" w:rsidP="00FA6C6A">
      <w:pPr>
        <w:pStyle w:val="SzDSzvegTrzs"/>
        <w:numPr>
          <w:ilvl w:val="0"/>
          <w:numId w:val="5"/>
        </w:numPr>
      </w:pPr>
      <w:r w:rsidRPr="001F08F3">
        <w:t>Változások követése</w:t>
      </w:r>
    </w:p>
    <w:p w14:paraId="5A439465" w14:textId="77777777" w:rsidR="001F08F3" w:rsidRDefault="001F08F3" w:rsidP="00FA6C6A">
      <w:pPr>
        <w:pStyle w:val="SzDSzvegTrzs"/>
        <w:numPr>
          <w:ilvl w:val="0"/>
          <w:numId w:val="5"/>
        </w:numPr>
      </w:pPr>
      <w:r w:rsidRPr="001F08F3">
        <w:t>Felelősség követése</w:t>
      </w:r>
    </w:p>
    <w:p w14:paraId="6DA0C087" w14:textId="77777777" w:rsidR="001F08F3" w:rsidRDefault="001F08F3" w:rsidP="00FA6C6A">
      <w:pPr>
        <w:pStyle w:val="SzDSzvegTrzs"/>
        <w:numPr>
          <w:ilvl w:val="0"/>
          <w:numId w:val="5"/>
        </w:numPr>
      </w:pPr>
      <w:r w:rsidRPr="001F08F3">
        <w:t>Elágazás (branching) és összefésülés (merging)</w:t>
      </w:r>
    </w:p>
    <w:p w14:paraId="4B06F314" w14:textId="19F4817E" w:rsidR="00C24A56" w:rsidRDefault="00C24A56" w:rsidP="00C24A56">
      <w:pPr>
        <w:pStyle w:val="SzDSzvegTrzs"/>
        <w:ind w:left="60"/>
      </w:pPr>
      <w:r>
        <w:t>A verziókezelőknek két fő fajtája</w:t>
      </w:r>
      <w:r w:rsidR="007353ED">
        <w:t xml:space="preserve"> </w:t>
      </w:r>
      <w:r>
        <w:t xml:space="preserve">van: </w:t>
      </w:r>
    </w:p>
    <w:p w14:paraId="64A81FCE" w14:textId="07720E27" w:rsidR="00C24A56" w:rsidRDefault="00C24A56" w:rsidP="00FA6C6A">
      <w:pPr>
        <w:pStyle w:val="SzDSzvegTrzs"/>
        <w:numPr>
          <w:ilvl w:val="0"/>
          <w:numId w:val="6"/>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33D38047" w:rsidR="004A3242" w:rsidRDefault="009214F7" w:rsidP="00FA6C6A">
      <w:pPr>
        <w:pStyle w:val="SzDSzvegTrzs"/>
        <w:numPr>
          <w:ilvl w:val="0"/>
          <w:numId w:val="6"/>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951516">
        <w:t>[24]</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126" w:name="_Toc7614317"/>
      <w:bookmarkStart w:id="127" w:name="_Toc7973566"/>
      <w:r>
        <w:t>Git</w:t>
      </w:r>
      <w:bookmarkEnd w:id="126"/>
      <w:bookmarkEnd w:id="127"/>
    </w:p>
    <w:p w14:paraId="0D628D79" w14:textId="77B4AFC8"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951516">
        <w:t>21</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4"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128" w:name="_Toc7614318"/>
      <w:bookmarkStart w:id="129" w:name="_Toc7973567"/>
      <w:r>
        <w:t>Frontend</w:t>
      </w:r>
      <w:r w:rsidR="00342F4A">
        <w:t xml:space="preserve"> technológiák</w:t>
      </w:r>
      <w:bookmarkEnd w:id="128"/>
      <w:bookmarkEnd w:id="129"/>
    </w:p>
    <w:p w14:paraId="16D8785E" w14:textId="54188043"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tevékeny</w:t>
      </w:r>
      <w:r w:rsidR="007353ED">
        <w:t>s</w:t>
      </w:r>
      <w:r>
        <w:t xml:space="preserve">égek kiszolgálására </w:t>
      </w:r>
      <w:r w:rsidR="004208E9">
        <w:t>három</w:t>
      </w:r>
      <w:r>
        <w:t xml:space="preserve"> technológiát használtam</w:t>
      </w:r>
      <w:r w:rsidR="00DD3948">
        <w:t>, ezek:</w:t>
      </w:r>
    </w:p>
    <w:p w14:paraId="098E61A1" w14:textId="77777777" w:rsidR="00DD3948" w:rsidRDefault="009E0501" w:rsidP="00FA6C6A">
      <w:pPr>
        <w:pStyle w:val="SzDSzvegTrzs"/>
        <w:numPr>
          <w:ilvl w:val="0"/>
          <w:numId w:val="4"/>
        </w:numPr>
      </w:pPr>
      <w:r>
        <w:t>HTML</w:t>
      </w:r>
    </w:p>
    <w:p w14:paraId="3644172A" w14:textId="77777777" w:rsidR="00DD3948" w:rsidRDefault="009E0501" w:rsidP="00FA6C6A">
      <w:pPr>
        <w:pStyle w:val="SzDSzvegTrzs"/>
        <w:numPr>
          <w:ilvl w:val="0"/>
          <w:numId w:val="4"/>
        </w:numPr>
      </w:pPr>
      <w:r>
        <w:t>CSS</w:t>
      </w:r>
    </w:p>
    <w:p w14:paraId="6D3982B3" w14:textId="77777777" w:rsidR="00DD3948" w:rsidRDefault="00DD3948" w:rsidP="00FA6C6A">
      <w:pPr>
        <w:pStyle w:val="SzDSzvegTrzs"/>
        <w:numPr>
          <w:ilvl w:val="0"/>
          <w:numId w:val="4"/>
        </w:numPr>
      </w:pPr>
      <w:r>
        <w:t>JavaScript</w:t>
      </w:r>
    </w:p>
    <w:p w14:paraId="5257F447" w14:textId="77777777" w:rsidR="00342F4A" w:rsidRDefault="00342F4A" w:rsidP="00F8398A">
      <w:pPr>
        <w:pStyle w:val="SzDCmsor4"/>
      </w:pPr>
      <w:bookmarkStart w:id="130" w:name="_Toc7614319"/>
      <w:bookmarkStart w:id="131" w:name="_Toc7973568"/>
      <w:r>
        <w:t>HTML</w:t>
      </w:r>
      <w:bookmarkEnd w:id="130"/>
      <w:bookmarkEnd w:id="131"/>
    </w:p>
    <w:p w14:paraId="7A251602" w14:textId="4AFD5AB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007353ED">
        <w:t xml:space="preserve">A </w:t>
      </w:r>
      <w:r w:rsidRPr="00AC3D3B">
        <w:t>HTML egy nemzetközi szabvány, amelynek a leírása a </w:t>
      </w:r>
      <w:hyperlink r:id="rId25" w:history="1">
        <w:r w:rsidRPr="00AC3D3B">
          <w:t>World Wide Web Konzorcium</w:t>
        </w:r>
      </w:hyperlink>
      <w:r w:rsidRPr="00AC3D3B">
        <w:t> és a </w:t>
      </w:r>
      <w:hyperlink r:id="rId26"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E736F1">
        <w:t>[14]</w:t>
      </w:r>
    </w:p>
    <w:p w14:paraId="14A6B798" w14:textId="77777777" w:rsidR="00986E78" w:rsidRDefault="00986E78" w:rsidP="00F8398A">
      <w:pPr>
        <w:pStyle w:val="SzDCmsor4"/>
      </w:pPr>
      <w:bookmarkStart w:id="132" w:name="_Toc7614320"/>
      <w:bookmarkStart w:id="133" w:name="_Toc7973569"/>
      <w:r>
        <w:t>CSS</w:t>
      </w:r>
      <w:bookmarkEnd w:id="132"/>
      <w:bookmarkEnd w:id="133"/>
    </w:p>
    <w:p w14:paraId="0FE56250" w14:textId="5EAA1330" w:rsidR="006E1BFF" w:rsidRDefault="00C73E44" w:rsidP="00986E78">
      <w:pPr>
        <w:pStyle w:val="SzDSzvegTrzs"/>
      </w:pPr>
      <w:r>
        <w:t xml:space="preserve">A </w:t>
      </w:r>
      <w:r w:rsidR="00986E78">
        <w:t>Cascading Style Sheet</w:t>
      </w:r>
      <w:r w:rsidR="007353ED">
        <w:t>s</w:t>
      </w:r>
      <w:r w:rsidR="00986E78">
        <w:t xml:space="preserve">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eleme</w:t>
      </w:r>
      <w:r w:rsidR="007353ED">
        <w:t>k</w:t>
      </w:r>
      <w:r w:rsidR="006E1BFF">
        <w:t>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134" w:name="_Toc7614321"/>
      <w:bookmarkStart w:id="135" w:name="_Toc7973570"/>
      <w:r>
        <w:t>JavaScript</w:t>
      </w:r>
      <w:bookmarkEnd w:id="134"/>
      <w:bookmarkEnd w:id="135"/>
    </w:p>
    <w:p w14:paraId="4431299B" w14:textId="687CA986"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2"/>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E736F1">
        <w:t>[15]</w:t>
      </w:r>
    </w:p>
    <w:p w14:paraId="4003CCF8" w14:textId="189A78A2"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 xml:space="preserve">JavaScript lehet HTML </w:t>
      </w:r>
      <w:r w:rsidR="007353ED" w:rsidRPr="00780792">
        <w:t>dokumentum</w:t>
      </w:r>
      <w:r w:rsidR="007353ED">
        <w:t xml:space="preserve"> &lt;</w:t>
      </w:r>
      <w:r w:rsidR="00DD15FD">
        <w:rPr>
          <w:i/>
        </w:rPr>
        <w: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136" w:name="_Toc7614322"/>
      <w:bookmarkStart w:id="137" w:name="_Toc7973571"/>
      <w:r>
        <w:t>Backend technológiák</w:t>
      </w:r>
      <w:bookmarkEnd w:id="136"/>
      <w:bookmarkEnd w:id="137"/>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138" w:name="_Toc7614323"/>
      <w:bookmarkStart w:id="139" w:name="_Toc7973572"/>
      <w:r>
        <w:t>Java</w:t>
      </w:r>
      <w:bookmarkEnd w:id="138"/>
      <w:bookmarkEnd w:id="139"/>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140" w:name="_Toc7614324"/>
      <w:bookmarkStart w:id="141" w:name="_Toc7973573"/>
      <w:r>
        <w:t>Spring</w:t>
      </w:r>
      <w:r w:rsidR="002F0110">
        <w:t xml:space="preserve"> B</w:t>
      </w:r>
      <w:r>
        <w:t>oot</w:t>
      </w:r>
      <w:bookmarkEnd w:id="140"/>
      <w:bookmarkEnd w:id="141"/>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142" w:name="_Toc7614325"/>
      <w:bookmarkStart w:id="143" w:name="_Toc7973574"/>
      <w:r>
        <w:t>T</w:t>
      </w:r>
      <w:r w:rsidR="00BC46D3" w:rsidRPr="00BC46D3">
        <w:t>hymeleaf</w:t>
      </w:r>
      <w:bookmarkEnd w:id="142"/>
      <w:bookmarkEnd w:id="143"/>
    </w:p>
    <w:p w14:paraId="45754FDD" w14:textId="7B53D794"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Használatát egy példával szemléltetem, mely</w:t>
      </w:r>
      <w:r w:rsidR="007353ED">
        <w:t>et</w:t>
      </w:r>
      <w:r w:rsidR="00AF052F">
        <w:t xml:space="preserve">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7FE567E0">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7">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144"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145" w:name="_Toc7614375"/>
      <w:r w:rsidR="000A3F03">
        <w:t>1</w:t>
      </w:r>
      <w:r>
        <w:fldChar w:fldCharType="end"/>
      </w:r>
      <w:r>
        <w:t>. Forráskód</w:t>
      </w:r>
      <w:r w:rsidR="00AF052F">
        <w:t>: Thymeleaf</w:t>
      </w:r>
      <w:bookmarkEnd w:id="144"/>
      <w:bookmarkEnd w:id="145"/>
    </w:p>
    <w:p w14:paraId="2546C9DF" w14:textId="37FB6CB6"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w:t>
      </w:r>
      <w:r w:rsidR="0093352F">
        <w:t>a</w:t>
      </w:r>
      <w:r w:rsidR="0006183A">
        <w:t xml:space="preserve">z oldal </w:t>
      </w:r>
      <w:r>
        <w:t xml:space="preserve">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146" w:name="_Ref3123463"/>
      <w:bookmarkStart w:id="147" w:name="_Toc7614326"/>
      <w:bookmarkStart w:id="148" w:name="_Toc7973575"/>
      <w:r>
        <w:t>Hibernate</w:t>
      </w:r>
      <w:bookmarkEnd w:id="146"/>
      <w:bookmarkEnd w:id="147"/>
      <w:bookmarkEnd w:id="148"/>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0A01BD51" w:rsidR="007D1475" w:rsidRDefault="007D1475" w:rsidP="007D1475">
      <w:pPr>
        <w:pStyle w:val="SzDSzvegTrzs"/>
      </w:pPr>
      <w:r>
        <w:t xml:space="preserve">A Hibernate nem csak ebben a reprezentációváltásban segít, hanem az adat lekérdezésekben is. Alapvető célja, hogy megszabadítsa a fejlesztőt a JDBC és SQL segítségével készített adattárolási programrészek nagy részétől. </w:t>
      </w:r>
      <w:r w:rsidR="00E736F1">
        <w:t>[11]</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149" w:name="_Toc7614327"/>
      <w:bookmarkStart w:id="150" w:name="_Toc7973576"/>
      <w:r>
        <w:t>PostgreSQL</w:t>
      </w:r>
      <w:bookmarkEnd w:id="149"/>
      <w:bookmarkEnd w:id="150"/>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151" w:name="_Toc7614328"/>
      <w:bookmarkStart w:id="152" w:name="_Toc7973577"/>
      <w:r>
        <w:t>Maven</w:t>
      </w:r>
      <w:bookmarkEnd w:id="151"/>
      <w:bookmarkEnd w:id="152"/>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w:t>
      </w:r>
      <w:r>
        <w:lastRenderedPageBreak/>
        <w:t>(függőségeknek) hívunk.</w:t>
      </w:r>
      <w:r w:rsidR="006E17B1">
        <w:t xml:space="preserve"> A dependency-k megfelelő verzióját egyenként meg k</w:t>
      </w:r>
      <w:r w:rsidR="00F756DB">
        <w:t>elle</w:t>
      </w:r>
      <w:r w:rsidR="006E17B1">
        <w:t>ne 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0404F79C"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 xml:space="preserve">ormációkat </w:t>
      </w:r>
      <w:r w:rsidR="00E736F1">
        <w:t>[16]</w:t>
      </w:r>
      <w:r w:rsidR="00724C40">
        <w:t>.</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1ECF06B2">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8">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153"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154" w:name="_Toc7614376"/>
      <w:r>
        <w:t>2</w:t>
      </w:r>
      <w:r>
        <w:fldChar w:fldCharType="end"/>
      </w:r>
      <w:r>
        <w:t>. Forráskód: pom.xml</w:t>
      </w:r>
      <w:bookmarkEnd w:id="153"/>
      <w:bookmarkEnd w:id="154"/>
    </w:p>
    <w:p w14:paraId="0DF80817" w14:textId="41627DF8" w:rsidR="000A3F03" w:rsidRDefault="000A3F03" w:rsidP="000A3F03">
      <w:pPr>
        <w:pStyle w:val="SzDSzvegTrzs"/>
      </w:pPr>
      <w:r>
        <w:t>Konfigurációk magyarázata:</w:t>
      </w:r>
    </w:p>
    <w:p w14:paraId="7A876D4E" w14:textId="76112A4B" w:rsidR="000A3F03" w:rsidRDefault="000A3F03" w:rsidP="00FA6C6A">
      <w:pPr>
        <w:pStyle w:val="SzDSzvegTrzs"/>
        <w:numPr>
          <w:ilvl w:val="0"/>
          <w:numId w:val="9"/>
        </w:numPr>
      </w:pPr>
      <w:r w:rsidRPr="000A3F03">
        <w:t>modelVersion</w:t>
      </w:r>
      <w:r>
        <w:t>: a POM verziója</w:t>
      </w:r>
    </w:p>
    <w:p w14:paraId="0B90702B" w14:textId="577F9F35" w:rsidR="000A3F03" w:rsidRDefault="000A3F03" w:rsidP="00FA6C6A">
      <w:pPr>
        <w:pStyle w:val="SzDSzvegTrzs"/>
        <w:numPr>
          <w:ilvl w:val="0"/>
          <w:numId w:val="9"/>
        </w:numPr>
      </w:pPr>
      <w:r>
        <w:t>groupId: csoport vagy szervezet, amihez a projekt tartozik</w:t>
      </w:r>
    </w:p>
    <w:p w14:paraId="49A82A29" w14:textId="529D6113" w:rsidR="000A3F03" w:rsidRDefault="000A3F03" w:rsidP="00FA6C6A">
      <w:pPr>
        <w:pStyle w:val="SzDSzvegTrzs"/>
        <w:numPr>
          <w:ilvl w:val="0"/>
          <w:numId w:val="9"/>
        </w:numPr>
      </w:pPr>
      <w:r>
        <w:t xml:space="preserve">artifactId: </w:t>
      </w:r>
      <w:r w:rsidR="00A43FC2">
        <w:t>a projekt neve</w:t>
      </w:r>
    </w:p>
    <w:p w14:paraId="7AA2059E" w14:textId="1BF6D5E4" w:rsidR="00A43FC2" w:rsidRDefault="00A43FC2" w:rsidP="00FA6C6A">
      <w:pPr>
        <w:pStyle w:val="SzDSzvegTrzs"/>
        <w:numPr>
          <w:ilvl w:val="0"/>
          <w:numId w:val="9"/>
        </w:numPr>
      </w:pPr>
      <w:r>
        <w:t>version: a build-elt alkalmazás verziószáma</w:t>
      </w:r>
    </w:p>
    <w:p w14:paraId="4AFEBFBD" w14:textId="661DA635" w:rsidR="00A43FC2" w:rsidRDefault="00A43FC2" w:rsidP="00FA6C6A">
      <w:pPr>
        <w:pStyle w:val="SzDSzvegTrzs"/>
        <w:numPr>
          <w:ilvl w:val="0"/>
          <w:numId w:val="9"/>
        </w:numPr>
      </w:pPr>
      <w:r>
        <w:t xml:space="preserve">packaging: hogyan legyen a projekt csomagolva (ha nincs megadva, akkor </w:t>
      </w:r>
      <w:r w:rsidRPr="00A43FC2">
        <w:t>jar</w:t>
      </w:r>
      <w:r>
        <w:t>)</w:t>
      </w:r>
    </w:p>
    <w:p w14:paraId="1A7E1D4B" w14:textId="68D6C2D7" w:rsidR="00961A26" w:rsidRDefault="00961A26" w:rsidP="00FA6C6A">
      <w:pPr>
        <w:pStyle w:val="SzDSzvegTrzs"/>
        <w:numPr>
          <w:ilvl w:val="0"/>
          <w:numId w:val="9"/>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155" w:name="_Toc7614329"/>
      <w:bookmarkStart w:id="156" w:name="_Toc7973578"/>
      <w:r>
        <w:lastRenderedPageBreak/>
        <w:t>Fejlesztő</w:t>
      </w:r>
      <w:r w:rsidR="002875DF">
        <w:t>i eszközök</w:t>
      </w:r>
      <w:bookmarkEnd w:id="155"/>
      <w:bookmarkEnd w:id="156"/>
    </w:p>
    <w:p w14:paraId="3276C17E" w14:textId="5D03F75D" w:rsidR="002875DF" w:rsidRDefault="002875DF" w:rsidP="00353203">
      <w:pPr>
        <w:pStyle w:val="SzDCmsor4"/>
      </w:pPr>
      <w:bookmarkStart w:id="157" w:name="_Toc7614330"/>
      <w:bookmarkStart w:id="158" w:name="_Toc7973579"/>
      <w:r>
        <w:t>IDE</w:t>
      </w:r>
      <w:bookmarkEnd w:id="157"/>
      <w:bookmarkEnd w:id="15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159" w:name="_Toc7614331"/>
      <w:bookmarkStart w:id="160" w:name="_Toc7973580"/>
      <w:r>
        <w:t>pgAdmin</w:t>
      </w:r>
      <w:bookmarkEnd w:id="159"/>
      <w:bookmarkEnd w:id="160"/>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161" w:name="_Toc7614332"/>
      <w:bookmarkStart w:id="162" w:name="_Toc7973581"/>
      <w:r>
        <w:lastRenderedPageBreak/>
        <w:t>Felhasználói dokumentáció</w:t>
      </w:r>
      <w:bookmarkEnd w:id="161"/>
      <w:bookmarkEnd w:id="162"/>
    </w:p>
    <w:p w14:paraId="03A805AE" w14:textId="34126721" w:rsidR="00547699" w:rsidRDefault="00547699" w:rsidP="00547699">
      <w:pPr>
        <w:pStyle w:val="SzDCmsor2"/>
      </w:pPr>
      <w:bookmarkStart w:id="163" w:name="_Toc7614333"/>
      <w:bookmarkStart w:id="164" w:name="_Toc7973582"/>
      <w:r>
        <w:t>Telepítési útmutató</w:t>
      </w:r>
      <w:bookmarkEnd w:id="163"/>
      <w:bookmarkEnd w:id="164"/>
    </w:p>
    <w:p w14:paraId="410B36AD" w14:textId="4513247D" w:rsidR="00400651" w:rsidRDefault="00400651" w:rsidP="00400651">
      <w:pPr>
        <w:pStyle w:val="SzDSzvegTrzs"/>
      </w:pPr>
      <w:r>
        <w:t xml:space="preserve">Ebben a fejezetben ismertetem a webapplikáció használatához szükséges </w:t>
      </w:r>
      <w:r w:rsidR="00A126CF">
        <w:t xml:space="preserve">szoftver </w:t>
      </w:r>
      <w:r w:rsidR="00F3264A">
        <w:t>követelmények</w:t>
      </w:r>
      <w:r w:rsidR="00A126CF">
        <w:t>et</w:t>
      </w:r>
      <w:r>
        <w:t xml:space="preserve">, </w:t>
      </w:r>
      <w:r w:rsidR="00A126CF">
        <w:t xml:space="preserve">azok </w:t>
      </w:r>
      <w:r>
        <w:t xml:space="preserve">telepítését, konfigurálását, illetve a </w:t>
      </w:r>
      <w:r w:rsidR="00A126CF">
        <w:t xml:space="preserve">kifejlesztett </w:t>
      </w:r>
      <w:r>
        <w:t>szoftver telepítését</w:t>
      </w:r>
      <w:r w:rsidR="003B0636">
        <w:t xml:space="preserve"> Windows operációs</w:t>
      </w:r>
      <w:r w:rsidR="00A126CF">
        <w:t xml:space="preserve"> </w:t>
      </w:r>
      <w:r w:rsidR="003B0636">
        <w:t>rendszeren</w:t>
      </w:r>
      <w:r>
        <w:t xml:space="preserve">. </w:t>
      </w:r>
      <w:r w:rsidR="00A126CF">
        <w:t>Az alkalmazás azonban telepítés nélkül is kipróbálható</w:t>
      </w:r>
      <w:r>
        <w:t xml:space="preserve"> a </w:t>
      </w:r>
      <w:hyperlink r:id="rId29" w:history="1">
        <w:r w:rsidR="00A126CF" w:rsidRPr="00A126CF">
          <w:rPr>
            <w:rStyle w:val="Hiperhivatkozs"/>
          </w:rPr>
          <w:t>http://herenkovics.hu</w:t>
        </w:r>
      </w:hyperlink>
      <w:r w:rsidR="00A126CF">
        <w:t xml:space="preserve"> oldalon</w:t>
      </w:r>
      <w:r w:rsidR="00F3264A">
        <w:t>.</w:t>
      </w:r>
    </w:p>
    <w:p w14:paraId="555DC97C" w14:textId="0C7F0A35" w:rsidR="00BF5340" w:rsidRDefault="00A126CF" w:rsidP="00400651">
      <w:pPr>
        <w:pStyle w:val="SzDSzvegTrzs"/>
      </w:pPr>
      <w:r>
        <w:t xml:space="preserve">Ezen a </w:t>
      </w:r>
      <w:r w:rsidR="00666A51">
        <w:t>web</w:t>
      </w:r>
      <w:r>
        <w:t>helyen</w:t>
      </w:r>
      <w:r w:rsidR="00BF5340">
        <w:t xml:space="preserve">, illetve a </w:t>
      </w:r>
      <w:r w:rsidR="00D85DDC">
        <w:t>helyben</w:t>
      </w:r>
      <w:r w:rsidR="00BF5340">
        <w:t xml:space="preserve"> telepített szoftverben is három teszt felhasználó található</w:t>
      </w:r>
      <w:r w:rsidR="00666A51">
        <w:t xml:space="preserve"> (feltételezve a </w:t>
      </w:r>
      <w:r w:rsidR="00666A51">
        <w:fldChar w:fldCharType="begin"/>
      </w:r>
      <w:r w:rsidR="00666A51">
        <w:instrText xml:space="preserve"> REF _Ref6338547 \r \h </w:instrText>
      </w:r>
      <w:r w:rsidR="00666A51">
        <w:fldChar w:fldCharType="separate"/>
      </w:r>
      <w:r w:rsidR="00666A51">
        <w:t>3.1.2</w:t>
      </w:r>
      <w:r w:rsidR="00666A51">
        <w:fldChar w:fldCharType="end"/>
      </w:r>
      <w:r w:rsidR="00666A51">
        <w:t xml:space="preserve"> fejezetben ismertetett </w:t>
      </w:r>
      <w:r w:rsidR="00666A51">
        <w:rPr>
          <w:i/>
        </w:rPr>
        <w:t xml:space="preserve">Insert_data.sql </w:t>
      </w:r>
      <w:r w:rsidR="00666A51">
        <w:t>lefuttatását)</w:t>
      </w:r>
      <w:r w:rsidR="00BF5340">
        <w:t xml:space="preserve">. Ezek segítségével a </w:t>
      </w:r>
      <w:r w:rsidR="00BF5340">
        <w:fldChar w:fldCharType="begin"/>
      </w:r>
      <w:r w:rsidR="00BF5340">
        <w:instrText xml:space="preserve"> REF _Ref6338640 \r \h </w:instrText>
      </w:r>
      <w:r w:rsidR="00BF5340">
        <w:fldChar w:fldCharType="separate"/>
      </w:r>
      <w:r w:rsidR="00BF5340">
        <w:t>3.2</w:t>
      </w:r>
      <w:r w:rsidR="00BF5340">
        <w:fldChar w:fldCharType="end"/>
      </w:r>
      <w:r w:rsidR="00BF5340">
        <w:t xml:space="preserve"> fejezetben bemutatott </w:t>
      </w:r>
      <w:r>
        <w:t xml:space="preserve">lehetőségeket </w:t>
      </w:r>
      <w:r w:rsidR="00BF5340">
        <w:t xml:space="preserve">ki lehet próbálni. A </w:t>
      </w:r>
      <w:r w:rsidR="00B07C22">
        <w:t>tesztfelhasználók a következők</w:t>
      </w:r>
      <w:r w:rsidR="00BF5340">
        <w:t>:</w:t>
      </w:r>
    </w:p>
    <w:tbl>
      <w:tblPr>
        <w:tblStyle w:val="Rcsostblzat"/>
        <w:tblW w:w="0" w:type="auto"/>
        <w:tblLook w:val="04A0" w:firstRow="1" w:lastRow="0" w:firstColumn="1" w:lastColumn="0" w:noHBand="0" w:noVBand="1"/>
      </w:tblPr>
      <w:tblGrid>
        <w:gridCol w:w="2918"/>
        <w:gridCol w:w="2918"/>
        <w:gridCol w:w="2919"/>
      </w:tblGrid>
      <w:tr w:rsidR="000E455E" w14:paraId="70541C2C" w14:textId="77777777" w:rsidTr="000E455E">
        <w:tc>
          <w:tcPr>
            <w:tcW w:w="2918" w:type="dxa"/>
          </w:tcPr>
          <w:p w14:paraId="3E006D60" w14:textId="11F7BD0F" w:rsidR="000E455E" w:rsidRPr="000E455E" w:rsidRDefault="000E455E" w:rsidP="000E455E">
            <w:pPr>
              <w:pStyle w:val="SzDSzvegTrzs"/>
              <w:rPr>
                <w:b/>
              </w:rPr>
            </w:pPr>
            <w:r w:rsidRPr="000E455E">
              <w:rPr>
                <w:b/>
              </w:rPr>
              <w:t>Felhasználó típus</w:t>
            </w:r>
          </w:p>
        </w:tc>
        <w:tc>
          <w:tcPr>
            <w:tcW w:w="2918" w:type="dxa"/>
          </w:tcPr>
          <w:p w14:paraId="3170C588" w14:textId="3359E8E3" w:rsidR="000E455E" w:rsidRPr="000E455E" w:rsidRDefault="000E455E" w:rsidP="000E455E">
            <w:pPr>
              <w:pStyle w:val="SzDSzvegTrzs"/>
              <w:rPr>
                <w:b/>
              </w:rPr>
            </w:pPr>
            <w:r w:rsidRPr="000E455E">
              <w:rPr>
                <w:b/>
              </w:rPr>
              <w:t>E-mail cím</w:t>
            </w:r>
          </w:p>
        </w:tc>
        <w:tc>
          <w:tcPr>
            <w:tcW w:w="2919" w:type="dxa"/>
          </w:tcPr>
          <w:p w14:paraId="4E56BB16" w14:textId="2200F8FC" w:rsidR="000E455E" w:rsidRPr="000E455E" w:rsidRDefault="000E455E" w:rsidP="000E455E">
            <w:pPr>
              <w:pStyle w:val="SzDSzvegTrzs"/>
              <w:rPr>
                <w:b/>
              </w:rPr>
            </w:pPr>
            <w:r w:rsidRPr="000E455E">
              <w:rPr>
                <w:b/>
              </w:rPr>
              <w:t>Jelszó</w:t>
            </w:r>
          </w:p>
        </w:tc>
      </w:tr>
      <w:tr w:rsidR="000E455E" w14:paraId="300D75C1" w14:textId="77777777" w:rsidTr="000E455E">
        <w:tc>
          <w:tcPr>
            <w:tcW w:w="2918" w:type="dxa"/>
          </w:tcPr>
          <w:p w14:paraId="65C9B460" w14:textId="0175F80D" w:rsidR="000E455E" w:rsidRPr="000E455E" w:rsidRDefault="000E455E" w:rsidP="000E455E">
            <w:pPr>
              <w:pStyle w:val="SzDSzvegTrzs"/>
            </w:pPr>
            <w:r w:rsidRPr="000E455E">
              <w:t>vásárló</w:t>
            </w:r>
          </w:p>
        </w:tc>
        <w:tc>
          <w:tcPr>
            <w:tcW w:w="2918" w:type="dxa"/>
          </w:tcPr>
          <w:p w14:paraId="0619B267" w14:textId="7B7E2C7D" w:rsidR="000E455E" w:rsidRPr="000E455E" w:rsidRDefault="000E455E" w:rsidP="000E455E">
            <w:pPr>
              <w:pStyle w:val="SzDSzvegTrzs"/>
            </w:pPr>
            <w:r w:rsidRPr="000E455E">
              <w:t>vasarlo@vagyok.en</w:t>
            </w:r>
          </w:p>
        </w:tc>
        <w:tc>
          <w:tcPr>
            <w:tcW w:w="2919" w:type="dxa"/>
          </w:tcPr>
          <w:p w14:paraId="22DDBFA2" w14:textId="26DDB2AC" w:rsidR="000E455E" w:rsidRPr="000E455E" w:rsidRDefault="000E455E" w:rsidP="000E455E">
            <w:pPr>
              <w:pStyle w:val="SzDSzvegTrzs"/>
            </w:pPr>
            <w:r w:rsidRPr="000E455E">
              <w:t>user</w:t>
            </w:r>
          </w:p>
        </w:tc>
      </w:tr>
      <w:tr w:rsidR="000E455E" w14:paraId="611C8E91" w14:textId="77777777" w:rsidTr="000E455E">
        <w:tc>
          <w:tcPr>
            <w:tcW w:w="2918" w:type="dxa"/>
          </w:tcPr>
          <w:p w14:paraId="0F6B4708" w14:textId="3F427AD6" w:rsidR="000E455E" w:rsidRPr="000E455E" w:rsidRDefault="000E455E" w:rsidP="000E455E">
            <w:pPr>
              <w:pStyle w:val="SzDSzvegTrzs"/>
            </w:pPr>
            <w:r w:rsidRPr="000E455E">
              <w:t>alkalmazott</w:t>
            </w:r>
          </w:p>
        </w:tc>
        <w:tc>
          <w:tcPr>
            <w:tcW w:w="2918" w:type="dxa"/>
          </w:tcPr>
          <w:p w14:paraId="2190B02F" w14:textId="130C95B1" w:rsidR="000E455E" w:rsidRPr="000E455E" w:rsidRDefault="000E455E" w:rsidP="000E455E">
            <w:pPr>
              <w:pStyle w:val="SzDSzvegTrzs"/>
            </w:pPr>
            <w:r w:rsidRPr="000E455E">
              <w:t>munkas@vagyok.en</w:t>
            </w:r>
          </w:p>
        </w:tc>
        <w:tc>
          <w:tcPr>
            <w:tcW w:w="2919" w:type="dxa"/>
          </w:tcPr>
          <w:p w14:paraId="46C3D058" w14:textId="51E643DB" w:rsidR="000E455E" w:rsidRPr="000E455E" w:rsidRDefault="000E455E" w:rsidP="000E455E">
            <w:pPr>
              <w:pStyle w:val="SzDSzvegTrzs"/>
            </w:pPr>
            <w:r w:rsidRPr="000E455E">
              <w:t>employee</w:t>
            </w:r>
          </w:p>
        </w:tc>
      </w:tr>
      <w:tr w:rsidR="000E455E" w14:paraId="11B1F859" w14:textId="77777777" w:rsidTr="000E455E">
        <w:tc>
          <w:tcPr>
            <w:tcW w:w="2918" w:type="dxa"/>
          </w:tcPr>
          <w:p w14:paraId="1F963F46" w14:textId="6586E127" w:rsidR="000E455E" w:rsidRPr="000E455E" w:rsidRDefault="000E455E" w:rsidP="000E455E">
            <w:pPr>
              <w:pStyle w:val="SzDSzvegTrzs"/>
            </w:pPr>
            <w:r w:rsidRPr="000E455E">
              <w:t>admin</w:t>
            </w:r>
          </w:p>
        </w:tc>
        <w:tc>
          <w:tcPr>
            <w:tcW w:w="2918" w:type="dxa"/>
          </w:tcPr>
          <w:p w14:paraId="620617CD" w14:textId="045252E7" w:rsidR="000E455E" w:rsidRPr="000E455E" w:rsidRDefault="000E455E" w:rsidP="000E455E">
            <w:pPr>
              <w:pStyle w:val="SzDSzvegTrzs"/>
            </w:pPr>
            <w:r w:rsidRPr="000E455E">
              <w:t>admin@vagyok.en</w:t>
            </w:r>
          </w:p>
        </w:tc>
        <w:tc>
          <w:tcPr>
            <w:tcW w:w="2919" w:type="dxa"/>
          </w:tcPr>
          <w:p w14:paraId="1ECBF63B" w14:textId="23D2BE57" w:rsidR="000E455E" w:rsidRPr="000E455E" w:rsidRDefault="000E455E" w:rsidP="000E455E">
            <w:pPr>
              <w:pStyle w:val="SzDSzvegTrzs"/>
            </w:pPr>
            <w:r w:rsidRPr="000E455E">
              <w:t>admin</w:t>
            </w:r>
          </w:p>
        </w:tc>
      </w:tr>
    </w:tbl>
    <w:p w14:paraId="549B7091" w14:textId="28458101" w:rsidR="00547699" w:rsidRDefault="00235C38" w:rsidP="00235C38">
      <w:pPr>
        <w:pStyle w:val="SzDCmsor3"/>
      </w:pPr>
      <w:bookmarkStart w:id="165" w:name="_Toc7614334"/>
      <w:bookmarkStart w:id="166" w:name="_Toc7973583"/>
      <w:r>
        <w:t>Követelmények</w:t>
      </w:r>
      <w:bookmarkEnd w:id="165"/>
      <w:bookmarkEnd w:id="166"/>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63774A4C" w:rsidR="00235C38" w:rsidRDefault="00235C38" w:rsidP="00FA6C6A">
      <w:pPr>
        <w:pStyle w:val="SzDSzvegTrzs"/>
        <w:numPr>
          <w:ilvl w:val="0"/>
          <w:numId w:val="14"/>
        </w:numPr>
      </w:pPr>
      <w:r>
        <w:t xml:space="preserve">JRE 8 (+): a program futtatásához elengedhetetlen, hogy legyen a szerveren </w:t>
      </w:r>
      <w:r w:rsidRPr="00235C38">
        <w:t>Java Runtime Environment</w:t>
      </w:r>
      <w:r>
        <w:t xml:space="preserve">. Ez a legtöbb környezetben már eleve telepítve van, </w:t>
      </w:r>
      <w:r w:rsidR="00666A51">
        <w:t xml:space="preserve">legfeljebb </w:t>
      </w:r>
      <w:r>
        <w:t xml:space="preserve">frissíteni kell a verziót. </w:t>
      </w:r>
      <w:r w:rsidR="00896ED9">
        <w:t xml:space="preserve">Ha még nincs, az alábbi linkel megtalálható és letölthető a kívánt verzió: </w:t>
      </w:r>
      <w:hyperlink r:id="rId30" w:history="1">
        <w:r w:rsidR="00896ED9">
          <w:rPr>
            <w:rStyle w:val="Hiperhivatkozs"/>
          </w:rPr>
          <w:t>https://www.oracle.com/technetwork/java/javase/downloads/jre8-downloads-2133155.html</w:t>
        </w:r>
      </w:hyperlink>
      <w:r>
        <w:t xml:space="preserve"> </w:t>
      </w:r>
    </w:p>
    <w:p w14:paraId="5458C0DD" w14:textId="538DFAE2" w:rsidR="00C273A7" w:rsidRDefault="00C273A7" w:rsidP="00FA6C6A">
      <w:pPr>
        <w:pStyle w:val="SzDSzvegTrzs"/>
        <w:numPr>
          <w:ilvl w:val="0"/>
          <w:numId w:val="14"/>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8DEA298" w14:textId="2E164D88" w:rsidR="00BA7BB6" w:rsidRDefault="00BA7BB6" w:rsidP="00FA6C6A">
      <w:pPr>
        <w:pStyle w:val="SzDSzvegTrzs"/>
        <w:numPr>
          <w:ilvl w:val="0"/>
          <w:numId w:val="14"/>
        </w:numPr>
      </w:pPr>
      <w:r>
        <w:lastRenderedPageBreak/>
        <w:t>Apache Tomcat 9: szintén elengedhetetlen kellék, hiszen a webalkalmazásnak szüksége van egy webszerverre.</w:t>
      </w:r>
    </w:p>
    <w:p w14:paraId="0B79FF35" w14:textId="741DE69A" w:rsidR="003A09F4" w:rsidRDefault="003A09F4" w:rsidP="00400651">
      <w:pPr>
        <w:pStyle w:val="SzDCmsor3"/>
      </w:pPr>
      <w:bookmarkStart w:id="167" w:name="_Ref6338547"/>
      <w:bookmarkStart w:id="168" w:name="_Toc7614335"/>
      <w:bookmarkStart w:id="169" w:name="_Toc7973584"/>
      <w:r>
        <w:t>PostgreSQL telepítése</w:t>
      </w:r>
      <w:bookmarkEnd w:id="167"/>
      <w:bookmarkEnd w:id="168"/>
      <w:bookmarkEnd w:id="169"/>
    </w:p>
    <w:p w14:paraId="3A24A991" w14:textId="27904BB1" w:rsidR="003A09F4" w:rsidRDefault="003A09F4" w:rsidP="003A09F4">
      <w:pPr>
        <w:pStyle w:val="SzDSzvegTrzs"/>
      </w:pPr>
      <w:r>
        <w:t xml:space="preserve">Letölteni az alábbi linken lehet: </w:t>
      </w:r>
      <w:hyperlink r:id="rId31" w:history="1">
        <w:r w:rsidRPr="003D086A">
          <w:rPr>
            <w:rStyle w:val="Hiperhivatkozs"/>
          </w:rPr>
          <w:t>https://www.postgresql.org/download</w:t>
        </w:r>
      </w:hyperlink>
      <w:r>
        <w:t xml:space="preserve">. </w:t>
      </w:r>
      <w:r w:rsidR="003B0636">
        <w:t xml:space="preserve">Miután ki lett választva a célzott operációs rendszer és </w:t>
      </w:r>
      <w:r w:rsidR="00666A51">
        <w:t xml:space="preserve">a </w:t>
      </w:r>
      <w:r w:rsidR="003B0636">
        <w:t>letöltés befejeződött</w:t>
      </w:r>
      <w:r w:rsidR="00666A51">
        <w:t>,</w:t>
      </w:r>
      <w:r w:rsidR="003B0636">
        <w:t xml:space="preserve"> kövesse a telepítés varázsló lépéseit</w:t>
      </w:r>
      <w:r w:rsidR="00666A51">
        <w: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2C13E60B" w:rsidR="00697167" w:rsidRDefault="00697167" w:rsidP="003A09F4">
      <w:pPr>
        <w:pStyle w:val="SzDSzvegTrzs"/>
      </w:pPr>
      <w:r>
        <w:t xml:space="preserve">Telepítés után az adatbázisszerver már el is érhető. Indítsa el a pgAdmin adminisztrációs felületet, </w:t>
      </w:r>
      <w:r w:rsidR="00666A51">
        <w:t>a</w:t>
      </w:r>
      <w:r>
        <w:t>mely (ha nem lett változtatva telepítés alatt a könyvtár helye)</w:t>
      </w:r>
      <w:r w:rsidR="00666A51">
        <w:t xml:space="preserve"> a</w:t>
      </w:r>
      <w:r>
        <w:t xml:space="preserve"> </w:t>
      </w:r>
      <w:r w:rsidRPr="00697167">
        <w:t>C:\Program Files\PostgreSQL\10\pgAdmin 4\bin</w:t>
      </w:r>
      <w:r>
        <w:t xml:space="preserve"> mappában található. </w:t>
      </w:r>
    </w:p>
    <w:p w14:paraId="55EEC614" w14:textId="577F91DE" w:rsidR="007B4DA3" w:rsidRDefault="00697167" w:rsidP="00836868">
      <w:pPr>
        <w:pStyle w:val="SzDSzvegTrzs"/>
      </w:pPr>
      <w:r>
        <w:t>A</w:t>
      </w:r>
      <w:r w:rsidR="00666A51">
        <w:t>z ablak</w:t>
      </w:r>
      <w:r>
        <w:t xml:space="preserve">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 xml:space="preserve">re állítva a </w:t>
      </w:r>
      <w:r w:rsidRPr="00A9243A">
        <w:rPr>
          <w:i/>
        </w:rPr>
        <w:t>Can login?</w:t>
      </w:r>
      <w:r>
        <w:t xml:space="preserve"> és a </w:t>
      </w:r>
      <w:r w:rsidRPr="00A9243A">
        <w:rPr>
          <w:i/>
        </w:rPr>
        <w:t>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39C2A6CA"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w:t>
      </w:r>
      <w:r w:rsidR="00322C71">
        <w:t>baloldalon</w:t>
      </w:r>
      <w:r>
        <w:t xml:space="preserve"> lévő </w:t>
      </w:r>
      <w:r>
        <w:rPr>
          <w:i/>
        </w:rPr>
        <w:t>Databases</w:t>
      </w:r>
      <w:r>
        <w:t xml:space="preserve"> helyi menüjében a </w:t>
      </w:r>
      <w:r>
        <w:rPr>
          <w:i/>
        </w:rPr>
        <w:t>Create -&gt; Database</w:t>
      </w:r>
      <w:r>
        <w:t xml:space="preserve">-zel tehet meg. Az adatbázis neve az előbb említett </w:t>
      </w:r>
      <w:r w:rsidRPr="00697167">
        <w:rPr>
          <w:i/>
        </w:rPr>
        <w:t>szkdg_db</w:t>
      </w:r>
      <w:r>
        <w:t>, az Owner pedig az előző lépésben létrehozott role legyen</w:t>
      </w:r>
      <w:r w:rsidR="0057366E">
        <w:t>!</w:t>
      </w:r>
      <w:r>
        <w:t xml:space="preserve">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r w:rsidR="0057366E">
        <w:t>!</w:t>
      </w:r>
    </w:p>
    <w:p w14:paraId="00CEA87D" w14:textId="03E459A5"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r w:rsidR="0057366E">
        <w:t>!</w:t>
      </w:r>
    </w:p>
    <w:p w14:paraId="50752D4C" w14:textId="53438A3F"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t a táblák és megszorítások hozzáadásáért</w:t>
      </w:r>
      <w:r w:rsidR="0057366E">
        <w:t>.</w:t>
      </w:r>
      <w:r>
        <w:t xml:space="preserve"> A program megfelelő működéséhez szükséges adatok beviteléhez futtassa le a (szintén mellékletben lévő) </w:t>
      </w:r>
      <w:r w:rsidRPr="00A86185">
        <w:rPr>
          <w:i/>
        </w:rPr>
        <w:t>Insert_data.sql</w:t>
      </w:r>
      <w:r>
        <w:t xml:space="preserve"> fájlt</w:t>
      </w:r>
      <w:r w:rsidR="0057366E">
        <w:t>!</w:t>
      </w:r>
    </w:p>
    <w:p w14:paraId="5BE962D0" w14:textId="13DF35B0" w:rsidR="00F21165" w:rsidRDefault="00F21165" w:rsidP="00400651">
      <w:pPr>
        <w:pStyle w:val="SzDCmsor3"/>
      </w:pPr>
      <w:bookmarkStart w:id="170" w:name="_Ref4936866"/>
      <w:bookmarkStart w:id="171" w:name="_Toc7614336"/>
      <w:bookmarkStart w:id="172" w:name="_Toc7973585"/>
      <w:r>
        <w:lastRenderedPageBreak/>
        <w:t>Tomcat konfigurálás</w:t>
      </w:r>
      <w:bookmarkEnd w:id="170"/>
      <w:bookmarkEnd w:id="171"/>
      <w:bookmarkEnd w:id="172"/>
    </w:p>
    <w:p w14:paraId="5F924483" w14:textId="12B28C8E" w:rsidR="00872964" w:rsidRDefault="00F21165" w:rsidP="00503FB5">
      <w:pPr>
        <w:pStyle w:val="SzDSzvegTrzs"/>
      </w:pPr>
      <w:r>
        <w:t xml:space="preserve">A </w:t>
      </w:r>
      <w:hyperlink r:id="rId32"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71C79B9E" w:rsidR="00872964" w:rsidRDefault="00872964" w:rsidP="00FA6C6A">
      <w:pPr>
        <w:pStyle w:val="SzDSzvegTrzs"/>
        <w:numPr>
          <w:ilvl w:val="0"/>
          <w:numId w:val="15"/>
        </w:numPr>
      </w:pPr>
      <w:r>
        <w:t>A TOMCAT_HOME-ban lévő webapps mappában lévő fájlokat, mappákat le kell törölni. Ezek</w:t>
      </w:r>
      <w:r w:rsidR="0057366E">
        <w:t>re</w:t>
      </w:r>
      <w:r>
        <w:t xml:space="preserve"> nem lesz szükség a webalkalmazás futtatásához.</w:t>
      </w:r>
    </w:p>
    <w:p w14:paraId="475B6C8B" w14:textId="58485E47" w:rsidR="00872964" w:rsidRDefault="00872964" w:rsidP="00FA6C6A">
      <w:pPr>
        <w:pStyle w:val="SzDSzvegTrzs"/>
        <w:numPr>
          <w:ilvl w:val="0"/>
          <w:numId w:val="1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0C333D1" w:rsidR="006A2556" w:rsidRDefault="006A2556" w:rsidP="00FA6C6A">
      <w:pPr>
        <w:pStyle w:val="SzDSzvegTrzs"/>
        <w:numPr>
          <w:ilvl w:val="0"/>
          <w:numId w:val="15"/>
        </w:numPr>
      </w:pPr>
      <w:r>
        <w:t>A TOMCAT_HOME/conf mappában létre kell hozni egy új mappát, melynek neve szkdg_conf legyen</w:t>
      </w:r>
      <w:r w:rsidR="0057366E">
        <w:t>!</w:t>
      </w:r>
    </w:p>
    <w:p w14:paraId="1D6557BE" w14:textId="6C2214FD" w:rsidR="006A2556" w:rsidRDefault="006A2556" w:rsidP="00FA6C6A">
      <w:pPr>
        <w:pStyle w:val="SzDSzvegTrzs"/>
        <w:numPr>
          <w:ilvl w:val="0"/>
          <w:numId w:val="15"/>
        </w:numPr>
      </w:pPr>
      <w:r>
        <w:t>Az előző</w:t>
      </w:r>
      <w:r w:rsidR="0057366E">
        <w:t>l</w:t>
      </w:r>
      <w:r>
        <w:t>e</w:t>
      </w:r>
      <w:r w:rsidR="0057366E">
        <w:t>g</w:t>
      </w:r>
      <w:r>
        <w:t xml:space="preserve"> létrehozott szkdg_conf-ba másolja be a mellékletben lévő </w:t>
      </w:r>
      <w:r>
        <w:rPr>
          <w:b/>
        </w:rPr>
        <w:t xml:space="preserve">application.properties </w:t>
      </w:r>
      <w:r>
        <w:t>fájlt</w:t>
      </w:r>
      <w:r w:rsidR="0057366E">
        <w:t>!</w:t>
      </w:r>
    </w:p>
    <w:p w14:paraId="74771218" w14:textId="17F92B4F" w:rsidR="006A2556" w:rsidRDefault="006A2556" w:rsidP="00FA6C6A">
      <w:pPr>
        <w:pStyle w:val="SzDSzvegTrzs"/>
        <w:numPr>
          <w:ilvl w:val="0"/>
          <w:numId w:val="15"/>
        </w:numPr>
      </w:pPr>
      <w:r>
        <w:t xml:space="preserve">Ezután a TOMCAT_HOME/conf/Catalina/localhost mappába másolja be a mellékletben lévő ROOT.xml-t. </w:t>
      </w:r>
    </w:p>
    <w:p w14:paraId="4CFF396F" w14:textId="275EEE6B" w:rsidR="006A2556" w:rsidRDefault="00422478" w:rsidP="00FA6C6A">
      <w:pPr>
        <w:pStyle w:val="SzDSzvegTrzs"/>
        <w:numPr>
          <w:ilvl w:val="0"/>
          <w:numId w:val="1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35013A">
        <w:t>users</w:t>
      </w:r>
      <w:r w:rsidR="007D56D0">
        <w:t>/</w:t>
      </w:r>
      <w:r w:rsidR="00EF00B8">
        <w:t>User/Desktop</w:t>
      </w:r>
      <w:r w:rsidR="00EF00B8" w:rsidRPr="00EF00B8">
        <w:t>/</w:t>
      </w:r>
      <w:r w:rsidR="0035013A">
        <w:t>apache-tomcat-9.0.17</w:t>
      </w:r>
      <w:r w:rsidR="007D56D0">
        <w:t>/</w:t>
      </w:r>
      <w:r w:rsidR="00EF00B8" w:rsidRPr="00EF00B8">
        <w:t>conf/szkdg_conf</w:t>
      </w:r>
      <w:r w:rsidR="00EF00B8">
        <w:t>”)</w:t>
      </w:r>
    </w:p>
    <w:p w14:paraId="69F42EC2" w14:textId="5FCA18B2" w:rsidR="001412EB" w:rsidRDefault="008A6FFC" w:rsidP="00FA6C6A">
      <w:pPr>
        <w:pStyle w:val="SzDSzvegTrzs"/>
        <w:numPr>
          <w:ilvl w:val="0"/>
          <w:numId w:val="1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w:t>
      </w:r>
      <w:r w:rsidR="0057366E">
        <w:t>ot</w:t>
      </w:r>
      <w:r>
        <w:t xml:space="preserve"> is megadni az url beírásakor.</w:t>
      </w:r>
    </w:p>
    <w:p w14:paraId="600C3309" w14:textId="55BE6030" w:rsidR="00EF00B8" w:rsidRDefault="00695C54" w:rsidP="00503FB5">
      <w:pPr>
        <w:pStyle w:val="SzDSzvegTrzs"/>
      </w:pPr>
      <w:r>
        <w:t>Ha m</w:t>
      </w:r>
      <w:r w:rsidR="00C54E5F">
        <w:t xml:space="preserve">indent sikerült végrehajtani, a végeredmény </w:t>
      </w:r>
      <w:r w:rsidR="001412EB">
        <w:t>úgy néz ki</w:t>
      </w:r>
      <w:r w:rsidR="00033F03">
        <w:t>,</w:t>
      </w:r>
      <w:r w:rsidR="001412EB">
        <w:t xml:space="preserve"> mint a </w:t>
      </w:r>
      <w:r w:rsidR="001412EB">
        <w:fldChar w:fldCharType="begin"/>
      </w:r>
      <w:r w:rsidR="001412EB">
        <w:instrText xml:space="preserve"> REF _Ref7034274 \h </w:instrText>
      </w:r>
      <w:r w:rsidR="001412EB">
        <w:fldChar w:fldCharType="separate"/>
      </w:r>
      <w:r w:rsidR="00C41C28">
        <w:rPr>
          <w:noProof/>
        </w:rPr>
        <w:t>19</w:t>
      </w:r>
      <w:r w:rsidR="00C41C28">
        <w:t>. ábrán lévő Tomcat könyvtár struktúra</w:t>
      </w:r>
      <w:r w:rsidR="001412EB">
        <w:fldChar w:fldCharType="end"/>
      </w:r>
      <w:r w:rsidR="001412EB">
        <w:t>.</w:t>
      </w:r>
    </w:p>
    <w:p w14:paraId="4A7D1FF5" w14:textId="50A23BF4" w:rsidR="00C54E5F" w:rsidRDefault="009C6E72" w:rsidP="00F87C55">
      <w:pPr>
        <w:pStyle w:val="SzDSzvegTrzs"/>
      </w:pPr>
      <w:r>
        <w:t>A szerver szoftvereket p</w:t>
      </w:r>
      <w:r w:rsidR="00AB0E5E">
        <w:t xml:space="preserve">arancssorból </w:t>
      </w:r>
      <w:r>
        <w:t xml:space="preserve">elindítani </w:t>
      </w:r>
      <w:r w:rsidR="00AB0E5E">
        <w:t>a TOMCAT_HOME/bin mappáb</w:t>
      </w:r>
      <w:r>
        <w:t>an található</w:t>
      </w:r>
      <w:r w:rsidR="00AB0E5E">
        <w:t xml:space="preserve"> </w:t>
      </w:r>
      <w:r w:rsidR="00977AAF">
        <w:rPr>
          <w:i/>
        </w:rPr>
        <w:t>startup.bat-</w:t>
      </w:r>
      <w:r w:rsidR="00977AAF">
        <w:t>tel</w:t>
      </w:r>
      <w:r>
        <w:t>, l</w:t>
      </w:r>
      <w:r w:rsidR="00977AAF">
        <w:t xml:space="preserve">eállítani pedig a </w:t>
      </w:r>
      <w:r w:rsidR="00977AAF" w:rsidRPr="00977AAF">
        <w:rPr>
          <w:i/>
        </w:rPr>
        <w:t>shutdown.bat</w:t>
      </w:r>
      <w:r w:rsidR="00977AAF">
        <w:rPr>
          <w:i/>
        </w:rPr>
        <w:t>-</w:t>
      </w:r>
      <w:r w:rsidR="00977AAF">
        <w:t>tel</w:t>
      </w:r>
      <w:r>
        <w:t xml:space="preserve"> lehet</w:t>
      </w:r>
      <w:r w:rsidR="00977AAF">
        <w:t>.</w:t>
      </w:r>
    </w:p>
    <w:p w14:paraId="223BAE9C" w14:textId="2017B588" w:rsidR="001412EB" w:rsidRDefault="001412EB" w:rsidP="00F87C55">
      <w:pPr>
        <w:pStyle w:val="SzDSzvegTrzs"/>
      </w:pPr>
      <w:r>
        <w:rPr>
          <w:noProof/>
          <w:lang w:eastAsia="hu-HU" w:bidi="ar-SA"/>
        </w:rPr>
        <w:lastRenderedPageBreak/>
        <mc:AlternateContent>
          <mc:Choice Requires="wpg">
            <w:drawing>
              <wp:anchor distT="0" distB="0" distL="114300" distR="114300" simplePos="0" relativeHeight="251912192" behindDoc="0" locked="0" layoutInCell="1" allowOverlap="1" wp14:anchorId="005AD464" wp14:editId="07409A22">
                <wp:simplePos x="0" y="0"/>
                <wp:positionH relativeFrom="margin">
                  <wp:align>center</wp:align>
                </wp:positionH>
                <wp:positionV relativeFrom="page">
                  <wp:posOffset>1209675</wp:posOffset>
                </wp:positionV>
                <wp:extent cx="3279140" cy="5681345"/>
                <wp:effectExtent l="0" t="0" r="0" b="0"/>
                <wp:wrapTopAndBottom/>
                <wp:docPr id="485" name="Csoportba foglalás 485"/>
                <wp:cNvGraphicFramePr/>
                <a:graphic xmlns:a="http://schemas.openxmlformats.org/drawingml/2006/main">
                  <a:graphicData uri="http://schemas.microsoft.com/office/word/2010/wordprocessingGroup">
                    <wpg:wgp>
                      <wpg:cNvGrpSpPr/>
                      <wpg:grpSpPr>
                        <a:xfrm>
                          <a:off x="0" y="0"/>
                          <a:ext cx="3279140" cy="5681345"/>
                          <a:chOff x="0" y="0"/>
                          <a:chExt cx="3279140" cy="5681345"/>
                        </a:xfrm>
                      </wpg:grpSpPr>
                      <pic:pic xmlns:pic="http://schemas.openxmlformats.org/drawingml/2006/picture">
                        <pic:nvPicPr>
                          <pic:cNvPr id="418" name="Kép 4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79140" cy="5141595"/>
                          </a:xfrm>
                          <a:prstGeom prst="rect">
                            <a:avLst/>
                          </a:prstGeom>
                        </pic:spPr>
                      </pic:pic>
                      <wps:wsp>
                        <wps:cNvPr id="484" name="Szövegdoboz 484"/>
                        <wps:cNvSpPr txBox="1"/>
                        <wps:spPr>
                          <a:xfrm>
                            <a:off x="0" y="5201285"/>
                            <a:ext cx="3279140" cy="480060"/>
                          </a:xfrm>
                          <a:prstGeom prst="rect">
                            <a:avLst/>
                          </a:prstGeom>
                          <a:solidFill>
                            <a:prstClr val="white"/>
                          </a:solidFill>
                          <a:ln>
                            <a:noFill/>
                          </a:ln>
                        </wps:spPr>
                        <wps:txbx>
                          <w:txbxContent>
                            <w:bookmarkStart w:id="173" w:name="_Ref7034274"/>
                            <w:p w14:paraId="56EB0CAA" w14:textId="3B56617F" w:rsidR="00DA3829" w:rsidRPr="00BC0922" w:rsidRDefault="00DA3829" w:rsidP="001412EB">
                              <w:pPr>
                                <w:pStyle w:val="SzKpalrs"/>
                              </w:pPr>
                              <w:r>
                                <w:fldChar w:fldCharType="begin"/>
                              </w:r>
                              <w:r>
                                <w:instrText xml:space="preserve"> SEQ ábra \* ARABIC </w:instrText>
                              </w:r>
                              <w:r>
                                <w:fldChar w:fldCharType="separate"/>
                              </w:r>
                              <w:bookmarkStart w:id="174" w:name="_Toc7973645"/>
                              <w:r w:rsidR="00CF1EF8">
                                <w:t>19</w:t>
                              </w:r>
                              <w:r>
                                <w:fldChar w:fldCharType="end"/>
                              </w:r>
                              <w:r>
                                <w:t>. ábra: Tomcat könyvtár struktúra</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5AD464" id="Csoportba foglalás 485" o:spid="_x0000_s1844" style="position:absolute;left:0;text-align:left;margin-left:0;margin-top:95.25pt;width:258.2pt;height:447.35pt;z-index:251912192;mso-position-horizontal:center;mso-position-horizontal-relative:margin;mso-position-vertical-relative:page" coordsize="32791,5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">
                <v:shape id="Kép 418" o:spid="_x0000_s1845" type="#_x0000_t75" style="position:absolute;width:32791;height:51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">
                  <v:imagedata r:id="rId34" o:title=""/>
                  <v:path arrowok="t"/>
                </v:shape>
                <v:shape id="Szövegdoboz 484" o:spid="_x0000_s1846" type="#_x0000_t202" style="position:absolute;top:52012;width:3279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" stroked="f">
                  <v:textbox style="mso-fit-shape-to-text:t" inset="0,0,0,0">
                    <w:txbxContent>
                      <w:bookmarkStart w:id="175" w:name="_Ref7034274"/>
                      <w:p w14:paraId="56EB0CAA" w14:textId="3B56617F" w:rsidR="00DA3829" w:rsidRPr="00BC0922" w:rsidRDefault="00DA3829" w:rsidP="001412EB">
                        <w:pPr>
                          <w:pStyle w:val="SzKpalrs"/>
                        </w:pPr>
                        <w:r>
                          <w:fldChar w:fldCharType="begin"/>
                        </w:r>
                        <w:r>
                          <w:instrText xml:space="preserve"> SEQ ábra \* ARABIC </w:instrText>
                        </w:r>
                        <w:r>
                          <w:fldChar w:fldCharType="separate"/>
                        </w:r>
                        <w:bookmarkStart w:id="176" w:name="_Toc7973645"/>
                        <w:r w:rsidR="00CF1EF8">
                          <w:t>19</w:t>
                        </w:r>
                        <w:r>
                          <w:fldChar w:fldCharType="end"/>
                        </w:r>
                        <w:r>
                          <w:t>. ábra: Tomcat könyvtár struktúra</w:t>
                        </w:r>
                        <w:bookmarkEnd w:id="175"/>
                        <w:bookmarkEnd w:id="176"/>
                      </w:p>
                    </w:txbxContent>
                  </v:textbox>
                </v:shape>
                <w10:wrap type="topAndBottom" anchorx="margin" anchory="page"/>
              </v:group>
            </w:pict>
          </mc:Fallback>
        </mc:AlternateContent>
      </w:r>
    </w:p>
    <w:p w14:paraId="43BCC17F" w14:textId="0B419C33" w:rsidR="00EE529D" w:rsidRDefault="00EE529D" w:rsidP="00EE529D">
      <w:pPr>
        <w:pStyle w:val="SzDCmsor3"/>
      </w:pPr>
      <w:bookmarkStart w:id="177" w:name="_Toc7614337"/>
      <w:bookmarkStart w:id="178" w:name="_Toc7973586"/>
      <w:r>
        <w:t>Google API key</w:t>
      </w:r>
      <w:bookmarkEnd w:id="177"/>
      <w:bookmarkEnd w:id="178"/>
    </w:p>
    <w:p w14:paraId="6B10490A" w14:textId="03E40AFE" w:rsidR="00EE529D" w:rsidRDefault="00EE529D" w:rsidP="00EE529D">
      <w:pPr>
        <w:pStyle w:val="SzDSzvegTrzs"/>
      </w:pPr>
      <w:r>
        <w:t>Az útvonal optimalizációhoz elengedhetetlen, hogy a szükséges adatokat lekérje a szoftver a Google Distance Matrix API-tól. Ezt</w:t>
      </w:r>
      <w:r w:rsidR="00A9243A">
        <w:t xml:space="preserve"> a következő linken</w:t>
      </w:r>
      <w:r>
        <w:t xml:space="preserve"> lehet megtenni</w:t>
      </w:r>
      <w:r w:rsidR="00A9243A">
        <w:t xml:space="preserve">: </w:t>
      </w:r>
      <w:hyperlink r:id="rId35" w:history="1">
        <w:r w:rsidR="00A9243A" w:rsidRPr="00D81994">
          <w:rPr>
            <w:rStyle w:val="Hiperhivatkozs"/>
          </w:rPr>
          <w:t>https://developers.google.com/maps/documentation/distance-matrix/get-api-key</w:t>
        </w:r>
      </w:hyperlink>
      <w:r>
        <w:t>.</w:t>
      </w:r>
    </w:p>
    <w:p w14:paraId="144CB6C0" w14:textId="35C8C37A" w:rsidR="00EE529D" w:rsidRDefault="00EE529D" w:rsidP="00EE529D">
      <w:pPr>
        <w:pStyle w:val="SzDSzvegTrzs"/>
      </w:pPr>
      <w:r>
        <w:t xml:space="preserve">Miután megvan a kulcs, állítson be új környezeti változót, melynek neve </w:t>
      </w:r>
      <w:r w:rsidRPr="00EE529D">
        <w:t>GOOGLE_API_KEY</w:t>
      </w:r>
      <w:r w:rsidR="00E97A75">
        <w:t xml:space="preserve"> legyen, az értéke pedig a kapott kulcs.</w:t>
      </w:r>
    </w:p>
    <w:p w14:paraId="1956C37B" w14:textId="2D26361C"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(vagy annak a </w:t>
      </w:r>
      <w:r>
        <w:t>8080-as portján</w:t>
      </w:r>
      <w:r w:rsidR="00D00F7D">
        <w:t>, ha nem lett átállítva)</w:t>
      </w:r>
      <w:r>
        <w:t xml:space="preserve"> már használható is a webalkalmazás.</w:t>
      </w:r>
    </w:p>
    <w:p w14:paraId="2DD3626E" w14:textId="736A877B" w:rsidR="00316734" w:rsidRDefault="00316734" w:rsidP="00316734">
      <w:pPr>
        <w:pStyle w:val="SzDCmsor2"/>
      </w:pPr>
      <w:bookmarkStart w:id="179" w:name="_Ref6338640"/>
      <w:bookmarkStart w:id="180" w:name="_Toc7614338"/>
      <w:bookmarkStart w:id="181" w:name="_Toc7973587"/>
      <w:r>
        <w:lastRenderedPageBreak/>
        <w:t>Használati útmutató</w:t>
      </w:r>
      <w:bookmarkEnd w:id="179"/>
      <w:bookmarkEnd w:id="180"/>
      <w:bookmarkEnd w:id="181"/>
    </w:p>
    <w:p w14:paraId="58DC7191" w14:textId="79F32AB0" w:rsidR="00316734" w:rsidRDefault="0025530A" w:rsidP="0025530A">
      <w:pPr>
        <w:pStyle w:val="SzDCmsor3"/>
      </w:pPr>
      <w:bookmarkStart w:id="182" w:name="_Toc7614339"/>
      <w:bookmarkStart w:id="183" w:name="_Toc7973588"/>
      <w:r>
        <w:t>Felhasználó típusok</w:t>
      </w:r>
      <w:bookmarkEnd w:id="182"/>
      <w:bookmarkEnd w:id="183"/>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FA6C6A">
      <w:pPr>
        <w:pStyle w:val="SzDSzvegTrzs"/>
        <w:numPr>
          <w:ilvl w:val="0"/>
          <w:numId w:val="16"/>
        </w:numPr>
      </w:pPr>
      <w:r>
        <w:t>vásárló,</w:t>
      </w:r>
    </w:p>
    <w:p w14:paraId="406F0D80" w14:textId="78A8689B" w:rsidR="0025530A" w:rsidRDefault="0025530A" w:rsidP="00FA6C6A">
      <w:pPr>
        <w:pStyle w:val="SzDSzvegTrzs"/>
        <w:numPr>
          <w:ilvl w:val="0"/>
          <w:numId w:val="16"/>
        </w:numPr>
      </w:pPr>
      <w:r>
        <w:t>alkalmazott,</w:t>
      </w:r>
    </w:p>
    <w:p w14:paraId="240E443D" w14:textId="1B697DBF" w:rsidR="0025530A" w:rsidRPr="00316734" w:rsidRDefault="0025530A" w:rsidP="00FA6C6A">
      <w:pPr>
        <w:pStyle w:val="SzDSzvegTrzs"/>
        <w:numPr>
          <w:ilvl w:val="0"/>
          <w:numId w:val="16"/>
        </w:numPr>
      </w:pPr>
      <w:r>
        <w:t>admin.</w:t>
      </w:r>
    </w:p>
    <w:p w14:paraId="372E8FE5" w14:textId="475F5E71" w:rsidR="00C339B4" w:rsidRDefault="0025530A" w:rsidP="004A14D8">
      <w:pPr>
        <w:pStyle w:val="SzDSzvegTrzs"/>
      </w:pPr>
      <w:r>
        <w:t>Mind a három típus más jogokat gyakorol és más felületek</w:t>
      </w:r>
      <w:r w:rsidR="009C6E72">
        <w:t>et</w:t>
      </w:r>
      <w:r>
        <w:t xml:space="preserve"> ér el.</w:t>
      </w:r>
    </w:p>
    <w:p w14:paraId="582766AF" w14:textId="5B93045C" w:rsidR="00F87C55" w:rsidRDefault="00044E9B" w:rsidP="004A14D8">
      <w:pPr>
        <w:pStyle w:val="SzDSzvegTrzs"/>
      </w:pPr>
      <w:r>
        <w:t xml:space="preserve">Felhasználókat a főoldalon lévő </w:t>
      </w:r>
      <w:r>
        <w:rPr>
          <w:i/>
        </w:rPr>
        <w:t>Regisztráció</w:t>
      </w:r>
      <w:r>
        <w:t>-ra kattintva lehet létrehozni. A létrehozott fiókokba e-mail címmel és jelszóval lehet belépni.</w:t>
      </w:r>
    </w:p>
    <w:p w14:paraId="62943733" w14:textId="799E6CE2" w:rsidR="00C57D95" w:rsidRDefault="00C57D95" w:rsidP="00C57D95">
      <w:pPr>
        <w:pStyle w:val="SzDCmsor3"/>
      </w:pPr>
      <w:bookmarkStart w:id="184" w:name="_Toc7614340"/>
      <w:bookmarkStart w:id="185" w:name="_Toc7973589"/>
      <w:r>
        <w:t>Regisztráció</w:t>
      </w:r>
      <w:bookmarkEnd w:id="184"/>
      <w:bookmarkEnd w:id="185"/>
    </w:p>
    <w:p w14:paraId="63051118" w14:textId="36A2A594" w:rsidR="008406E4" w:rsidRDefault="008406E4" w:rsidP="008406E4">
      <w:pPr>
        <w:pStyle w:val="SzDSzvegTrzs"/>
      </w:pPr>
      <w:r>
        <w:t xml:space="preserve">A </w:t>
      </w:r>
      <w:r>
        <w:fldChar w:fldCharType="begin"/>
      </w:r>
      <w:r>
        <w:instrText xml:space="preserve"> REF _Ref6342226 \h </w:instrText>
      </w:r>
      <w:r>
        <w:fldChar w:fldCharType="separate"/>
      </w:r>
      <w:r w:rsidR="00C41C28">
        <w:rPr>
          <w:noProof/>
        </w:rPr>
        <w:t>20</w:t>
      </w:r>
      <w:r w:rsidR="00C41C28">
        <w:t>. ábra</w:t>
      </w:r>
      <w:r>
        <w:fldChar w:fldCharType="end"/>
      </w:r>
      <w:r>
        <w:t xml:space="preserve"> ugyan nem tartalmaz semmi különlegest első ránézésre, de fontosnak tartottam</w:t>
      </w:r>
      <w:r w:rsidR="009C6E72">
        <w:t xml:space="preserve"> röviden bemutatni</w:t>
      </w:r>
      <w:r>
        <w:t xml:space="preserve">, hiszen többször is találkozhatunk nagyon hasonló felülettel </w:t>
      </w:r>
      <w:r w:rsidR="009C6E72">
        <w:t>a</w:t>
      </w:r>
      <w:ins w:id="186" w:author="Miklós Hatwagner" w:date="2019-04-24T15:13:00Z">
        <w:r w:rsidR="009C6E72">
          <w:t xml:space="preserve"> </w:t>
        </w:r>
      </w:ins>
      <w:r>
        <w:t>felhasználói adatok szerkesztése során</w:t>
      </w:r>
      <w:r w:rsidR="009C6E72">
        <w:t>.</w:t>
      </w:r>
      <w:r>
        <w:t xml:space="preserve"> </w:t>
      </w:r>
      <w:r w:rsidR="009C6E72">
        <w:t>(A</w:t>
      </w:r>
      <w:r>
        <w:t xml:space="preserve"> vásárló </w:t>
      </w:r>
      <w:r w:rsidR="007C39EC">
        <w:t xml:space="preserve">csak </w:t>
      </w:r>
      <w:r>
        <w:t>a saját</w:t>
      </w:r>
      <w:r w:rsidR="009C6E72">
        <w:t xml:space="preserve"> adatait, az</w:t>
      </w:r>
      <w:r>
        <w:t xml:space="preserve"> admin másokét</w:t>
      </w:r>
      <w:r w:rsidR="009C6E72">
        <w:t xml:space="preserve"> is képes szerkeszteni.</w:t>
      </w:r>
      <w:r>
        <w:t xml:space="preserve">) </w:t>
      </w:r>
    </w:p>
    <w:p w14:paraId="2F2C94E1" w14:textId="43D0FC36" w:rsidR="009B2643" w:rsidRDefault="00A239D4" w:rsidP="009B2643">
      <w:pPr>
        <w:pStyle w:val="SzDSzvegTrzs"/>
        <w:keepNext/>
      </w:pPr>
      <w:r>
        <w:rPr>
          <w:rFonts w:cs="Mangal"/>
          <w:noProof/>
          <w:sz w:val="16"/>
          <w:szCs w:val="16"/>
          <w:lang w:eastAsia="hu-HU" w:bidi="ar-SA"/>
        </w:rPr>
        <w:drawing>
          <wp:inline distT="0" distB="0" distL="0" distR="0" wp14:anchorId="43687BCF" wp14:editId="5465B80F">
            <wp:extent cx="5565775" cy="3387090"/>
            <wp:effectExtent l="0" t="0" r="0" b="3810"/>
            <wp:docPr id="493" name="Kép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reg.JPG"/>
                    <pic:cNvPicPr/>
                  </pic:nvPicPr>
                  <pic:blipFill>
                    <a:blip r:embed="rId36">
                      <a:extLst>
                        <a:ext uri="{28A0092B-C50C-407E-A947-70E740481C1C}">
                          <a14:useLocalDpi xmlns:a14="http://schemas.microsoft.com/office/drawing/2010/main" val="0"/>
                        </a:ext>
                      </a:extLst>
                    </a:blip>
                    <a:stretch>
                      <a:fillRect/>
                    </a:stretch>
                  </pic:blipFill>
                  <pic:spPr>
                    <a:xfrm>
                      <a:off x="0" y="0"/>
                      <a:ext cx="5565775" cy="3387090"/>
                    </a:xfrm>
                    <a:prstGeom prst="rect">
                      <a:avLst/>
                    </a:prstGeom>
                  </pic:spPr>
                </pic:pic>
              </a:graphicData>
            </a:graphic>
          </wp:inline>
        </w:drawing>
      </w:r>
    </w:p>
    <w:bookmarkStart w:id="187" w:name="_Ref6342226"/>
    <w:p w14:paraId="25D04CAB" w14:textId="418A31E0" w:rsidR="00C57D95" w:rsidRPr="00044E9B" w:rsidRDefault="009B2643" w:rsidP="009B2643">
      <w:pPr>
        <w:pStyle w:val="SzKpalrs"/>
      </w:pPr>
      <w:r>
        <w:fldChar w:fldCharType="begin"/>
      </w:r>
      <w:r>
        <w:instrText xml:space="preserve"> SEQ ábra \* ARABIC </w:instrText>
      </w:r>
      <w:r>
        <w:fldChar w:fldCharType="separate"/>
      </w:r>
      <w:bookmarkStart w:id="188" w:name="_Toc7973646"/>
      <w:r w:rsidR="00CF1EF8">
        <w:t>20</w:t>
      </w:r>
      <w:r>
        <w:fldChar w:fldCharType="end"/>
      </w:r>
      <w:r>
        <w:t>. ábra: Regisztrációs felület</w:t>
      </w:r>
      <w:bookmarkEnd w:id="187"/>
      <w:bookmarkEnd w:id="188"/>
    </w:p>
    <w:p w14:paraId="6D3E81EC" w14:textId="363B4D8A" w:rsidR="00625979" w:rsidRDefault="003E7892" w:rsidP="008406E4">
      <w:pPr>
        <w:pStyle w:val="SzDSzvegTrzs"/>
      </w:pPr>
      <w:r>
        <w:lastRenderedPageBreak/>
        <w:t xml:space="preserve">A lakcímet leszámítva a megadott adatok </w:t>
      </w:r>
      <w:r w:rsidR="007C39EC">
        <w:t xml:space="preserve">csak </w:t>
      </w:r>
      <w:r>
        <w:t xml:space="preserve">formai ellenőrzésen esnek át, míg a lakcímnél </w:t>
      </w:r>
      <w:r w:rsidR="007C39EC">
        <w:t xml:space="preserve">a Google Geocode API segítségével </w:t>
      </w:r>
      <w:r>
        <w:t>ellenőrizve lesz, hogy</w:t>
      </w:r>
      <w:r w:rsidR="007C39EC">
        <w:t xml:space="preserve"> az</w:t>
      </w:r>
      <w:r>
        <w:t xml:space="preserve"> létezik-e.</w:t>
      </w:r>
      <w:r w:rsidR="00625979">
        <w:t xml:space="preserve"> A cím megadásánál még fontos tényező, hogy csak magyarországi cím lehet.</w:t>
      </w:r>
      <w:r>
        <w:t xml:space="preserve"> </w:t>
      </w:r>
    </w:p>
    <w:p w14:paraId="18E57D52" w14:textId="4A0EAE7A" w:rsidR="008406E4" w:rsidRDefault="003E7892" w:rsidP="008406E4">
      <w:pPr>
        <w:pStyle w:val="SzDSzvegTrzs"/>
      </w:pPr>
      <w:r>
        <w:t xml:space="preserve">Ha valamelyik adat nem felel meg a követelményeknek, a felhasználót egyértelmű hibaüzenetek tájékoztatják a hiba okáról (mint a fenti képen is látható). </w:t>
      </w:r>
    </w:p>
    <w:p w14:paraId="7835B4F4" w14:textId="30486C51" w:rsidR="0025530A" w:rsidRDefault="009919E9" w:rsidP="00B07C22">
      <w:pPr>
        <w:pStyle w:val="SzDCmsor3"/>
      </w:pPr>
      <w:bookmarkStart w:id="189" w:name="_Toc7614341"/>
      <w:bookmarkStart w:id="190" w:name="_Toc7973590"/>
      <w:r>
        <w:rPr>
          <w:noProof/>
          <w:lang w:eastAsia="hu-HU" w:bidi="ar-SA"/>
        </w:rPr>
        <mc:AlternateContent>
          <mc:Choice Requires="wpg">
            <w:drawing>
              <wp:anchor distT="0" distB="0" distL="114300" distR="114300" simplePos="0" relativeHeight="251871232" behindDoc="0" locked="0" layoutInCell="1" allowOverlap="1" wp14:anchorId="4E80A20A" wp14:editId="5D52E9A5">
                <wp:simplePos x="0" y="0"/>
                <wp:positionH relativeFrom="margin">
                  <wp:align>center</wp:align>
                </wp:positionH>
                <wp:positionV relativeFrom="paragraph">
                  <wp:posOffset>570865</wp:posOffset>
                </wp:positionV>
                <wp:extent cx="5565775" cy="5720080"/>
                <wp:effectExtent l="0" t="0" r="0" b="0"/>
                <wp:wrapTopAndBottom/>
                <wp:docPr id="320" name="Csoportba foglalás 320"/>
                <wp:cNvGraphicFramePr/>
                <a:graphic xmlns:a="http://schemas.openxmlformats.org/drawingml/2006/main">
                  <a:graphicData uri="http://schemas.microsoft.com/office/word/2010/wordprocessingGroup">
                    <wpg:wgp>
                      <wpg:cNvGrpSpPr/>
                      <wpg:grpSpPr>
                        <a:xfrm>
                          <a:off x="0" y="0"/>
                          <a:ext cx="5565775" cy="5720080"/>
                          <a:chOff x="0" y="-381000"/>
                          <a:chExt cx="5565775" cy="5720080"/>
                        </a:xfrm>
                      </wpg:grpSpPr>
                      <pic:pic xmlns:pic="http://schemas.openxmlformats.org/drawingml/2006/picture">
                        <pic:nvPicPr>
                          <pic:cNvPr id="325" name="Kép 3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381000"/>
                            <a:ext cx="5565775" cy="4806315"/>
                          </a:xfrm>
                          <a:prstGeom prst="rect">
                            <a:avLst/>
                          </a:prstGeom>
                        </pic:spPr>
                      </pic:pic>
                      <wps:wsp>
                        <wps:cNvPr id="258" name="Szövegdoboz 258"/>
                        <wps:cNvSpPr txBox="1"/>
                        <wps:spPr>
                          <a:xfrm>
                            <a:off x="0" y="4859020"/>
                            <a:ext cx="5565775" cy="480060"/>
                          </a:xfrm>
                          <a:prstGeom prst="rect">
                            <a:avLst/>
                          </a:prstGeom>
                          <a:solidFill>
                            <a:prstClr val="white"/>
                          </a:solidFill>
                          <a:ln>
                            <a:noFill/>
                          </a:ln>
                        </wps:spPr>
                        <wps:txbx>
                          <w:txbxContent>
                            <w:bookmarkStart w:id="191" w:name="_Ref6343532"/>
                            <w:p w14:paraId="242617F3" w14:textId="7BD9AEFE" w:rsidR="00DA3829" w:rsidRPr="005B6C35" w:rsidRDefault="00DA3829" w:rsidP="00D77442">
                              <w:pPr>
                                <w:pStyle w:val="SzKpalrs"/>
                              </w:pPr>
                              <w:r>
                                <w:fldChar w:fldCharType="begin"/>
                              </w:r>
                              <w:r>
                                <w:instrText xml:space="preserve"> SEQ ábra \* ARABIC </w:instrText>
                              </w:r>
                              <w:r>
                                <w:fldChar w:fldCharType="separate"/>
                              </w:r>
                              <w:bookmarkStart w:id="192" w:name="_Toc7973647"/>
                              <w:r w:rsidR="00CF1EF8">
                                <w:t>21</w:t>
                              </w:r>
                              <w:r>
                                <w:fldChar w:fldCharType="end"/>
                              </w:r>
                              <w:r>
                                <w:t>. ábra: Fő oldal</w:t>
                              </w:r>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80A20A" id="Csoportba foglalás 320" o:spid="_x0000_s1847" style="position:absolute;left:0;text-align:left;margin-left:0;margin-top:44.95pt;width:438.25pt;height:450.4pt;z-index:251871232;mso-position-horizontal:center;mso-position-horizontal-relative:margin;mso-position-vertical-relative:text;mso-height-relative:margin" coordorigin=",-3810" coordsize="55657,57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">
                <v:shape id="Kép 325" o:spid="_x0000_s1848" type="#_x0000_t75" style="position:absolute;top:-3810;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8" o:title=""/>
                  <v:path arrowok="t"/>
                </v:shape>
                <v:shape id="Szövegdoboz 258" o:spid="_x0000_s1849" type="#_x0000_t202" style="position:absolute;top:48590;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bookmarkStart w:id="193" w:name="_Ref6343532"/>
                      <w:p w14:paraId="242617F3" w14:textId="7BD9AEFE" w:rsidR="00DA3829" w:rsidRPr="005B6C35" w:rsidRDefault="00DA3829" w:rsidP="00D77442">
                        <w:pPr>
                          <w:pStyle w:val="SzKpalrs"/>
                        </w:pPr>
                        <w:r>
                          <w:fldChar w:fldCharType="begin"/>
                        </w:r>
                        <w:r>
                          <w:instrText xml:space="preserve"> SEQ ábra \* ARABIC </w:instrText>
                        </w:r>
                        <w:r>
                          <w:fldChar w:fldCharType="separate"/>
                        </w:r>
                        <w:bookmarkStart w:id="194" w:name="_Toc7973647"/>
                        <w:r w:rsidR="00CF1EF8">
                          <w:t>21</w:t>
                        </w:r>
                        <w:r>
                          <w:fldChar w:fldCharType="end"/>
                        </w:r>
                        <w:r>
                          <w:t>. ábra: Fő oldal</w:t>
                        </w:r>
                        <w:bookmarkEnd w:id="193"/>
                        <w:bookmarkEnd w:id="194"/>
                      </w:p>
                    </w:txbxContent>
                  </v:textbox>
                </v:shape>
                <w10:wrap type="topAndBottom" anchorx="margin"/>
              </v:group>
            </w:pict>
          </mc:Fallback>
        </mc:AlternateContent>
      </w:r>
      <w:r w:rsidR="0025530A">
        <w:t>Vás</w:t>
      </w:r>
      <w:r w:rsidR="00322C8B">
        <w:t>árlás</w:t>
      </w:r>
      <w:bookmarkEnd w:id="189"/>
      <w:bookmarkEnd w:id="190"/>
    </w:p>
    <w:p w14:paraId="247909C8" w14:textId="63F85C18" w:rsidR="009D7D58" w:rsidRDefault="001751C0" w:rsidP="0025530A">
      <w:pPr>
        <w:pStyle w:val="SzDSzvegTrzs"/>
      </w:pPr>
      <w:r>
        <w:t>A vásárló bejelentkezés után a fő oldalra kerül</w:t>
      </w:r>
      <w:r w:rsidR="00F87C55">
        <w:t xml:space="preserve"> (</w:t>
      </w:r>
      <w:r w:rsidR="00D77442">
        <w:fldChar w:fldCharType="begin"/>
      </w:r>
      <w:r w:rsidR="00D77442">
        <w:instrText xml:space="preserve"> REF _Ref6343532 \h </w:instrText>
      </w:r>
      <w:r w:rsidR="00D77442">
        <w:fldChar w:fldCharType="separate"/>
      </w:r>
      <w:r w:rsidR="00C41C28">
        <w:rPr>
          <w:noProof/>
        </w:rPr>
        <w:t>21</w:t>
      </w:r>
      <w:r w:rsidR="00C41C28">
        <w:t>. ábra</w:t>
      </w:r>
      <w:r w:rsidR="00D77442">
        <w:fldChar w:fldCharType="end"/>
      </w:r>
      <w:r w:rsidR="00F87C55">
        <w:fldChar w:fldCharType="begin"/>
      </w:r>
      <w:r w:rsidR="00F87C55">
        <w:instrText xml:space="preserve"> REF _Ref5556928 \h </w:instrText>
      </w:r>
      <w:r w:rsidR="00F87C55">
        <w:fldChar w:fldCharType="end"/>
      </w:r>
      <w:r w:rsidR="00F87C55">
        <w:t>)</w:t>
      </w:r>
      <w:r>
        <w:t xml:space="preserve">, ahol lehetősége van </w:t>
      </w:r>
      <w:r w:rsidR="00F87C55">
        <w:t>termékek kosárba tételére</w:t>
      </w:r>
      <w:r>
        <w:t>,</w:t>
      </w:r>
      <w:r w:rsidR="00B07C22">
        <w:t xml:space="preserve"> illetve a navigációs </w:t>
      </w:r>
      <w:r w:rsidR="00D77442">
        <w:t>sáv</w:t>
      </w:r>
      <w:r w:rsidR="00B07C22">
        <w:t xml:space="preserve"> segítségével</w:t>
      </w:r>
      <w:r w:rsidR="009D7D58">
        <w:t>:</w:t>
      </w:r>
      <w:r>
        <w:t xml:space="preserve"> </w:t>
      </w:r>
    </w:p>
    <w:p w14:paraId="1DC63C22" w14:textId="25B967B9" w:rsidR="009D7D58" w:rsidRDefault="001751C0" w:rsidP="00FA6C6A">
      <w:pPr>
        <w:pStyle w:val="SzDSzvegTrzs"/>
        <w:numPr>
          <w:ilvl w:val="0"/>
          <w:numId w:val="22"/>
        </w:numPr>
        <w:rPr>
          <w:noProof/>
          <w:lang w:eastAsia="hu-HU" w:bidi="ar-SA"/>
        </w:rPr>
      </w:pPr>
      <w:r>
        <w:t>az adatai módosítására</w:t>
      </w:r>
      <w:r w:rsidR="00F87C55">
        <w:t xml:space="preserve">, </w:t>
      </w:r>
    </w:p>
    <w:p w14:paraId="191E79A6" w14:textId="1FC8C82A" w:rsidR="009D7D58" w:rsidRDefault="00F87C55" w:rsidP="00FA6C6A">
      <w:pPr>
        <w:pStyle w:val="SzDSzvegTrzs"/>
        <w:numPr>
          <w:ilvl w:val="0"/>
          <w:numId w:val="22"/>
        </w:numPr>
        <w:rPr>
          <w:noProof/>
          <w:lang w:eastAsia="hu-HU" w:bidi="ar-SA"/>
        </w:rPr>
      </w:pPr>
      <w:r>
        <w:t xml:space="preserve">az eddig </w:t>
      </w:r>
      <w:r w:rsidRPr="00F87C55">
        <w:t>leadott</w:t>
      </w:r>
      <w:r>
        <w:t xml:space="preserve"> rendelései megnézésére</w:t>
      </w:r>
      <w:r w:rsidR="009D7D58">
        <w:t>,</w:t>
      </w:r>
    </w:p>
    <w:p w14:paraId="23142D42" w14:textId="29CB5573" w:rsidR="009D7D58" w:rsidRDefault="00F87C55" w:rsidP="00FA6C6A">
      <w:pPr>
        <w:pStyle w:val="SzDSzvegTrzs"/>
        <w:numPr>
          <w:ilvl w:val="0"/>
          <w:numId w:val="22"/>
        </w:numPr>
        <w:rPr>
          <w:noProof/>
          <w:lang w:eastAsia="hu-HU" w:bidi="ar-SA"/>
        </w:rPr>
      </w:pPr>
      <w:r>
        <w:lastRenderedPageBreak/>
        <w:t>a kosárba</w:t>
      </w:r>
      <w:r w:rsidR="009D7D58">
        <w:t>n lévő termékek megtekintésére,</w:t>
      </w:r>
    </w:p>
    <w:p w14:paraId="63E8B575" w14:textId="56BBB142" w:rsidR="009D7D58" w:rsidRDefault="009D7D58" w:rsidP="00FA6C6A">
      <w:pPr>
        <w:pStyle w:val="SzDSzvegTrzs"/>
        <w:numPr>
          <w:ilvl w:val="0"/>
          <w:numId w:val="22"/>
        </w:numPr>
        <w:rPr>
          <w:noProof/>
          <w:lang w:eastAsia="hu-HU" w:bidi="ar-SA"/>
        </w:rPr>
      </w:pPr>
      <w:r w:rsidRPr="009D7D58">
        <w:rPr>
          <w:noProof/>
          <w:lang w:eastAsia="hu-HU" w:bidi="ar-SA"/>
        </w:rPr>
        <w:t>valamint a rendelés véglegesítésére</w:t>
      </w:r>
      <w:r>
        <w:rPr>
          <w:noProof/>
          <w:lang w:eastAsia="hu-HU" w:bidi="ar-SA"/>
        </w:rPr>
        <w:t>.</w:t>
      </w:r>
    </w:p>
    <w:p w14:paraId="4498D77B" w14:textId="6CB85D1D" w:rsidR="00D77442" w:rsidRDefault="00D77442" w:rsidP="0025530A">
      <w:pPr>
        <w:pStyle w:val="SzDSzvegTrzs"/>
      </w:pPr>
      <w:r>
        <w:t xml:space="preserve">A </w:t>
      </w:r>
      <w:r>
        <w:rPr>
          <w:i/>
        </w:rPr>
        <w:t>Kosárba</w:t>
      </w:r>
      <w:r>
        <w:t xml:space="preserve"> feliratra kattintva a felhasználó a bevásárlókocsiba helyez egy darabot a kiválasztott termékből.</w:t>
      </w:r>
      <w:r w:rsidR="00B8360A">
        <w:t xml:space="preserve"> A </w:t>
      </w:r>
      <w:r w:rsidR="00477853">
        <w:t>mennyiség</w:t>
      </w:r>
      <w:r w:rsidR="00B8360A">
        <w:t xml:space="preserve"> növelhető többszöri kattintással is, de érdemesebb a bevásárló kocsira kattintani a navigációs sávban, ami a kosárhoz visz, ahol módosítható a darabszám és látható a leendő rendelés végösszege.</w:t>
      </w:r>
      <w:r w:rsidR="00477853">
        <w:t xml:space="preserve"> Ezen kívül természetes</w:t>
      </w:r>
      <w:r w:rsidR="007C39EC">
        <w:t>en</w:t>
      </w:r>
      <w:r w:rsidR="00477853">
        <w:t xml:space="preserve"> csökkenthető a mennyiség és ki is vehető a termék a kosárból.</w:t>
      </w:r>
    </w:p>
    <w:p w14:paraId="273A877F" w14:textId="20B0A89A" w:rsidR="00B92C93" w:rsidRDefault="00B92C93" w:rsidP="0025530A">
      <w:pPr>
        <w:pStyle w:val="SzDSzvegTrzs"/>
      </w:pPr>
      <w:r>
        <w:t xml:space="preserve">Az egy rendelésbe beférő termékek száma </w:t>
      </w:r>
      <w:r w:rsidR="009A0DBD">
        <w:t>korlátozva</w:t>
      </w:r>
      <w:r>
        <w:t xml:space="preserve"> van, hiszen a kiszállítás során a csomagtér </w:t>
      </w:r>
      <w:r w:rsidR="009A0DBD">
        <w:t xml:space="preserve">is </w:t>
      </w:r>
      <w:r>
        <w:t>limitált. Abban az esetben, ha a felhasználó által rendelt termékek nem férnek be egy kocsiba, az oldal értesíti a felhasználót</w:t>
      </w:r>
      <w:r w:rsidR="00A64B4D">
        <w:t>, hogy hány fuvarral lehet kiszállítani a terméke</w:t>
      </w:r>
      <w:r w:rsidR="00536E54">
        <w:t>ke</w:t>
      </w:r>
      <w:r w:rsidR="00A64B4D">
        <w:t>t.</w:t>
      </w:r>
    </w:p>
    <w:p w14:paraId="703F6979" w14:textId="731918FF" w:rsidR="009A0DBD" w:rsidRDefault="009A0DBD" w:rsidP="0025530A">
      <w:pPr>
        <w:pStyle w:val="SzDSzvegTrzs"/>
      </w:pPr>
      <w:r>
        <w:t xml:space="preserve">Egy leadott rendelést a felhasználó egészen addig </w:t>
      </w:r>
      <w:r w:rsidR="00536E54">
        <w:t>mondhat</w:t>
      </w:r>
      <w:r>
        <w:t xml:space="preserve"> le, amíg egy kiszállítás</w:t>
      </w:r>
      <w:r w:rsidR="006C09DE">
        <w:t>hoz</w:t>
      </w:r>
      <w:r>
        <w:t xml:space="preserve"> </w:t>
      </w:r>
      <w:r w:rsidR="006C09DE">
        <w:t>hozzá</w:t>
      </w:r>
      <w:r>
        <w:t xml:space="preserve"> nem lett </w:t>
      </w:r>
      <w:r w:rsidR="006C09DE">
        <w:t>adva.</w:t>
      </w:r>
      <w:r w:rsidR="00536E54">
        <w:t xml:space="preserve"> Minden rendelés kiszállítási határideje a vásárlás napjától számítva hét nap.</w:t>
      </w:r>
    </w:p>
    <w:p w14:paraId="24E0D4EA" w14:textId="43A48E8A" w:rsidR="00176E67" w:rsidRDefault="00176E67" w:rsidP="00176E67">
      <w:pPr>
        <w:pStyle w:val="SzDCmsor3"/>
      </w:pPr>
      <w:bookmarkStart w:id="195" w:name="_Toc7614342"/>
      <w:bookmarkStart w:id="196" w:name="_Toc7973591"/>
      <w:r>
        <w:t>Alkalmazott</w:t>
      </w:r>
      <w:bookmarkEnd w:id="195"/>
      <w:bookmarkEnd w:id="196"/>
    </w:p>
    <w:p w14:paraId="7D87ECFA" w14:textId="3AC65993" w:rsidR="006F46BE" w:rsidRDefault="002976F5" w:rsidP="00176E67">
      <w:pPr>
        <w:pStyle w:val="SzDSzvegTrzs"/>
      </w:pPr>
      <w:r>
        <w:rPr>
          <w:noProof/>
          <w:lang w:eastAsia="hu-HU" w:bidi="ar-SA"/>
        </w:rPr>
        <mc:AlternateContent>
          <mc:Choice Requires="wpg">
            <w:drawing>
              <wp:anchor distT="0" distB="0" distL="114300" distR="114300" simplePos="0" relativeHeight="251875328" behindDoc="0" locked="0" layoutInCell="1" allowOverlap="1" wp14:anchorId="05DB3EF7" wp14:editId="50DA42BF">
                <wp:simplePos x="0" y="0"/>
                <wp:positionH relativeFrom="margin">
                  <wp:align>center</wp:align>
                </wp:positionH>
                <wp:positionV relativeFrom="paragraph">
                  <wp:posOffset>1339850</wp:posOffset>
                </wp:positionV>
                <wp:extent cx="5565775" cy="2574290"/>
                <wp:effectExtent l="0" t="0" r="0" b="0"/>
                <wp:wrapTopAndBottom/>
                <wp:docPr id="380" name="Csoportba foglalás 380"/>
                <wp:cNvGraphicFramePr/>
                <a:graphic xmlns:a="http://schemas.openxmlformats.org/drawingml/2006/main">
                  <a:graphicData uri="http://schemas.microsoft.com/office/word/2010/wordprocessingGroup">
                    <wpg:wgp>
                      <wpg:cNvGrpSpPr/>
                      <wpg:grpSpPr>
                        <a:xfrm>
                          <a:off x="0" y="0"/>
                          <a:ext cx="5565775" cy="2574290"/>
                          <a:chOff x="0" y="0"/>
                          <a:chExt cx="5565775" cy="2574290"/>
                        </a:xfrm>
                      </wpg:grpSpPr>
                      <pic:pic xmlns:pic="http://schemas.openxmlformats.org/drawingml/2006/picture">
                        <pic:nvPicPr>
                          <pic:cNvPr id="322" name="Kép 3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65775" cy="2038985"/>
                          </a:xfrm>
                          <a:prstGeom prst="rect">
                            <a:avLst/>
                          </a:prstGeom>
                        </pic:spPr>
                      </pic:pic>
                      <wps:wsp>
                        <wps:cNvPr id="323" name="Szövegdoboz 323"/>
                        <wps:cNvSpPr txBox="1"/>
                        <wps:spPr>
                          <a:xfrm>
                            <a:off x="0" y="2094230"/>
                            <a:ext cx="5565775" cy="480060"/>
                          </a:xfrm>
                          <a:prstGeom prst="rect">
                            <a:avLst/>
                          </a:prstGeom>
                          <a:solidFill>
                            <a:prstClr val="white"/>
                          </a:solidFill>
                          <a:ln>
                            <a:noFill/>
                          </a:ln>
                        </wps:spPr>
                        <wps:txbx>
                          <w:txbxContent>
                            <w:bookmarkStart w:id="197" w:name="_Ref6579394"/>
                            <w:p w14:paraId="6274EC07" w14:textId="11D4E7B8" w:rsidR="00DA3829" w:rsidRPr="00ED0AE8" w:rsidRDefault="00DA3829" w:rsidP="00746A29">
                              <w:pPr>
                                <w:pStyle w:val="SzKpalrs"/>
                              </w:pPr>
                              <w:r>
                                <w:fldChar w:fldCharType="begin"/>
                              </w:r>
                              <w:r>
                                <w:instrText xml:space="preserve"> SEQ ábra \* ARABIC </w:instrText>
                              </w:r>
                              <w:r>
                                <w:fldChar w:fldCharType="separate"/>
                              </w:r>
                              <w:bookmarkStart w:id="198" w:name="_Toc7973648"/>
                              <w:r w:rsidR="00CF1EF8">
                                <w:t>22</w:t>
                              </w:r>
                              <w:r>
                                <w:fldChar w:fldCharType="end"/>
                              </w:r>
                              <w:r>
                                <w:t>. ábra: Kiszállítások megtekintése és kérése</w:t>
                              </w:r>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B3EF7" id="Csoportba foglalás 380" o:spid="_x0000_s1850" style="position:absolute;left:0;text-align:left;margin-left:0;margin-top:105.5pt;width:438.25pt;height:202.7pt;z-index:251875328;mso-position-horizontal:center;mso-position-horizontal-relative:margin;mso-position-vertical-relative:text" coordsize="55657,2574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FuZHLDoXMAAAWQAwACAAAAFAAAEKCQBAACAAAAFAAAELSS&#10;kQACAAAAAzIyAACSkgACAAAAAzIyAADqHAAHAAAIDAAACJQ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PD94cGFja2V0IGVuZD0ndyc/Pv/bAEMABwUFBgUEBwYFBggH&#10;BwgKEQsKCQkKFQ8QDBEYFRoZGBUYFxseJyEbHSUdFxgiLiIlKCkrLCsaIC8zLyoyJyorKv/bAEMB&#10;BwgICgkKFAsLFCocGBwqKioqKioqKioqKioqKioqKioqKioqKioqKioqKioqKioqKioqKioqKioq&#10;KioqKioqKv/AABEIAQcCz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&#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">
                <v:shape id="Kép 322" o:spid="_x0000_s1851" type="#_x0000_t75" style="position:absolute;width:55657;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">
                  <v:imagedata r:id="rId40" o:title=""/>
                  <v:path arrowok="t"/>
                </v:shape>
                <v:shape id="Szövegdoboz 323" o:spid="_x0000_s1852" type="#_x0000_t202" style="position:absolute;top:20942;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WA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J8msPvmXQE5PIOAAD//wMAUEsBAi0AFAAGAAgAAAAhANvh9svuAAAAhQEAABMAAAAAAAAA&#10;AAAAAAAAAAAAAFtDb250ZW50X1R5cGVzXS54bWxQSwECLQAUAAYACAAAACEAWvQsW78AAAAVAQAA&#10;CwAAAAAAAAAAAAAAAAAfAQAAX3JlbHMvLnJlbHNQSwECLQAUAAYACAAAACEAhRWFgMYAAADcAAAA&#10;DwAAAAAAAAAAAAAAAAAHAgAAZHJzL2Rvd25yZXYueG1sUEsFBgAAAAADAAMAtwAAAPoCAAAAAA==&#10;" stroked="f">
                  <v:textbox style="mso-fit-shape-to-text:t" inset="0,0,0,0">
                    <w:txbxContent>
                      <w:bookmarkStart w:id="199" w:name="_Ref6579394"/>
                      <w:p w14:paraId="6274EC07" w14:textId="11D4E7B8" w:rsidR="00DA3829" w:rsidRPr="00ED0AE8" w:rsidRDefault="00DA3829" w:rsidP="00746A29">
                        <w:pPr>
                          <w:pStyle w:val="SzKpalrs"/>
                        </w:pPr>
                        <w:r>
                          <w:fldChar w:fldCharType="begin"/>
                        </w:r>
                        <w:r>
                          <w:instrText xml:space="preserve"> SEQ ábra \* ARABIC </w:instrText>
                        </w:r>
                        <w:r>
                          <w:fldChar w:fldCharType="separate"/>
                        </w:r>
                        <w:bookmarkStart w:id="200" w:name="_Toc7973648"/>
                        <w:r w:rsidR="00CF1EF8">
                          <w:t>22</w:t>
                        </w:r>
                        <w:r>
                          <w:fldChar w:fldCharType="end"/>
                        </w:r>
                        <w:r>
                          <w:t>. ábra: Kiszállítások megtekintése és kérése</w:t>
                        </w:r>
                        <w:bookmarkEnd w:id="199"/>
                        <w:bookmarkEnd w:id="200"/>
                      </w:p>
                    </w:txbxContent>
                  </v:textbox>
                </v:shape>
                <w10:wrap type="topAndBottom" anchorx="margin"/>
              </v:group>
            </w:pict>
          </mc:Fallback>
        </mc:AlternateContent>
      </w:r>
      <w:r w:rsidR="006F46BE">
        <w:t xml:space="preserve">Az imént említett módon elkészülő megrendelésekből a szoftver az </w:t>
      </w:r>
      <w:r w:rsidR="006F46BE">
        <w:fldChar w:fldCharType="begin"/>
      </w:r>
      <w:r w:rsidR="006F46BE">
        <w:instrText xml:space="preserve"> PAGEREF _Ref7035140 \h </w:instrText>
      </w:r>
      <w:r w:rsidR="006F46BE">
        <w:fldChar w:fldCharType="separate"/>
      </w:r>
      <w:r w:rsidR="006F46BE">
        <w:rPr>
          <w:noProof/>
        </w:rPr>
        <w:t>1.3</w:t>
      </w:r>
      <w:r w:rsidR="006F46BE">
        <w:fldChar w:fldCharType="end"/>
      </w:r>
      <w:r w:rsidR="006F46BE">
        <w:t xml:space="preserve"> fejezetben be</w:t>
      </w:r>
      <w:r w:rsidR="001529F1">
        <w:t>mutatott genetikus algoritmussal és</w:t>
      </w:r>
      <w:r w:rsidR="006F46BE">
        <w:t xml:space="preserve"> a Google Distance Matrix API </w:t>
      </w:r>
      <w:r w:rsidR="001529F1">
        <w:t xml:space="preserve">használatával megszerzett távolsági adatokkal </w:t>
      </w:r>
      <w:r w:rsidR="006F46BE">
        <w:t>elkészíti a kiszállítások optimális útvonalát. Ezeke</w:t>
      </w:r>
      <w:r w:rsidR="00CA0291">
        <w:t>t a kiszállításokat kell az alkalmazottaknak magukhoz venniük, a vásárlókhoz eljuttatni a benne szereplő termékeket, majd jelezni a rendszer felé a munka elvégeztét.</w:t>
      </w:r>
    </w:p>
    <w:p w14:paraId="6732C7F8" w14:textId="2DBF8599" w:rsidR="008C7371" w:rsidRDefault="00176E67" w:rsidP="00176E67">
      <w:pPr>
        <w:pStyle w:val="SzDSzvegTrzs"/>
      </w:pPr>
      <w:r>
        <w:t>Az alkalmazott típusú felhasználók bejelentkezés után egy számukra készít</w:t>
      </w:r>
      <w:r w:rsidR="00D13BE8">
        <w:t>ett oldalra</w:t>
      </w:r>
      <w:r>
        <w:t xml:space="preserve"> </w:t>
      </w:r>
      <w:r w:rsidR="00D13BE8">
        <w:t>érkeznek</w:t>
      </w:r>
      <w:r>
        <w:t>, ami más felhasználói típusok számára n</w:t>
      </w:r>
      <w:r w:rsidR="00D13BE8">
        <w:t xml:space="preserve">em </w:t>
      </w:r>
      <w:r>
        <w:t>érhető</w:t>
      </w:r>
      <w:r w:rsidR="00D13BE8">
        <w:t xml:space="preserve"> el</w:t>
      </w:r>
      <w:r>
        <w:t xml:space="preserve">. Az alkalmazottnak itt két lehetősége van, az eddig hozzá rendelt teljesített és aktív kiszállítások megtekintése, és új </w:t>
      </w:r>
      <w:r>
        <w:lastRenderedPageBreak/>
        <w:t>kiszállítás kérése.</w:t>
      </w:r>
      <w:r w:rsidR="00746A29">
        <w:t xml:space="preserve"> Ezek a gombok</w:t>
      </w:r>
      <w:r w:rsidR="00D2467B">
        <w:t xml:space="preserve"> a</w:t>
      </w:r>
      <w:r w:rsidR="00746A29">
        <w:t xml:space="preserve"> </w:t>
      </w:r>
      <w:r w:rsidR="00746A29">
        <w:fldChar w:fldCharType="begin"/>
      </w:r>
      <w:r w:rsidR="00746A29">
        <w:instrText xml:space="preserve"> REF _Ref6579394 \h </w:instrText>
      </w:r>
      <w:r w:rsidR="00746A29">
        <w:fldChar w:fldCharType="separate"/>
      </w:r>
      <w:r w:rsidR="00C41C28">
        <w:rPr>
          <w:noProof/>
        </w:rPr>
        <w:t>22</w:t>
      </w:r>
      <w:r w:rsidR="00C41C28">
        <w:t>. ábr</w:t>
      </w:r>
      <w:r w:rsidR="00746A29">
        <w:fldChar w:fldCharType="end"/>
      </w:r>
      <w:r w:rsidR="00746A29">
        <w:t>án láthatók (bal oldali az eddigi és aktív kiszállítások, a jobb oldali az új kiszállítás kérése).</w:t>
      </w:r>
    </w:p>
    <w:p w14:paraId="7E9B61EC" w14:textId="1BC30D1D" w:rsidR="00D2467B" w:rsidRDefault="002976F5" w:rsidP="00176E67">
      <w:pPr>
        <w:pStyle w:val="SzDSzvegTrzs"/>
      </w:pPr>
      <w:r>
        <w:rPr>
          <w:noProof/>
          <w:lang w:eastAsia="hu-HU" w:bidi="ar-SA"/>
        </w:rPr>
        <mc:AlternateContent>
          <mc:Choice Requires="wpg">
            <w:drawing>
              <wp:anchor distT="0" distB="0" distL="114300" distR="114300" simplePos="0" relativeHeight="251879424" behindDoc="0" locked="0" layoutInCell="1" allowOverlap="1" wp14:anchorId="758C3DBA" wp14:editId="603F7120">
                <wp:simplePos x="0" y="0"/>
                <wp:positionH relativeFrom="margin">
                  <wp:align>center</wp:align>
                </wp:positionH>
                <wp:positionV relativeFrom="paragraph">
                  <wp:posOffset>621665</wp:posOffset>
                </wp:positionV>
                <wp:extent cx="5372100" cy="6795770"/>
                <wp:effectExtent l="0" t="0" r="0" b="5080"/>
                <wp:wrapTopAndBottom/>
                <wp:docPr id="417" name="Csoportba foglalás 417"/>
                <wp:cNvGraphicFramePr/>
                <a:graphic xmlns:a="http://schemas.openxmlformats.org/drawingml/2006/main">
                  <a:graphicData uri="http://schemas.microsoft.com/office/word/2010/wordprocessingGroup">
                    <wpg:wgp>
                      <wpg:cNvGrpSpPr/>
                      <wpg:grpSpPr>
                        <a:xfrm>
                          <a:off x="0" y="0"/>
                          <a:ext cx="5372100" cy="6795770"/>
                          <a:chOff x="0" y="0"/>
                          <a:chExt cx="5372100" cy="6795770"/>
                        </a:xfrm>
                      </wpg:grpSpPr>
                      <pic:pic xmlns:pic="http://schemas.openxmlformats.org/drawingml/2006/picture">
                        <pic:nvPicPr>
                          <pic:cNvPr id="415" name="Kép 4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72100" cy="6257925"/>
                          </a:xfrm>
                          <a:prstGeom prst="rect">
                            <a:avLst/>
                          </a:prstGeom>
                        </pic:spPr>
                      </pic:pic>
                      <wps:wsp>
                        <wps:cNvPr id="416" name="Szövegdoboz 416"/>
                        <wps:cNvSpPr txBox="1"/>
                        <wps:spPr>
                          <a:xfrm>
                            <a:off x="0" y="6315710"/>
                            <a:ext cx="5372100" cy="480060"/>
                          </a:xfrm>
                          <a:prstGeom prst="rect">
                            <a:avLst/>
                          </a:prstGeom>
                          <a:solidFill>
                            <a:prstClr val="white"/>
                          </a:solidFill>
                          <a:ln>
                            <a:noFill/>
                          </a:ln>
                        </wps:spPr>
                        <wps:txbx>
                          <w:txbxContent>
                            <w:bookmarkStart w:id="201" w:name="_Ref6588230"/>
                            <w:p w14:paraId="31648BFC" w14:textId="7364CCF3" w:rsidR="00DA3829" w:rsidRPr="00D056C5" w:rsidRDefault="00DA3829" w:rsidP="004377DB">
                              <w:pPr>
                                <w:pStyle w:val="SzKpalrs"/>
                              </w:pPr>
                              <w:r>
                                <w:fldChar w:fldCharType="begin"/>
                              </w:r>
                              <w:r>
                                <w:instrText xml:space="preserve"> SEQ ábra \* ARABIC </w:instrText>
                              </w:r>
                              <w:r>
                                <w:fldChar w:fldCharType="separate"/>
                              </w:r>
                              <w:bookmarkStart w:id="202" w:name="_Toc7973649"/>
                              <w:r w:rsidR="00CF1EF8">
                                <w:t>23</w:t>
                              </w:r>
                              <w:r>
                                <w:fldChar w:fldCharType="end"/>
                              </w:r>
                              <w:r>
                                <w:t xml:space="preserve">. ábra: Kiszállítás </w:t>
                              </w:r>
                              <w:bookmarkEnd w:id="201"/>
                              <w:r>
                                <w:t>kezelése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C3DBA" id="Csoportba foglalás 417" o:spid="_x0000_s1853" style="position:absolute;left:0;text-align:left;margin-left:0;margin-top:48.95pt;width:423pt;height:535.1pt;z-index:251879424;mso-position-horizontal:center;mso-position-horizontal-relative:margin;mso-position-vertical-relative:text" coordsize="53721,67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">
                <v:shape id="Kép 415" o:spid="_x0000_s1854" type="#_x0000_t75" style="position:absolute;width:53721;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">
                  <v:imagedata r:id="rId42" o:title=""/>
                  <v:path arrowok="t"/>
                </v:shape>
                <v:shape id="Szövegdoboz 416" o:spid="_x0000_s1855" type="#_x0000_t202" style="position:absolute;top:63157;width:537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bookmarkStart w:id="203" w:name="_Ref6588230"/>
                      <w:p w14:paraId="31648BFC" w14:textId="7364CCF3" w:rsidR="00DA3829" w:rsidRPr="00D056C5" w:rsidRDefault="00DA3829" w:rsidP="004377DB">
                        <w:pPr>
                          <w:pStyle w:val="SzKpalrs"/>
                        </w:pPr>
                        <w:r>
                          <w:fldChar w:fldCharType="begin"/>
                        </w:r>
                        <w:r>
                          <w:instrText xml:space="preserve"> SEQ ábra \* ARABIC </w:instrText>
                        </w:r>
                        <w:r>
                          <w:fldChar w:fldCharType="separate"/>
                        </w:r>
                        <w:bookmarkStart w:id="204" w:name="_Toc7973649"/>
                        <w:r w:rsidR="00CF1EF8">
                          <w:t>23</w:t>
                        </w:r>
                        <w:r>
                          <w:fldChar w:fldCharType="end"/>
                        </w:r>
                        <w:r>
                          <w:t xml:space="preserve">. ábra: Kiszállítás </w:t>
                        </w:r>
                        <w:bookmarkEnd w:id="203"/>
                        <w:r>
                          <w:t>kezelése</w:t>
                        </w:r>
                        <w:bookmarkEnd w:id="204"/>
                      </w:p>
                    </w:txbxContent>
                  </v:textbox>
                </v:shape>
                <w10:wrap type="topAndBottom" anchorx="margin"/>
              </v:group>
            </w:pict>
          </mc:Fallback>
        </mc:AlternateContent>
      </w:r>
      <w:r w:rsidR="00D2467B">
        <w:t xml:space="preserve">Ha az alkalmazott új kiszállítást kér, de már van neki egy aktív vagy nincs az adatbázisban olyan, ami senkihez sincs rendelve, egy üzenetet kap a megfelelő </w:t>
      </w:r>
      <w:r w:rsidR="00EF1CCA">
        <w:t>hibaüzenettel</w:t>
      </w:r>
      <w:r w:rsidR="00D2467B">
        <w:t>.</w:t>
      </w:r>
    </w:p>
    <w:p w14:paraId="63CE734B" w14:textId="7BB7329E" w:rsidR="004377DB" w:rsidRDefault="0039063C" w:rsidP="00176E67">
      <w:pPr>
        <w:pStyle w:val="SzDSzvegTrzs"/>
      </w:pPr>
      <w:r>
        <w:t xml:space="preserve">Ha kap új kiszállítást vagy a meglévők közül </w:t>
      </w:r>
      <w:r w:rsidR="00D06AA9">
        <w:t>kiválaszt</w:t>
      </w:r>
      <w:r>
        <w:t xml:space="preserve"> egyet</w:t>
      </w:r>
      <w:r w:rsidR="00D06AA9">
        <w:t>,</w:t>
      </w:r>
      <w:r>
        <w:t xml:space="preserve"> egy lista</w:t>
      </w:r>
      <w:r w:rsidR="00D06AA9">
        <w:t xml:space="preserve"> formájában megjelennek a címek</w:t>
      </w:r>
      <w:r>
        <w:t xml:space="preserve"> az optimális útvonal szerint rendezve. </w:t>
      </w:r>
      <w:r w:rsidR="00E02A20">
        <w:t xml:space="preserve">A listában a címen kívül még </w:t>
      </w:r>
      <w:r w:rsidR="00E02A20">
        <w:lastRenderedPageBreak/>
        <w:t xml:space="preserve">szerepel a vásárló neve, egy hivatkozás a rendelésre, egy </w:t>
      </w:r>
      <w:r w:rsidR="00016919">
        <w:t>jelölőnégyzet</w:t>
      </w:r>
      <w:r w:rsidR="00E02A20">
        <w:t xml:space="preserve">, amit bejelölve </w:t>
      </w:r>
      <w:r w:rsidR="00D657C0">
        <w:t>számon tarthatja</w:t>
      </w:r>
      <w:r w:rsidR="00E02A20">
        <w:t xml:space="preserve">, hogy mit szállított már ki és egy </w:t>
      </w:r>
      <w:r w:rsidR="00E02A20">
        <w:rPr>
          <w:i/>
        </w:rPr>
        <w:t xml:space="preserve">Mutasd </w:t>
      </w:r>
      <w:r w:rsidR="00E02A20">
        <w:t xml:space="preserve">feliratú </w:t>
      </w:r>
      <w:r w:rsidR="006E447B">
        <w:t>gomb</w:t>
      </w:r>
      <w:r w:rsidR="00E02A20">
        <w:t xml:space="preserve"> </w:t>
      </w:r>
      <w:r w:rsidR="005E6FEB">
        <w:t>(</w:t>
      </w:r>
      <w:r w:rsidR="005E6FEB">
        <w:fldChar w:fldCharType="begin"/>
      </w:r>
      <w:r w:rsidR="005E6FEB">
        <w:instrText xml:space="preserve"> REF _Ref6588230 \h </w:instrText>
      </w:r>
      <w:r w:rsidR="005E6FEB">
        <w:fldChar w:fldCharType="separate"/>
      </w:r>
      <w:r w:rsidR="00C41C28">
        <w:rPr>
          <w:noProof/>
        </w:rPr>
        <w:t>23</w:t>
      </w:r>
      <w:r w:rsidR="00C41C28">
        <w:t>. ábra</w:t>
      </w:r>
      <w:r w:rsidR="005E6FEB">
        <w:fldChar w:fldCharType="end"/>
      </w:r>
      <w:r w:rsidR="005E6FEB">
        <w:t>)</w:t>
      </w:r>
      <w:r w:rsidR="006E447B">
        <w:t>.</w:t>
      </w:r>
    </w:p>
    <w:p w14:paraId="2C7E9A40" w14:textId="09F69DF2" w:rsidR="00E02A20" w:rsidRDefault="00E02A20" w:rsidP="00176E67">
      <w:pPr>
        <w:pStyle w:val="SzDSzvegTrzs"/>
      </w:pPr>
      <w:r>
        <w:t xml:space="preserve">A </w:t>
      </w:r>
      <w:r>
        <w:rPr>
          <w:i/>
        </w:rPr>
        <w:t>R</w:t>
      </w:r>
      <w:r w:rsidRPr="00E02A20">
        <w:rPr>
          <w:i/>
        </w:rPr>
        <w:t>endelés</w:t>
      </w:r>
      <w:r>
        <w:rPr>
          <w:i/>
        </w:rPr>
        <w:t xml:space="preserve"> </w:t>
      </w:r>
      <w:r>
        <w:t xml:space="preserve">hivatkozásra kattintva látható a </w:t>
      </w:r>
      <w:r w:rsidR="00016919">
        <w:t xml:space="preserve">rendelés </w:t>
      </w:r>
      <w:r>
        <w:t>határideje, a végösszeg</w:t>
      </w:r>
      <w:r w:rsidR="0034583C">
        <w:t>e</w:t>
      </w:r>
      <w:r>
        <w:t xml:space="preserve"> és a termékek megjelenítésére egy gomb, melyre kattintva a rendeléshez tartozó termékek, azok darabszáma és értéke tekinthető meg.</w:t>
      </w:r>
    </w:p>
    <w:p w14:paraId="6660FC42" w14:textId="0F423773" w:rsidR="0034583C" w:rsidRDefault="0034583C" w:rsidP="00176E67">
      <w:pPr>
        <w:pStyle w:val="SzDSzvegTrzs"/>
      </w:pPr>
      <w:r>
        <w:t xml:space="preserve">A </w:t>
      </w:r>
      <w:r>
        <w:rPr>
          <w:i/>
        </w:rPr>
        <w:t xml:space="preserve">Mutasd </w:t>
      </w:r>
      <w:r>
        <w:t xml:space="preserve">gombra kattintva a felhasználó láthatja a következő úticélhoz vezető utat egy </w:t>
      </w:r>
      <w:r w:rsidR="00DF7852">
        <w:t xml:space="preserve">beépített </w:t>
      </w:r>
      <w:r>
        <w:t>Google térképen.</w:t>
      </w:r>
    </w:p>
    <w:p w14:paraId="10E2C611" w14:textId="6B718CC6" w:rsidR="0034583C" w:rsidRDefault="0034583C" w:rsidP="00176E67">
      <w:pPr>
        <w:pStyle w:val="SzDSzvegTrzs"/>
      </w:pPr>
      <w:r>
        <w:t xml:space="preserve">A kiszállítás befejezéséhez minden </w:t>
      </w:r>
      <w:r>
        <w:rPr>
          <w:i/>
        </w:rPr>
        <w:t xml:space="preserve">Kész </w:t>
      </w:r>
      <w:r>
        <w:t xml:space="preserve">oszlopban lévő jelölőnégyzetet vagy az utolsó sorban lévőt ki kell jelölni és az ekkor megjelenő </w:t>
      </w:r>
      <w:r>
        <w:rPr>
          <w:i/>
        </w:rPr>
        <w:t xml:space="preserve">Minden kiszállítva! </w:t>
      </w:r>
      <w:r>
        <w:t>gombra kattintani. Miután ez megtörtént a munkás kérhet új kiszállítást.</w:t>
      </w:r>
    </w:p>
    <w:p w14:paraId="7E00F745" w14:textId="07C0D1E1" w:rsidR="00585034" w:rsidRDefault="00585034" w:rsidP="00585034">
      <w:pPr>
        <w:pStyle w:val="SzDCmsor3"/>
      </w:pPr>
      <w:bookmarkStart w:id="205" w:name="_Toc7614343"/>
      <w:bookmarkStart w:id="206" w:name="_Toc7973592"/>
      <w:r>
        <w:t>Admin</w:t>
      </w:r>
      <w:bookmarkEnd w:id="205"/>
      <w:bookmarkEnd w:id="206"/>
    </w:p>
    <w:p w14:paraId="62CF3667" w14:textId="22E611A0" w:rsidR="002976F5" w:rsidRDefault="002976F5" w:rsidP="00585034">
      <w:pPr>
        <w:pStyle w:val="SzDSzvegTrzs"/>
      </w:pPr>
      <w:r>
        <w:rPr>
          <w:noProof/>
          <w:lang w:eastAsia="hu-HU" w:bidi="ar-SA"/>
        </w:rPr>
        <mc:AlternateContent>
          <mc:Choice Requires="wpg">
            <w:drawing>
              <wp:anchor distT="0" distB="0" distL="114300" distR="114300" simplePos="0" relativeHeight="251895808" behindDoc="0" locked="0" layoutInCell="1" allowOverlap="1" wp14:anchorId="4363D55E" wp14:editId="386FBFA2">
                <wp:simplePos x="0" y="0"/>
                <wp:positionH relativeFrom="margin">
                  <wp:align>center</wp:align>
                </wp:positionH>
                <wp:positionV relativeFrom="paragraph">
                  <wp:posOffset>520065</wp:posOffset>
                </wp:positionV>
                <wp:extent cx="5565775" cy="3213735"/>
                <wp:effectExtent l="0" t="0" r="0" b="5715"/>
                <wp:wrapTopAndBottom/>
                <wp:docPr id="498" name="Csoportba foglalás 498"/>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96" name="Kép 49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5775" cy="2680970"/>
                          </a:xfrm>
                          <a:prstGeom prst="rect">
                            <a:avLst/>
                          </a:prstGeom>
                        </pic:spPr>
                      </pic:pic>
                      <wps:wsp>
                        <wps:cNvPr id="497" name="Szövegdoboz 497"/>
                        <wps:cNvSpPr txBox="1"/>
                        <wps:spPr>
                          <a:xfrm>
                            <a:off x="0" y="2733675"/>
                            <a:ext cx="5565775" cy="480060"/>
                          </a:xfrm>
                          <a:prstGeom prst="rect">
                            <a:avLst/>
                          </a:prstGeom>
                          <a:solidFill>
                            <a:prstClr val="white"/>
                          </a:solidFill>
                          <a:ln>
                            <a:noFill/>
                          </a:ln>
                        </wps:spPr>
                        <wps:txbx>
                          <w:txbxContent>
                            <w:bookmarkStart w:id="207" w:name="_Ref6672095"/>
                            <w:p w14:paraId="32B9128F" w14:textId="1C42204D" w:rsidR="00DA3829" w:rsidRPr="00813FCB" w:rsidRDefault="00DA3829" w:rsidP="001D0508">
                              <w:pPr>
                                <w:pStyle w:val="SzKpalrs"/>
                              </w:pPr>
                              <w:r>
                                <w:fldChar w:fldCharType="begin"/>
                              </w:r>
                              <w:r>
                                <w:instrText xml:space="preserve"> SEQ ábra \* ARABIC </w:instrText>
                              </w:r>
                              <w:r>
                                <w:fldChar w:fldCharType="separate"/>
                              </w:r>
                              <w:bookmarkStart w:id="208" w:name="_Toc7973650"/>
                              <w:r w:rsidR="00CF1EF8">
                                <w:t>24</w:t>
                              </w:r>
                              <w:r>
                                <w:fldChar w:fldCharType="end"/>
                              </w:r>
                              <w:r>
                                <w:t>. ábra: Admin menü</w:t>
                              </w:r>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63D55E" id="Csoportba foglalás 498" o:spid="_x0000_s1856" style="position:absolute;left:0;text-align:left;margin-left:0;margin-top:40.95pt;width:438.25pt;height:253.05pt;z-index:251895808;mso-position-horizontal:center;mso-position-horizontal-relative:margin;mso-position-vertical-relative:text" coordsize="55657,3213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CQ&#10;BAACAAAAFAAAELSSkQACAAAAAzQ1AACSkgACAAAAAzQ1AADqHAAHAAAIDAAACJQ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wIDE2OjQ1OjI5ADIwMTk6MDQ6MjAgMTY6NDU6Mjk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wVDE2OjQ1OjI5LjQ1&#10;Mz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pIFV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KKKKACiiigAooooAKKKKACiiigAooooAKKKKA&#10;CiiigAooooAKKKKACiiigAooooAKKKKACiiigD6I8M/8inpH/XjD/wCixWpWX4Z/5FPSP+vGH/0W&#10;K1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">
                <v:shape id="Kép 496" o:spid="_x0000_s1857" type="#_x0000_t75" style="position:absolute;width:55657;height:26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">
                  <v:imagedata r:id="rId44" o:title=""/>
                  <v:path arrowok="t"/>
                </v:shape>
                <v:shape id="Szövegdoboz 497" o:spid="_x0000_s1858"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" stroked="f">
                  <v:textbox style="mso-fit-shape-to-text:t" inset="0,0,0,0">
                    <w:txbxContent>
                      <w:bookmarkStart w:id="209" w:name="_Ref6672095"/>
                      <w:p w14:paraId="32B9128F" w14:textId="1C42204D" w:rsidR="00DA3829" w:rsidRPr="00813FCB" w:rsidRDefault="00DA3829" w:rsidP="001D0508">
                        <w:pPr>
                          <w:pStyle w:val="SzKpalrs"/>
                        </w:pPr>
                        <w:r>
                          <w:fldChar w:fldCharType="begin"/>
                        </w:r>
                        <w:r>
                          <w:instrText xml:space="preserve"> SEQ ábra \* ARABIC </w:instrText>
                        </w:r>
                        <w:r>
                          <w:fldChar w:fldCharType="separate"/>
                        </w:r>
                        <w:bookmarkStart w:id="210" w:name="_Toc7973650"/>
                        <w:r w:rsidR="00CF1EF8">
                          <w:t>24</w:t>
                        </w:r>
                        <w:r>
                          <w:fldChar w:fldCharType="end"/>
                        </w:r>
                        <w:r>
                          <w:t>. ábra: Admin menü</w:t>
                        </w:r>
                        <w:bookmarkEnd w:id="209"/>
                        <w:bookmarkEnd w:id="210"/>
                      </w:p>
                    </w:txbxContent>
                  </v:textbox>
                </v:shape>
                <w10:wrap type="topAndBottom" anchorx="margin"/>
              </v:group>
            </w:pict>
          </mc:Fallback>
        </mc:AlternateContent>
      </w:r>
      <w:r w:rsidR="00585034">
        <w:t xml:space="preserve">Az admin típusú felhasználók bejelentkezés után a </w:t>
      </w:r>
      <w:r w:rsidR="00585034">
        <w:fldChar w:fldCharType="begin"/>
      </w:r>
      <w:r w:rsidR="00585034">
        <w:instrText xml:space="preserve"> REF _Ref6343532 \h </w:instrText>
      </w:r>
      <w:r w:rsidR="00585034">
        <w:fldChar w:fldCharType="separate"/>
      </w:r>
      <w:r w:rsidR="00585034">
        <w:t>fő oldal</w:t>
      </w:r>
      <w:r w:rsidR="00585034">
        <w:fldChar w:fldCharType="end"/>
      </w:r>
      <w:r w:rsidR="00585034">
        <w:t xml:space="preserve">ra kerülnek, de a vásárláshoz szükséges </w:t>
      </w:r>
      <w:r w:rsidR="00D90FD2">
        <w:t xml:space="preserve">funkciók </w:t>
      </w:r>
      <w:r w:rsidR="00585034">
        <w:t xml:space="preserve">(kosár, saját rendelések) nem elérhetőek számukra. </w:t>
      </w:r>
    </w:p>
    <w:p w14:paraId="5379101E" w14:textId="64EAE87E" w:rsidR="00585034" w:rsidRDefault="00585034" w:rsidP="00585034">
      <w:pPr>
        <w:pStyle w:val="SzDSzvegTrzs"/>
      </w:pPr>
      <w:r>
        <w:t>Azonban a képernyő bal felső sarkában egy új menü jelenik meg nekik. Ebből a menüből a következők adatokhoz fér hozzá:</w:t>
      </w:r>
    </w:p>
    <w:p w14:paraId="6593D925" w14:textId="23DB3117" w:rsidR="00585034" w:rsidRDefault="00585034" w:rsidP="00FA6C6A">
      <w:pPr>
        <w:pStyle w:val="SzDSzvegTrzs"/>
        <w:numPr>
          <w:ilvl w:val="0"/>
          <w:numId w:val="17"/>
        </w:numPr>
      </w:pPr>
      <w:r>
        <w:t>alkalmazottak,</w:t>
      </w:r>
    </w:p>
    <w:p w14:paraId="1E58CD15" w14:textId="46DC174B" w:rsidR="00585034" w:rsidRDefault="00585034" w:rsidP="00FA6C6A">
      <w:pPr>
        <w:pStyle w:val="SzDSzvegTrzs"/>
        <w:numPr>
          <w:ilvl w:val="0"/>
          <w:numId w:val="17"/>
        </w:numPr>
      </w:pPr>
      <w:r>
        <w:t>termékek,</w:t>
      </w:r>
    </w:p>
    <w:p w14:paraId="014E483C" w14:textId="7A194E4E" w:rsidR="00585034" w:rsidRDefault="00585034" w:rsidP="00FA6C6A">
      <w:pPr>
        <w:pStyle w:val="SzDSzvegTrzs"/>
        <w:numPr>
          <w:ilvl w:val="0"/>
          <w:numId w:val="17"/>
        </w:numPr>
      </w:pPr>
      <w:r>
        <w:t>megrendelések,</w:t>
      </w:r>
    </w:p>
    <w:p w14:paraId="04C99CAB" w14:textId="7F4F5EC2" w:rsidR="00585034" w:rsidRDefault="00585034" w:rsidP="00FA6C6A">
      <w:pPr>
        <w:pStyle w:val="SzDSzvegTrzs"/>
        <w:numPr>
          <w:ilvl w:val="0"/>
          <w:numId w:val="17"/>
        </w:numPr>
      </w:pPr>
      <w:r>
        <w:t>kiszállítások,</w:t>
      </w:r>
    </w:p>
    <w:p w14:paraId="08B251C4" w14:textId="590476A7" w:rsidR="00065E77" w:rsidRDefault="00585034" w:rsidP="00FA6C6A">
      <w:pPr>
        <w:pStyle w:val="SzDSzvegTrzs"/>
        <w:numPr>
          <w:ilvl w:val="0"/>
          <w:numId w:val="17"/>
        </w:numPr>
      </w:pPr>
      <w:r>
        <w:lastRenderedPageBreak/>
        <w:t>felhasználók.</w:t>
      </w:r>
    </w:p>
    <w:p w14:paraId="6C746018" w14:textId="693B55AE" w:rsidR="00585034" w:rsidRDefault="006E15D9" w:rsidP="00065E77">
      <w:pPr>
        <w:pStyle w:val="SzDSzvegTrzs"/>
      </w:pPr>
      <w:r>
        <w:t>Az adatok a könnyebb átláthatóság céljából minden oldalon táblázatban vannak megjelenítve.</w:t>
      </w:r>
      <w:r w:rsidR="00B80257">
        <w:t xml:space="preserve"> A legtöbb sor végén szerepel egy törlés és egy szerkeszt</w:t>
      </w:r>
      <w:r w:rsidR="0035612B">
        <w:t>és</w:t>
      </w:r>
      <w:r w:rsidR="00B80257">
        <w:t xml:space="preserve"> </w:t>
      </w:r>
      <w:r w:rsidR="0035612B">
        <w:t xml:space="preserve">gomb, </w:t>
      </w:r>
      <w:r w:rsidR="00D90FD2">
        <w:t xml:space="preserve">ez alól </w:t>
      </w:r>
      <w:r w:rsidR="0035612B">
        <w:t>kivétel</w:t>
      </w:r>
      <w:r w:rsidR="00D90FD2">
        <w:t>t képeznek</w:t>
      </w:r>
      <w:r w:rsidR="0035612B">
        <w:t xml:space="preserve"> azok a megrendelések, amik már egy kiszállításhoz lettek rendelve.</w:t>
      </w:r>
    </w:p>
    <w:p w14:paraId="7F16956F" w14:textId="48353CDC" w:rsidR="0005351F" w:rsidRDefault="00210C58" w:rsidP="0005351F">
      <w:pPr>
        <w:pStyle w:val="SzDCmsor4"/>
      </w:pPr>
      <w:bookmarkStart w:id="211" w:name="_Toc7614344"/>
      <w:bookmarkStart w:id="212" w:name="_Toc7973593"/>
      <w:r>
        <w:t>Alkalmazottak, vásárlók</w:t>
      </w:r>
      <w:bookmarkEnd w:id="211"/>
      <w:bookmarkEnd w:id="212"/>
    </w:p>
    <w:p w14:paraId="4D2D0D78" w14:textId="2452A6DC" w:rsidR="0005351F" w:rsidRDefault="0005351F" w:rsidP="0005351F">
      <w:pPr>
        <w:pStyle w:val="SzDSzvegTrzs"/>
      </w:pPr>
      <w:r>
        <w:t>F</w:t>
      </w:r>
      <w:r w:rsidR="00823A1F">
        <w:t xml:space="preserve">elhasználók szerkesztésénél ugyanazok a megkötések vannak, mint regisztráció folyamán, egy jelentős </w:t>
      </w:r>
      <w:r w:rsidR="00D90FD2">
        <w:t xml:space="preserve">eltérést </w:t>
      </w:r>
      <w:r w:rsidR="00823A1F">
        <w:t>leszámítva. Minden regisztráció egy vásárló típusú felhasználót hoz létre és ez felveti a kérdés</w:t>
      </w:r>
      <w:r w:rsidR="00246919">
        <w:t>t</w:t>
      </w:r>
      <w:r w:rsidR="00823A1F">
        <w:t xml:space="preserve">, hogy hogyan lesznek így </w:t>
      </w:r>
      <w:r w:rsidR="00D90FD2">
        <w:t xml:space="preserve">alkalmazottak </w:t>
      </w:r>
      <w:r w:rsidR="00823A1F">
        <w:t>felvéve a rendszerbe. Ez az admin feladata, aki regisztráció után a vásárlók szerkesztésénél megváltoztathatja a felhasználó típusát.</w:t>
      </w:r>
      <w:r w:rsidR="00DA7EBE">
        <w:t xml:space="preserve"> Ezt minden regisztrált személynél </w:t>
      </w:r>
      <w:r w:rsidR="00DA3059">
        <w:t>megteheti, kivéve a többi admin</w:t>
      </w:r>
      <w:r w:rsidR="00DA7EBE">
        <w:t>t és saját magát</w:t>
      </w:r>
      <w:r w:rsidR="00DA3059">
        <w:t>, ezzel elkerülve, hogy az oldal admin nélkül maradjon</w:t>
      </w:r>
      <w:r w:rsidR="00DA7EBE">
        <w:t>.</w:t>
      </w:r>
    </w:p>
    <w:p w14:paraId="538B513B" w14:textId="3FB256B1" w:rsidR="00B06198" w:rsidRDefault="00B06198" w:rsidP="0005351F">
      <w:pPr>
        <w:pStyle w:val="SzDSzvegTrzs"/>
      </w:pPr>
      <w:r>
        <w:t xml:space="preserve">A vásárlókat és az alkalmazottakat tartalmazó táblázatok nagyon hasonlóak, csak egy oszlop különbség van </w:t>
      </w:r>
      <w:r w:rsidR="00246919">
        <w:t>közöttük</w:t>
      </w:r>
      <w:r>
        <w:t xml:space="preserve">. A vásárlóknál a szerkesztés előtti oszlopban a rendeléseire </w:t>
      </w:r>
      <w:r w:rsidR="00D90FD2">
        <w:t xml:space="preserve">mutató </w:t>
      </w:r>
      <w:r>
        <w:t>hivatkozás találhat</w:t>
      </w:r>
      <w:r w:rsidR="00C8117B">
        <w:t>ó</w:t>
      </w:r>
      <w:r>
        <w:t>, amire ha rákattint a felhasználó megtekintheti a kiválasztott személy összes rendelését.</w:t>
      </w:r>
      <w:r w:rsidR="00364FDA">
        <w:t xml:space="preserve"> Az alkalmazottaknál ez az oszlop a munkáshoz rendelt kiszállításokra mutató hivatkozást tartalmazza, melyre kattintva az oldal kilistázza a kiválasztott személyhez tartozó összes kiszállítást.</w:t>
      </w:r>
    </w:p>
    <w:p w14:paraId="6D88A575" w14:textId="3292B31C" w:rsidR="00973FC8" w:rsidRDefault="00973FC8" w:rsidP="00973FC8">
      <w:pPr>
        <w:pStyle w:val="SzDCmsor4"/>
      </w:pPr>
      <w:bookmarkStart w:id="213" w:name="_Toc7614345"/>
      <w:bookmarkStart w:id="214" w:name="_Toc7973594"/>
      <w:r>
        <w:t>Termékek</w:t>
      </w:r>
      <w:bookmarkEnd w:id="213"/>
      <w:bookmarkEnd w:id="214"/>
    </w:p>
    <w:p w14:paraId="75441132" w14:textId="33B4020D" w:rsidR="00973FC8" w:rsidRDefault="00210C58" w:rsidP="007A4E54">
      <w:pPr>
        <w:pStyle w:val="SzDSzvegTrzs"/>
      </w:pPr>
      <w:r>
        <w:t xml:space="preserve">Ha egy admin a termékeket akarja kezelni, a menüből a </w:t>
      </w:r>
      <w:r>
        <w:rPr>
          <w:i/>
        </w:rPr>
        <w:t>Termékek</w:t>
      </w:r>
      <w:r>
        <w:t>re kattintva ezt megteheti. Itt van lehetősége</w:t>
      </w:r>
      <w:r w:rsidR="007A4E54">
        <w:t>:</w:t>
      </w:r>
    </w:p>
    <w:p w14:paraId="1BBF76E8" w14:textId="5AD6624C" w:rsidR="007A4E54" w:rsidRDefault="007A4E54" w:rsidP="00FA6C6A">
      <w:pPr>
        <w:pStyle w:val="SzDSzvegTrzs"/>
        <w:numPr>
          <w:ilvl w:val="0"/>
          <w:numId w:val="18"/>
        </w:numPr>
      </w:pPr>
      <w:r>
        <w:t>termék törlésére</w:t>
      </w:r>
    </w:p>
    <w:p w14:paraId="10FCDE9C" w14:textId="606899C9" w:rsidR="007A4E54" w:rsidRDefault="007A4E54" w:rsidP="00FA6C6A">
      <w:pPr>
        <w:pStyle w:val="SzDSzvegTrzs"/>
        <w:numPr>
          <w:ilvl w:val="0"/>
          <w:numId w:val="18"/>
        </w:numPr>
      </w:pPr>
      <w:r>
        <w:t>új termék felvitelére</w:t>
      </w:r>
    </w:p>
    <w:p w14:paraId="128F4E9E" w14:textId="6B080066" w:rsidR="007A4E54" w:rsidRDefault="007A4E54" w:rsidP="00FA6C6A">
      <w:pPr>
        <w:pStyle w:val="SzDSzvegTrzs"/>
        <w:numPr>
          <w:ilvl w:val="0"/>
          <w:numId w:val="18"/>
        </w:numPr>
      </w:pPr>
      <w:r>
        <w:t>raktáron lévő mennyiség növelésére</w:t>
      </w:r>
    </w:p>
    <w:p w14:paraId="6C73B96E" w14:textId="16D02496" w:rsidR="007252D7" w:rsidRDefault="007A4E54" w:rsidP="00FA6C6A">
      <w:pPr>
        <w:pStyle w:val="SzDSzvegTrzs"/>
        <w:numPr>
          <w:ilvl w:val="0"/>
          <w:numId w:val="18"/>
        </w:numPr>
      </w:pPr>
      <w:r>
        <w:t>termék adatainak módosítására.</w:t>
      </w:r>
    </w:p>
    <w:p w14:paraId="348904EA" w14:textId="52D91AE0" w:rsidR="00FC68A8" w:rsidRDefault="007A4E54" w:rsidP="007A4E54">
      <w:pPr>
        <w:pStyle w:val="SzDSzvegTrzs"/>
      </w:pPr>
      <w:r>
        <w:t>A termékek törléséhez az eltávolítani kívánt sorában lévő szemetes ikonra kell kattintani. Az oldal először megerősítést kér, majd törölt állapotba helyezi az árut. Ez azt jelenti, hogy a felhasználók többé nem láthatják a megvehető cikkek között, de – természetesen - az eddig leadott, kiszállított vagy kiszállításra váró rendeléseikben még megtekinthetik.</w:t>
      </w:r>
      <w:r w:rsidR="006D22AC">
        <w:t xml:space="preserve"> </w:t>
      </w:r>
    </w:p>
    <w:p w14:paraId="7A98044A" w14:textId="239DBD16" w:rsidR="007A4E54" w:rsidRDefault="00FC68A8" w:rsidP="007A4E54">
      <w:pPr>
        <w:pStyle w:val="SzDSzvegTrzs"/>
      </w:pPr>
      <w:r>
        <w:rPr>
          <w:noProof/>
          <w:lang w:eastAsia="hu-HU" w:bidi="ar-SA"/>
        </w:rPr>
        <w:lastRenderedPageBreak/>
        <mc:AlternateContent>
          <mc:Choice Requires="wpg">
            <w:drawing>
              <wp:anchor distT="0" distB="0" distL="114300" distR="114300" simplePos="0" relativeHeight="251887616" behindDoc="1" locked="0" layoutInCell="1" allowOverlap="1" wp14:anchorId="4E9E800D" wp14:editId="4A4A4279">
                <wp:simplePos x="0" y="0"/>
                <wp:positionH relativeFrom="margin">
                  <wp:align>center</wp:align>
                </wp:positionH>
                <wp:positionV relativeFrom="margin">
                  <wp:posOffset>1668276</wp:posOffset>
                </wp:positionV>
                <wp:extent cx="5565775" cy="3213735"/>
                <wp:effectExtent l="0" t="0" r="0" b="5715"/>
                <wp:wrapTopAndBottom/>
                <wp:docPr id="492" name="Csoportba foglalás 492"/>
                <wp:cNvGraphicFramePr/>
                <a:graphic xmlns:a="http://schemas.openxmlformats.org/drawingml/2006/main">
                  <a:graphicData uri="http://schemas.microsoft.com/office/word/2010/wordprocessingGroup">
                    <wpg:wgp>
                      <wpg:cNvGrpSpPr/>
                      <wpg:grpSpPr>
                        <a:xfrm>
                          <a:off x="0" y="0"/>
                          <a:ext cx="5565775" cy="3213735"/>
                          <a:chOff x="0" y="0"/>
                          <a:chExt cx="5565775" cy="3213735"/>
                        </a:xfrm>
                      </wpg:grpSpPr>
                      <pic:pic xmlns:pic="http://schemas.openxmlformats.org/drawingml/2006/picture">
                        <pic:nvPicPr>
                          <pic:cNvPr id="486" name="Kép 48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5775" cy="2677160"/>
                          </a:xfrm>
                          <a:prstGeom prst="rect">
                            <a:avLst/>
                          </a:prstGeom>
                        </pic:spPr>
                      </pic:pic>
                      <wps:wsp>
                        <wps:cNvPr id="490" name="Szövegdoboz 490"/>
                        <wps:cNvSpPr txBox="1"/>
                        <wps:spPr>
                          <a:xfrm>
                            <a:off x="0" y="2733675"/>
                            <a:ext cx="5565775" cy="480060"/>
                          </a:xfrm>
                          <a:prstGeom prst="rect">
                            <a:avLst/>
                          </a:prstGeom>
                          <a:solidFill>
                            <a:prstClr val="white"/>
                          </a:solidFill>
                          <a:ln>
                            <a:noFill/>
                          </a:ln>
                        </wps:spPr>
                        <wps:txbx>
                          <w:txbxContent>
                            <w:bookmarkStart w:id="215" w:name="_Ref6669149"/>
                            <w:p w14:paraId="06DCD57F" w14:textId="02B685C8" w:rsidR="00DA3829" w:rsidRPr="007E3133" w:rsidRDefault="00DA3829" w:rsidP="008A717F">
                              <w:pPr>
                                <w:pStyle w:val="SzKpalrs"/>
                              </w:pPr>
                              <w:r>
                                <w:fldChar w:fldCharType="begin"/>
                              </w:r>
                              <w:r>
                                <w:instrText xml:space="preserve"> SEQ ábra \* ARABIC </w:instrText>
                              </w:r>
                              <w:r>
                                <w:fldChar w:fldCharType="separate"/>
                              </w:r>
                              <w:bookmarkStart w:id="216" w:name="_Toc7973651"/>
                              <w:r w:rsidR="00CF1EF8">
                                <w:t>25</w:t>
                              </w:r>
                              <w:r>
                                <w:fldChar w:fldCharType="end"/>
                              </w:r>
                              <w:r>
                                <w:t>. ábra: Törölt termék visszaállítása</w:t>
                              </w:r>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E800D" id="Csoportba foglalás 492" o:spid="_x0000_s1859" style="position:absolute;left:0;text-align:left;margin-left:0;margin-top:131.35pt;width:438.25pt;height:253.05pt;z-index:-251428864;mso-position-horizontal:center;mso-position-horizontal-relative:margin;mso-position-vertical-relative:margin" coordsize="55657,32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">
                <v:shape id="Kép 486" o:spid="_x0000_s1860" type="#_x0000_t75" style="position:absolute;width:5565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">
                  <v:imagedata r:id="rId46" o:title=""/>
                  <v:path arrowok="t"/>
                </v:shape>
                <v:shape id="Szövegdoboz 490" o:spid="_x0000_s1861" type="#_x0000_t202" style="position:absolute;top:27336;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" stroked="f">
                  <v:textbox style="mso-fit-shape-to-text:t" inset="0,0,0,0">
                    <w:txbxContent>
                      <w:bookmarkStart w:id="217" w:name="_Ref6669149"/>
                      <w:p w14:paraId="06DCD57F" w14:textId="02B685C8" w:rsidR="00DA3829" w:rsidRPr="007E3133" w:rsidRDefault="00DA3829" w:rsidP="008A717F">
                        <w:pPr>
                          <w:pStyle w:val="SzKpalrs"/>
                        </w:pPr>
                        <w:r>
                          <w:fldChar w:fldCharType="begin"/>
                        </w:r>
                        <w:r>
                          <w:instrText xml:space="preserve"> SEQ ábra \* ARABIC </w:instrText>
                        </w:r>
                        <w:r>
                          <w:fldChar w:fldCharType="separate"/>
                        </w:r>
                        <w:bookmarkStart w:id="218" w:name="_Toc7973651"/>
                        <w:r w:rsidR="00CF1EF8">
                          <w:t>25</w:t>
                        </w:r>
                        <w:r>
                          <w:fldChar w:fldCharType="end"/>
                        </w:r>
                        <w:r>
                          <w:t>. ábra: Törölt termék visszaállítása</w:t>
                        </w:r>
                        <w:bookmarkEnd w:id="217"/>
                        <w:bookmarkEnd w:id="218"/>
                      </w:p>
                    </w:txbxContent>
                  </v:textbox>
                </v:shape>
                <w10:wrap type="topAndBottom" anchorx="margin" anchory="margin"/>
              </v:group>
            </w:pict>
          </mc:Fallback>
        </mc:AlternateContent>
      </w:r>
      <w:r w:rsidR="006D22AC">
        <w:t>Ha egy termék törölt állapotban van, az admin továbbra is látja a termékek listájában azzal</w:t>
      </w:r>
      <w:r w:rsidR="00C8117B">
        <w:t xml:space="preserve"> a különbséggel, hogy már nem</w:t>
      </w:r>
      <w:r w:rsidR="006D22AC">
        <w:t xml:space="preserve"> szemetes van az utolsó oszlopban, hanem egy újrahasznosítás ikon. Amennyiben a felhasználó meggondolja magát és mégis szeretné tovább értékesíteni a törölt árut, vagy csak véletlenül távolította el, az újrahasznosítás ikonra kattintva v</w:t>
      </w:r>
      <w:r w:rsidR="008A717F">
        <w:t>issza</w:t>
      </w:r>
      <w:del w:id="219" w:author="Miklós Hatwagner" w:date="2019-04-24T15:47:00Z">
        <w:r w:rsidR="008A717F" w:rsidDel="00D82F31">
          <w:delText xml:space="preserve"> </w:delText>
        </w:r>
      </w:del>
      <w:r w:rsidR="008A717F">
        <w:t>helyezheti a terméket a kí</w:t>
      </w:r>
      <w:r w:rsidR="006D22AC">
        <w:t>nálatba</w:t>
      </w:r>
      <w:r w:rsidR="009A7AA2">
        <w:t xml:space="preserve"> (a döntés megerősítése után)</w:t>
      </w:r>
      <w:r w:rsidR="006D22AC">
        <w:t xml:space="preserve">. </w:t>
      </w:r>
      <w:r w:rsidR="00EB32C1">
        <w:t xml:space="preserve">Ezt a műveletet a </w:t>
      </w:r>
      <w:r w:rsidR="00EB32C1">
        <w:fldChar w:fldCharType="begin"/>
      </w:r>
      <w:r w:rsidR="00EB32C1">
        <w:instrText xml:space="preserve"> REF _Ref6669149 \h </w:instrText>
      </w:r>
      <w:r w:rsidR="00EB32C1">
        <w:fldChar w:fldCharType="separate"/>
      </w:r>
      <w:r w:rsidR="00400CA3">
        <w:rPr>
          <w:noProof/>
        </w:rPr>
        <w:t>25</w:t>
      </w:r>
      <w:r w:rsidR="00400CA3">
        <w:t>. ábrán</w:t>
      </w:r>
      <w:r w:rsidR="00EB32C1">
        <w:fldChar w:fldCharType="end"/>
      </w:r>
      <w:r w:rsidR="00400CA3">
        <w:t xml:space="preserve"> </w:t>
      </w:r>
      <w:r w:rsidR="00EB32C1">
        <w:t>láthatjuk.</w:t>
      </w:r>
    </w:p>
    <w:p w14:paraId="0D66C8B1" w14:textId="5A9AF33D" w:rsidR="00EB32C1" w:rsidRDefault="00EB32C1" w:rsidP="00C31817">
      <w:pPr>
        <w:pStyle w:val="SzDSzvegTrzs"/>
      </w:pPr>
      <w:r>
        <w:t xml:space="preserve">Új termék felviteléhez a jobb felső sarokban elhelyezkedő </w:t>
      </w:r>
      <w:r w:rsidRPr="00EB32C1">
        <w:rPr>
          <w:i/>
        </w:rPr>
        <w:t>Új termék</w:t>
      </w:r>
      <w:r>
        <w:rPr>
          <w:i/>
        </w:rPr>
        <w:t xml:space="preserve"> </w:t>
      </w:r>
      <w:r>
        <w:t>feliratú gombra kell kattintani.</w:t>
      </w:r>
      <w:r w:rsidR="00EA5B26">
        <w:t xml:space="preserve"> Az új áru hozzáadásánál, illetve </w:t>
      </w:r>
      <w:r w:rsidR="002F5A6A">
        <w:t>meglévő</w:t>
      </w:r>
      <w:r w:rsidR="00EA5B26">
        <w:t xml:space="preserve"> szerkesztésénél ugyanazok a megszorítások vonatkoznak a megadott adatokra</w:t>
      </w:r>
      <w:r w:rsidR="00D82F31">
        <w:t>,</w:t>
      </w:r>
      <w:r w:rsidR="00EA5B26">
        <w:t xml:space="preserve"> egy kivétellel. Minden adat megadása kötelező, de szerkesztés során nem kötelező képet feltölteni, ha a régit kívánja megtartani az admin. </w:t>
      </w:r>
      <w:r w:rsidR="00C11EF1">
        <w:t>A képekre további megkötés, hogy méret</w:t>
      </w:r>
      <w:r w:rsidR="00246919">
        <w:t>ük</w:t>
      </w:r>
      <w:r w:rsidR="00C11EF1">
        <w:t xml:space="preserve"> nem haladhatja meg a 2 </w:t>
      </w:r>
      <w:r w:rsidR="003D735A">
        <w:t>megabájt</w:t>
      </w:r>
      <w:r w:rsidR="00C11EF1">
        <w:t>ot.</w:t>
      </w:r>
    </w:p>
    <w:p w14:paraId="7CFA39A8" w14:textId="658856C1" w:rsidR="00FC68A8" w:rsidRDefault="00FC68A8" w:rsidP="00C31817">
      <w:pPr>
        <w:pStyle w:val="SzDSzvegTrzs"/>
      </w:pPr>
      <w:r>
        <w:rPr>
          <w:noProof/>
          <w:lang w:eastAsia="hu-HU" w:bidi="ar-SA"/>
        </w:rPr>
        <w:lastRenderedPageBreak/>
        <mc:AlternateContent>
          <mc:Choice Requires="wpg">
            <w:drawing>
              <wp:anchor distT="0" distB="0" distL="114300" distR="114300" simplePos="0" relativeHeight="251904000" behindDoc="0" locked="0" layoutInCell="1" allowOverlap="1" wp14:anchorId="1CBE04ED" wp14:editId="1DE50622">
                <wp:simplePos x="0" y="0"/>
                <wp:positionH relativeFrom="margin">
                  <wp:posOffset>-13335</wp:posOffset>
                </wp:positionH>
                <wp:positionV relativeFrom="paragraph">
                  <wp:posOffset>940830</wp:posOffset>
                </wp:positionV>
                <wp:extent cx="5565775" cy="5204460"/>
                <wp:effectExtent l="0" t="0" r="0" b="0"/>
                <wp:wrapTopAndBottom/>
                <wp:docPr id="504" name="Csoportba foglalás 504"/>
                <wp:cNvGraphicFramePr/>
                <a:graphic xmlns:a="http://schemas.openxmlformats.org/drawingml/2006/main">
                  <a:graphicData uri="http://schemas.microsoft.com/office/word/2010/wordprocessingGroup">
                    <wpg:wgp>
                      <wpg:cNvGrpSpPr/>
                      <wpg:grpSpPr>
                        <a:xfrm>
                          <a:off x="0" y="0"/>
                          <a:ext cx="5565775" cy="5204460"/>
                          <a:chOff x="0" y="0"/>
                          <a:chExt cx="5565775" cy="5204460"/>
                        </a:xfrm>
                      </wpg:grpSpPr>
                      <pic:pic xmlns:pic="http://schemas.openxmlformats.org/drawingml/2006/picture">
                        <pic:nvPicPr>
                          <pic:cNvPr id="502" name="Kép 50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65775" cy="4666615"/>
                          </a:xfrm>
                          <a:prstGeom prst="rect">
                            <a:avLst/>
                          </a:prstGeom>
                        </pic:spPr>
                      </pic:pic>
                      <wps:wsp>
                        <wps:cNvPr id="503" name="Szövegdoboz 503"/>
                        <wps:cNvSpPr txBox="1"/>
                        <wps:spPr>
                          <a:xfrm>
                            <a:off x="0" y="4724400"/>
                            <a:ext cx="5565775" cy="480060"/>
                          </a:xfrm>
                          <a:prstGeom prst="rect">
                            <a:avLst/>
                          </a:prstGeom>
                          <a:solidFill>
                            <a:prstClr val="white"/>
                          </a:solidFill>
                          <a:ln>
                            <a:noFill/>
                          </a:ln>
                        </wps:spPr>
                        <wps:txbx>
                          <w:txbxContent>
                            <w:p w14:paraId="67A5680A" w14:textId="52088ABE" w:rsidR="00DA3829" w:rsidRPr="000D40BF" w:rsidRDefault="00DA3829" w:rsidP="00FE0B80">
                              <w:pPr>
                                <w:pStyle w:val="SzKpalrs"/>
                              </w:pPr>
                              <w:r>
                                <w:fldChar w:fldCharType="begin"/>
                              </w:r>
                              <w:r>
                                <w:instrText xml:space="preserve"> SEQ ábra \* ARABIC </w:instrText>
                              </w:r>
                              <w:r>
                                <w:fldChar w:fldCharType="separate"/>
                              </w:r>
                              <w:bookmarkStart w:id="220" w:name="_Toc7973652"/>
                              <w:r w:rsidR="00CF1EF8">
                                <w:t>26</w:t>
                              </w:r>
                              <w:r>
                                <w:fldChar w:fldCharType="end"/>
                              </w:r>
                              <w:r>
                                <w:t>. ábra: Termék szerkesztése</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E04ED" id="Csoportba foglalás 504" o:spid="_x0000_s1862" style="position:absolute;left:0;text-align:left;margin-left:-1.05pt;margin-top:74.1pt;width:438.25pt;height:409.8pt;z-index:251904000;mso-position-horizontal-relative:margin;mso-position-vertical-relative:text" coordsize="55657,5204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">
                <v:shape id="Kép 502" o:spid="_x0000_s1863" type="#_x0000_t75" style="position:absolute;width:55657;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">
                  <v:imagedata r:id="rId48" o:title=""/>
                  <v:path arrowok="t"/>
                </v:shape>
                <v:shape id="Szövegdoboz 503" o:spid="_x0000_s1864" type="#_x0000_t202" style="position:absolute;top:47244;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" stroked="f">
                  <v:textbox style="mso-fit-shape-to-text:t" inset="0,0,0,0">
                    <w:txbxContent>
                      <w:p w14:paraId="67A5680A" w14:textId="52088ABE" w:rsidR="00DA3829" w:rsidRPr="000D40BF" w:rsidRDefault="00DA3829" w:rsidP="00FE0B80">
                        <w:pPr>
                          <w:pStyle w:val="SzKpalrs"/>
                        </w:pPr>
                        <w:r>
                          <w:fldChar w:fldCharType="begin"/>
                        </w:r>
                        <w:r>
                          <w:instrText xml:space="preserve"> SEQ ábra \* ARABIC </w:instrText>
                        </w:r>
                        <w:r>
                          <w:fldChar w:fldCharType="separate"/>
                        </w:r>
                        <w:bookmarkStart w:id="221" w:name="_Toc7973652"/>
                        <w:r w:rsidR="00CF1EF8">
                          <w:t>26</w:t>
                        </w:r>
                        <w:r>
                          <w:fldChar w:fldCharType="end"/>
                        </w:r>
                        <w:r>
                          <w:t>. ábra: Termék szerkesztése</w:t>
                        </w:r>
                        <w:bookmarkEnd w:id="221"/>
                      </w:p>
                    </w:txbxContent>
                  </v:textbox>
                </v:shape>
                <w10:wrap type="topAndBottom" anchorx="margin"/>
              </v:group>
            </w:pict>
          </mc:Fallback>
        </mc:AlternateContent>
      </w:r>
      <w:r w:rsidR="00F20F2B">
        <w:t>A raktáron lévő mennyiség változtatásá</w:t>
      </w:r>
      <w:r w:rsidR="00254234">
        <w:t>hoz</w:t>
      </w:r>
      <w:r w:rsidR="00F20F2B">
        <w:t xml:space="preserve"> is a termék szerkesztését kell vál</w:t>
      </w:r>
      <w:r w:rsidR="00254234">
        <w:t>asz</w:t>
      </w:r>
      <w:r w:rsidR="00F20F2B">
        <w:t>t</w:t>
      </w:r>
      <w:r w:rsidR="00254234">
        <w:t>a</w:t>
      </w:r>
      <w:r w:rsidR="00F20F2B">
        <w:t xml:space="preserve">ni. Ha ez a szám 0 lesz, a vásárló továbbra is láthatja a kínálatban a terméket, de amikor a kosárba akarja helyezni értesítést kap a hiányról. </w:t>
      </w:r>
    </w:p>
    <w:p w14:paraId="29FC0095" w14:textId="44897906" w:rsidR="002039EA" w:rsidRDefault="002039EA" w:rsidP="002039EA">
      <w:pPr>
        <w:pStyle w:val="SzDCmsor4"/>
      </w:pPr>
      <w:bookmarkStart w:id="222" w:name="_Toc7614346"/>
      <w:bookmarkStart w:id="223" w:name="_Toc7973595"/>
      <w:r>
        <w:t>Rendelések</w:t>
      </w:r>
      <w:bookmarkEnd w:id="222"/>
      <w:bookmarkEnd w:id="223"/>
    </w:p>
    <w:p w14:paraId="68F4A714" w14:textId="3FB4FF04" w:rsidR="002039EA" w:rsidRDefault="002039EA" w:rsidP="002039EA">
      <w:pPr>
        <w:pStyle w:val="SzDSzvegTrzs"/>
      </w:pPr>
      <w:r>
        <w:t xml:space="preserve">A rendelések képernyőjét a </w:t>
      </w:r>
      <w:r>
        <w:fldChar w:fldCharType="begin"/>
      </w:r>
      <w:r>
        <w:instrText xml:space="preserve"> REF _Ref6672095 \h </w:instrText>
      </w:r>
      <w:r>
        <w:fldChar w:fldCharType="separate"/>
      </w:r>
      <w:r w:rsidR="00400CA3">
        <w:rPr>
          <w:noProof/>
        </w:rPr>
        <w:t>2</w:t>
      </w:r>
      <w:r w:rsidR="00400CA3">
        <w:rPr>
          <w:noProof/>
        </w:rPr>
        <w:t>4</w:t>
      </w:r>
      <w:r w:rsidR="00400CA3">
        <w:t>. ábr</w:t>
      </w:r>
      <w:r>
        <w:fldChar w:fldCharType="end"/>
      </w:r>
      <w:r>
        <w:t>án megtekintheti. A kiszállítás oszlopban két féle üzenet lehet. Ha még nincs kiszállításhoz adva a rendelés, akkor a „Nincs még kiszállításon” felirat jelenik meg. Abban az esetben, ha már egy kiszállításhoz tartozik a megrendelés egy hivatkozás jelenik meg az oszlopban, ami ahhoz a kiszállításhoz viszi a felhasználót, amelyikhez a rendelés tartozik.</w:t>
      </w:r>
    </w:p>
    <w:p w14:paraId="70331138" w14:textId="012F6B4E" w:rsidR="007F0DCB" w:rsidRDefault="000D350B" w:rsidP="002039EA">
      <w:pPr>
        <w:pStyle w:val="SzDSzvegTrzs"/>
      </w:pPr>
      <w:r>
        <w:rPr>
          <w:noProof/>
          <w:lang w:eastAsia="hu-HU" w:bidi="ar-SA"/>
        </w:rPr>
        <w:lastRenderedPageBreak/>
        <mc:AlternateContent>
          <mc:Choice Requires="wpg">
            <w:drawing>
              <wp:anchor distT="0" distB="0" distL="114300" distR="114300" simplePos="0" relativeHeight="251899904" behindDoc="0" locked="0" layoutInCell="1" allowOverlap="1" wp14:anchorId="51470E54" wp14:editId="76290896">
                <wp:simplePos x="0" y="0"/>
                <wp:positionH relativeFrom="margin">
                  <wp:align>center</wp:align>
                </wp:positionH>
                <wp:positionV relativeFrom="paragraph">
                  <wp:posOffset>1055370</wp:posOffset>
                </wp:positionV>
                <wp:extent cx="5565775" cy="5013960"/>
                <wp:effectExtent l="0" t="0" r="0" b="0"/>
                <wp:wrapTopAndBottom/>
                <wp:docPr id="501" name="Csoportba foglalás 501"/>
                <wp:cNvGraphicFramePr/>
                <a:graphic xmlns:a="http://schemas.openxmlformats.org/drawingml/2006/main">
                  <a:graphicData uri="http://schemas.microsoft.com/office/word/2010/wordprocessingGroup">
                    <wpg:wgp>
                      <wpg:cNvGrpSpPr/>
                      <wpg:grpSpPr>
                        <a:xfrm>
                          <a:off x="0" y="0"/>
                          <a:ext cx="5565775" cy="5013960"/>
                          <a:chOff x="0" y="0"/>
                          <a:chExt cx="5565775" cy="5013960"/>
                        </a:xfrm>
                      </wpg:grpSpPr>
                      <pic:pic xmlns:pic="http://schemas.openxmlformats.org/drawingml/2006/picture">
                        <pic:nvPicPr>
                          <pic:cNvPr id="499" name="Kép 49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565775" cy="4479290"/>
                          </a:xfrm>
                          <a:prstGeom prst="rect">
                            <a:avLst/>
                          </a:prstGeom>
                        </pic:spPr>
                      </pic:pic>
                      <wps:wsp>
                        <wps:cNvPr id="500" name="Szövegdoboz 500"/>
                        <wps:cNvSpPr txBox="1"/>
                        <wps:spPr>
                          <a:xfrm>
                            <a:off x="0" y="4533900"/>
                            <a:ext cx="5565775" cy="480060"/>
                          </a:xfrm>
                          <a:prstGeom prst="rect">
                            <a:avLst/>
                          </a:prstGeom>
                          <a:solidFill>
                            <a:prstClr val="white"/>
                          </a:solidFill>
                          <a:ln>
                            <a:noFill/>
                          </a:ln>
                        </wps:spPr>
                        <wps:txbx>
                          <w:txbxContent>
                            <w:p w14:paraId="41D7C1AA" w14:textId="36081FC5" w:rsidR="00DA3829" w:rsidRPr="00FD2656" w:rsidRDefault="00DA3829" w:rsidP="007F0DCB">
                              <w:pPr>
                                <w:pStyle w:val="SzKpalrs"/>
                              </w:pPr>
                              <w:r>
                                <w:fldChar w:fldCharType="begin"/>
                              </w:r>
                              <w:r>
                                <w:instrText xml:space="preserve"> SEQ ábra \* ARABIC </w:instrText>
                              </w:r>
                              <w:r>
                                <w:fldChar w:fldCharType="separate"/>
                              </w:r>
                              <w:bookmarkStart w:id="224" w:name="_Toc7973653"/>
                              <w:r w:rsidR="00CF1EF8">
                                <w:t>27</w:t>
                              </w:r>
                              <w:r>
                                <w:fldChar w:fldCharType="end"/>
                              </w:r>
                              <w:r>
                                <w:t>. ábra: Rendelés szerkesztése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470E54" id="Csoportba foglalás 501" o:spid="_x0000_s1865" style="position:absolute;left:0;text-align:left;margin-left:0;margin-top:83.1pt;width:438.25pt;height:394.8pt;z-index:251899904;mso-position-horizontal:center;mso-position-horizontal-relative:margin;mso-position-vertical-relative:text" coordsize="55657,5013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BbmRyw6FzAAAFkAMAAgAAABQAABCs&#10;kAQAAgAAABQAABDAkpEAAgAAAAM1NAAAkpIAAgAAAAM1NAAA6hwABwAACAwAAAig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OTowNDoyMCAxODoxNjozNwAyMDE5OjA0OjIwIDE4OjE2OjM3AAAAQQBuAGQAcgDhAHMA&#10;AAD/4Qsa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OS0wNC0yMFQxODoxNjozNy41&#10;NDQ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QW5kcsOhcz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IBAQIBAQICAgICAgICAwUDAwMDAwYEBAMFBwYHBwcGBwcICQsJCAgKCAcHCg0KCgsMDAwMBwkO&#10;Dw0MDgsMDAz/2wBDAQICAgMDAwYDAwYMCAcIDAwMDAwMDAwMDAwMDAwMDAwMDAwMDAwMDAwMDAwM&#10;DAwMDAwMDAwMDAwMDAwMDAwMDAz/wAARCAKDAx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">
                <v:shape id="Kép 499" o:spid="_x0000_s1866" type="#_x0000_t75" style="position:absolute;width:55657;height:4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">
                  <v:imagedata r:id="rId50" o:title=""/>
                  <v:path arrowok="t"/>
                </v:shape>
                <v:shape id="Szövegdoboz 500" o:spid="_x0000_s1867" type="#_x0000_t202" style="position:absolute;top:4533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" stroked="f">
                  <v:textbox style="mso-fit-shape-to-text:t" inset="0,0,0,0">
                    <w:txbxContent>
                      <w:p w14:paraId="41D7C1AA" w14:textId="36081FC5" w:rsidR="00DA3829" w:rsidRPr="00FD2656" w:rsidRDefault="00DA3829" w:rsidP="007F0DCB">
                        <w:pPr>
                          <w:pStyle w:val="SzKpalrs"/>
                        </w:pPr>
                        <w:r>
                          <w:fldChar w:fldCharType="begin"/>
                        </w:r>
                        <w:r>
                          <w:instrText xml:space="preserve"> SEQ ábra \* ARABIC </w:instrText>
                        </w:r>
                        <w:r>
                          <w:fldChar w:fldCharType="separate"/>
                        </w:r>
                        <w:bookmarkStart w:id="225" w:name="_Toc7973653"/>
                        <w:r w:rsidR="00CF1EF8">
                          <w:t>27</w:t>
                        </w:r>
                        <w:r>
                          <w:fldChar w:fldCharType="end"/>
                        </w:r>
                        <w:r>
                          <w:t>. ábra: Rendelés szerkesztése</w:t>
                        </w:r>
                        <w:bookmarkEnd w:id="225"/>
                      </w:p>
                    </w:txbxContent>
                  </v:textbox>
                </v:shape>
                <w10:wrap type="topAndBottom" anchorx="margin"/>
              </v:group>
            </w:pict>
          </mc:Fallback>
        </mc:AlternateContent>
      </w:r>
      <w:r w:rsidR="002039EA">
        <w:t>A termékek oszlop</w:t>
      </w:r>
      <w:r w:rsidR="00FE20F5">
        <w:t>ban is egy hivatkozás van, ez a rendeléshez tartozó termékeket listázza ki.</w:t>
      </w:r>
      <w:r w:rsidR="00C3382B">
        <w:t xml:space="preserve"> A különbség e terméklista és az összes terméket tartalmazó lista között (a mennyiséget leszámítva), hogy a rendeléshez tartozó terméklista csak szemléltető jellegű, sz</w:t>
      </w:r>
      <w:r w:rsidR="009919E9">
        <w:t>erkeszteni már nem lehet benne.</w:t>
      </w:r>
    </w:p>
    <w:p w14:paraId="0BAF6F05" w14:textId="7295F4FA" w:rsidR="007F0DCB" w:rsidRDefault="007F0DCB" w:rsidP="002039EA">
      <w:pPr>
        <w:pStyle w:val="SzDSzvegTrzs"/>
      </w:pPr>
      <w:r>
        <w:t>Amennyiben még nincs kiszállításon a rendelés, az adminnak lehetősége van annak törlésére és szerkesztésére</w:t>
      </w:r>
      <w:r w:rsidR="00985D71">
        <w:t>, ha a vásárló azt kéri</w:t>
      </w:r>
      <w:r>
        <w:t>.</w:t>
      </w:r>
      <w:r w:rsidR="00985D71">
        <w:t xml:space="preserve"> Szerkesztésnél a következő lehetőségek vannak:</w:t>
      </w:r>
    </w:p>
    <w:p w14:paraId="28CBCC5F" w14:textId="07C71436" w:rsidR="00985D71" w:rsidRDefault="00985D71" w:rsidP="00FA6C6A">
      <w:pPr>
        <w:pStyle w:val="SzDSzvegTrzs"/>
        <w:numPr>
          <w:ilvl w:val="0"/>
          <w:numId w:val="19"/>
        </w:numPr>
      </w:pPr>
      <w:r>
        <w:t>termék darabszámának változtatása,</w:t>
      </w:r>
    </w:p>
    <w:p w14:paraId="357A6539" w14:textId="3D6412C2" w:rsidR="00985D71" w:rsidRDefault="00985D71" w:rsidP="00FA6C6A">
      <w:pPr>
        <w:pStyle w:val="SzDSzvegTrzs"/>
        <w:numPr>
          <w:ilvl w:val="0"/>
          <w:numId w:val="19"/>
        </w:numPr>
      </w:pPr>
      <w:r>
        <w:t>termék levétele a rendelésről,</w:t>
      </w:r>
    </w:p>
    <w:p w14:paraId="018EFE60" w14:textId="23EDDBE1" w:rsidR="00985D71" w:rsidRDefault="00985D71" w:rsidP="00FA6C6A">
      <w:pPr>
        <w:pStyle w:val="SzDSzvegTrzs"/>
        <w:numPr>
          <w:ilvl w:val="0"/>
          <w:numId w:val="19"/>
        </w:numPr>
      </w:pPr>
      <w:r>
        <w:t>kiszállítási határidő változtatása (alap</w:t>
      </w:r>
      <w:r w:rsidR="00D82F31">
        <w:t>értelmezés szerint</w:t>
      </w:r>
      <w:r>
        <w:t xml:space="preserve"> a határidő egy hét),</w:t>
      </w:r>
    </w:p>
    <w:p w14:paraId="6EC8A136" w14:textId="15302FAC" w:rsidR="00985D71" w:rsidRDefault="00985D71" w:rsidP="00FA6C6A">
      <w:pPr>
        <w:pStyle w:val="SzDSzvegTrzs"/>
        <w:numPr>
          <w:ilvl w:val="0"/>
          <w:numId w:val="19"/>
        </w:numPr>
      </w:pPr>
      <w:r>
        <w:t>vevő megváltoztatása,</w:t>
      </w:r>
    </w:p>
    <w:p w14:paraId="22666398" w14:textId="4AB35E9A" w:rsidR="00985D71" w:rsidRDefault="00985D71" w:rsidP="00FA6C6A">
      <w:pPr>
        <w:pStyle w:val="SzDSzvegTrzs"/>
        <w:numPr>
          <w:ilvl w:val="0"/>
          <w:numId w:val="19"/>
        </w:numPr>
      </w:pPr>
      <w:r>
        <w:t>kézbesítettként való megjelölés.</w:t>
      </w:r>
    </w:p>
    <w:p w14:paraId="5327FCE2" w14:textId="2AC34460" w:rsidR="00985D71" w:rsidRDefault="00985D71" w:rsidP="00985D71">
      <w:pPr>
        <w:pStyle w:val="SzDSzvegTrzs"/>
      </w:pPr>
      <w:r>
        <w:t xml:space="preserve">A változtatások elvégzése után a </w:t>
      </w:r>
      <w:r>
        <w:rPr>
          <w:i/>
        </w:rPr>
        <w:t xml:space="preserve">Módosít </w:t>
      </w:r>
      <w:r>
        <w:t>gombra kattintva mentésre kerül a rendelés.</w:t>
      </w:r>
    </w:p>
    <w:p w14:paraId="47E44BF7" w14:textId="51292907" w:rsidR="00D13DB8" w:rsidRDefault="00D13DB8" w:rsidP="00D13DB8">
      <w:pPr>
        <w:pStyle w:val="SzDCmsor4"/>
      </w:pPr>
      <w:bookmarkStart w:id="226" w:name="_Toc7614347"/>
      <w:bookmarkStart w:id="227" w:name="_Toc7973596"/>
      <w:r>
        <w:lastRenderedPageBreak/>
        <w:t>Kiszállítások</w:t>
      </w:r>
      <w:bookmarkEnd w:id="226"/>
      <w:bookmarkEnd w:id="227"/>
    </w:p>
    <w:p w14:paraId="79890E9B" w14:textId="6C676D1A" w:rsidR="00D13DB8" w:rsidRDefault="00A00BEF" w:rsidP="00A00BEF">
      <w:pPr>
        <w:pStyle w:val="SzDSzvegTrzs"/>
      </w:pPr>
      <w:r>
        <w:t>A kiszállítások táblázatban látható:</w:t>
      </w:r>
    </w:p>
    <w:p w14:paraId="2C6C437B" w14:textId="033C933B" w:rsidR="00A00BEF" w:rsidRDefault="00A00BEF" w:rsidP="00FA6C6A">
      <w:pPr>
        <w:pStyle w:val="SzDSzvegTrzs"/>
        <w:numPr>
          <w:ilvl w:val="0"/>
          <w:numId w:val="20"/>
        </w:numPr>
      </w:pPr>
      <w:r>
        <w:t>alkalmazott, akihez rendelve van a kiszállítás</w:t>
      </w:r>
      <w:r w:rsidR="006A76D4">
        <w:t xml:space="preserve">. Ha nincs még senkihez rendelve, a </w:t>
      </w:r>
      <w:r w:rsidR="006A76D4">
        <w:rPr>
          <w:i/>
        </w:rPr>
        <w:t xml:space="preserve">Nincs még kiszállító </w:t>
      </w:r>
      <w:r w:rsidR="006A76D4">
        <w:t>felirat jelenik meg.</w:t>
      </w:r>
    </w:p>
    <w:p w14:paraId="673D1934" w14:textId="76AF58F1" w:rsidR="00A00BEF" w:rsidRDefault="006A76D4" w:rsidP="00FA6C6A">
      <w:pPr>
        <w:pStyle w:val="SzDSzvegTrzs"/>
        <w:numPr>
          <w:ilvl w:val="0"/>
          <w:numId w:val="20"/>
        </w:numPr>
      </w:pPr>
      <w:r>
        <w:t>A</w:t>
      </w:r>
      <w:r w:rsidR="00A00BEF">
        <w:t xml:space="preserve"> kiszállítás határideje</w:t>
      </w:r>
      <w:r>
        <w:t>.</w:t>
      </w:r>
    </w:p>
    <w:p w14:paraId="7541A816" w14:textId="26AA200A" w:rsidR="00A00BEF" w:rsidRDefault="006A76D4" w:rsidP="00FA6C6A">
      <w:pPr>
        <w:pStyle w:val="SzDSzvegTrzs"/>
        <w:numPr>
          <w:ilvl w:val="0"/>
          <w:numId w:val="20"/>
        </w:numPr>
      </w:pPr>
      <w:r>
        <w:t>Á</w:t>
      </w:r>
      <w:r w:rsidR="00A00BEF">
        <w:t>llapota (várakozik/kiszállítva)</w:t>
      </w:r>
      <w:r>
        <w:t>.</w:t>
      </w:r>
    </w:p>
    <w:p w14:paraId="14699464" w14:textId="426CDE43" w:rsidR="00A00BEF" w:rsidRDefault="00926316" w:rsidP="00FA6C6A">
      <w:pPr>
        <w:pStyle w:val="SzDSzvegTrzs"/>
        <w:numPr>
          <w:ilvl w:val="0"/>
          <w:numId w:val="20"/>
        </w:numPr>
      </w:pPr>
      <w:r>
        <w:rPr>
          <w:noProof/>
          <w:lang w:eastAsia="hu-HU" w:bidi="ar-SA"/>
        </w:rPr>
        <mc:AlternateContent>
          <mc:Choice Requires="wpg">
            <w:drawing>
              <wp:anchor distT="0" distB="0" distL="114300" distR="114300" simplePos="0" relativeHeight="251908096" behindDoc="0" locked="0" layoutInCell="1" allowOverlap="1" wp14:anchorId="64ED1009" wp14:editId="1F3B5236">
                <wp:simplePos x="0" y="0"/>
                <wp:positionH relativeFrom="margin">
                  <wp:align>center</wp:align>
                </wp:positionH>
                <wp:positionV relativeFrom="paragraph">
                  <wp:posOffset>263985</wp:posOffset>
                </wp:positionV>
                <wp:extent cx="5565775" cy="6414135"/>
                <wp:effectExtent l="0" t="0" r="0" b="5715"/>
                <wp:wrapTopAndBottom/>
                <wp:docPr id="507" name="Csoportba foglalás 507"/>
                <wp:cNvGraphicFramePr/>
                <a:graphic xmlns:a="http://schemas.openxmlformats.org/drawingml/2006/main">
                  <a:graphicData uri="http://schemas.microsoft.com/office/word/2010/wordprocessingGroup">
                    <wpg:wgp>
                      <wpg:cNvGrpSpPr/>
                      <wpg:grpSpPr>
                        <a:xfrm>
                          <a:off x="0" y="0"/>
                          <a:ext cx="5565775" cy="6414135"/>
                          <a:chOff x="0" y="0"/>
                          <a:chExt cx="5565775" cy="6414135"/>
                        </a:xfrm>
                      </wpg:grpSpPr>
                      <pic:pic xmlns:pic="http://schemas.openxmlformats.org/drawingml/2006/picture">
                        <pic:nvPicPr>
                          <pic:cNvPr id="505" name="Kép 50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65775" cy="5916930"/>
                          </a:xfrm>
                          <a:prstGeom prst="rect">
                            <a:avLst/>
                          </a:prstGeom>
                        </pic:spPr>
                      </pic:pic>
                      <wps:wsp>
                        <wps:cNvPr id="506" name="Szövegdoboz 506"/>
                        <wps:cNvSpPr txBox="1"/>
                        <wps:spPr>
                          <a:xfrm>
                            <a:off x="0" y="5934075"/>
                            <a:ext cx="5565775" cy="480060"/>
                          </a:xfrm>
                          <a:prstGeom prst="rect">
                            <a:avLst/>
                          </a:prstGeom>
                          <a:solidFill>
                            <a:prstClr val="white"/>
                          </a:solidFill>
                          <a:ln>
                            <a:noFill/>
                          </a:ln>
                        </wps:spPr>
                        <wps:txbx>
                          <w:txbxContent>
                            <w:p w14:paraId="11AA94B3" w14:textId="3ECFC882" w:rsidR="00DA3829" w:rsidRPr="001A0AB6" w:rsidRDefault="00DA3829" w:rsidP="00947122">
                              <w:pPr>
                                <w:pStyle w:val="SzKpalrs"/>
                              </w:pPr>
                              <w:r>
                                <w:fldChar w:fldCharType="begin"/>
                              </w:r>
                              <w:r>
                                <w:instrText xml:space="preserve"> SEQ ábra \* ARABIC </w:instrText>
                              </w:r>
                              <w:r>
                                <w:fldChar w:fldCharType="separate"/>
                              </w:r>
                              <w:bookmarkStart w:id="228" w:name="_Toc7973654"/>
                              <w:r w:rsidR="00CF1EF8">
                                <w:t>28</w:t>
                              </w:r>
                              <w:r>
                                <w:fldChar w:fldCharType="end"/>
                              </w:r>
                              <w:r>
                                <w:t>. ábra: Kiszállítás szerkesztése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ED1009" id="Csoportba foglalás 507" o:spid="_x0000_s1868" style="position:absolute;left:0;text-align:left;margin-left:0;margin-top:20.8pt;width:438.25pt;height:505.05pt;z-index:251908096;mso-position-horizontal:center;mso-position-horizontal-relative:margin;mso-position-vertical-relative:text" coordsize="55657,6414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FuZHLDoXMAAAWQAwACAAAAFAAAEKyQ&#10;BAACAAAAFAAAEMCSkQACAAAAAzkyAACSkgACAAAAAzkyAADqHAAHAAAIDAAACKA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E5OjA0OjIyIDE4OjQxOjA2ADIwMTk6MDQ6MjIgMTg6NDE6MDYAAABBAG4AZAByAOEAcwAA&#10;AP/hCxp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5LTA0LTIyVDE4OjQxOjA2Ljky&#10;ND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Ryw6Fz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AgEBAgEBAgICAgICAgIDBQMDAwMDBgQEAwUHBgcHBwYHBwgJCwkICAoIBwcKDQoKCwwMDAwHCQ4P&#10;DQwOCwwMDP/bAEMBAgICAwMDBgMDBgwIBwgMDAwMDAwMDAwMDAwMDAwMDAwMDAwMDAwMDAwMDAwM&#10;DAwMDAwMDAwMDAwMDAwMDAwMDP/AABEIAoACW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">
                <v:shape id="Kép 505" o:spid="_x0000_s1869" type="#_x0000_t75" style="position:absolute;width:55657;height:5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">
                  <v:imagedata r:id="rId52" o:title=""/>
                  <v:path arrowok="t"/>
                </v:shape>
                <v:shape id="Szövegdoboz 506" o:spid="_x0000_s1870" type="#_x0000_t202" style="position:absolute;top:59340;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" stroked="f">
                  <v:textbox style="mso-fit-shape-to-text:t" inset="0,0,0,0">
                    <w:txbxContent>
                      <w:p w14:paraId="11AA94B3" w14:textId="3ECFC882" w:rsidR="00DA3829" w:rsidRPr="001A0AB6" w:rsidRDefault="00DA3829" w:rsidP="00947122">
                        <w:pPr>
                          <w:pStyle w:val="SzKpalrs"/>
                        </w:pPr>
                        <w:r>
                          <w:fldChar w:fldCharType="begin"/>
                        </w:r>
                        <w:r>
                          <w:instrText xml:space="preserve"> SEQ ábra \* ARABIC </w:instrText>
                        </w:r>
                        <w:r>
                          <w:fldChar w:fldCharType="separate"/>
                        </w:r>
                        <w:bookmarkStart w:id="229" w:name="_Toc7973654"/>
                        <w:r w:rsidR="00CF1EF8">
                          <w:t>28</w:t>
                        </w:r>
                        <w:r>
                          <w:fldChar w:fldCharType="end"/>
                        </w:r>
                        <w:r>
                          <w:t>. ábra: Kiszállítás szerkesztése</w:t>
                        </w:r>
                        <w:bookmarkEnd w:id="229"/>
                      </w:p>
                    </w:txbxContent>
                  </v:textbox>
                </v:shape>
                <w10:wrap type="topAndBottom" anchorx="margin"/>
              </v:group>
            </w:pict>
          </mc:Fallback>
        </mc:AlternateContent>
      </w:r>
      <w:r w:rsidR="006A76D4">
        <w:t>Hivatkozás a hozzá tartozó rendelésekre.</w:t>
      </w:r>
    </w:p>
    <w:p w14:paraId="46E8A935" w14:textId="6A3E2432" w:rsidR="006A76D4" w:rsidRDefault="006A76D4" w:rsidP="006A76D4">
      <w:pPr>
        <w:pStyle w:val="SzDSzvegTrzs"/>
      </w:pPr>
      <w:r>
        <w:t>Ezen kívül minden kiszállítást lehet törölni és szerkeszteni. Szerkesztésnél lehetőség van:</w:t>
      </w:r>
    </w:p>
    <w:p w14:paraId="79166690" w14:textId="508A83EB" w:rsidR="006A76D4" w:rsidRDefault="006A76D4" w:rsidP="00FA6C6A">
      <w:pPr>
        <w:pStyle w:val="SzDSzvegTrzs"/>
        <w:numPr>
          <w:ilvl w:val="0"/>
          <w:numId w:val="21"/>
        </w:numPr>
      </w:pPr>
      <w:r>
        <w:lastRenderedPageBreak/>
        <w:t>a kiszállításhoz rendelt alkalmazott módosítására,</w:t>
      </w:r>
    </w:p>
    <w:p w14:paraId="56A745FC" w14:textId="165839AB" w:rsidR="006A76D4" w:rsidRDefault="006A76D4" w:rsidP="00FA6C6A">
      <w:pPr>
        <w:pStyle w:val="SzDSzvegTrzs"/>
        <w:numPr>
          <w:ilvl w:val="0"/>
          <w:numId w:val="21"/>
        </w:numPr>
      </w:pPr>
      <w:r>
        <w:t>határidő változtatására,</w:t>
      </w:r>
    </w:p>
    <w:p w14:paraId="2A769C4E" w14:textId="4B8216D5" w:rsidR="006A76D4" w:rsidRDefault="006A76D4" w:rsidP="00FA6C6A">
      <w:pPr>
        <w:pStyle w:val="SzDSzvegTrzs"/>
        <w:numPr>
          <w:ilvl w:val="0"/>
          <w:numId w:val="21"/>
        </w:numPr>
      </w:pPr>
      <w:r>
        <w:t>rendelés eltávolítására a kiszállításból</w:t>
      </w:r>
    </w:p>
    <w:p w14:paraId="3BC1555A" w14:textId="1AD5D18C" w:rsidR="00947122" w:rsidRDefault="006A76D4" w:rsidP="00FA6C6A">
      <w:pPr>
        <w:pStyle w:val="SzDSzvegTrzs"/>
        <w:numPr>
          <w:ilvl w:val="0"/>
          <w:numId w:val="21"/>
        </w:numPr>
      </w:pPr>
      <w:r>
        <w:t>és a kézbesítés megjelölésére.</w:t>
      </w:r>
    </w:p>
    <w:p w14:paraId="76A84F53" w14:textId="2A6B5F2C" w:rsidR="006F46BE" w:rsidRDefault="00B86E90" w:rsidP="006A76D4">
      <w:pPr>
        <w:pStyle w:val="SzDSzvegTrzs"/>
      </w:pPr>
      <w:r>
        <w:t xml:space="preserve">Ha egy vagy több rendelés eltávolításra kerül, a módosítások mentése után a megváltoztatott kiszállítás útvonalát újra kell optimalizálni. Mivel az útvonalkeresés időigényes feladat, a módosított egyed nem lesz látható a listában, amíg az új útvonal nincs kész. </w:t>
      </w:r>
    </w:p>
    <w:p w14:paraId="742EF3EC" w14:textId="0409BC9F" w:rsidR="001777F5" w:rsidRDefault="001777F5" w:rsidP="00FA6C6A">
      <w:pPr>
        <w:pStyle w:val="Cmsor1"/>
        <w:numPr>
          <w:ilvl w:val="0"/>
          <w:numId w:val="2"/>
        </w:numPr>
        <w:jc w:val="center"/>
        <w:rPr>
          <w:rFonts w:cs="Times New Roman"/>
        </w:rPr>
      </w:pPr>
      <w:bookmarkStart w:id="230" w:name="_Toc7973597"/>
      <w:r w:rsidRPr="001777F5">
        <w:rPr>
          <w:rFonts w:cs="Times New Roman"/>
        </w:rPr>
        <w:lastRenderedPageBreak/>
        <w:t>Összefoglalás</w:t>
      </w:r>
      <w:bookmarkEnd w:id="230"/>
    </w:p>
    <w:p w14:paraId="10037C4D" w14:textId="77777777" w:rsidR="00B10F73" w:rsidRDefault="004F2D66" w:rsidP="00A80257">
      <w:pPr>
        <w:pStyle w:val="SzDSzvegTrzs"/>
      </w:pPr>
      <w:r>
        <w:t xml:space="preserve">A szakdolgozatom célja egy webáruház létrehozása, melynél a hangsúly a csomagok kiszállításán, az útvonal optimalizálásán volt, a fejlesztés elvégzésére lehetőség szerint modern technikákat használva. Ezt a célt többnyire sikerült is elérnem. </w:t>
      </w:r>
    </w:p>
    <w:p w14:paraId="0495CE25" w14:textId="1D9BE489" w:rsidR="00A80257" w:rsidRDefault="004F2D66" w:rsidP="00A80257">
      <w:pPr>
        <w:pStyle w:val="SzDSzvegTrzs"/>
      </w:pPr>
      <w:r>
        <w:t>A webáruházban lehet rendeléseket leadni, kiszállí</w:t>
      </w:r>
      <w:r w:rsidR="0017634C">
        <w:t>tások készülnek az optimális s</w:t>
      </w:r>
      <w:r>
        <w:t xml:space="preserve">zállítási útvonallal, melyek elvégzését </w:t>
      </w:r>
      <w:r w:rsidR="004E346A">
        <w:t xml:space="preserve">számon lehet tartani, ezáltal eleget téve a funkcionális követelményeknek. A modern technológiák használata azonban sosem egyszerű, hiszen mindig van újabb opció, amit lehet használni. Mindazonáltal, véleményem szerint sikerült olyan keretrendszereket és más </w:t>
      </w:r>
      <w:r w:rsidR="000D76A9">
        <w:t>technológiákat használnom</w:t>
      </w:r>
      <w:r w:rsidR="004E346A">
        <w:t xml:space="preserve">, amik modernnek </w:t>
      </w:r>
      <w:r w:rsidR="000D76A9">
        <w:t>számítanak,</w:t>
      </w:r>
      <w:r w:rsidR="004E346A">
        <w:t xml:space="preserve"> és </w:t>
      </w:r>
      <w:r w:rsidR="00246919">
        <w:t xml:space="preserve">számtalan </w:t>
      </w:r>
      <w:r w:rsidR="0017634C">
        <w:t>vállalat használja nap, mint nap</w:t>
      </w:r>
      <w:r w:rsidR="004E346A">
        <w:t>.</w:t>
      </w:r>
    </w:p>
    <w:p w14:paraId="3153532E" w14:textId="77777777" w:rsidR="000D76A9" w:rsidRDefault="004E346A" w:rsidP="00A80257">
      <w:pPr>
        <w:pStyle w:val="SzDSzvegTrzs"/>
      </w:pPr>
      <w:r>
        <w:t>Mint minden szoftvert, ezt is tovább lehet fejleszteni, újabb funkciókkal bővíteni. Ilyen megoldás lehetne backend részről</w:t>
      </w:r>
      <w:r w:rsidR="000D76A9">
        <w:t>:</w:t>
      </w:r>
    </w:p>
    <w:p w14:paraId="411284EE" w14:textId="77777777" w:rsidR="000D76A9" w:rsidRDefault="004E346A" w:rsidP="00FA6C6A">
      <w:pPr>
        <w:pStyle w:val="SzDSzvegTrzs"/>
        <w:numPr>
          <w:ilvl w:val="0"/>
          <w:numId w:val="24"/>
        </w:numPr>
      </w:pPr>
      <w:r>
        <w:t>az áruk csomagtérbe való elrendezésének az elkészítése</w:t>
      </w:r>
      <w:r w:rsidR="000D76A9">
        <w:t>,</w:t>
      </w:r>
    </w:p>
    <w:p w14:paraId="678E33B1" w14:textId="77777777" w:rsidR="000D76A9" w:rsidRDefault="004E346A" w:rsidP="00FA6C6A">
      <w:pPr>
        <w:pStyle w:val="SzDSzvegTrzs"/>
        <w:numPr>
          <w:ilvl w:val="0"/>
          <w:numId w:val="24"/>
        </w:numPr>
      </w:pPr>
      <w:r>
        <w:t xml:space="preserve">a felhasználók által preferált kiszállítási idők figyelembe vétele útvonal optimalizáció előtt. </w:t>
      </w:r>
    </w:p>
    <w:p w14:paraId="35C3313D" w14:textId="77777777" w:rsidR="000D76A9" w:rsidRDefault="004E346A" w:rsidP="000D76A9">
      <w:pPr>
        <w:pStyle w:val="SzDSzvegTrzs"/>
        <w:ind w:left="60"/>
      </w:pPr>
      <w:r>
        <w:t>Frontend résztől további kényelmi funkciók biztosítása vásárlás során, mint</w:t>
      </w:r>
      <w:r w:rsidR="000D76A9">
        <w:t>:</w:t>
      </w:r>
    </w:p>
    <w:p w14:paraId="1628781F" w14:textId="77777777" w:rsidR="000D76A9" w:rsidRDefault="004E346A" w:rsidP="00FA6C6A">
      <w:pPr>
        <w:pStyle w:val="SzDSzvegTrzs"/>
        <w:numPr>
          <w:ilvl w:val="0"/>
          <w:numId w:val="25"/>
        </w:numPr>
      </w:pPr>
      <w:r>
        <w:t>szűrés egy árucikk csoportra,</w:t>
      </w:r>
    </w:p>
    <w:p w14:paraId="2BC55E02" w14:textId="7765C44B" w:rsidR="004E346A" w:rsidRDefault="004E346A" w:rsidP="00FA6C6A">
      <w:pPr>
        <w:pStyle w:val="SzDSzvegTrzs"/>
        <w:numPr>
          <w:ilvl w:val="0"/>
          <w:numId w:val="25"/>
        </w:numPr>
      </w:pPr>
      <w:r>
        <w:t xml:space="preserve">részletesebb információs képernyők létrehozása </w:t>
      </w:r>
      <w:r w:rsidR="00B10F73">
        <w:t xml:space="preserve">a </w:t>
      </w:r>
      <w:r>
        <w:t>termékről.</w:t>
      </w:r>
    </w:p>
    <w:p w14:paraId="2EB810D5" w14:textId="1AF09393" w:rsidR="000D76A9" w:rsidRDefault="000D76A9" w:rsidP="00A80257">
      <w:pPr>
        <w:pStyle w:val="SzDSzvegTrzs"/>
      </w:pPr>
      <w:r>
        <w:t>A dolgozat írása során sikerült tágítani ismereteimet a SpringBoot, a Hibernate és a Maven kapcsán, illetve megismerkedtem a Thym</w:t>
      </w:r>
      <w:r w:rsidR="00246919">
        <w:t>e</w:t>
      </w:r>
      <w:r>
        <w:t>leaf adta lehetőségekkel, valamint a genetikus algoritmusokkal. Ezeknek köszönhetően könnyebben nézek szembe a leendő szakmai kihívásokkal.</w:t>
      </w:r>
    </w:p>
    <w:p w14:paraId="696F18D8" w14:textId="77777777" w:rsidR="004E346A" w:rsidRPr="00A80257" w:rsidRDefault="004E346A" w:rsidP="00A80257">
      <w:pPr>
        <w:pStyle w:val="SzDSzvegTrzs"/>
      </w:pPr>
    </w:p>
    <w:p w14:paraId="670FA7BA" w14:textId="628F9686" w:rsidR="007C5DF4" w:rsidRDefault="007C5DF4" w:rsidP="00FA6C6A">
      <w:pPr>
        <w:pStyle w:val="Cmsor1"/>
        <w:numPr>
          <w:ilvl w:val="0"/>
          <w:numId w:val="2"/>
        </w:numPr>
        <w:jc w:val="center"/>
        <w:rPr>
          <w:rFonts w:eastAsia="Arial" w:cs="Times New Roman"/>
        </w:rPr>
      </w:pPr>
      <w:bookmarkStart w:id="231" w:name="_Toc7973598"/>
      <w:r w:rsidRPr="00BC22DE">
        <w:rPr>
          <w:rFonts w:eastAsia="Arial" w:cs="Times New Roman"/>
        </w:rPr>
        <w:lastRenderedPageBreak/>
        <w:t>Irodalomjegyzék</w:t>
      </w:r>
      <w:bookmarkEnd w:id="231"/>
    </w:p>
    <w:p w14:paraId="477266EB" w14:textId="77777777" w:rsidR="00AC3351"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w:t>
      </w:r>
      <w:r w:rsidR="00183A61" w:rsidRPr="00CF7C46">
        <w:rPr>
          <w:rFonts w:ascii="TimesNewRomanPSMT" w:eastAsia="Times New Roman" w:hAnsi="TimesNewRomanPSMT" w:cs="TimesNewRomanPSMT"/>
          <w:color w:val="auto"/>
          <w:kern w:val="0"/>
          <w:lang w:eastAsia="hu-HU" w:bidi="ar-SA"/>
        </w:rPr>
        <w:t xml:space="preserve"> Petrowski</w:t>
      </w:r>
      <w:r w:rsidR="00AC3351">
        <w:rPr>
          <w:rFonts w:ascii="TimesNewRomanPSMT" w:eastAsia="Times New Roman" w:hAnsi="TimesNewRomanPSMT" w:cs="TimesNewRomanPSMT"/>
          <w:color w:val="auto"/>
          <w:kern w:val="0"/>
          <w:lang w:eastAsia="hu-HU" w:bidi="ar-SA"/>
        </w:rPr>
        <w:t>, A.</w:t>
      </w:r>
      <w:r w:rsidR="00183A61" w:rsidRPr="00CF7C46">
        <w:rPr>
          <w:rFonts w:ascii="TimesNewRomanPSMT" w:eastAsia="Times New Roman" w:hAnsi="TimesNewRomanPSMT" w:cs="TimesNewRomanPSMT"/>
          <w:color w:val="auto"/>
          <w:kern w:val="0"/>
          <w:lang w:eastAsia="hu-HU" w:bidi="ar-SA"/>
        </w:rPr>
        <w:t>, Ben-Hamida</w:t>
      </w:r>
      <w:r w:rsidR="00AC3351">
        <w:rPr>
          <w:rFonts w:ascii="TimesNewRomanPSMT" w:eastAsia="Times New Roman" w:hAnsi="TimesNewRomanPSMT" w:cs="TimesNewRomanPSMT"/>
          <w:color w:val="auto"/>
          <w:kern w:val="0"/>
          <w:lang w:eastAsia="hu-HU" w:bidi="ar-SA"/>
        </w:rPr>
        <w:t>, S.</w:t>
      </w:r>
      <w:r w:rsidR="00183A61" w:rsidRPr="00CF7C46">
        <w:rPr>
          <w:rFonts w:ascii="TimesNewRomanPSMT" w:eastAsia="Times New Roman" w:hAnsi="TimesNewRomanPSMT" w:cs="TimesNewRomanPSMT"/>
          <w:color w:val="auto"/>
          <w:kern w:val="0"/>
          <w:lang w:eastAsia="hu-HU" w:bidi="ar-SA"/>
        </w:rPr>
        <w:t xml:space="preserve">: </w:t>
      </w:r>
      <w:r w:rsidR="00183A61" w:rsidRPr="00CF7C46">
        <w:rPr>
          <w:rFonts w:ascii="TimesNewRomanPSMT" w:eastAsia="Times New Roman" w:hAnsi="TimesNewRomanPSMT" w:cs="TimesNewRomanPSMT"/>
          <w:i/>
          <w:color w:val="auto"/>
          <w:kern w:val="0"/>
          <w:lang w:eastAsia="hu-HU" w:bidi="ar-SA"/>
        </w:rPr>
        <w:t>Evolutionary Algorithms</w:t>
      </w:r>
      <w:r w:rsidR="00183A61" w:rsidRPr="00CF7C46">
        <w:rPr>
          <w:rFonts w:ascii="TimesNewRomanPSMT" w:eastAsia="Times New Roman" w:hAnsi="TimesNewRomanPSMT" w:cs="TimesNewRomanPSMT"/>
          <w:color w:val="auto"/>
          <w:kern w:val="0"/>
          <w:lang w:eastAsia="hu-HU" w:bidi="ar-SA"/>
        </w:rPr>
        <w:t xml:space="preserve">, </w:t>
      </w:r>
    </w:p>
    <w:p w14:paraId="5EA27498" w14:textId="0AF3373A" w:rsidR="00183A61" w:rsidRPr="00CF7C46" w:rsidRDefault="00183A61" w:rsidP="00D657C0">
      <w:pPr>
        <w:pStyle w:val="SzDSzvegTrzs"/>
        <w:ind w:firstLine="426"/>
        <w:rPr>
          <w:rFonts w:ascii="TimesNewRomanPSMT" w:eastAsia="Times New Roman" w:hAnsi="TimesNewRomanPSMT" w:cs="TimesNewRomanPSMT"/>
          <w:color w:val="auto"/>
          <w:kern w:val="0"/>
          <w:lang w:eastAsia="hu-HU" w:bidi="ar-SA"/>
        </w:rPr>
      </w:pPr>
      <w:commentRangeStart w:id="232"/>
      <w:r w:rsidRPr="00CF7C46">
        <w:rPr>
          <w:rFonts w:ascii="TimesNewRomanPSMT" w:eastAsia="Times New Roman" w:hAnsi="TimesNewRomanPSMT" w:cs="TimesNewRomanPSMT"/>
          <w:color w:val="auto"/>
          <w:kern w:val="0"/>
          <w:lang w:eastAsia="hu-HU" w:bidi="ar-SA"/>
        </w:rPr>
        <w:t xml:space="preserve">John Wiley and Sons, Inc., </w:t>
      </w:r>
      <w:r w:rsidR="00EF2914">
        <w:rPr>
          <w:rFonts w:ascii="TimesNewRomanPSMT" w:eastAsia="Times New Roman" w:hAnsi="TimesNewRomanPSMT" w:cs="TimesNewRomanPSMT"/>
          <w:color w:val="auto"/>
          <w:kern w:val="0"/>
          <w:lang w:eastAsia="hu-HU" w:bidi="ar-SA"/>
        </w:rPr>
        <w:t>Hoboken, New Jersey, USA,</w:t>
      </w:r>
      <w:r w:rsidR="00AD047E">
        <w:rPr>
          <w:rFonts w:ascii="TimesNewRomanPSMT" w:eastAsia="Times New Roman" w:hAnsi="TimesNewRomanPSMT" w:cs="TimesNewRomanPSMT"/>
          <w:color w:val="auto"/>
          <w:kern w:val="0"/>
          <w:lang w:eastAsia="hu-HU" w:bidi="ar-SA"/>
        </w:rPr>
        <w:t xml:space="preserve"> pp. 143-158</w:t>
      </w:r>
      <w:r w:rsidR="00AC3351">
        <w:rPr>
          <w:rFonts w:ascii="TimesNewRomanPSMT" w:eastAsia="Times New Roman" w:hAnsi="TimesNewRomanPSMT" w:cs="TimesNewRomanPSMT"/>
          <w:color w:val="auto"/>
          <w:kern w:val="0"/>
          <w:lang w:eastAsia="hu-HU" w:bidi="ar-SA"/>
        </w:rPr>
        <w:t xml:space="preserve">, </w:t>
      </w:r>
      <w:r w:rsidR="00EF2914">
        <w:rPr>
          <w:rFonts w:ascii="TimesNewRomanPSMT" w:eastAsia="Times New Roman" w:hAnsi="TimesNewRomanPSMT" w:cs="TimesNewRomanPSMT"/>
          <w:color w:val="auto"/>
          <w:kern w:val="0"/>
          <w:lang w:eastAsia="hu-HU" w:bidi="ar-SA"/>
        </w:rPr>
        <w:t xml:space="preserve"> 2017</w:t>
      </w:r>
      <w:commentRangeEnd w:id="232"/>
      <w:r w:rsidR="00246919">
        <w:rPr>
          <w:rStyle w:val="Jegyzethivatkozs"/>
          <w:rFonts w:cs="Mangal"/>
        </w:rPr>
        <w:commentReference w:id="232"/>
      </w:r>
    </w:p>
    <w:p w14:paraId="4E3E61CF" w14:textId="761473EE" w:rsidR="000A73CC" w:rsidRPr="00CF7C46" w:rsidRDefault="00E736F1" w:rsidP="00D657C0">
      <w:pPr>
        <w:pStyle w:val="SzDSzvegTrzs"/>
        <w:ind w:left="426" w:hanging="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w:t>
      </w:r>
      <w:r w:rsidR="000A73CC" w:rsidRPr="00CF7C46">
        <w:rPr>
          <w:rFonts w:ascii="TimesNewRomanPSMT" w:eastAsia="Times New Roman" w:hAnsi="TimesNewRomanPSMT" w:cs="TimesNewRomanPSMT"/>
          <w:color w:val="auto"/>
          <w:kern w:val="0"/>
          <w:lang w:eastAsia="hu-HU" w:bidi="ar-SA"/>
        </w:rPr>
        <w:t xml:space="preserve"> </w:t>
      </w:r>
      <w:r w:rsidR="00E71392" w:rsidRPr="00CF7C46">
        <w:rPr>
          <w:rFonts w:ascii="TimesNewRomanPSMT" w:eastAsia="Times New Roman" w:hAnsi="TimesNewRomanPSMT" w:cs="TimesNewRomanPSMT"/>
          <w:color w:val="auto"/>
          <w:kern w:val="0"/>
          <w:lang w:eastAsia="hu-HU" w:bidi="ar-SA"/>
        </w:rPr>
        <w:t xml:space="preserve">Kahng </w:t>
      </w:r>
      <w:r w:rsidR="000A73CC" w:rsidRPr="00CF7C46">
        <w:rPr>
          <w:rFonts w:ascii="TimesNewRomanPSMT" w:eastAsia="Times New Roman" w:hAnsi="TimesNewRomanPSMT" w:cs="TimesNewRomanPSMT"/>
          <w:color w:val="auto"/>
          <w:kern w:val="0"/>
          <w:lang w:eastAsia="hu-HU" w:bidi="ar-SA"/>
        </w:rPr>
        <w:t>A</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B., </w:t>
      </w:r>
      <w:r w:rsidR="00E71392" w:rsidRPr="00CF7C46">
        <w:rPr>
          <w:rFonts w:ascii="TimesNewRomanPSMT" w:eastAsia="Times New Roman" w:hAnsi="TimesNewRomanPSMT" w:cs="TimesNewRomanPSMT"/>
          <w:color w:val="auto"/>
          <w:kern w:val="0"/>
          <w:lang w:eastAsia="hu-HU" w:bidi="ar-SA"/>
        </w:rPr>
        <w:t xml:space="preserve">Reda </w:t>
      </w:r>
      <w:r w:rsidR="000A73CC" w:rsidRPr="00CF7C46">
        <w:rPr>
          <w:rFonts w:ascii="TimesNewRomanPSMT" w:eastAsia="Times New Roman" w:hAnsi="TimesNewRomanPSMT" w:cs="TimesNewRomanPSMT"/>
          <w:color w:val="auto"/>
          <w:kern w:val="0"/>
          <w:lang w:eastAsia="hu-HU" w:bidi="ar-SA"/>
        </w:rPr>
        <w:t>S</w:t>
      </w:r>
      <w:r w:rsidR="00E71392">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 xml:space="preserve">: </w:t>
      </w:r>
      <w:r w:rsidR="000A73CC" w:rsidRPr="00CF7C46">
        <w:rPr>
          <w:rFonts w:ascii="TimesNewRomanPSMT" w:eastAsia="Times New Roman" w:hAnsi="TimesNewRomanPSMT" w:cs="TimesNewRomanPSMT"/>
          <w:i/>
          <w:color w:val="auto"/>
          <w:kern w:val="0"/>
          <w:lang w:eastAsia="hu-HU" w:bidi="ar-SA"/>
        </w:rPr>
        <w:t>Match twice and stitch: a new TSP tour construction heuristic</w:t>
      </w:r>
      <w:r w:rsidR="000A73CC" w:rsidRPr="00CF7C46">
        <w:rPr>
          <w:rFonts w:ascii="TimesNewRomanPSMT" w:eastAsia="Times New Roman" w:hAnsi="TimesNewRomanPSMT" w:cs="TimesNewRomanPSMT"/>
          <w:color w:val="auto"/>
          <w:kern w:val="0"/>
          <w:lang w:eastAsia="hu-HU" w:bidi="ar-SA"/>
        </w:rPr>
        <w:t>, Operations Research Letters.</w:t>
      </w:r>
      <w:r w:rsidR="00E71392">
        <w:rPr>
          <w:rFonts w:ascii="TimesNewRomanPSMT" w:eastAsia="Times New Roman" w:hAnsi="TimesNewRomanPSMT" w:cs="TimesNewRomanPSMT"/>
          <w:color w:val="auto"/>
          <w:kern w:val="0"/>
          <w:lang w:eastAsia="hu-HU" w:bidi="ar-SA"/>
        </w:rPr>
        <w:t xml:space="preserve"> Vol. 32, pp.</w:t>
      </w:r>
      <w:r w:rsidR="000A73CC" w:rsidRPr="00CF7C46">
        <w:rPr>
          <w:rFonts w:ascii="TimesNewRomanPSMT" w:eastAsia="Times New Roman" w:hAnsi="TimesNewRomanPSMT" w:cs="TimesNewRomanPSMT"/>
          <w:color w:val="auto"/>
          <w:kern w:val="0"/>
          <w:lang w:eastAsia="hu-HU" w:bidi="ar-SA"/>
        </w:rPr>
        <w:t xml:space="preserve"> 499–509, 2004</w:t>
      </w:r>
    </w:p>
    <w:p w14:paraId="04B9E574" w14:textId="58BBCDE6" w:rsidR="00A13306" w:rsidRPr="00CF7C46" w:rsidRDefault="00E736F1" w:rsidP="00D657C0">
      <w:pPr>
        <w:pStyle w:val="SzDSzvegTrzs"/>
        <w:ind w:left="426" w:hanging="426"/>
        <w:rPr>
          <w:rFonts w:ascii="TimesNewRomanPSMT" w:hAnsi="TimesNewRomanPSMT" w:cs="TimesNewRomanPSMT"/>
          <w:color w:val="auto"/>
          <w:lang w:eastAsia="hu-HU" w:bidi="ar-SA"/>
        </w:rPr>
      </w:pPr>
      <w:r>
        <w:rPr>
          <w:rFonts w:ascii="TimesNewRomanPSMT" w:eastAsia="Times New Roman" w:hAnsi="TimesNewRomanPSMT" w:cs="TimesNewRomanPSMT"/>
          <w:color w:val="auto"/>
          <w:kern w:val="0"/>
          <w:lang w:eastAsia="hu-HU" w:bidi="ar-SA"/>
        </w:rPr>
        <w:t>[3]</w:t>
      </w:r>
      <w:r w:rsid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Applegate</w:t>
      </w:r>
      <w:r w:rsidR="0093050C">
        <w:rPr>
          <w:rFonts w:ascii="TimesNewRomanPSMT" w:eastAsia="Times New Roman" w:hAnsi="TimesNewRomanPSMT" w:cs="TimesNewRomanPSMT"/>
          <w:color w:val="auto"/>
          <w:kern w:val="0"/>
          <w:lang w:eastAsia="hu-HU" w:bidi="ar-SA"/>
        </w:rPr>
        <w:t>,</w:t>
      </w:r>
      <w:r w:rsidR="00A13306"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D.</w:t>
      </w:r>
      <w:r w:rsidR="00ED184A" w:rsidRPr="00CF7C46">
        <w:rPr>
          <w:rFonts w:ascii="TimesNewRomanPSMT" w:eastAsia="Times New Roman" w:hAnsi="TimesNewRomanPSMT" w:cs="TimesNewRomanPSMT"/>
          <w:color w:val="auto"/>
          <w:kern w:val="0"/>
          <w:lang w:eastAsia="hu-HU" w:bidi="ar-SA"/>
        </w:rPr>
        <w:t xml:space="preserve"> L.</w:t>
      </w:r>
      <w:r w:rsidR="0093050C">
        <w:rPr>
          <w:rFonts w:ascii="TimesNewRomanPSMT" w:eastAsia="Times New Roman" w:hAnsi="TimesNewRomanPSMT" w:cs="TimesNewRomanPSMT"/>
          <w:color w:val="auto"/>
          <w:kern w:val="0"/>
          <w:lang w:eastAsia="hu-HU" w:bidi="ar-SA"/>
        </w:rPr>
        <w:t>,</w:t>
      </w:r>
      <w:r w:rsidR="0093050C" w:rsidRPr="0093050C">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Bixby</w:t>
      </w:r>
      <w:r w:rsidR="0093050C">
        <w:rPr>
          <w:rFonts w:ascii="TimesNewRomanPSMT" w:eastAsia="Times New Roman" w:hAnsi="TimesNewRomanPSMT" w:cs="TimesNewRomanPSMT"/>
          <w:color w:val="auto"/>
          <w:kern w:val="0"/>
          <w:lang w:eastAsia="hu-HU" w:bidi="ar-SA"/>
        </w:rPr>
        <w:t>, R.</w:t>
      </w:r>
      <w:r w:rsidR="00ED184A" w:rsidRPr="00CF7C46">
        <w:rPr>
          <w:rFonts w:ascii="TimesNewRomanPSMT" w:eastAsia="Times New Roman" w:hAnsi="TimesNewRomanPSMT" w:cs="TimesNewRomanPSMT"/>
          <w:color w:val="auto"/>
          <w:kern w:val="0"/>
          <w:lang w:eastAsia="hu-HU" w:bidi="ar-SA"/>
        </w:rPr>
        <w:t xml:space="preserve"> E., </w:t>
      </w:r>
      <w:r w:rsidR="0093050C" w:rsidRPr="00CF7C46">
        <w:rPr>
          <w:rFonts w:ascii="TimesNewRomanPSMT" w:eastAsia="Times New Roman" w:hAnsi="TimesNewRomanPSMT" w:cs="TimesNewRomanPSMT"/>
          <w:color w:val="auto"/>
          <w:kern w:val="0"/>
          <w:lang w:eastAsia="hu-HU" w:bidi="ar-SA"/>
        </w:rPr>
        <w:t>Chvátal</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93050C">
        <w:rPr>
          <w:rFonts w:ascii="TimesNewRomanPSMT" w:eastAsia="Times New Roman" w:hAnsi="TimesNewRomanPSMT" w:cs="TimesNewRomanPSMT"/>
          <w:color w:val="auto"/>
          <w:kern w:val="0"/>
          <w:lang w:eastAsia="hu-HU" w:bidi="ar-SA"/>
        </w:rPr>
        <w:t>V.</w:t>
      </w:r>
      <w:r w:rsidR="00ED184A" w:rsidRPr="00CF7C46">
        <w:rPr>
          <w:rFonts w:ascii="TimesNewRomanPSMT" w:eastAsia="Times New Roman" w:hAnsi="TimesNewRomanPSMT" w:cs="TimesNewRomanPSMT"/>
          <w:color w:val="auto"/>
          <w:kern w:val="0"/>
          <w:lang w:eastAsia="hu-HU" w:bidi="ar-SA"/>
        </w:rPr>
        <w:t>, Cook</w:t>
      </w:r>
      <w:r w:rsidR="0093050C">
        <w:rPr>
          <w:rFonts w:ascii="TimesNewRomanPSMT" w:eastAsia="Times New Roman" w:hAnsi="TimesNewRomanPSMT" w:cs="TimesNewRomanPSMT"/>
          <w:color w:val="auto"/>
          <w:kern w:val="0"/>
          <w:lang w:eastAsia="hu-HU" w:bidi="ar-SA"/>
        </w:rPr>
        <w:t>, W.</w:t>
      </w:r>
      <w:r w:rsidR="00ED184A" w:rsidRPr="00CF7C46">
        <w:rPr>
          <w:rFonts w:ascii="TimesNewRomanPSMT" w:eastAsia="Times New Roman" w:hAnsi="TimesNewRomanPSMT" w:cs="TimesNewRomanPSMT"/>
          <w:color w:val="auto"/>
          <w:kern w:val="0"/>
          <w:lang w:eastAsia="hu-HU" w:bidi="ar-SA"/>
        </w:rPr>
        <w:t>, Espinoza</w:t>
      </w:r>
      <w:r w:rsidR="0093050C">
        <w:rPr>
          <w:rFonts w:ascii="TimesNewRomanPSMT" w:eastAsia="Times New Roman" w:hAnsi="TimesNewRomanPSMT" w:cs="TimesNewRomanPSMT"/>
          <w:color w:val="auto"/>
          <w:kern w:val="0"/>
          <w:lang w:eastAsia="hu-HU" w:bidi="ar-SA"/>
        </w:rPr>
        <w:t xml:space="preserve">, D. </w:t>
      </w:r>
      <w:r w:rsidR="0093050C" w:rsidRPr="00CF7C46">
        <w:rPr>
          <w:rFonts w:ascii="TimesNewRomanPSMT" w:eastAsia="Times New Roman" w:hAnsi="TimesNewRomanPSMT" w:cs="TimesNewRomanPSMT"/>
          <w:color w:val="auto"/>
          <w:kern w:val="0"/>
          <w:lang w:eastAsia="hu-HU" w:bidi="ar-SA"/>
        </w:rPr>
        <w:t>G.</w:t>
      </w:r>
      <w:r w:rsidR="00ED184A" w:rsidRPr="00CF7C46">
        <w:rPr>
          <w:rFonts w:ascii="TimesNewRomanPSMT" w:eastAsia="Times New Roman" w:hAnsi="TimesNewRomanPSMT" w:cs="TimesNewRomanPSMT"/>
          <w:color w:val="auto"/>
          <w:kern w:val="0"/>
          <w:lang w:eastAsia="hu-HU" w:bidi="ar-SA"/>
        </w:rPr>
        <w:t xml:space="preserve">, </w:t>
      </w:r>
      <w:r w:rsidR="0093050C" w:rsidRPr="00CF7C46">
        <w:rPr>
          <w:rFonts w:ascii="TimesNewRomanPSMT" w:eastAsia="Times New Roman" w:hAnsi="TimesNewRomanPSMT" w:cs="TimesNewRomanPSMT"/>
          <w:color w:val="auto"/>
          <w:kern w:val="0"/>
          <w:lang w:eastAsia="hu-HU" w:bidi="ar-SA"/>
        </w:rPr>
        <w:t>Goycoolea</w:t>
      </w:r>
      <w:r w:rsidR="0093050C">
        <w:rPr>
          <w:rFonts w:ascii="TimesNewRomanPSMT" w:eastAsia="Times New Roman" w:hAnsi="TimesNewRomanPSMT" w:cs="TimesNewRomanPSMT"/>
          <w:color w:val="auto"/>
          <w:kern w:val="0"/>
          <w:lang w:eastAsia="hu-HU" w:bidi="ar-SA"/>
        </w:rPr>
        <w:t>,</w:t>
      </w:r>
      <w:r w:rsidR="0093050C"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M</w:t>
      </w:r>
      <w:r w:rsidR="0093050C">
        <w:rPr>
          <w:rFonts w:ascii="TimesNewRomanPSMT" w:eastAsia="Times New Roman" w:hAnsi="TimesNewRomanPSMT" w:cs="TimesNewRomanPSMT"/>
          <w:color w:val="auto"/>
          <w:kern w:val="0"/>
          <w:lang w:eastAsia="hu-HU" w:bidi="ar-SA"/>
        </w:rPr>
        <w:t>.</w:t>
      </w:r>
      <w:r w:rsidR="00ED184A" w:rsidRPr="00CF7C46">
        <w:rPr>
          <w:rFonts w:ascii="TimesNewRomanPSMT" w:eastAsia="Times New Roman" w:hAnsi="TimesNewRomanPSMT" w:cs="TimesNewRomanPSMT"/>
          <w:color w:val="auto"/>
          <w:kern w:val="0"/>
          <w:lang w:eastAsia="hu-HU" w:bidi="ar-SA"/>
        </w:rPr>
        <w:t>, Helsgaun</w:t>
      </w:r>
      <w:r w:rsidR="0093050C">
        <w:rPr>
          <w:rFonts w:ascii="TimesNewRomanPSMT" w:eastAsia="Times New Roman" w:hAnsi="TimesNewRomanPSMT" w:cs="TimesNewRomanPSMT"/>
          <w:color w:val="auto"/>
          <w:kern w:val="0"/>
          <w:lang w:eastAsia="hu-HU" w:bidi="ar-SA"/>
        </w:rPr>
        <w:t>, K.</w:t>
      </w:r>
      <w:r w:rsidR="00ED184A"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w:t>
      </w:r>
      <w:r w:rsidR="0065096B">
        <w:rPr>
          <w:rFonts w:ascii="TimesNewRomanPSMT" w:eastAsia="Times New Roman" w:hAnsi="TimesNewRomanPSMT" w:cs="TimesNewRomanPSMT"/>
          <w:color w:val="auto"/>
          <w:kern w:val="0"/>
          <w:lang w:eastAsia="hu-HU" w:bidi="ar-SA"/>
        </w:rPr>
        <w:t xml:space="preserve">pp. </w:t>
      </w:r>
      <w:r w:rsidR="00ED184A" w:rsidRPr="00CF7C46">
        <w:rPr>
          <w:rFonts w:ascii="TimesNewRomanPSMT" w:eastAsia="Times New Roman" w:hAnsi="TimesNewRomanPSMT" w:cs="TimesNewRomanPSMT"/>
          <w:color w:val="auto"/>
          <w:kern w:val="0"/>
          <w:lang w:eastAsia="hu-HU" w:bidi="ar-SA"/>
        </w:rPr>
        <w:t xml:space="preserve">11-15, </w:t>
      </w:r>
      <w:r w:rsidR="00A13306"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00A13306" w:rsidRPr="00CF7C46">
        <w:rPr>
          <w:rFonts w:ascii="TimesNewRomanPSMT" w:eastAsia="Times New Roman" w:hAnsi="TimesNewRomanPSMT" w:cs="TimesNewRomanPSMT"/>
          <w:color w:val="auto"/>
          <w:kern w:val="0"/>
          <w:lang w:eastAsia="hu-HU" w:bidi="ar-SA"/>
        </w:rPr>
        <w:t>9.</w:t>
      </w:r>
    </w:p>
    <w:p w14:paraId="6AA43F1F" w14:textId="5B88B9F5" w:rsidR="0071110C" w:rsidRPr="00CF7C46"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w:t>
      </w:r>
      <w:r w:rsidR="0071110C" w:rsidRPr="00CF7C46">
        <w:rPr>
          <w:rFonts w:ascii="TimesNewRomanPSMT" w:eastAsia="Times New Roman" w:hAnsi="TimesNewRomanPSMT" w:cs="TimesNewRomanPSMT"/>
          <w:color w:val="auto"/>
          <w:kern w:val="0"/>
          <w:lang w:eastAsia="hu-HU" w:bidi="ar-SA"/>
        </w:rPr>
        <w:t xml:space="preserve">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6F77790B" w:rsidR="0071110C" w:rsidRPr="00CF7C46" w:rsidRDefault="001B62B7" w:rsidP="00D657C0">
      <w:pPr>
        <w:pStyle w:val="SzDSzvegTrzs"/>
        <w:ind w:left="426"/>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w:t>
      </w:r>
      <w:r w:rsidR="00EF2914">
        <w:rPr>
          <w:rFonts w:ascii="TimesNewRomanPSMT" w:eastAsia="Times New Roman" w:hAnsi="TimesNewRomanPSMT" w:cs="TimesNewRomanPSMT"/>
          <w:color w:val="auto"/>
          <w:kern w:val="0"/>
          <w:lang w:eastAsia="hu-HU" w:bidi="ar-SA"/>
        </w:rPr>
        <w:t>Vol. 10</w:t>
      </w:r>
      <w:r w:rsidRPr="00CF7C46">
        <w:rPr>
          <w:rFonts w:ascii="TimesNewRomanPSMT" w:eastAsia="Times New Roman" w:hAnsi="TimesNewRomanPSMT" w:cs="TimesNewRomanPSMT"/>
          <w:color w:val="auto"/>
          <w:kern w:val="0"/>
          <w:lang w:eastAsia="hu-HU" w:bidi="ar-SA"/>
        </w:rPr>
        <w:t>,</w:t>
      </w:r>
      <w:r w:rsidR="00EF2914">
        <w:rPr>
          <w:rFonts w:ascii="TimesNewRomanPSMT" w:eastAsia="Times New Roman" w:hAnsi="TimesNewRomanPSMT" w:cs="TimesNewRomanPSMT"/>
          <w:color w:val="auto"/>
          <w:kern w:val="0"/>
          <w:lang w:eastAsia="hu-HU" w:bidi="ar-SA"/>
        </w:rPr>
        <w:t xml:space="preserve"> No. 1, </w:t>
      </w:r>
      <w:r w:rsidR="00EF2914" w:rsidRPr="00EF2914">
        <w:rPr>
          <w:rFonts w:ascii="TimesNewRomanPSMT" w:eastAsia="Times New Roman" w:hAnsi="TimesNewRomanPSMT" w:cs="TimesNewRomanPSMT"/>
          <w:color w:val="auto"/>
          <w:kern w:val="0"/>
          <w:lang w:eastAsia="hu-HU" w:bidi="ar-SA"/>
        </w:rPr>
        <w:t>pp. 196-210</w:t>
      </w:r>
      <w:r w:rsidR="00EF2914">
        <w:rPr>
          <w:rFonts w:ascii="TimesNewRomanPSMT" w:eastAsia="Times New Roman" w:hAnsi="TimesNewRomanPSMT" w:cs="TimesNewRomanPSMT"/>
          <w:color w:val="auto"/>
          <w:kern w:val="0"/>
          <w:lang w:eastAsia="hu-HU" w:bidi="ar-SA"/>
        </w:rPr>
        <w:t>, 1962</w:t>
      </w:r>
    </w:p>
    <w:p w14:paraId="7D1F4017" w14:textId="77777777" w:rsidR="00AF52F5" w:rsidRDefault="00E736F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[5]</w:t>
      </w:r>
      <w:r w:rsidR="006420F7" w:rsidRPr="00CF7C46">
        <w:rPr>
          <w:rFonts w:ascii="TimesNewRomanPSMT" w:eastAsia="Times New Roman" w:hAnsi="TimesNewRomanPSMT" w:cs="TimesNewRomanPSMT"/>
          <w:color w:val="auto"/>
          <w:kern w:val="0"/>
          <w:lang w:eastAsia="hu-HU" w:bidi="ar-SA"/>
        </w:rPr>
        <w:t xml:space="preserve"> </w:t>
      </w:r>
      <w:r w:rsidR="006420F7">
        <w:rPr>
          <w:rFonts w:ascii="TimesNewRomanPSMT" w:eastAsia="Times New Roman" w:hAnsi="TimesNewRomanPSMT" w:cs="TimesNewRomanPSMT"/>
          <w:color w:val="auto"/>
          <w:kern w:val="0"/>
          <w:lang w:eastAsia="hu-HU" w:bidi="ar-SA"/>
        </w:rPr>
        <w:t xml:space="preserve">Darwin, C. R.: </w:t>
      </w:r>
      <w:r w:rsidR="006420F7" w:rsidRPr="00A12152">
        <w:rPr>
          <w:rFonts w:ascii="TimesNewRomanPSMT" w:eastAsia="Times New Roman" w:hAnsi="TimesNewRomanPSMT" w:cs="TimesNewRomanPSMT"/>
          <w:i/>
          <w:color w:val="auto"/>
          <w:kern w:val="0"/>
          <w:lang w:eastAsia="hu-HU" w:bidi="ar-SA"/>
        </w:rPr>
        <w:t>The Origin of Species</w:t>
      </w:r>
      <w:r w:rsidR="006420F7">
        <w:rPr>
          <w:rFonts w:ascii="TimesNewRomanPSMT" w:eastAsia="Times New Roman" w:hAnsi="TimesNewRomanPSMT" w:cs="TimesNewRomanPSMT"/>
          <w:color w:val="auto"/>
          <w:kern w:val="0"/>
          <w:lang w:eastAsia="hu-HU" w:bidi="ar-SA"/>
        </w:rPr>
        <w:t xml:space="preserve">, </w:t>
      </w:r>
    </w:p>
    <w:p w14:paraId="14F8B86A" w14:textId="0A5DC0F4" w:rsidR="006420F7" w:rsidRDefault="00AD047E" w:rsidP="00D657C0">
      <w:pPr>
        <w:pStyle w:val="SzDSzvegTrzs"/>
        <w:ind w:left="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John Murray, London 1859</w:t>
      </w:r>
      <w:r w:rsidR="006420F7">
        <w:rPr>
          <w:rFonts w:ascii="TimesNewRomanPSMT" w:eastAsia="Times New Roman" w:hAnsi="TimesNewRomanPSMT" w:cs="TimesNewRomanPSMT"/>
          <w:color w:val="auto"/>
          <w:kern w:val="0"/>
          <w:lang w:eastAsia="hu-HU" w:bidi="ar-SA"/>
        </w:rPr>
        <w:t>.</w:t>
      </w:r>
    </w:p>
    <w:p w14:paraId="45FDCA54" w14:textId="77777777" w:rsidR="00AD047E" w:rsidRDefault="00E736F1" w:rsidP="00D657C0">
      <w:pPr>
        <w:pStyle w:val="SzDSzvegTrzs"/>
        <w:ind w:left="426" w:hanging="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[6]</w:t>
      </w:r>
      <w:r w:rsidR="00F246D5">
        <w:rPr>
          <w:rFonts w:ascii="TimesNewRomanPSMT" w:eastAsia="Times New Roman" w:hAnsi="TimesNewRomanPSMT" w:cs="TimesNewRomanPSMT"/>
          <w:color w:val="auto"/>
          <w:kern w:val="0"/>
          <w:lang w:eastAsia="hu-HU" w:bidi="ar-SA"/>
        </w:rPr>
        <w:t xml:space="preserve"> </w:t>
      </w:r>
      <w:r w:rsidR="00F246D5" w:rsidRPr="00F246D5">
        <w:rPr>
          <w:rFonts w:ascii="TimesNewRomanPSMT" w:eastAsia="Times New Roman" w:hAnsi="TimesNewRomanPSMT" w:cs="TimesNewRomanPSMT"/>
          <w:color w:val="auto"/>
          <w:kern w:val="0"/>
          <w:lang w:eastAsia="hu-HU" w:bidi="ar-SA"/>
        </w:rPr>
        <w:t xml:space="preserve">Alkafaween, </w:t>
      </w:r>
      <w:r w:rsidR="00AD047E">
        <w:rPr>
          <w:rFonts w:ascii="TimesNewRomanPSMT" w:eastAsia="Times New Roman" w:hAnsi="TimesNewRomanPSMT" w:cs="TimesNewRomanPSMT"/>
          <w:color w:val="auto"/>
          <w:kern w:val="0"/>
          <w:lang w:eastAsia="hu-HU" w:bidi="ar-SA"/>
        </w:rPr>
        <w:t xml:space="preserve">E., </w:t>
      </w:r>
      <w:r w:rsidR="00F246D5" w:rsidRPr="00F246D5">
        <w:rPr>
          <w:rFonts w:ascii="TimesNewRomanPSMT" w:eastAsia="Times New Roman" w:hAnsi="TimesNewRomanPSMT" w:cs="TimesNewRomanPSMT"/>
          <w:color w:val="auto"/>
          <w:kern w:val="0"/>
          <w:lang w:eastAsia="hu-HU" w:bidi="ar-SA"/>
        </w:rPr>
        <w:t>Ahmad B. A. Hassanat</w:t>
      </w:r>
      <w:r w:rsidR="00AD047E">
        <w:rPr>
          <w:rFonts w:ascii="TimesNewRomanPSMT" w:eastAsia="Times New Roman" w:hAnsi="TimesNewRomanPSMT" w:cs="TimesNewRomanPSMT"/>
          <w:color w:val="auto"/>
          <w:kern w:val="0"/>
          <w:lang w:eastAsia="hu-HU" w:bidi="ar-SA"/>
        </w:rPr>
        <w:t xml:space="preserve"> IT Department</w:t>
      </w:r>
      <w:r w:rsidR="00F246D5">
        <w:rPr>
          <w:rFonts w:ascii="TimesNewRomanPSMT" w:eastAsia="Times New Roman" w:hAnsi="TimesNewRomanPSMT" w:cs="TimesNewRomanPSMT"/>
          <w:color w:val="auto"/>
          <w:kern w:val="0"/>
          <w:lang w:eastAsia="hu-HU" w:bidi="ar-SA"/>
        </w:rPr>
        <w:t xml:space="preserve">: </w:t>
      </w:r>
      <w:r w:rsidR="00F246D5"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00F246D5" w:rsidRPr="00CF7C46">
        <w:rPr>
          <w:rFonts w:ascii="TimesNewRomanPSMT" w:eastAsia="Times New Roman" w:hAnsi="TimesNewRomanPSMT" w:cs="TimesNewRomanPSMT"/>
          <w:color w:val="auto"/>
          <w:kern w:val="0"/>
          <w:lang w:eastAsia="hu-HU" w:bidi="ar-SA"/>
        </w:rPr>
        <w:t xml:space="preserve">, </w:t>
      </w:r>
    </w:p>
    <w:p w14:paraId="24C766CB" w14:textId="3CF8009C" w:rsidR="00F246D5" w:rsidRPr="00F246D5" w:rsidRDefault="00AD047E" w:rsidP="00D657C0">
      <w:pPr>
        <w:pStyle w:val="SzDSzvegTrzs"/>
        <w:ind w:left="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ArXiv, 2018</w:t>
      </w:r>
    </w:p>
    <w:p w14:paraId="10BF3AA3" w14:textId="439D6271" w:rsidR="00394327" w:rsidRPr="00CF7C46"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[7]</w:t>
      </w:r>
      <w:r w:rsidR="00E24D72">
        <w:rPr>
          <w:rFonts w:ascii="TimesNewRomanPSMT" w:eastAsia="Times New Roman" w:hAnsi="TimesNewRomanPSMT" w:cs="TimesNewRomanPSMT"/>
          <w:color w:val="auto"/>
          <w:kern w:val="0"/>
          <w:lang w:eastAsia="hu-HU" w:bidi="ar-SA"/>
        </w:rPr>
        <w:t xml:space="preserve"> Fogel, L. J., Owens, A. J., W</w:t>
      </w:r>
      <w:r w:rsidR="00394327">
        <w:rPr>
          <w:rFonts w:ascii="TimesNewRomanPSMT" w:eastAsia="Times New Roman" w:hAnsi="TimesNewRomanPSMT" w:cs="TimesNewRomanPSMT"/>
          <w:color w:val="auto"/>
          <w:kern w:val="0"/>
          <w:lang w:eastAsia="hu-HU" w:bidi="ar-SA"/>
        </w:rPr>
        <w:t>als</w:t>
      </w:r>
      <w:r w:rsidR="00E24D72">
        <w:rPr>
          <w:rFonts w:ascii="TimesNewRomanPSMT" w:eastAsia="Times New Roman" w:hAnsi="TimesNewRomanPSMT" w:cs="TimesNewRomanPSMT"/>
          <w:color w:val="auto"/>
          <w:kern w:val="0"/>
          <w:lang w:eastAsia="hu-HU" w:bidi="ar-SA"/>
        </w:rPr>
        <w:t>h</w:t>
      </w:r>
      <w:r w:rsidR="00394327">
        <w:rPr>
          <w:rFonts w:ascii="TimesNewRomanPSMT" w:eastAsia="Times New Roman" w:hAnsi="TimesNewRomanPSMT" w:cs="TimesNewRomanPSMT"/>
          <w:color w:val="auto"/>
          <w:kern w:val="0"/>
          <w:lang w:eastAsia="hu-HU" w:bidi="ar-SA"/>
        </w:rPr>
        <w:t xml:space="preserve">, M. J.: </w:t>
      </w:r>
      <w:r w:rsidR="00394327" w:rsidRPr="00CF7C46">
        <w:rPr>
          <w:rFonts w:ascii="TimesNewRomanPSMT" w:eastAsia="Times New Roman" w:hAnsi="TimesNewRomanPSMT" w:cs="TimesNewRomanPSMT"/>
          <w:i/>
          <w:color w:val="auto"/>
          <w:kern w:val="0"/>
          <w:lang w:eastAsia="hu-HU" w:bidi="ar-SA"/>
        </w:rPr>
        <w:t>Artificial Intelligence through Simulated</w:t>
      </w:r>
    </w:p>
    <w:p w14:paraId="2049BE4A" w14:textId="77777777" w:rsidR="008F7A25" w:rsidRDefault="00394327" w:rsidP="00D657C0">
      <w:pPr>
        <w:pStyle w:val="SzDSzvegTrzs"/>
        <w:ind w:left="426"/>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p>
    <w:p w14:paraId="13393E3C" w14:textId="72C8BB29" w:rsidR="00394327" w:rsidRDefault="00FA40AA" w:rsidP="00D657C0">
      <w:pPr>
        <w:pStyle w:val="SzDSzvegTrzs"/>
        <w:ind w:left="426"/>
        <w:rPr>
          <w:rFonts w:ascii="TimesNewRomanPSMT" w:eastAsia="Times New Roman" w:hAnsi="TimesNewRomanPSMT" w:cs="TimesNewRomanPSMT"/>
          <w:color w:val="auto"/>
          <w:kern w:val="0"/>
          <w:lang w:eastAsia="hu-HU" w:bidi="ar-SA"/>
        </w:rPr>
      </w:pPr>
      <w:r w:rsidRPr="00FA40AA">
        <w:rPr>
          <w:rFonts w:ascii="TimesNewRomanPSMT" w:eastAsia="Times New Roman" w:hAnsi="TimesNewRomanPSMT" w:cs="TimesNewRomanPSMT"/>
          <w:color w:val="auto"/>
          <w:kern w:val="0"/>
          <w:lang w:eastAsia="hu-HU" w:bidi="ar-SA"/>
        </w:rPr>
        <w:t>John Wiley &amp; Sons</w:t>
      </w:r>
      <w:r>
        <w:rPr>
          <w:rFonts w:ascii="TimesNewRomanPSMT" w:eastAsia="Times New Roman" w:hAnsi="TimesNewRomanPSMT" w:cs="TimesNewRomanPSMT"/>
          <w:color w:val="auto"/>
          <w:kern w:val="0"/>
          <w:lang w:eastAsia="hu-HU" w:bidi="ar-SA"/>
        </w:rPr>
        <w:t>, New York</w:t>
      </w:r>
      <w:r w:rsidR="00394327">
        <w:rPr>
          <w:rFonts w:ascii="TimesNewRomanPSMT" w:eastAsia="Times New Roman" w:hAnsi="TimesNewRomanPSMT" w:cs="TimesNewRomanPSMT"/>
          <w:color w:val="auto"/>
          <w:kern w:val="0"/>
          <w:lang w:eastAsia="hu-HU" w:bidi="ar-SA"/>
        </w:rPr>
        <w:t>, (1966).</w:t>
      </w:r>
    </w:p>
    <w:p w14:paraId="36D3EE9A" w14:textId="5702EB34" w:rsidR="00461791" w:rsidRDefault="00E736F1"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[8]</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color w:val="auto"/>
          <w:kern w:val="0"/>
          <w:lang w:eastAsia="hu-HU" w:bidi="ar-SA"/>
        </w:rPr>
        <w:t>Potvin</w:t>
      </w:r>
      <w:r w:rsidR="00675791">
        <w:rPr>
          <w:rFonts w:ascii="TimesNewRomanPSMT" w:eastAsia="Times New Roman" w:hAnsi="TimesNewRomanPSMT" w:cs="TimesNewRomanPSMT"/>
          <w:color w:val="auto"/>
          <w:kern w:val="0"/>
          <w:lang w:eastAsia="hu-HU" w:bidi="ar-SA"/>
        </w:rPr>
        <w:t xml:space="preserve"> </w:t>
      </w:r>
      <w:r w:rsidR="00675791" w:rsidRPr="00603117">
        <w:rPr>
          <w:rFonts w:ascii="TimesNewRomanPSMT" w:eastAsia="Times New Roman" w:hAnsi="TimesNewRomanPSMT" w:cs="TimesNewRomanPSMT"/>
          <w:color w:val="auto"/>
          <w:kern w:val="0"/>
          <w:lang w:eastAsia="hu-HU" w:bidi="ar-SA"/>
        </w:rPr>
        <w:t>J</w:t>
      </w:r>
      <w:r w:rsidR="00675791">
        <w:rPr>
          <w:rFonts w:ascii="TimesNewRomanPSMT" w:eastAsia="Times New Roman" w:hAnsi="TimesNewRomanPSMT" w:cs="TimesNewRomanPSMT"/>
          <w:color w:val="auto"/>
          <w:kern w:val="0"/>
          <w:lang w:eastAsia="hu-HU" w:bidi="ar-SA"/>
        </w:rPr>
        <w:t>.</w:t>
      </w:r>
      <w:r w:rsidR="00675791" w:rsidRPr="00603117">
        <w:rPr>
          <w:rFonts w:ascii="TimesNewRomanPSMT" w:eastAsia="Times New Roman" w:hAnsi="TimesNewRomanPSMT" w:cs="TimesNewRomanPSMT"/>
          <w:color w:val="auto"/>
          <w:kern w:val="0"/>
          <w:lang w:eastAsia="hu-HU" w:bidi="ar-SA"/>
        </w:rPr>
        <w:t>-Y</w:t>
      </w:r>
      <w:r w:rsidR="00675791">
        <w:rPr>
          <w:rFonts w:ascii="TimesNewRomanPSMT" w:eastAsia="Times New Roman" w:hAnsi="TimesNewRomanPSMT" w:cs="TimesNewRomanPSMT"/>
          <w:color w:val="auto"/>
          <w:kern w:val="0"/>
          <w:lang w:eastAsia="hu-HU" w:bidi="ar-SA"/>
        </w:rPr>
        <w:t>.</w:t>
      </w:r>
      <w:r w:rsidR="00603117">
        <w:rPr>
          <w:rFonts w:ascii="TimesNewRomanPSMT" w:eastAsia="Times New Roman" w:hAnsi="TimesNewRomanPSMT" w:cs="TimesNewRomanPSMT"/>
          <w:color w:val="auto"/>
          <w:kern w:val="0"/>
          <w:lang w:eastAsia="hu-HU" w:bidi="ar-SA"/>
        </w:rPr>
        <w:t xml:space="preserve">, </w:t>
      </w:r>
      <w:r w:rsidR="00603117" w:rsidRPr="00603117">
        <w:rPr>
          <w:rFonts w:ascii="TimesNewRomanPSMT" w:eastAsia="Times New Roman" w:hAnsi="TimesNewRomanPSMT" w:cs="TimesNewRomanPSMT"/>
          <w:i/>
          <w:color w:val="auto"/>
          <w:kern w:val="0"/>
          <w:lang w:eastAsia="hu-HU" w:bidi="ar-SA"/>
        </w:rPr>
        <w:t>Genetic algorithms for the traveling salesman problem</w:t>
      </w:r>
      <w:r w:rsidR="00603117">
        <w:rPr>
          <w:rFonts w:ascii="TimesNewRomanPSMT" w:eastAsia="Times New Roman" w:hAnsi="TimesNewRomanPSMT" w:cs="TimesNewRomanPSMT"/>
          <w:i/>
          <w:color w:val="auto"/>
          <w:kern w:val="0"/>
          <w:lang w:eastAsia="hu-HU" w:bidi="ar-SA"/>
        </w:rPr>
        <w:t>,</w:t>
      </w:r>
    </w:p>
    <w:p w14:paraId="341897A3" w14:textId="14CC18F5" w:rsidR="00603117" w:rsidRPr="00603117" w:rsidRDefault="001A49A6" w:rsidP="00D657C0">
      <w:pPr>
        <w:pStyle w:val="SzDSzvegTrzs"/>
        <w:ind w:left="426"/>
        <w:rPr>
          <w:rFonts w:ascii="TimesNewRomanPSMT" w:eastAsia="Times New Roman" w:hAnsi="TimesNewRomanPSMT" w:cs="TimesNewRomanPSMT"/>
          <w:color w:val="auto"/>
          <w:kern w:val="0"/>
          <w:lang w:eastAsia="hu-HU" w:bidi="ar-SA"/>
        </w:rPr>
      </w:pPr>
      <w:r w:rsidRPr="001A49A6">
        <w:rPr>
          <w:rFonts w:ascii="TimesNewRomanPSMT" w:eastAsia="Times New Roman" w:hAnsi="TimesNewRomanPSMT" w:cs="TimesNewRomanPSMT"/>
          <w:color w:val="auto"/>
          <w:kern w:val="0"/>
          <w:lang w:eastAsia="hu-HU" w:bidi="ar-SA"/>
        </w:rPr>
        <w:t>Annals of Operations Research</w:t>
      </w:r>
      <w:r>
        <w:rPr>
          <w:rFonts w:ascii="TimesNewRomanPSMT" w:eastAsia="Times New Roman" w:hAnsi="TimesNewRomanPSMT" w:cs="TimesNewRomanPSMT"/>
          <w:color w:val="auto"/>
          <w:kern w:val="0"/>
          <w:lang w:eastAsia="hu-HU" w:bidi="ar-SA"/>
        </w:rPr>
        <w:t xml:space="preserve">, </w:t>
      </w:r>
      <w:r w:rsidR="0046179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63.,</w:t>
      </w:r>
      <w:r w:rsidR="00461791">
        <w:rPr>
          <w:rFonts w:ascii="TimesNewRomanPSMT" w:eastAsia="Times New Roman" w:hAnsi="TimesNewRomanPSMT" w:cs="TimesNewRomanPSMT"/>
          <w:color w:val="auto"/>
          <w:kern w:val="0"/>
          <w:lang w:eastAsia="hu-HU" w:bidi="ar-SA"/>
        </w:rPr>
        <w:t xml:space="preserve"> pp.</w:t>
      </w:r>
      <w:r>
        <w:rPr>
          <w:rFonts w:ascii="Helvetica" w:hAnsi="Helvetica"/>
          <w:color w:val="333333"/>
          <w:spacing w:val="4"/>
          <w:sz w:val="21"/>
          <w:szCs w:val="21"/>
          <w:shd w:val="clear" w:color="auto" w:fill="FCFCFC"/>
        </w:rPr>
        <w:t xml:space="preserve"> </w:t>
      </w:r>
      <w:r w:rsidRPr="001A49A6">
        <w:rPr>
          <w:rFonts w:ascii="TimesNewRomanPSMT" w:eastAsia="Times New Roman" w:hAnsi="TimesNewRomanPSMT" w:cs="TimesNewRomanPSMT"/>
          <w:color w:val="auto"/>
          <w:kern w:val="0"/>
          <w:lang w:eastAsia="hu-HU" w:bidi="ar-SA"/>
        </w:rPr>
        <w:t>337–370</w:t>
      </w:r>
      <w:r w:rsidR="00461791">
        <w:rPr>
          <w:rFonts w:ascii="TimesNewRomanPSMT" w:eastAsia="Times New Roman" w:hAnsi="TimesNewRomanPSMT" w:cs="TimesNewRomanPSMT"/>
          <w:color w:val="auto"/>
          <w:kern w:val="0"/>
          <w:lang w:eastAsia="hu-HU" w:bidi="ar-SA"/>
        </w:rPr>
        <w:t>, 1996</w:t>
      </w:r>
    </w:p>
    <w:p w14:paraId="350EEBF5" w14:textId="12AA35C9" w:rsidR="0051122F" w:rsidRPr="0051122F" w:rsidRDefault="00E736F1"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[9]</w:t>
      </w:r>
      <w:r w:rsid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color w:val="auto"/>
          <w:kern w:val="0"/>
          <w:lang w:eastAsia="hu-HU" w:bidi="ar-SA"/>
        </w:rPr>
        <w:t xml:space="preserve">Grefenstette, </w:t>
      </w:r>
      <w:r w:rsidR="009C1A83" w:rsidRPr="0051122F">
        <w:rPr>
          <w:rFonts w:ascii="TimesNewRomanPSMT" w:eastAsia="Times New Roman" w:hAnsi="TimesNewRomanPSMT" w:cs="TimesNewRomanPSMT"/>
          <w:color w:val="auto"/>
          <w:kern w:val="0"/>
          <w:lang w:eastAsia="hu-HU" w:bidi="ar-SA"/>
        </w:rPr>
        <w:t>J. J.</w:t>
      </w:r>
      <w:r w:rsidR="009C1A83">
        <w:rPr>
          <w:rFonts w:ascii="TimesNewRomanPSMT" w:eastAsia="Times New Roman" w:hAnsi="TimesNewRomanPSMT" w:cs="TimesNewRomanPSMT"/>
          <w:color w:val="auto"/>
          <w:kern w:val="0"/>
          <w:lang w:eastAsia="hu-HU" w:bidi="ar-SA"/>
        </w:rPr>
        <w:t xml:space="preserve">, </w:t>
      </w:r>
      <w:r w:rsidR="009C1A83" w:rsidRPr="0051122F">
        <w:rPr>
          <w:rFonts w:ascii="TimesNewRomanPSMT" w:eastAsia="Times New Roman" w:hAnsi="TimesNewRomanPSMT" w:cs="TimesNewRomanPSMT"/>
          <w:color w:val="auto"/>
          <w:kern w:val="0"/>
          <w:lang w:eastAsia="hu-HU" w:bidi="ar-SA"/>
        </w:rPr>
        <w:t>Gopa</w:t>
      </w:r>
      <w:r w:rsidR="009C1A83">
        <w:rPr>
          <w:rFonts w:ascii="TimesNewRomanPSMT" w:eastAsia="Times New Roman" w:hAnsi="TimesNewRomanPSMT" w:cs="TimesNewRomanPSMT"/>
          <w:color w:val="auto"/>
          <w:kern w:val="0"/>
          <w:lang w:eastAsia="hu-HU" w:bidi="ar-SA"/>
        </w:rPr>
        <w:t xml:space="preserve">l, </w:t>
      </w:r>
      <w:r w:rsidR="0051122F" w:rsidRPr="0051122F">
        <w:rPr>
          <w:rFonts w:ascii="TimesNewRomanPSMT" w:eastAsia="Times New Roman" w:hAnsi="TimesNewRomanPSMT" w:cs="TimesNewRomanPSMT"/>
          <w:color w:val="auto"/>
          <w:kern w:val="0"/>
          <w:lang w:eastAsia="hu-HU" w:bidi="ar-SA"/>
        </w:rPr>
        <w:t>R.</w:t>
      </w:r>
      <w:r w:rsidR="009C1A83">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Pr>
          <w:rFonts w:ascii="TimesNewRomanPSMT" w:eastAsia="Times New Roman" w:hAnsi="TimesNewRomanPSMT" w:cs="TimesNewRomanPSMT"/>
          <w:color w:val="auto"/>
          <w:kern w:val="0"/>
          <w:lang w:eastAsia="hu-HU" w:bidi="ar-SA"/>
        </w:rPr>
        <w:t xml:space="preserve">Rosmaita, </w:t>
      </w:r>
      <w:r w:rsidR="009C1A83">
        <w:rPr>
          <w:rFonts w:ascii="TimesNewRomanPSMT" w:eastAsia="Times New Roman" w:hAnsi="TimesNewRomanPSMT" w:cs="TimesNewRomanPSMT"/>
          <w:color w:val="auto"/>
          <w:kern w:val="0"/>
          <w:lang w:eastAsia="hu-HU" w:bidi="ar-SA"/>
        </w:rPr>
        <w:t xml:space="preserve">B. J., </w:t>
      </w:r>
      <w:r w:rsidR="0051122F">
        <w:rPr>
          <w:rFonts w:ascii="TimesNewRomanPSMT" w:eastAsia="Times New Roman" w:hAnsi="TimesNewRomanPSMT" w:cs="TimesNewRomanPSMT"/>
          <w:color w:val="auto"/>
          <w:kern w:val="0"/>
          <w:lang w:eastAsia="hu-HU" w:bidi="ar-SA"/>
        </w:rPr>
        <w:t>Van Gucht</w:t>
      </w:r>
      <w:r w:rsidR="009C1A83">
        <w:rPr>
          <w:rFonts w:ascii="TimesNewRomanPSMT" w:eastAsia="Times New Roman" w:hAnsi="TimesNewRomanPSMT" w:cs="TimesNewRomanPSMT"/>
          <w:color w:val="auto"/>
          <w:kern w:val="0"/>
          <w:lang w:eastAsia="hu-HU" w:bidi="ar-SA"/>
        </w:rPr>
        <w:t>, D.</w:t>
      </w:r>
      <w:r w:rsidR="0051122F">
        <w:rPr>
          <w:rFonts w:ascii="TimesNewRomanPSMT" w:eastAsia="Times New Roman" w:hAnsi="TimesNewRomanPSMT" w:cs="TimesNewRomanPSMT"/>
          <w:color w:val="auto"/>
          <w:kern w:val="0"/>
          <w:lang w:eastAsia="hu-HU" w:bidi="ar-SA"/>
        </w:rPr>
        <w:t>:</w:t>
      </w:r>
      <w:r w:rsidR="0051122F" w:rsidRPr="0051122F">
        <w:rPr>
          <w:rFonts w:ascii="TimesNewRomanPSMT" w:eastAsia="Times New Roman" w:hAnsi="TimesNewRomanPSMT" w:cs="TimesNewRomanPSMT"/>
          <w:color w:val="auto"/>
          <w:kern w:val="0"/>
          <w:lang w:eastAsia="hu-HU" w:bidi="ar-SA"/>
        </w:rPr>
        <w:t xml:space="preserve"> </w:t>
      </w:r>
      <w:r w:rsidR="0051122F" w:rsidRPr="0051122F">
        <w:rPr>
          <w:rFonts w:ascii="TimesNewRomanPSMT" w:eastAsia="Times New Roman" w:hAnsi="TimesNewRomanPSMT" w:cs="TimesNewRomanPSMT"/>
          <w:i/>
          <w:color w:val="auto"/>
          <w:kern w:val="0"/>
          <w:lang w:eastAsia="hu-HU" w:bidi="ar-SA"/>
        </w:rPr>
        <w:t>Genetic algorithms</w:t>
      </w:r>
    </w:p>
    <w:p w14:paraId="2124E9D9" w14:textId="77777777" w:rsidR="00D657C0" w:rsidRDefault="0051122F" w:rsidP="00D657C0">
      <w:pPr>
        <w:pStyle w:val="SzDSzvegTrzs"/>
        <w:ind w:left="426"/>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xml:space="preserve">, </w:t>
      </w:r>
    </w:p>
    <w:p w14:paraId="1132403F" w14:textId="121094B0" w:rsidR="0051122F" w:rsidRPr="00CF7C46" w:rsidRDefault="0051122F" w:rsidP="00D657C0">
      <w:pPr>
        <w:pStyle w:val="SzDSzvegTrzs"/>
        <w:ind w:left="426"/>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color w:val="auto"/>
          <w:kern w:val="0"/>
          <w:lang w:eastAsia="hu-HU" w:bidi="ar-SA"/>
        </w:rPr>
        <w:t xml:space="preserve">Proceedings of the 1st International Conference on Genetic Algorithms, Mahwah NJ, </w:t>
      </w:r>
      <w:r w:rsidR="00CB7ADA">
        <w:rPr>
          <w:rFonts w:ascii="TimesNewRomanPSMT" w:eastAsia="Times New Roman" w:hAnsi="TimesNewRomanPSMT" w:cs="TimesNewRomanPSMT"/>
          <w:color w:val="auto"/>
          <w:kern w:val="0"/>
          <w:lang w:eastAsia="hu-HU" w:bidi="ar-SA"/>
        </w:rPr>
        <w:t xml:space="preserve">pp. </w:t>
      </w:r>
      <w:r w:rsidRPr="0051122F">
        <w:rPr>
          <w:rFonts w:ascii="TimesNewRomanPSMT" w:eastAsia="Times New Roman" w:hAnsi="TimesNewRomanPSMT" w:cs="TimesNewRomanPSMT"/>
          <w:color w:val="auto"/>
          <w:kern w:val="0"/>
          <w:lang w:eastAsia="hu-HU" w:bidi="ar-SA"/>
        </w:rPr>
        <w:t>160–168</w:t>
      </w:r>
      <w:r w:rsidR="007C4F59">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198</w:t>
      </w:r>
      <w:r w:rsidR="007C4F59">
        <w:rPr>
          <w:rFonts w:ascii="TimesNewRomanPSMT" w:eastAsia="Times New Roman" w:hAnsi="TimesNewRomanPSMT" w:cs="TimesNewRomanPSMT"/>
          <w:color w:val="auto"/>
          <w:kern w:val="0"/>
          <w:lang w:eastAsia="hu-HU" w:bidi="ar-SA"/>
        </w:rPr>
        <w:t>5</w:t>
      </w:r>
    </w:p>
    <w:p w14:paraId="16152E0F" w14:textId="04C229D8" w:rsidR="00E77AEC" w:rsidRDefault="00E736F1" w:rsidP="00D657C0">
      <w:pPr>
        <w:pStyle w:val="SzDSzvegTrzs"/>
        <w:ind w:left="426" w:hanging="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w:t>
      </w:r>
      <w:r w:rsidR="00D264E4">
        <w:rPr>
          <w:rFonts w:ascii="TimesNewRomanPSMT" w:eastAsia="Times New Roman" w:hAnsi="TimesNewRomanPSMT" w:cs="TimesNewRomanPSMT"/>
          <w:color w:val="auto"/>
          <w:kern w:val="0"/>
          <w:lang w:eastAsia="hu-HU" w:bidi="ar-SA"/>
        </w:rPr>
        <w:t xml:space="preserve"> Hatwágner</w:t>
      </w:r>
      <w:r w:rsidR="00CF7C46">
        <w:rPr>
          <w:rFonts w:ascii="TimesNewRomanPSMT" w:eastAsia="Times New Roman" w:hAnsi="TimesNewRomanPSMT" w:cs="TimesNewRomanPSMT"/>
          <w:color w:val="auto"/>
          <w:kern w:val="0"/>
          <w:lang w:eastAsia="hu-HU" w:bidi="ar-SA"/>
        </w:rPr>
        <w:t xml:space="preserve">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w:t>
      </w:r>
      <w:r w:rsidR="00D264E4">
        <w:rPr>
          <w:rFonts w:ascii="TimesNewRomanPSMT" w:eastAsia="Times New Roman" w:hAnsi="TimesNewRomanPSMT" w:cs="TimesNewRomanPSMT"/>
          <w:color w:val="auto"/>
          <w:kern w:val="0"/>
          <w:lang w:eastAsia="hu-HU" w:bidi="ar-SA"/>
        </w:rPr>
        <w:t>m, Műszaki Tudományi Kar, 2012</w:t>
      </w:r>
      <w:r w:rsidR="00D768F0" w:rsidRPr="00CF7C46">
        <w:rPr>
          <w:rFonts w:ascii="TimesNewRomanPSMT" w:eastAsia="Times New Roman" w:hAnsi="TimesNewRomanPSMT" w:cs="TimesNewRomanPSMT"/>
          <w:color w:val="auto"/>
          <w:kern w:val="0"/>
          <w:lang w:eastAsia="hu-HU" w:bidi="ar-SA"/>
        </w:rPr>
        <w:t>.</w:t>
      </w:r>
    </w:p>
    <w:p w14:paraId="10EE6122" w14:textId="2755A8A1" w:rsidR="007D1475" w:rsidRDefault="00B363C1"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[11</w:t>
      </w:r>
      <w:r w:rsidR="007D1475">
        <w:rPr>
          <w:rFonts w:ascii="TimesNewRomanPSMT" w:eastAsia="Times New Roman" w:hAnsi="TimesNewRomanPSMT" w:cs="TimesNewRomanPSMT"/>
          <w:color w:val="auto"/>
          <w:kern w:val="0"/>
          <w:lang w:eastAsia="hu-HU" w:bidi="ar-SA"/>
        </w:rPr>
        <w:t>] Hibernate</w:t>
      </w:r>
    </w:p>
    <w:p w14:paraId="474F0B41" w14:textId="65663421" w:rsidR="007D1475" w:rsidRPr="00CF7C46" w:rsidRDefault="00DA3829" w:rsidP="00D657C0">
      <w:pPr>
        <w:pStyle w:val="SzDSzvegTrzs"/>
        <w:ind w:left="426"/>
        <w:rPr>
          <w:rFonts w:ascii="TimesNewRomanPSMT" w:eastAsia="Times New Roman" w:hAnsi="TimesNewRomanPSMT" w:cs="TimesNewRomanPSMT"/>
          <w:color w:val="auto"/>
          <w:kern w:val="0"/>
          <w:lang w:eastAsia="hu-HU" w:bidi="ar-SA"/>
        </w:rPr>
      </w:pPr>
      <w:hyperlink r:id="rId55"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2B7A6C74" w:rsidR="007D1475" w:rsidRDefault="00E736F1" w:rsidP="00D657C0">
      <w:pPr>
        <w:pStyle w:val="SzDSzvegTrzs"/>
        <w:ind w:left="426" w:hanging="426"/>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lastRenderedPageBreak/>
        <w:t>[12]</w:t>
      </w:r>
      <w:r w:rsidR="005A595B" w:rsidRPr="00CF7C46">
        <w:rPr>
          <w:rFonts w:ascii="TimesNewRomanPSMT" w:eastAsia="Times New Roman" w:hAnsi="TimesNewRomanPSMT" w:cs="TimesNewRomanPSMT"/>
          <w:color w:val="auto"/>
          <w:kern w:val="0"/>
          <w:lang w:eastAsia="hu-HU" w:bidi="ar-SA"/>
        </w:rPr>
        <w:t xml:space="preserve"> Holland, J. H.</w:t>
      </w:r>
      <w:r w:rsidR="005A595B">
        <w:rPr>
          <w:rFonts w:ascii="TimesNewRomanPSMT" w:eastAsia="Times New Roman" w:hAnsi="TimesNewRomanPSMT" w:cs="TimesNewRomanPSMT"/>
          <w:color w:val="auto"/>
          <w:kern w:val="0"/>
          <w:lang w:eastAsia="hu-HU" w:bidi="ar-SA"/>
        </w:rPr>
        <w:t xml:space="preserve">: </w:t>
      </w:r>
      <w:r w:rsidR="005A595B" w:rsidRPr="00CF7C46">
        <w:rPr>
          <w:rFonts w:ascii="TimesNewRomanPSMT" w:eastAsia="Times New Roman" w:hAnsi="TimesNewRomanPSMT" w:cs="TimesNewRomanPSMT"/>
          <w:i/>
          <w:color w:val="auto"/>
          <w:kern w:val="0"/>
          <w:lang w:eastAsia="hu-HU" w:bidi="ar-SA"/>
        </w:rPr>
        <w:t>Adaptation in Natural and Artificial Systems</w:t>
      </w:r>
      <w:r w:rsidR="005A595B">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sidR="005A595B">
        <w:rPr>
          <w:rFonts w:ascii="TimesNewRomanPSMT" w:eastAsia="Times New Roman" w:hAnsi="TimesNewRomanPSMT" w:cs="TimesNewRomanPSMT"/>
          <w:color w:val="auto"/>
          <w:kern w:val="0"/>
          <w:lang w:eastAsia="hu-HU" w:bidi="ar-SA"/>
        </w:rPr>
        <w:t>Press, Ann Arbor, (1975).</w:t>
      </w:r>
    </w:p>
    <w:p w14:paraId="25F346B1" w14:textId="02A6EE1D" w:rsidR="00AC3351" w:rsidRDefault="00E736F1" w:rsidP="00D93B8F">
      <w:pPr>
        <w:pStyle w:val="SzDSzvegTrzs"/>
        <w:ind w:left="426" w:hanging="426"/>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[13]</w:t>
      </w:r>
      <w:r w:rsidR="00D942FD">
        <w:rPr>
          <w:rFonts w:ascii="TimesNewRomanPSMT" w:eastAsia="Times New Roman" w:hAnsi="TimesNewRomanPSMT" w:cs="TimesNewRomanPSMT"/>
          <w:color w:val="auto"/>
          <w:kern w:val="0"/>
          <w:lang w:eastAsia="hu-HU" w:bidi="ar-SA"/>
        </w:rPr>
        <w:t xml:space="preserve"> </w:t>
      </w:r>
      <w:r w:rsidR="00D942FD" w:rsidRPr="00D942FD">
        <w:rPr>
          <w:rFonts w:ascii="TimesNewRomanPSMT" w:eastAsia="Times New Roman" w:hAnsi="TimesNewRomanPSMT" w:cs="TimesNewRomanPSMT"/>
          <w:color w:val="auto"/>
          <w:kern w:val="0"/>
          <w:lang w:eastAsia="hu-HU" w:bidi="ar-SA"/>
        </w:rPr>
        <w:t>Puljic´</w:t>
      </w:r>
      <w:r w:rsidR="0040073B">
        <w:rPr>
          <w:rFonts w:ascii="TimesNewRomanPSMT" w:eastAsia="Times New Roman" w:hAnsi="TimesNewRomanPSMT" w:cs="TimesNewRomanPSMT"/>
          <w:color w:val="auto"/>
          <w:kern w:val="0"/>
          <w:lang w:eastAsia="hu-HU" w:bidi="ar-SA"/>
        </w:rPr>
        <w:t>, K.,</w:t>
      </w:r>
      <w:r w:rsidR="00D942FD" w:rsidRPr="00D942FD">
        <w:rPr>
          <w:rFonts w:ascii="TimesNewRomanPSMT" w:eastAsia="Times New Roman" w:hAnsi="TimesNewRomanPSMT" w:cs="TimesNewRomanPSMT"/>
          <w:color w:val="auto"/>
          <w:kern w:val="0"/>
          <w:lang w:eastAsia="hu-HU" w:bidi="ar-SA"/>
        </w:rPr>
        <w:t xml:space="preserve"> Manger</w:t>
      </w:r>
      <w:r w:rsidR="00D942FD">
        <w:rPr>
          <w:rFonts w:ascii="TimesNewRomanPSMT" w:eastAsia="Times New Roman" w:hAnsi="TimesNewRomanPSMT" w:cs="TimesNewRomanPSMT"/>
          <w:color w:val="auto"/>
          <w:kern w:val="0"/>
          <w:lang w:eastAsia="hu-HU" w:bidi="ar-SA"/>
        </w:rPr>
        <w:t xml:space="preserve">, </w:t>
      </w:r>
      <w:r w:rsidR="0040073B">
        <w:rPr>
          <w:rFonts w:ascii="TimesNewRomanPSMT" w:eastAsia="Times New Roman" w:hAnsi="TimesNewRomanPSMT" w:cs="TimesNewRomanPSMT"/>
          <w:color w:val="auto"/>
          <w:kern w:val="0"/>
          <w:lang w:eastAsia="hu-HU" w:bidi="ar-SA"/>
        </w:rPr>
        <w:t xml:space="preserve">R., </w:t>
      </w:r>
      <w:r w:rsidR="00D942FD" w:rsidRPr="00CF7C46">
        <w:rPr>
          <w:rFonts w:ascii="TimesNewRomanPSMT" w:eastAsia="Times New Roman" w:hAnsi="TimesNewRomanPSMT" w:cs="TimesNewRomanPSMT"/>
          <w:i/>
          <w:color w:val="auto"/>
          <w:kern w:val="0"/>
          <w:lang w:eastAsia="hu-HU" w:bidi="ar-SA"/>
        </w:rPr>
        <w:t xml:space="preserve">Comparison of eight evolutionary crossover operators for the vehicle routing problem, </w:t>
      </w:r>
    </w:p>
    <w:p w14:paraId="75B0C048" w14:textId="2925CDD3" w:rsidR="00D942FD" w:rsidRDefault="00D942FD" w:rsidP="00D93B8F">
      <w:pPr>
        <w:pStyle w:val="SzDSzvegTrzs"/>
        <w:ind w:left="426"/>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Mathematical Communications</w:t>
      </w:r>
      <w:r>
        <w:rPr>
          <w:rFonts w:ascii="TimesNewRomanPSMT" w:eastAsia="Times New Roman" w:hAnsi="TimesNewRomanPSMT" w:cs="TimesNewRomanPSMT"/>
          <w:color w:val="auto"/>
          <w:kern w:val="0"/>
          <w:lang w:eastAsia="hu-HU" w:bidi="ar-SA"/>
        </w:rPr>
        <w:t xml:space="preserve">, </w:t>
      </w:r>
      <w:r w:rsidR="00AC3351">
        <w:rPr>
          <w:rFonts w:ascii="TimesNewRomanPSMT" w:eastAsia="Times New Roman" w:hAnsi="TimesNewRomanPSMT" w:cs="TimesNewRomanPSMT"/>
          <w:color w:val="auto"/>
          <w:kern w:val="0"/>
          <w:lang w:eastAsia="hu-HU" w:bidi="ar-SA"/>
        </w:rPr>
        <w:t xml:space="preserve">Vol. </w:t>
      </w:r>
      <w:r>
        <w:rPr>
          <w:rFonts w:ascii="TimesNewRomanPSMT" w:eastAsia="Times New Roman" w:hAnsi="TimesNewRomanPSMT" w:cs="TimesNewRomanPSMT"/>
          <w:color w:val="auto"/>
          <w:kern w:val="0"/>
          <w:lang w:eastAsia="hu-HU" w:bidi="ar-SA"/>
        </w:rPr>
        <w:t xml:space="preserve">18, </w:t>
      </w:r>
      <w:r w:rsidR="00AC3351">
        <w:rPr>
          <w:rFonts w:ascii="TimesNewRomanPSMT" w:eastAsia="Times New Roman" w:hAnsi="TimesNewRomanPSMT" w:cs="TimesNewRomanPSMT"/>
          <w:color w:val="auto"/>
          <w:kern w:val="0"/>
          <w:lang w:eastAsia="hu-HU" w:bidi="ar-SA"/>
        </w:rPr>
        <w:t>pp. 359–375, 2013</w:t>
      </w:r>
    </w:p>
    <w:p w14:paraId="36D3B46C" w14:textId="00DC47B7" w:rsidR="00416A6F"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[14]</w:t>
      </w:r>
      <w:r w:rsidR="00416A6F">
        <w:rPr>
          <w:rFonts w:ascii="TimesNewRomanPSMT" w:eastAsia="Times New Roman" w:hAnsi="TimesNewRomanPSMT" w:cs="TimesNewRomanPSMT"/>
          <w:color w:val="auto"/>
          <w:kern w:val="0"/>
          <w:lang w:eastAsia="hu-HU" w:bidi="ar-SA"/>
        </w:rPr>
        <w:t xml:space="preserve"> HTML</w:t>
      </w:r>
    </w:p>
    <w:p w14:paraId="0302333D" w14:textId="649B2F9C" w:rsidR="00416A6F" w:rsidRDefault="00DA3829" w:rsidP="00D93B8F">
      <w:pPr>
        <w:pStyle w:val="SzDSzvegTrzs"/>
        <w:ind w:left="426"/>
      </w:pPr>
      <w:hyperlink r:id="rId56" w:history="1">
        <w:r w:rsidR="00416A6F" w:rsidRPr="00B33B6B">
          <w:rPr>
            <w:rStyle w:val="Hiperhivatkozs"/>
          </w:rPr>
          <w:t>https://developer.mozilla.org/hu/docs/Web/HTML</w:t>
        </w:r>
      </w:hyperlink>
      <w:r w:rsidR="00416A6F">
        <w:t>, 2019.02.16.</w:t>
      </w:r>
    </w:p>
    <w:p w14:paraId="307E66C3" w14:textId="6BBB2002" w:rsidR="00780792" w:rsidRDefault="00E736F1" w:rsidP="005A595B">
      <w:pPr>
        <w:pStyle w:val="SzDSzvegTrzs"/>
      </w:pPr>
      <w:r>
        <w:t>[15]</w:t>
      </w:r>
      <w:r w:rsidR="00780792">
        <w:t xml:space="preserve"> JavaScript</w:t>
      </w:r>
    </w:p>
    <w:p w14:paraId="3D63635A" w14:textId="2320B3BE" w:rsidR="00780792" w:rsidRDefault="00DA3829" w:rsidP="00D93B8F">
      <w:pPr>
        <w:pStyle w:val="SzDSzvegTrzs"/>
        <w:ind w:left="426"/>
      </w:pPr>
      <w:hyperlink r:id="rId57" w:history="1">
        <w:r w:rsidR="00780792" w:rsidRPr="00B33B6B">
          <w:rPr>
            <w:rStyle w:val="Hiperhivatkozs"/>
          </w:rPr>
          <w:t>https://developer.mozilla.org/hu/docs/Web/JavaScript</w:t>
        </w:r>
      </w:hyperlink>
      <w:r w:rsidR="00780792">
        <w:t>, 2019.02.16.</w:t>
      </w:r>
    </w:p>
    <w:p w14:paraId="389C493B" w14:textId="301688DE" w:rsidR="00724C40" w:rsidRDefault="00E736F1" w:rsidP="005A595B">
      <w:pPr>
        <w:pStyle w:val="SzDSzvegTrzs"/>
      </w:pPr>
      <w:r>
        <w:t>[16]</w:t>
      </w:r>
      <w:r w:rsidR="00724C40">
        <w:t xml:space="preserve"> Maven</w:t>
      </w:r>
    </w:p>
    <w:p w14:paraId="3EB403C2" w14:textId="7DEDF2CB" w:rsidR="00724C40" w:rsidRDefault="00DA3829" w:rsidP="00D93B8F">
      <w:pPr>
        <w:pStyle w:val="SzDSzvegTrzs"/>
        <w:ind w:left="426"/>
        <w:rPr>
          <w:rFonts w:ascii="TimesNewRomanPSMT" w:eastAsia="Times New Roman" w:hAnsi="TimesNewRomanPSMT" w:cs="TimesNewRomanPSMT"/>
          <w:color w:val="auto"/>
          <w:kern w:val="0"/>
          <w:lang w:eastAsia="hu-HU" w:bidi="ar-SA"/>
        </w:rPr>
      </w:pPr>
      <w:hyperlink r:id="rId58"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7EDD58FE" w14:textId="77777777" w:rsidR="00A11667" w:rsidRDefault="00E736F1"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[17]</w:t>
      </w:r>
      <w:r w:rsidR="006420F7">
        <w:rPr>
          <w:rFonts w:ascii="TimesNewRomanPSMT" w:eastAsia="Times New Roman" w:hAnsi="TimesNewRomanPSMT" w:cs="TimesNewRomanPSMT"/>
          <w:color w:val="auto"/>
          <w:kern w:val="0"/>
          <w:lang w:eastAsia="hu-HU" w:bidi="ar-SA"/>
        </w:rPr>
        <w:t xml:space="preserve"> Mitchell, M.: </w:t>
      </w:r>
      <w:r w:rsidR="006420F7" w:rsidRPr="00CF7C46">
        <w:rPr>
          <w:rFonts w:ascii="TimesNewRomanPSMT" w:eastAsia="Times New Roman" w:hAnsi="TimesNewRomanPSMT" w:cs="TimesNewRomanPSMT"/>
          <w:i/>
          <w:color w:val="auto"/>
          <w:kern w:val="0"/>
          <w:lang w:eastAsia="hu-HU" w:bidi="ar-SA"/>
        </w:rPr>
        <w:t>An introduction to Genetic Alogrithms</w:t>
      </w:r>
      <w:r w:rsidR="00A11667">
        <w:rPr>
          <w:rFonts w:ascii="TimesNewRomanPSMT" w:eastAsia="Times New Roman" w:hAnsi="TimesNewRomanPSMT" w:cs="TimesNewRomanPSMT"/>
          <w:color w:val="auto"/>
          <w:kern w:val="0"/>
          <w:lang w:eastAsia="hu-HU" w:bidi="ar-SA"/>
        </w:rPr>
        <w:t>,</w:t>
      </w:r>
    </w:p>
    <w:p w14:paraId="18CD7708" w14:textId="0089F17B" w:rsidR="006420F7" w:rsidRDefault="006420F7" w:rsidP="00D93B8F">
      <w:pPr>
        <w:pStyle w:val="SzDSzvegTrzs"/>
        <w:ind w:left="426"/>
        <w:rPr>
          <w:rFonts w:ascii="TimesNewRomanPSMT" w:eastAsia="Times New Roman" w:hAnsi="TimesNewRomanPSMT" w:cs="TimesNewRomanPSMT"/>
          <w:color w:val="auto"/>
          <w:kern w:val="0"/>
          <w:lang w:eastAsia="hu-HU" w:bidi="ar-SA"/>
        </w:rPr>
      </w:pPr>
      <w:r w:rsidRPr="006420F7">
        <w:rPr>
          <w:rFonts w:ascii="TimesNewRomanPSMT" w:eastAsia="Times New Roman" w:hAnsi="TimesNewRomanPSMT" w:cs="TimesNewRomanPSMT"/>
          <w:color w:val="auto"/>
          <w:kern w:val="0"/>
          <w:lang w:eastAsia="hu-HU" w:bidi="ar-SA"/>
        </w:rPr>
        <w:t>A Bradford Book</w:t>
      </w:r>
      <w:r w:rsidR="00447161">
        <w:rPr>
          <w:rFonts w:ascii="TimesNewRomanPSMT" w:eastAsia="Times New Roman" w:hAnsi="TimesNewRomanPSMT" w:cs="TimesNewRomanPSMT"/>
          <w:color w:val="auto"/>
          <w:kern w:val="0"/>
          <w:lang w:eastAsia="hu-HU" w:bidi="ar-SA"/>
        </w:rPr>
        <w:t>,</w:t>
      </w:r>
      <w:r w:rsidRPr="006420F7">
        <w:rPr>
          <w:rFonts w:ascii="TimesNewRomanPSMT" w:eastAsia="Times New Roman" w:hAnsi="TimesNewRomanPSMT" w:cs="TimesNewRomanPSMT"/>
          <w:color w:val="auto"/>
          <w:kern w:val="0"/>
          <w:lang w:eastAsia="hu-HU" w:bidi="ar-SA"/>
        </w:rPr>
        <w:t xml:space="preserve"> The</w:t>
      </w:r>
      <w:r>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MIT Press Cambridge, MA, USA</w:t>
      </w:r>
      <w:r w:rsidR="00447161">
        <w:rPr>
          <w:rFonts w:ascii="TimesNewRomanPSMT" w:eastAsia="Times New Roman" w:hAnsi="TimesNewRomanPSMT" w:cs="TimesNewRomanPSMT"/>
          <w:color w:val="auto"/>
          <w:kern w:val="0"/>
          <w:lang w:eastAsia="hu-HU" w:bidi="ar-SA"/>
        </w:rPr>
        <w:t xml:space="preserve">, </w:t>
      </w:r>
      <w:r w:rsidR="00447161" w:rsidRPr="00447161">
        <w:rPr>
          <w:rFonts w:ascii="TimesNewRomanPSMT" w:eastAsia="Times New Roman" w:hAnsi="TimesNewRomanPSMT" w:cs="TimesNewRomanPSMT"/>
          <w:color w:val="auto"/>
          <w:kern w:val="0"/>
          <w:lang w:eastAsia="hu-HU" w:bidi="ar-SA"/>
        </w:rPr>
        <w:t xml:space="preserve"> </w:t>
      </w:r>
      <w:r w:rsidR="00D264E4">
        <w:rPr>
          <w:rFonts w:ascii="TimesNewRomanPSMT" w:eastAsia="Times New Roman" w:hAnsi="TimesNewRomanPSMT" w:cs="TimesNewRomanPSMT"/>
          <w:color w:val="auto"/>
          <w:kern w:val="0"/>
          <w:lang w:eastAsia="hu-HU" w:bidi="ar-SA"/>
        </w:rPr>
        <w:t>1998</w:t>
      </w:r>
    </w:p>
    <w:p w14:paraId="38434D15" w14:textId="7747FB60" w:rsidR="00D518DA" w:rsidRDefault="00E736F1" w:rsidP="00D93B8F">
      <w:pPr>
        <w:pStyle w:val="SzDSzvegTrzs"/>
        <w:ind w:left="426" w:hanging="426"/>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[18]</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color w:val="auto"/>
          <w:kern w:val="0"/>
          <w:lang w:eastAsia="hu-HU" w:bidi="ar-SA"/>
        </w:rPr>
        <w:t>Christofides</w:t>
      </w:r>
      <w:r w:rsidR="00E71392">
        <w:rPr>
          <w:rFonts w:ascii="TimesNewRomanPSMT" w:eastAsia="Times New Roman" w:hAnsi="TimesNewRomanPSMT" w:cs="TimesNewRomanPSMT"/>
          <w:color w:val="auto"/>
          <w:kern w:val="0"/>
          <w:lang w:eastAsia="hu-HU" w:bidi="ar-SA"/>
        </w:rPr>
        <w:t xml:space="preserve"> N</w:t>
      </w:r>
      <w:r w:rsidR="00DB2916">
        <w:rPr>
          <w:rFonts w:ascii="TimesNewRomanPSMT" w:eastAsia="Times New Roman" w:hAnsi="TimesNewRomanPSMT" w:cs="TimesNewRomanPSMT"/>
          <w:color w:val="auto"/>
          <w:kern w:val="0"/>
          <w:lang w:eastAsia="hu-HU" w:bidi="ar-SA"/>
        </w:rPr>
        <w:t xml:space="preserve">: </w:t>
      </w:r>
      <w:r w:rsidR="00DB2916"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D518DA">
        <w:rPr>
          <w:rFonts w:ascii="TimesNewRomanPSMT" w:eastAsia="Times New Roman" w:hAnsi="TimesNewRomanPSMT" w:cs="TimesNewRomanPSMT"/>
          <w:i/>
          <w:color w:val="auto"/>
          <w:kern w:val="0"/>
          <w:lang w:eastAsia="hu-HU" w:bidi="ar-SA"/>
        </w:rPr>
        <w:t>,</w:t>
      </w:r>
    </w:p>
    <w:p w14:paraId="598FE7EF" w14:textId="25B5575F" w:rsidR="00DB2916" w:rsidRDefault="00D518DA" w:rsidP="00D93B8F">
      <w:pPr>
        <w:pStyle w:val="SzDSzvegTrzs"/>
        <w:ind w:left="426"/>
        <w:rPr>
          <w:rFonts w:ascii="TimesNewRomanPSMT" w:eastAsia="Times New Roman" w:hAnsi="TimesNewRomanPSMT" w:cs="TimesNewRomanPSMT"/>
          <w:color w:val="auto"/>
          <w:kern w:val="0"/>
          <w:lang w:eastAsia="hu-HU" w:bidi="ar-SA"/>
        </w:rPr>
      </w:pPr>
      <w:r w:rsidRPr="00D518DA">
        <w:rPr>
          <w:rFonts w:ascii="TimesNewRomanPSMT" w:eastAsia="Times New Roman" w:hAnsi="TimesNewRomanPSMT" w:cs="TimesNewRomanPSMT"/>
          <w:i/>
          <w:color w:val="auto"/>
          <w:kern w:val="0"/>
          <w:lang w:eastAsia="hu-HU" w:bidi="ar-SA"/>
        </w:rPr>
        <w:t xml:space="preserve">Management sciences research report </w:t>
      </w:r>
      <w:r w:rsidR="00395CFD" w:rsidRPr="00395CFD">
        <w:rPr>
          <w:rFonts w:ascii="TimesNewRomanPSMT" w:eastAsia="Times New Roman" w:hAnsi="TimesNewRomanPSMT" w:cs="TimesNewRomanPSMT"/>
          <w:i/>
          <w:color w:val="auto"/>
          <w:kern w:val="0"/>
          <w:lang w:eastAsia="hu-HU" w:bidi="ar-SA"/>
        </w:rPr>
        <w:t>388</w:t>
      </w:r>
      <w:r>
        <w:rPr>
          <w:rFonts w:ascii="TimesNewRomanPSMT" w:eastAsia="Times New Roman" w:hAnsi="TimesNewRomanPSMT" w:cs="TimesNewRomanPSMT"/>
          <w:i/>
          <w:color w:val="auto"/>
          <w:kern w:val="0"/>
          <w:lang w:eastAsia="hu-HU" w:bidi="ar-SA"/>
        </w:rPr>
        <w:t>.</w:t>
      </w:r>
      <w:r w:rsidR="00395CFD" w:rsidRPr="00395CFD">
        <w:rPr>
          <w:rFonts w:ascii="TimesNewRomanPSMT" w:eastAsia="Times New Roman" w:hAnsi="TimesNewRomanPSMT" w:cs="TimesNewRomanPSMT"/>
          <w:i/>
          <w:color w:val="auto"/>
          <w:kern w:val="0"/>
          <w:lang w:eastAsia="hu-HU" w:bidi="ar-SA"/>
        </w:rPr>
        <w:t>,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2591FEB6" w14:textId="7AAECBA5" w:rsidR="00AC6673" w:rsidRDefault="009515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[19]</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color w:val="auto"/>
          <w:kern w:val="0"/>
          <w:lang w:eastAsia="hu-HU" w:bidi="ar-SA"/>
        </w:rPr>
        <w:t>Rechenberg</w:t>
      </w:r>
      <w:r w:rsidR="007734D9">
        <w:rPr>
          <w:rFonts w:ascii="TimesNewRomanPSMT" w:eastAsia="Times New Roman" w:hAnsi="TimesNewRomanPSMT" w:cs="TimesNewRomanPSMT"/>
          <w:color w:val="auto"/>
          <w:kern w:val="0"/>
          <w:lang w:eastAsia="hu-HU" w:bidi="ar-SA"/>
        </w:rPr>
        <w:t>,</w:t>
      </w:r>
      <w:r w:rsidR="00F45192">
        <w:rPr>
          <w:rFonts w:ascii="Georgia" w:hAnsi="Georgia"/>
          <w:color w:val="333333"/>
          <w:spacing w:val="2"/>
          <w:sz w:val="26"/>
          <w:szCs w:val="26"/>
          <w:shd w:val="clear" w:color="auto" w:fill="FCFCFC"/>
        </w:rPr>
        <w:t xml:space="preserve"> </w:t>
      </w:r>
      <w:r w:rsidR="00F45192" w:rsidRPr="00F45192">
        <w:rPr>
          <w:rFonts w:ascii="TimesNewRomanPSMT" w:eastAsia="Times New Roman" w:hAnsi="TimesNewRomanPSMT" w:cs="TimesNewRomanPSMT"/>
          <w:color w:val="auto"/>
          <w:kern w:val="0"/>
          <w:lang w:eastAsia="hu-HU" w:bidi="ar-SA"/>
        </w:rPr>
        <w:t>I</w:t>
      </w:r>
      <w:r w:rsidR="00F45192">
        <w:rPr>
          <w:rFonts w:ascii="TimesNewRomanPSMT" w:eastAsia="Times New Roman" w:hAnsi="TimesNewRomanPSMT" w:cs="TimesNewRomanPSMT"/>
          <w:color w:val="auto"/>
          <w:kern w:val="0"/>
          <w:lang w:eastAsia="hu-HU" w:bidi="ar-SA"/>
        </w:rPr>
        <w:t xml:space="preserve">.: </w:t>
      </w:r>
      <w:r w:rsidR="00F45192" w:rsidRPr="00F45192">
        <w:rPr>
          <w:rFonts w:ascii="TimesNewRomanPSMT" w:eastAsia="Times New Roman" w:hAnsi="TimesNewRomanPSMT" w:cs="TimesNewRomanPSMT"/>
          <w:i/>
          <w:color w:val="auto"/>
          <w:kern w:val="0"/>
          <w:lang w:eastAsia="hu-HU" w:bidi="ar-SA"/>
        </w:rPr>
        <w:t>Cybernetic solution path of an experimental problem</w:t>
      </w:r>
    </w:p>
    <w:p w14:paraId="1D5C1E8A" w14:textId="417E3265" w:rsidR="00F45192" w:rsidRDefault="00AC6673" w:rsidP="00D93B8F">
      <w:pPr>
        <w:pStyle w:val="SzDSzvegTrzs"/>
        <w:ind w:left="426"/>
        <w:rPr>
          <w:rFonts w:ascii="TimesNewRomanPSMT" w:eastAsia="Times New Roman" w:hAnsi="TimesNewRomanPSMT" w:cs="TimesNewRomanPSMT"/>
          <w:color w:val="auto"/>
          <w:kern w:val="0"/>
          <w:lang w:eastAsia="hu-HU" w:bidi="ar-SA"/>
        </w:rPr>
      </w:pPr>
      <w:r w:rsidRPr="00AC6673">
        <w:rPr>
          <w:rFonts w:ascii="TimesNewRomanPSMT" w:eastAsia="Times New Roman" w:hAnsi="TimesNewRomanPSMT" w:cs="TimesNewRomanPSMT"/>
          <w:color w:val="auto"/>
          <w:kern w:val="0"/>
          <w:lang w:eastAsia="hu-HU" w:bidi="ar-SA"/>
        </w:rPr>
        <w:t>Library Translation 1122, Royal Aircraft Establishment, Farnborough, Hampshire, UK, 1965.</w:t>
      </w:r>
    </w:p>
    <w:p w14:paraId="720C432F" w14:textId="38DA40CD" w:rsidR="00F45192" w:rsidRDefault="00951516" w:rsidP="00D93B8F">
      <w:pPr>
        <w:widowControl/>
        <w:suppressAutoHyphens w:val="0"/>
        <w:autoSpaceDE w:val="0"/>
        <w:autoSpaceDN w:val="0"/>
        <w:adjustRightInd w:val="0"/>
        <w:ind w:left="426" w:hanging="426"/>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[20]</w:t>
      </w:r>
      <w:r w:rsidR="00F45192">
        <w:rPr>
          <w:rFonts w:ascii="TimesNewRomanPSMT" w:eastAsia="Times New Roman" w:hAnsi="TimesNewRomanPSMT" w:cs="TimesNewRomanPSMT"/>
          <w:color w:val="auto"/>
          <w:kern w:val="0"/>
          <w:lang w:eastAsia="hu-HU" w:bidi="ar-SA"/>
        </w:rPr>
        <w:t xml:space="preserve"> Rechenberg, I.: </w:t>
      </w:r>
      <w:r w:rsidR="00F45192">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3ACEEF8E" w:rsidR="00FB32D9" w:rsidRDefault="00F45192" w:rsidP="00D93B8F">
      <w:pPr>
        <w:pStyle w:val="SzDSzvegTrzs"/>
        <w:ind w:left="426"/>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sidR="00AC6673">
        <w:rPr>
          <w:rFonts w:ascii="TimesNewRomanPSMT" w:eastAsia="Times New Roman" w:hAnsi="TimesNewRomanPSMT" w:cs="TimesNewRomanPSMT"/>
          <w:color w:val="auto"/>
          <w:kern w:val="0"/>
          <w:lang w:eastAsia="hu-HU" w:bidi="ar-SA"/>
        </w:rPr>
        <w:t xml:space="preserve">, Fromman-Holzboog, Stuttgart, </w:t>
      </w:r>
      <w:r>
        <w:rPr>
          <w:rFonts w:ascii="TimesNewRomanPSMT" w:eastAsia="Times New Roman" w:hAnsi="TimesNewRomanPSMT" w:cs="TimesNewRomanPSMT"/>
          <w:color w:val="auto"/>
          <w:kern w:val="0"/>
          <w:lang w:eastAsia="hu-HU" w:bidi="ar-SA"/>
        </w:rPr>
        <w:t>1973.</w:t>
      </w:r>
    </w:p>
    <w:p w14:paraId="62EAFDEF" w14:textId="77777777" w:rsidR="00324BCB" w:rsidRDefault="00951516" w:rsidP="00FB32D9">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[21]</w:t>
      </w:r>
      <w:r w:rsidR="003709BE">
        <w:rPr>
          <w:rFonts w:ascii="TimesNewRomanPSMT" w:eastAsia="Times New Roman" w:hAnsi="TimesNewRomanPSMT" w:cs="TimesNewRomanPSMT"/>
          <w:color w:val="auto"/>
          <w:kern w:val="0"/>
          <w:lang w:eastAsia="hu-HU" w:bidi="ar-SA"/>
        </w:rPr>
        <w:t xml:space="preserve"> </w:t>
      </w:r>
      <w:r w:rsidR="003709BE" w:rsidRPr="00C43F9D">
        <w:rPr>
          <w:rFonts w:ascii="TimesNewRomanPSMT" w:eastAsia="Times New Roman" w:hAnsi="TimesNewRomanPSMT" w:cs="TimesNewRomanPSMT"/>
          <w:color w:val="auto"/>
          <w:kern w:val="0"/>
          <w:lang w:eastAsia="hu-HU" w:bidi="ar-SA"/>
        </w:rPr>
        <w:t xml:space="preserve">Chacon, </w:t>
      </w:r>
      <w:r w:rsidR="00324BCB">
        <w:rPr>
          <w:rFonts w:ascii="TimesNewRomanPSMT" w:eastAsia="Times New Roman" w:hAnsi="TimesNewRomanPSMT" w:cs="TimesNewRomanPSMT"/>
          <w:color w:val="auto"/>
          <w:kern w:val="0"/>
          <w:lang w:eastAsia="hu-HU" w:bidi="ar-SA"/>
        </w:rPr>
        <w:t xml:space="preserve">S., </w:t>
      </w:r>
      <w:r w:rsidR="003709BE" w:rsidRPr="00C43F9D">
        <w:rPr>
          <w:rFonts w:ascii="TimesNewRomanPSMT" w:eastAsia="Times New Roman" w:hAnsi="TimesNewRomanPSMT" w:cs="TimesNewRomanPSMT"/>
          <w:color w:val="auto"/>
          <w:kern w:val="0"/>
          <w:lang w:eastAsia="hu-HU" w:bidi="ar-SA"/>
        </w:rPr>
        <w:t>Straub</w:t>
      </w:r>
      <w:r w:rsidR="00324BCB">
        <w:rPr>
          <w:rFonts w:ascii="TimesNewRomanPSMT" w:eastAsia="Times New Roman" w:hAnsi="TimesNewRomanPSMT" w:cs="TimesNewRomanPSMT"/>
          <w:color w:val="auto"/>
          <w:kern w:val="0"/>
          <w:lang w:eastAsia="hu-HU" w:bidi="ar-SA"/>
        </w:rPr>
        <w:t>, B.</w:t>
      </w:r>
      <w:r w:rsidR="003709BE">
        <w:rPr>
          <w:rFonts w:ascii="TimesNewRomanPSMT" w:eastAsia="Times New Roman" w:hAnsi="TimesNewRomanPSMT" w:cs="TimesNewRomanPSMT"/>
          <w:color w:val="auto"/>
          <w:kern w:val="0"/>
          <w:lang w:eastAsia="hu-HU" w:bidi="ar-SA"/>
        </w:rPr>
        <w:t>:</w:t>
      </w:r>
      <w:r w:rsidR="003709BE" w:rsidRPr="00C43F9D">
        <w:t xml:space="preserve"> </w:t>
      </w:r>
      <w:r w:rsidR="003709BE" w:rsidRPr="00C43F9D">
        <w:rPr>
          <w:rFonts w:ascii="TimesNewRomanPSMT" w:eastAsia="Times New Roman" w:hAnsi="TimesNewRomanPSMT" w:cs="TimesNewRomanPSMT"/>
          <w:i/>
          <w:color w:val="auto"/>
          <w:kern w:val="0"/>
          <w:lang w:eastAsia="hu-HU" w:bidi="ar-SA"/>
        </w:rPr>
        <w:t>Pro Git</w:t>
      </w:r>
      <w:r w:rsidR="003709BE">
        <w:rPr>
          <w:rFonts w:ascii="TimesNewRomanPSMT" w:eastAsia="Times New Roman" w:hAnsi="TimesNewRomanPSMT" w:cs="TimesNewRomanPSMT"/>
          <w:i/>
          <w:color w:val="auto"/>
          <w:kern w:val="0"/>
          <w:lang w:eastAsia="hu-HU" w:bidi="ar-SA"/>
        </w:rPr>
        <w:t xml:space="preserve"> (</w:t>
      </w:r>
      <w:r w:rsidR="003709BE" w:rsidRPr="00C43F9D">
        <w:rPr>
          <w:rFonts w:ascii="TimesNewRomanPSMT" w:eastAsia="Times New Roman" w:hAnsi="TimesNewRomanPSMT" w:cs="TimesNewRomanPSMT"/>
          <w:i/>
          <w:color w:val="auto"/>
          <w:kern w:val="0"/>
          <w:lang w:eastAsia="hu-HU" w:bidi="ar-SA"/>
        </w:rPr>
        <w:t>Version 2.1.122</w:t>
      </w:r>
      <w:r w:rsidR="003709BE">
        <w:rPr>
          <w:rFonts w:ascii="TimesNewRomanPSMT" w:eastAsia="Times New Roman" w:hAnsi="TimesNewRomanPSMT" w:cs="TimesNewRomanPSMT"/>
          <w:i/>
          <w:color w:val="auto"/>
          <w:kern w:val="0"/>
          <w:lang w:eastAsia="hu-HU" w:bidi="ar-SA"/>
        </w:rPr>
        <w:t xml:space="preserve">), </w:t>
      </w:r>
    </w:p>
    <w:p w14:paraId="0E8CBC37" w14:textId="53CFB8A2" w:rsidR="003709BE" w:rsidRDefault="003709BE" w:rsidP="00D93B8F">
      <w:pPr>
        <w:pStyle w:val="SzDSzvegTrzs"/>
        <w:ind w:left="426"/>
        <w:rPr>
          <w:rFonts w:ascii="TimesNewRomanPSMT" w:eastAsia="Times New Roman" w:hAnsi="TimesNewRomanPSMT" w:cs="TimesNewRomanPSMT"/>
          <w:color w:val="auto"/>
          <w:kern w:val="0"/>
          <w:lang w:eastAsia="hu-HU" w:bidi="ar-SA"/>
        </w:rPr>
      </w:pP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28225D00" w14:textId="77777777" w:rsidR="00D264E4" w:rsidRDefault="00951516" w:rsidP="00F45192">
      <w:pPr>
        <w:pStyle w:val="SzDSzvegTrzs"/>
        <w:rPr>
          <w:i/>
          <w:lang w:eastAsia="hu-HU" w:bidi="ar-SA"/>
        </w:rPr>
      </w:pPr>
      <w:r>
        <w:rPr>
          <w:lang w:eastAsia="hu-HU" w:bidi="ar-SA"/>
        </w:rPr>
        <w:t>[22]</w:t>
      </w:r>
      <w:r w:rsidR="00FB32D9" w:rsidRPr="00FB32D9">
        <w:rPr>
          <w:lang w:eastAsia="hu-HU" w:bidi="ar-SA"/>
        </w:rPr>
        <w:t xml:space="preserve"> Sivanandam, S.N., Deepa, S. N.: </w:t>
      </w:r>
      <w:r w:rsidR="00FB32D9" w:rsidRPr="00FB32D9">
        <w:rPr>
          <w:i/>
          <w:lang w:eastAsia="hu-HU" w:bidi="ar-SA"/>
        </w:rPr>
        <w:t>Introduction to Genetic Algorithms</w:t>
      </w:r>
      <w:r w:rsidR="00FB32D9">
        <w:rPr>
          <w:i/>
          <w:lang w:eastAsia="hu-HU" w:bidi="ar-SA"/>
        </w:rPr>
        <w:t xml:space="preserve">, </w:t>
      </w:r>
    </w:p>
    <w:p w14:paraId="01808AE3" w14:textId="07459E91" w:rsidR="00FB32D9" w:rsidRPr="00FB32D9" w:rsidRDefault="00B032F2" w:rsidP="00D93B8F">
      <w:pPr>
        <w:pStyle w:val="SzDSzvegTrzs"/>
        <w:ind w:left="426"/>
        <w:rPr>
          <w:lang w:eastAsia="hu-HU" w:bidi="ar-SA"/>
        </w:rPr>
      </w:pPr>
      <w:r w:rsidRPr="00B032F2">
        <w:rPr>
          <w:lang w:eastAsia="hu-HU" w:bidi="ar-SA"/>
        </w:rPr>
        <w:t>Springer Publishing Company</w:t>
      </w:r>
      <w:r w:rsidR="00D264E4">
        <w:rPr>
          <w:lang w:eastAsia="hu-HU" w:bidi="ar-SA"/>
        </w:rPr>
        <w:t>, 2008</w:t>
      </w:r>
    </w:p>
    <w:p w14:paraId="53B4CB3C" w14:textId="77777777" w:rsidR="00B032F2" w:rsidRDefault="00951516" w:rsidP="000E6345">
      <w:pPr>
        <w:pStyle w:val="SzDSzvegTrzs"/>
        <w:rPr>
          <w:lang w:eastAsia="hu-HU" w:bidi="ar-SA"/>
        </w:rPr>
      </w:pPr>
      <w:r>
        <w:rPr>
          <w:lang w:eastAsia="hu-HU" w:bidi="ar-SA"/>
        </w:rPr>
        <w:t>[23]</w:t>
      </w:r>
      <w:r w:rsidR="000E6345">
        <w:rPr>
          <w:lang w:eastAsia="hu-HU" w:bidi="ar-SA"/>
        </w:rPr>
        <w:t xml:space="preserve"> Várkonyiné, K. A. : </w:t>
      </w:r>
      <w:r w:rsidR="000E6345" w:rsidRPr="000E6345">
        <w:rPr>
          <w:i/>
        </w:rPr>
        <w:t>Genetikus algoritmusok</w:t>
      </w:r>
      <w:r w:rsidR="00B032F2">
        <w:rPr>
          <w:lang w:eastAsia="hu-HU" w:bidi="ar-SA"/>
        </w:rPr>
        <w:t>,</w:t>
      </w:r>
    </w:p>
    <w:p w14:paraId="3B5CE58E" w14:textId="1B3435EC" w:rsidR="000E6345" w:rsidRDefault="00B032F2" w:rsidP="00D93B8F">
      <w:pPr>
        <w:pStyle w:val="SzDSzvegTrzs"/>
        <w:ind w:left="426"/>
        <w:rPr>
          <w:lang w:eastAsia="hu-HU" w:bidi="ar-SA"/>
        </w:rPr>
      </w:pPr>
      <w:r>
        <w:rPr>
          <w:lang w:eastAsia="hu-HU" w:bidi="ar-SA"/>
        </w:rPr>
        <w:t>Typotex kiadó, Bp.,</w:t>
      </w:r>
      <w:r w:rsidR="00F80469">
        <w:rPr>
          <w:lang w:eastAsia="hu-HU" w:bidi="ar-SA"/>
        </w:rPr>
        <w:t xml:space="preserve"> pp. 26-136,</w:t>
      </w:r>
      <w:r>
        <w:rPr>
          <w:lang w:eastAsia="hu-HU" w:bidi="ar-SA"/>
        </w:rPr>
        <w:t xml:space="preserve"> 2002</w:t>
      </w:r>
      <w:r w:rsidR="000E6345">
        <w:rPr>
          <w:lang w:eastAsia="hu-HU" w:bidi="ar-SA"/>
        </w:rPr>
        <w:t>.</w:t>
      </w:r>
    </w:p>
    <w:p w14:paraId="448F4DF7" w14:textId="18C0C67D" w:rsidR="00416A6F" w:rsidRDefault="00951516"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[24]</w:t>
      </w:r>
      <w:r w:rsidR="00416A6F">
        <w:rPr>
          <w:rFonts w:ascii="TimesNewRomanPSMT" w:eastAsia="Times New Roman" w:hAnsi="TimesNewRomanPSMT" w:cs="TimesNewRomanPSMT"/>
          <w:color w:val="auto"/>
          <w:kern w:val="0"/>
          <w:lang w:eastAsia="hu-HU" w:bidi="ar-SA"/>
        </w:rPr>
        <w:t xml:space="preserve"> Verziókezelés</w:t>
      </w:r>
    </w:p>
    <w:p w14:paraId="77990A07" w14:textId="6D0061D1" w:rsidR="00C25F66" w:rsidRPr="00400CA3" w:rsidRDefault="00DA3829" w:rsidP="00400CA3">
      <w:pPr>
        <w:pStyle w:val="SzDSzvegTrzs"/>
        <w:ind w:left="426"/>
        <w:rPr>
          <w:rFonts w:ascii="TimesNewRomanPSMT" w:eastAsia="Times New Roman" w:hAnsi="TimesNewRomanPSMT" w:cs="TimesNewRomanPSMT"/>
          <w:color w:val="auto"/>
          <w:kern w:val="0"/>
          <w:lang w:eastAsia="hu-HU" w:bidi="ar-SA"/>
        </w:rPr>
      </w:pPr>
      <w:hyperlink r:id="rId59" w:history="1">
        <w:r w:rsidR="00416A6F" w:rsidRPr="00B33B6B">
          <w:rPr>
            <w:rStyle w:val="Hiperhivatkozs"/>
            <w:i/>
          </w:rPr>
          <w:t>https://hu.wikipedia.org/wiki/Verzi%C3%B3kezel%C3%A9s</w:t>
        </w:r>
      </w:hyperlink>
      <w:r w:rsidR="00416A6F">
        <w:rPr>
          <w:i/>
        </w:rPr>
        <w:t xml:space="preserve">, </w:t>
      </w:r>
      <w:r w:rsidR="00416A6F">
        <w:t>2019.02.15.</w:t>
      </w:r>
    </w:p>
    <w:sectPr w:rsidR="00C25F66" w:rsidRPr="00400CA3" w:rsidSect="00D029CD">
      <w:headerReference w:type="default" r:id="rId60"/>
      <w:footerReference w:type="default" r:id="rId61"/>
      <w:headerReference w:type="first" r:id="rId62"/>
      <w:footerReference w:type="first" r:id="rId63"/>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2" w:author="Miklós Hatwagner" w:date="2019-05-03T09:24:00Z" w:initials="MH">
    <w:p w14:paraId="1A5A2CAC" w14:textId="3CDF617E" w:rsidR="00DA3829" w:rsidRDefault="00DA3829">
      <w:pPr>
        <w:pStyle w:val="Jegyzetszveg"/>
      </w:pPr>
      <w:r>
        <w:rPr>
          <w:rStyle w:val="Jegyzethivatkozs"/>
        </w:rPr>
        <w:annotationRef/>
      </w:r>
      <w:r>
        <w:t>Itt a behúzást úgy kellene módosítani, hogy a második sor ne lógjon a sorszám alá.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5A2C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247C66" w16cid:durableId="20768050"/>
  <w16cid:commentId w16cid:paraId="392AF9D4" w16cid:durableId="20768051"/>
  <w16cid:commentId w16cid:paraId="05B2CA02" w16cid:durableId="20768052"/>
  <w16cid:commentId w16cid:paraId="7D44DBF2" w16cid:durableId="20768106"/>
  <w16cid:commentId w16cid:paraId="1A5A2CAC" w16cid:durableId="2076874F"/>
  <w16cid:commentId w16cid:paraId="60ABF3D1" w16cid:durableId="2076877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BD6A28" w14:textId="77777777" w:rsidR="00DA3E9C" w:rsidRDefault="00DA3E9C">
      <w:r>
        <w:separator/>
      </w:r>
    </w:p>
  </w:endnote>
  <w:endnote w:type="continuationSeparator" w:id="0">
    <w:p w14:paraId="5750C569" w14:textId="77777777" w:rsidR="00DA3E9C" w:rsidRDefault="00DA3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A5E9" w14:textId="06402F1B" w:rsidR="00DA3829" w:rsidRDefault="00DA3829" w:rsidP="00DF668E">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A74C6" w14:textId="77777777" w:rsidR="00DA3829" w:rsidRDefault="00DA3829" w:rsidP="0073275F">
    <w:pPr>
      <w:pStyle w:val="llb"/>
    </w:pPr>
  </w:p>
  <w:p w14:paraId="2A7ED767" w14:textId="77777777" w:rsidR="00DA3829" w:rsidRDefault="00DA3829" w:rsidP="0073275F">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86652"/>
      <w:docPartObj>
        <w:docPartGallery w:val="Page Numbers (Bottom of Page)"/>
        <w:docPartUnique/>
      </w:docPartObj>
    </w:sdtPr>
    <w:sdtContent>
      <w:p w14:paraId="27D67B4F" w14:textId="0426398E" w:rsidR="00DA3829" w:rsidRDefault="00DA3829" w:rsidP="00DF668E">
        <w:pPr>
          <w:pStyle w:val="llb"/>
          <w:jc w:val="center"/>
        </w:pPr>
        <w:r>
          <w:fldChar w:fldCharType="begin"/>
        </w:r>
        <w:r>
          <w:instrText>PAGE   \* MERGEFORMAT</w:instrText>
        </w:r>
        <w:r>
          <w:fldChar w:fldCharType="separate"/>
        </w:r>
        <w:r w:rsidR="00A46FE0">
          <w:rPr>
            <w:noProof/>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Content>
      <w:p w14:paraId="72CFD43E" w14:textId="7CC20FEE" w:rsidR="00DA3829" w:rsidRDefault="00DA3829" w:rsidP="00D029CD">
        <w:pPr>
          <w:pStyle w:val="llb"/>
          <w:spacing w:before="240"/>
          <w:jc w:val="center"/>
        </w:pPr>
        <w:r>
          <w:fldChar w:fldCharType="begin"/>
        </w:r>
        <w:r>
          <w:instrText>PAGE   \* MERGEFORMAT</w:instrText>
        </w:r>
        <w:r>
          <w:fldChar w:fldCharType="separate"/>
        </w:r>
        <w:r w:rsidR="00A46FE0">
          <w:rPr>
            <w:noProof/>
          </w:rPr>
          <w:t>10</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Content>
      <w:p w14:paraId="6A3F4B06" w14:textId="7C535D9F" w:rsidR="00DA3829" w:rsidRDefault="00DA3829">
        <w:pPr>
          <w:pStyle w:val="llb"/>
          <w:jc w:val="center"/>
        </w:pPr>
        <w:r>
          <w:fldChar w:fldCharType="begin"/>
        </w:r>
        <w:r>
          <w:instrText>PAGE   \* MERGEFORMAT</w:instrText>
        </w:r>
        <w:r>
          <w:fldChar w:fldCharType="separate"/>
        </w:r>
        <w:r w:rsidR="00A46FE0">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5AFAC" w14:textId="77777777" w:rsidR="00DA3E9C" w:rsidRDefault="00DA3E9C">
      <w:r>
        <w:separator/>
      </w:r>
    </w:p>
  </w:footnote>
  <w:footnote w:type="continuationSeparator" w:id="0">
    <w:p w14:paraId="74FB0F4A" w14:textId="77777777" w:rsidR="00DA3E9C" w:rsidRDefault="00DA3E9C">
      <w:r>
        <w:continuationSeparator/>
      </w:r>
    </w:p>
  </w:footnote>
  <w:footnote w:id="1">
    <w:p w14:paraId="6E632583" w14:textId="3E973B5A" w:rsidR="0028106E" w:rsidRDefault="0028106E">
      <w:pPr>
        <w:pStyle w:val="Lbjegyzetszveg"/>
      </w:pPr>
      <w:r>
        <w:rPr>
          <w:rStyle w:val="Lbjegyzet-hivatkozs"/>
        </w:rPr>
        <w:footnoteRef/>
      </w:r>
      <w:r>
        <w:t xml:space="preserve"> A CandD osztály a genetikus algoritmus </w:t>
      </w:r>
      <w:r w:rsidR="006641BD">
        <w:t>lefutásához szükséges adatokat tartalmaz</w:t>
      </w:r>
      <w:r w:rsidR="00D90793">
        <w:t>za</w:t>
      </w:r>
      <w:r w:rsidR="006641BD">
        <w:t>.</w:t>
      </w:r>
    </w:p>
  </w:footnote>
  <w:footnote w:id="2">
    <w:p w14:paraId="76CEA140" w14:textId="56DECED1" w:rsidR="00DA3829" w:rsidRDefault="00DA3829"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DA3829" w:rsidRPr="00AE5E95" w:rsidRDefault="00DA3829"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DA3829" w:rsidRPr="0073275F" w:rsidRDefault="00DA3829"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DE42222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3" w15:restartNumberingAfterBreak="0">
    <w:nsid w:val="0BF572DD"/>
    <w:multiLevelType w:val="hybridMultilevel"/>
    <w:tmpl w:val="90184C9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4"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5" w15:restartNumberingAfterBreak="0">
    <w:nsid w:val="146F1EB1"/>
    <w:multiLevelType w:val="hybridMultilevel"/>
    <w:tmpl w:val="4D040B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57287F"/>
    <w:multiLevelType w:val="hybridMultilevel"/>
    <w:tmpl w:val="B2B44F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251DE3"/>
    <w:multiLevelType w:val="hybridMultilevel"/>
    <w:tmpl w:val="909C12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9"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3CE4301"/>
    <w:multiLevelType w:val="hybridMultilevel"/>
    <w:tmpl w:val="7610B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7"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79B5236"/>
    <w:multiLevelType w:val="hybridMultilevel"/>
    <w:tmpl w:val="35624B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A931045"/>
    <w:multiLevelType w:val="hybridMultilevel"/>
    <w:tmpl w:val="968AC4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EAA3D5E"/>
    <w:multiLevelType w:val="hybridMultilevel"/>
    <w:tmpl w:val="F2C88456"/>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7" w15:restartNumberingAfterBreak="0">
    <w:nsid w:val="74AE1A8F"/>
    <w:multiLevelType w:val="hybridMultilevel"/>
    <w:tmpl w:val="3B382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7490335"/>
    <w:multiLevelType w:val="hybridMultilevel"/>
    <w:tmpl w:val="717C1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E92027E"/>
    <w:multiLevelType w:val="hybridMultilevel"/>
    <w:tmpl w:val="9F5403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9"/>
  </w:num>
  <w:num w:numId="6">
    <w:abstractNumId w:val="12"/>
  </w:num>
  <w:num w:numId="7">
    <w:abstractNumId w:val="8"/>
  </w:num>
  <w:num w:numId="8">
    <w:abstractNumId w:val="29"/>
  </w:num>
  <w:num w:numId="9">
    <w:abstractNumId w:val="11"/>
  </w:num>
  <w:num w:numId="10">
    <w:abstractNumId w:val="4"/>
  </w:num>
  <w:num w:numId="11">
    <w:abstractNumId w:val="17"/>
  </w:num>
  <w:num w:numId="12">
    <w:abstractNumId w:val="14"/>
  </w:num>
  <w:num w:numId="13">
    <w:abstractNumId w:val="20"/>
  </w:num>
  <w:num w:numId="14">
    <w:abstractNumId w:val="21"/>
  </w:num>
  <w:num w:numId="15">
    <w:abstractNumId w:val="24"/>
  </w:num>
  <w:num w:numId="16">
    <w:abstractNumId w:val="13"/>
  </w:num>
  <w:num w:numId="17">
    <w:abstractNumId w:val="7"/>
  </w:num>
  <w:num w:numId="18">
    <w:abstractNumId w:val="28"/>
  </w:num>
  <w:num w:numId="19">
    <w:abstractNumId w:val="6"/>
  </w:num>
  <w:num w:numId="20">
    <w:abstractNumId w:val="27"/>
  </w:num>
  <w:num w:numId="21">
    <w:abstractNumId w:val="23"/>
  </w:num>
  <w:num w:numId="22">
    <w:abstractNumId w:val="5"/>
  </w:num>
  <w:num w:numId="23">
    <w:abstractNumId w:val="10"/>
  </w:num>
  <w:num w:numId="24">
    <w:abstractNumId w:val="26"/>
  </w:num>
  <w:num w:numId="25">
    <w:abstractNumId w:val="3"/>
  </w:num>
  <w:num w:numId="26">
    <w:abstractNumId w:val="19"/>
  </w:num>
  <w:num w:numId="27">
    <w:abstractNumId w:val="2"/>
  </w:num>
  <w:num w:numId="28">
    <w:abstractNumId w:val="3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19"/>
    <w:rsid w:val="0001697E"/>
    <w:rsid w:val="00021E68"/>
    <w:rsid w:val="0002427C"/>
    <w:rsid w:val="00025680"/>
    <w:rsid w:val="0002612E"/>
    <w:rsid w:val="00033F03"/>
    <w:rsid w:val="0004046F"/>
    <w:rsid w:val="0004445F"/>
    <w:rsid w:val="00044E9B"/>
    <w:rsid w:val="0005157C"/>
    <w:rsid w:val="0005351F"/>
    <w:rsid w:val="00056C68"/>
    <w:rsid w:val="0006183A"/>
    <w:rsid w:val="00062F27"/>
    <w:rsid w:val="00064C46"/>
    <w:rsid w:val="00065E77"/>
    <w:rsid w:val="00066212"/>
    <w:rsid w:val="00067EE1"/>
    <w:rsid w:val="000758F6"/>
    <w:rsid w:val="0007647B"/>
    <w:rsid w:val="000811DA"/>
    <w:rsid w:val="00086A91"/>
    <w:rsid w:val="00090AA7"/>
    <w:rsid w:val="00091B77"/>
    <w:rsid w:val="00092B84"/>
    <w:rsid w:val="00096CCD"/>
    <w:rsid w:val="000A0B48"/>
    <w:rsid w:val="000A3F03"/>
    <w:rsid w:val="000A5E42"/>
    <w:rsid w:val="000A73CC"/>
    <w:rsid w:val="000B3B58"/>
    <w:rsid w:val="000B4235"/>
    <w:rsid w:val="000B60EE"/>
    <w:rsid w:val="000C3E6E"/>
    <w:rsid w:val="000C4F4F"/>
    <w:rsid w:val="000D350B"/>
    <w:rsid w:val="000D52C4"/>
    <w:rsid w:val="000D76A9"/>
    <w:rsid w:val="000D79F0"/>
    <w:rsid w:val="000E0A42"/>
    <w:rsid w:val="000E15DB"/>
    <w:rsid w:val="000E3C06"/>
    <w:rsid w:val="000E455E"/>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37C76"/>
    <w:rsid w:val="00140E2C"/>
    <w:rsid w:val="001412EB"/>
    <w:rsid w:val="00141757"/>
    <w:rsid w:val="00142A12"/>
    <w:rsid w:val="001529F1"/>
    <w:rsid w:val="00162233"/>
    <w:rsid w:val="001701DE"/>
    <w:rsid w:val="0017294F"/>
    <w:rsid w:val="001751C0"/>
    <w:rsid w:val="0017634C"/>
    <w:rsid w:val="0017638D"/>
    <w:rsid w:val="00176E67"/>
    <w:rsid w:val="001777F5"/>
    <w:rsid w:val="0018288B"/>
    <w:rsid w:val="00182ACB"/>
    <w:rsid w:val="00183A61"/>
    <w:rsid w:val="00185503"/>
    <w:rsid w:val="001957B0"/>
    <w:rsid w:val="00196C62"/>
    <w:rsid w:val="001A0E07"/>
    <w:rsid w:val="001A49A6"/>
    <w:rsid w:val="001A6C42"/>
    <w:rsid w:val="001A7116"/>
    <w:rsid w:val="001B4BDC"/>
    <w:rsid w:val="001B4FDE"/>
    <w:rsid w:val="001B618B"/>
    <w:rsid w:val="001B62B7"/>
    <w:rsid w:val="001C0DAA"/>
    <w:rsid w:val="001C522A"/>
    <w:rsid w:val="001D0508"/>
    <w:rsid w:val="001D3169"/>
    <w:rsid w:val="001D4AB6"/>
    <w:rsid w:val="001D7D95"/>
    <w:rsid w:val="001E1E79"/>
    <w:rsid w:val="001E2CB3"/>
    <w:rsid w:val="001E73AA"/>
    <w:rsid w:val="001F08F3"/>
    <w:rsid w:val="001F0E89"/>
    <w:rsid w:val="001F38A1"/>
    <w:rsid w:val="001F5EC3"/>
    <w:rsid w:val="001F78DA"/>
    <w:rsid w:val="002039EA"/>
    <w:rsid w:val="002056F3"/>
    <w:rsid w:val="00205C25"/>
    <w:rsid w:val="00210C58"/>
    <w:rsid w:val="00212356"/>
    <w:rsid w:val="0021315A"/>
    <w:rsid w:val="00215191"/>
    <w:rsid w:val="00222623"/>
    <w:rsid w:val="002227DE"/>
    <w:rsid w:val="00224A9C"/>
    <w:rsid w:val="00226044"/>
    <w:rsid w:val="00230171"/>
    <w:rsid w:val="00232406"/>
    <w:rsid w:val="002356CA"/>
    <w:rsid w:val="00235C38"/>
    <w:rsid w:val="00246093"/>
    <w:rsid w:val="00246919"/>
    <w:rsid w:val="00247AE8"/>
    <w:rsid w:val="002508B8"/>
    <w:rsid w:val="00254216"/>
    <w:rsid w:val="00254234"/>
    <w:rsid w:val="002546EB"/>
    <w:rsid w:val="0025530A"/>
    <w:rsid w:val="00256A1A"/>
    <w:rsid w:val="002570FD"/>
    <w:rsid w:val="002604BA"/>
    <w:rsid w:val="002625BC"/>
    <w:rsid w:val="00267199"/>
    <w:rsid w:val="00267FC0"/>
    <w:rsid w:val="00271832"/>
    <w:rsid w:val="0027294D"/>
    <w:rsid w:val="00272C54"/>
    <w:rsid w:val="0027617B"/>
    <w:rsid w:val="0028106E"/>
    <w:rsid w:val="00281CCA"/>
    <w:rsid w:val="002861CD"/>
    <w:rsid w:val="002875DF"/>
    <w:rsid w:val="002913E6"/>
    <w:rsid w:val="00294BC4"/>
    <w:rsid w:val="002976F5"/>
    <w:rsid w:val="002A13DC"/>
    <w:rsid w:val="002A4130"/>
    <w:rsid w:val="002A5168"/>
    <w:rsid w:val="002A597F"/>
    <w:rsid w:val="002C01B4"/>
    <w:rsid w:val="002C38B2"/>
    <w:rsid w:val="002D13C9"/>
    <w:rsid w:val="002D1CC6"/>
    <w:rsid w:val="002D5A64"/>
    <w:rsid w:val="002D65A8"/>
    <w:rsid w:val="002D797A"/>
    <w:rsid w:val="002E7F52"/>
    <w:rsid w:val="002F0110"/>
    <w:rsid w:val="002F2225"/>
    <w:rsid w:val="002F5A6A"/>
    <w:rsid w:val="003106A9"/>
    <w:rsid w:val="00316512"/>
    <w:rsid w:val="00316734"/>
    <w:rsid w:val="003214A9"/>
    <w:rsid w:val="00322A29"/>
    <w:rsid w:val="00322C71"/>
    <w:rsid w:val="00322C8B"/>
    <w:rsid w:val="00324BCB"/>
    <w:rsid w:val="00330C3F"/>
    <w:rsid w:val="00334B28"/>
    <w:rsid w:val="00336ACD"/>
    <w:rsid w:val="00342F4A"/>
    <w:rsid w:val="00344AA1"/>
    <w:rsid w:val="003451D1"/>
    <w:rsid w:val="0034583C"/>
    <w:rsid w:val="0035013A"/>
    <w:rsid w:val="00353138"/>
    <w:rsid w:val="00353203"/>
    <w:rsid w:val="0035612B"/>
    <w:rsid w:val="00361CE9"/>
    <w:rsid w:val="00362722"/>
    <w:rsid w:val="0036420E"/>
    <w:rsid w:val="0036456D"/>
    <w:rsid w:val="00364FDA"/>
    <w:rsid w:val="00365E77"/>
    <w:rsid w:val="003709BE"/>
    <w:rsid w:val="00372662"/>
    <w:rsid w:val="00375E2A"/>
    <w:rsid w:val="00377123"/>
    <w:rsid w:val="0037779B"/>
    <w:rsid w:val="00382CE3"/>
    <w:rsid w:val="00384DD2"/>
    <w:rsid w:val="0039063C"/>
    <w:rsid w:val="00392B35"/>
    <w:rsid w:val="00394327"/>
    <w:rsid w:val="00395CFD"/>
    <w:rsid w:val="003A09F4"/>
    <w:rsid w:val="003A2419"/>
    <w:rsid w:val="003A2593"/>
    <w:rsid w:val="003A3A53"/>
    <w:rsid w:val="003B0636"/>
    <w:rsid w:val="003C063B"/>
    <w:rsid w:val="003C5913"/>
    <w:rsid w:val="003C63A1"/>
    <w:rsid w:val="003D735A"/>
    <w:rsid w:val="003E0223"/>
    <w:rsid w:val="003E0B62"/>
    <w:rsid w:val="003E2220"/>
    <w:rsid w:val="003E337F"/>
    <w:rsid w:val="003E524D"/>
    <w:rsid w:val="003E6864"/>
    <w:rsid w:val="003E6D50"/>
    <w:rsid w:val="003E7892"/>
    <w:rsid w:val="003F0768"/>
    <w:rsid w:val="003F4B1D"/>
    <w:rsid w:val="003F703B"/>
    <w:rsid w:val="00400651"/>
    <w:rsid w:val="0040073B"/>
    <w:rsid w:val="00400CA3"/>
    <w:rsid w:val="00403FF2"/>
    <w:rsid w:val="00415C88"/>
    <w:rsid w:val="00416A6F"/>
    <w:rsid w:val="004208E9"/>
    <w:rsid w:val="00420E9F"/>
    <w:rsid w:val="00422478"/>
    <w:rsid w:val="00423A1A"/>
    <w:rsid w:val="004309A1"/>
    <w:rsid w:val="0043136B"/>
    <w:rsid w:val="00433659"/>
    <w:rsid w:val="004344FB"/>
    <w:rsid w:val="00434D12"/>
    <w:rsid w:val="0043667A"/>
    <w:rsid w:val="004377DB"/>
    <w:rsid w:val="0044176A"/>
    <w:rsid w:val="00442D72"/>
    <w:rsid w:val="004443D2"/>
    <w:rsid w:val="00447161"/>
    <w:rsid w:val="004575C8"/>
    <w:rsid w:val="004602EE"/>
    <w:rsid w:val="00460A80"/>
    <w:rsid w:val="00461791"/>
    <w:rsid w:val="00461DD8"/>
    <w:rsid w:val="00464F27"/>
    <w:rsid w:val="0046616B"/>
    <w:rsid w:val="0047031B"/>
    <w:rsid w:val="00471433"/>
    <w:rsid w:val="00472C12"/>
    <w:rsid w:val="00476A5B"/>
    <w:rsid w:val="00477853"/>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3270"/>
    <w:rsid w:val="004C4D3C"/>
    <w:rsid w:val="004C7F8B"/>
    <w:rsid w:val="004D13FB"/>
    <w:rsid w:val="004D3EE2"/>
    <w:rsid w:val="004D5B99"/>
    <w:rsid w:val="004D7F76"/>
    <w:rsid w:val="004E346A"/>
    <w:rsid w:val="004E77FC"/>
    <w:rsid w:val="004F09BB"/>
    <w:rsid w:val="004F0ACE"/>
    <w:rsid w:val="004F0C22"/>
    <w:rsid w:val="004F2D66"/>
    <w:rsid w:val="004F3504"/>
    <w:rsid w:val="004F3A1A"/>
    <w:rsid w:val="004F70D5"/>
    <w:rsid w:val="00500CC1"/>
    <w:rsid w:val="00502368"/>
    <w:rsid w:val="00503FB5"/>
    <w:rsid w:val="0050667F"/>
    <w:rsid w:val="00511216"/>
    <w:rsid w:val="0051122F"/>
    <w:rsid w:val="005122D2"/>
    <w:rsid w:val="00515CB4"/>
    <w:rsid w:val="005165D1"/>
    <w:rsid w:val="00522DDB"/>
    <w:rsid w:val="00525FDC"/>
    <w:rsid w:val="005348A9"/>
    <w:rsid w:val="005359E8"/>
    <w:rsid w:val="00536E54"/>
    <w:rsid w:val="0053741F"/>
    <w:rsid w:val="00542021"/>
    <w:rsid w:val="005426FE"/>
    <w:rsid w:val="005429AD"/>
    <w:rsid w:val="0054711A"/>
    <w:rsid w:val="00547699"/>
    <w:rsid w:val="005508C4"/>
    <w:rsid w:val="00557DAC"/>
    <w:rsid w:val="0056418B"/>
    <w:rsid w:val="00566975"/>
    <w:rsid w:val="0057366E"/>
    <w:rsid w:val="00575008"/>
    <w:rsid w:val="00580F03"/>
    <w:rsid w:val="00585034"/>
    <w:rsid w:val="00593A14"/>
    <w:rsid w:val="0059608A"/>
    <w:rsid w:val="005A1A00"/>
    <w:rsid w:val="005A2C00"/>
    <w:rsid w:val="005A3059"/>
    <w:rsid w:val="005A4F4A"/>
    <w:rsid w:val="005A595B"/>
    <w:rsid w:val="005A70DF"/>
    <w:rsid w:val="005B1A64"/>
    <w:rsid w:val="005B4D3E"/>
    <w:rsid w:val="005B64D4"/>
    <w:rsid w:val="005B6EA5"/>
    <w:rsid w:val="005C0D51"/>
    <w:rsid w:val="005D01FB"/>
    <w:rsid w:val="005D0A2E"/>
    <w:rsid w:val="005D2084"/>
    <w:rsid w:val="005D61C3"/>
    <w:rsid w:val="005E309F"/>
    <w:rsid w:val="005E35D6"/>
    <w:rsid w:val="005E4894"/>
    <w:rsid w:val="005E6FEB"/>
    <w:rsid w:val="005F061A"/>
    <w:rsid w:val="0060285D"/>
    <w:rsid w:val="00603117"/>
    <w:rsid w:val="00607D1F"/>
    <w:rsid w:val="006125DA"/>
    <w:rsid w:val="00617CE9"/>
    <w:rsid w:val="0062083B"/>
    <w:rsid w:val="00620F6F"/>
    <w:rsid w:val="00625979"/>
    <w:rsid w:val="0063019D"/>
    <w:rsid w:val="00632976"/>
    <w:rsid w:val="006342A9"/>
    <w:rsid w:val="00636496"/>
    <w:rsid w:val="006371A5"/>
    <w:rsid w:val="00640EF0"/>
    <w:rsid w:val="006411F7"/>
    <w:rsid w:val="00641AEB"/>
    <w:rsid w:val="006420F7"/>
    <w:rsid w:val="006500C4"/>
    <w:rsid w:val="0065085F"/>
    <w:rsid w:val="0065096B"/>
    <w:rsid w:val="0065327A"/>
    <w:rsid w:val="00653F3E"/>
    <w:rsid w:val="00655AE3"/>
    <w:rsid w:val="006571EB"/>
    <w:rsid w:val="0065798D"/>
    <w:rsid w:val="006641BD"/>
    <w:rsid w:val="00665867"/>
    <w:rsid w:val="00666A51"/>
    <w:rsid w:val="00666F3D"/>
    <w:rsid w:val="00672FDA"/>
    <w:rsid w:val="00675791"/>
    <w:rsid w:val="006757B1"/>
    <w:rsid w:val="0069165C"/>
    <w:rsid w:val="00691730"/>
    <w:rsid w:val="00693F3C"/>
    <w:rsid w:val="00695C54"/>
    <w:rsid w:val="00697167"/>
    <w:rsid w:val="00697E8B"/>
    <w:rsid w:val="006A1285"/>
    <w:rsid w:val="006A2556"/>
    <w:rsid w:val="006A76D4"/>
    <w:rsid w:val="006B0009"/>
    <w:rsid w:val="006B1391"/>
    <w:rsid w:val="006B57C3"/>
    <w:rsid w:val="006B5EC4"/>
    <w:rsid w:val="006B5F1E"/>
    <w:rsid w:val="006B6D0A"/>
    <w:rsid w:val="006B7B62"/>
    <w:rsid w:val="006C09DE"/>
    <w:rsid w:val="006C45AE"/>
    <w:rsid w:val="006D19A9"/>
    <w:rsid w:val="006D22AC"/>
    <w:rsid w:val="006D3FEB"/>
    <w:rsid w:val="006D3FF4"/>
    <w:rsid w:val="006D4556"/>
    <w:rsid w:val="006E0108"/>
    <w:rsid w:val="006E15D9"/>
    <w:rsid w:val="006E17B1"/>
    <w:rsid w:val="006E1BFF"/>
    <w:rsid w:val="006E447B"/>
    <w:rsid w:val="006F2696"/>
    <w:rsid w:val="006F46BE"/>
    <w:rsid w:val="006F4F41"/>
    <w:rsid w:val="006F6DD8"/>
    <w:rsid w:val="00704C78"/>
    <w:rsid w:val="0071110C"/>
    <w:rsid w:val="007135EA"/>
    <w:rsid w:val="007204E8"/>
    <w:rsid w:val="00724C40"/>
    <w:rsid w:val="007252D7"/>
    <w:rsid w:val="00727B48"/>
    <w:rsid w:val="0073275F"/>
    <w:rsid w:val="007353ED"/>
    <w:rsid w:val="00740B83"/>
    <w:rsid w:val="00746A29"/>
    <w:rsid w:val="00751DF6"/>
    <w:rsid w:val="00760866"/>
    <w:rsid w:val="00762EBD"/>
    <w:rsid w:val="00771BB6"/>
    <w:rsid w:val="007734D9"/>
    <w:rsid w:val="007768C8"/>
    <w:rsid w:val="00780792"/>
    <w:rsid w:val="00780B1C"/>
    <w:rsid w:val="007825CC"/>
    <w:rsid w:val="0079060F"/>
    <w:rsid w:val="00792D1E"/>
    <w:rsid w:val="0079417C"/>
    <w:rsid w:val="00795C3F"/>
    <w:rsid w:val="0079649A"/>
    <w:rsid w:val="00797A7E"/>
    <w:rsid w:val="007A29A2"/>
    <w:rsid w:val="007A4E54"/>
    <w:rsid w:val="007B090B"/>
    <w:rsid w:val="007B15C9"/>
    <w:rsid w:val="007B4DA3"/>
    <w:rsid w:val="007B6BF6"/>
    <w:rsid w:val="007B7C7E"/>
    <w:rsid w:val="007C39EC"/>
    <w:rsid w:val="007C4F59"/>
    <w:rsid w:val="007C5DF4"/>
    <w:rsid w:val="007D0197"/>
    <w:rsid w:val="007D12CD"/>
    <w:rsid w:val="007D1475"/>
    <w:rsid w:val="007D1CA6"/>
    <w:rsid w:val="007D56D0"/>
    <w:rsid w:val="007D61FF"/>
    <w:rsid w:val="007E0D11"/>
    <w:rsid w:val="007E2480"/>
    <w:rsid w:val="007E2A02"/>
    <w:rsid w:val="007E5755"/>
    <w:rsid w:val="007F0190"/>
    <w:rsid w:val="007F07FC"/>
    <w:rsid w:val="007F0DCB"/>
    <w:rsid w:val="007F30FD"/>
    <w:rsid w:val="007F6D1F"/>
    <w:rsid w:val="007F70C6"/>
    <w:rsid w:val="007F7567"/>
    <w:rsid w:val="0080451B"/>
    <w:rsid w:val="008049B6"/>
    <w:rsid w:val="00806924"/>
    <w:rsid w:val="00811A84"/>
    <w:rsid w:val="00812519"/>
    <w:rsid w:val="00813A4C"/>
    <w:rsid w:val="008161EF"/>
    <w:rsid w:val="00823189"/>
    <w:rsid w:val="00823A1F"/>
    <w:rsid w:val="008272CE"/>
    <w:rsid w:val="008356ED"/>
    <w:rsid w:val="00836868"/>
    <w:rsid w:val="00836B56"/>
    <w:rsid w:val="0083723F"/>
    <w:rsid w:val="008377C7"/>
    <w:rsid w:val="008406E4"/>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96ED9"/>
    <w:rsid w:val="008A296C"/>
    <w:rsid w:val="008A35BA"/>
    <w:rsid w:val="008A6B26"/>
    <w:rsid w:val="008A6E82"/>
    <w:rsid w:val="008A6FFC"/>
    <w:rsid w:val="008A717F"/>
    <w:rsid w:val="008B1986"/>
    <w:rsid w:val="008B26A4"/>
    <w:rsid w:val="008C2D7E"/>
    <w:rsid w:val="008C6A02"/>
    <w:rsid w:val="008C7371"/>
    <w:rsid w:val="008D4EEE"/>
    <w:rsid w:val="008D4FFC"/>
    <w:rsid w:val="008E1C54"/>
    <w:rsid w:val="008E3319"/>
    <w:rsid w:val="008F3D72"/>
    <w:rsid w:val="008F7A25"/>
    <w:rsid w:val="00901EC7"/>
    <w:rsid w:val="00913E12"/>
    <w:rsid w:val="00916C73"/>
    <w:rsid w:val="009214F7"/>
    <w:rsid w:val="00926316"/>
    <w:rsid w:val="0093050C"/>
    <w:rsid w:val="0093352F"/>
    <w:rsid w:val="00935BA5"/>
    <w:rsid w:val="00935BA9"/>
    <w:rsid w:val="009360BB"/>
    <w:rsid w:val="00947122"/>
    <w:rsid w:val="00947C48"/>
    <w:rsid w:val="00951516"/>
    <w:rsid w:val="009529FD"/>
    <w:rsid w:val="00957123"/>
    <w:rsid w:val="00961A26"/>
    <w:rsid w:val="00973FC8"/>
    <w:rsid w:val="00974A5B"/>
    <w:rsid w:val="00975BB4"/>
    <w:rsid w:val="00977AAF"/>
    <w:rsid w:val="0098476B"/>
    <w:rsid w:val="009849D3"/>
    <w:rsid w:val="0098571B"/>
    <w:rsid w:val="00985D71"/>
    <w:rsid w:val="00986E78"/>
    <w:rsid w:val="00990A44"/>
    <w:rsid w:val="009912BA"/>
    <w:rsid w:val="009919E9"/>
    <w:rsid w:val="00993E37"/>
    <w:rsid w:val="009A0DBD"/>
    <w:rsid w:val="009A77B2"/>
    <w:rsid w:val="009A7AA2"/>
    <w:rsid w:val="009B2643"/>
    <w:rsid w:val="009B26C3"/>
    <w:rsid w:val="009B33CF"/>
    <w:rsid w:val="009B5C83"/>
    <w:rsid w:val="009B6237"/>
    <w:rsid w:val="009B6CFF"/>
    <w:rsid w:val="009C1A83"/>
    <w:rsid w:val="009C1B84"/>
    <w:rsid w:val="009C24C1"/>
    <w:rsid w:val="009C6E72"/>
    <w:rsid w:val="009D197D"/>
    <w:rsid w:val="009D299B"/>
    <w:rsid w:val="009D57B0"/>
    <w:rsid w:val="009D68A5"/>
    <w:rsid w:val="009D6D9B"/>
    <w:rsid w:val="009D7D58"/>
    <w:rsid w:val="009E0501"/>
    <w:rsid w:val="009E36E1"/>
    <w:rsid w:val="009E68ED"/>
    <w:rsid w:val="009E7D4A"/>
    <w:rsid w:val="009F22DC"/>
    <w:rsid w:val="009F7AF5"/>
    <w:rsid w:val="00A00BEF"/>
    <w:rsid w:val="00A02C6C"/>
    <w:rsid w:val="00A0656E"/>
    <w:rsid w:val="00A06746"/>
    <w:rsid w:val="00A11667"/>
    <w:rsid w:val="00A12152"/>
    <w:rsid w:val="00A126CF"/>
    <w:rsid w:val="00A13306"/>
    <w:rsid w:val="00A14B1C"/>
    <w:rsid w:val="00A15012"/>
    <w:rsid w:val="00A212FF"/>
    <w:rsid w:val="00A22369"/>
    <w:rsid w:val="00A239D4"/>
    <w:rsid w:val="00A42589"/>
    <w:rsid w:val="00A43CAE"/>
    <w:rsid w:val="00A43FC2"/>
    <w:rsid w:val="00A45ACE"/>
    <w:rsid w:val="00A46F10"/>
    <w:rsid w:val="00A46FE0"/>
    <w:rsid w:val="00A60224"/>
    <w:rsid w:val="00A64B4D"/>
    <w:rsid w:val="00A65ABF"/>
    <w:rsid w:val="00A80257"/>
    <w:rsid w:val="00A808E6"/>
    <w:rsid w:val="00A83839"/>
    <w:rsid w:val="00A86103"/>
    <w:rsid w:val="00A86185"/>
    <w:rsid w:val="00A86939"/>
    <w:rsid w:val="00A86FD2"/>
    <w:rsid w:val="00A9008E"/>
    <w:rsid w:val="00A902D9"/>
    <w:rsid w:val="00A91CBB"/>
    <w:rsid w:val="00A9243A"/>
    <w:rsid w:val="00A9281C"/>
    <w:rsid w:val="00A92DA9"/>
    <w:rsid w:val="00AA03C2"/>
    <w:rsid w:val="00AA3925"/>
    <w:rsid w:val="00AA6989"/>
    <w:rsid w:val="00AB0E5E"/>
    <w:rsid w:val="00AB605E"/>
    <w:rsid w:val="00AC0884"/>
    <w:rsid w:val="00AC3351"/>
    <w:rsid w:val="00AC3D3B"/>
    <w:rsid w:val="00AC6673"/>
    <w:rsid w:val="00AC6AC5"/>
    <w:rsid w:val="00AD047E"/>
    <w:rsid w:val="00AD04A2"/>
    <w:rsid w:val="00AD7584"/>
    <w:rsid w:val="00AE194A"/>
    <w:rsid w:val="00AE54C4"/>
    <w:rsid w:val="00AE5E95"/>
    <w:rsid w:val="00AE72AD"/>
    <w:rsid w:val="00AF052F"/>
    <w:rsid w:val="00AF1BFC"/>
    <w:rsid w:val="00AF52F5"/>
    <w:rsid w:val="00B032F2"/>
    <w:rsid w:val="00B040CB"/>
    <w:rsid w:val="00B06198"/>
    <w:rsid w:val="00B06F15"/>
    <w:rsid w:val="00B07C22"/>
    <w:rsid w:val="00B10F73"/>
    <w:rsid w:val="00B1123A"/>
    <w:rsid w:val="00B13F2B"/>
    <w:rsid w:val="00B16D4F"/>
    <w:rsid w:val="00B25AA7"/>
    <w:rsid w:val="00B265D8"/>
    <w:rsid w:val="00B31BB3"/>
    <w:rsid w:val="00B363C1"/>
    <w:rsid w:val="00B606F7"/>
    <w:rsid w:val="00B64B46"/>
    <w:rsid w:val="00B65BD3"/>
    <w:rsid w:val="00B73372"/>
    <w:rsid w:val="00B74265"/>
    <w:rsid w:val="00B75018"/>
    <w:rsid w:val="00B77F87"/>
    <w:rsid w:val="00B800E5"/>
    <w:rsid w:val="00B80257"/>
    <w:rsid w:val="00B80B2A"/>
    <w:rsid w:val="00B80CC3"/>
    <w:rsid w:val="00B82100"/>
    <w:rsid w:val="00B8360A"/>
    <w:rsid w:val="00B849A7"/>
    <w:rsid w:val="00B86E90"/>
    <w:rsid w:val="00B90777"/>
    <w:rsid w:val="00B91952"/>
    <w:rsid w:val="00B92C93"/>
    <w:rsid w:val="00B92F48"/>
    <w:rsid w:val="00BA4717"/>
    <w:rsid w:val="00BA7BB6"/>
    <w:rsid w:val="00BA7DB8"/>
    <w:rsid w:val="00BB1A17"/>
    <w:rsid w:val="00BB56A2"/>
    <w:rsid w:val="00BC0A6A"/>
    <w:rsid w:val="00BC22DE"/>
    <w:rsid w:val="00BC2913"/>
    <w:rsid w:val="00BC35E8"/>
    <w:rsid w:val="00BC46D3"/>
    <w:rsid w:val="00BD186B"/>
    <w:rsid w:val="00BD516A"/>
    <w:rsid w:val="00BD5D0F"/>
    <w:rsid w:val="00BD7633"/>
    <w:rsid w:val="00BE20BF"/>
    <w:rsid w:val="00BF0E4A"/>
    <w:rsid w:val="00BF5340"/>
    <w:rsid w:val="00BF6D54"/>
    <w:rsid w:val="00C008B9"/>
    <w:rsid w:val="00C0429E"/>
    <w:rsid w:val="00C11EF1"/>
    <w:rsid w:val="00C24A56"/>
    <w:rsid w:val="00C25F66"/>
    <w:rsid w:val="00C273A7"/>
    <w:rsid w:val="00C31817"/>
    <w:rsid w:val="00C3382B"/>
    <w:rsid w:val="00C339B4"/>
    <w:rsid w:val="00C40234"/>
    <w:rsid w:val="00C41C28"/>
    <w:rsid w:val="00C44965"/>
    <w:rsid w:val="00C44B29"/>
    <w:rsid w:val="00C47764"/>
    <w:rsid w:val="00C50475"/>
    <w:rsid w:val="00C54E5F"/>
    <w:rsid w:val="00C57D95"/>
    <w:rsid w:val="00C61814"/>
    <w:rsid w:val="00C64E0A"/>
    <w:rsid w:val="00C6585F"/>
    <w:rsid w:val="00C674C7"/>
    <w:rsid w:val="00C7035A"/>
    <w:rsid w:val="00C7087E"/>
    <w:rsid w:val="00C719B7"/>
    <w:rsid w:val="00C73E44"/>
    <w:rsid w:val="00C742F6"/>
    <w:rsid w:val="00C75B4D"/>
    <w:rsid w:val="00C75C7F"/>
    <w:rsid w:val="00C76B49"/>
    <w:rsid w:val="00C8117B"/>
    <w:rsid w:val="00C81A2F"/>
    <w:rsid w:val="00C833E2"/>
    <w:rsid w:val="00C90305"/>
    <w:rsid w:val="00C92D3F"/>
    <w:rsid w:val="00C935DF"/>
    <w:rsid w:val="00C95EB0"/>
    <w:rsid w:val="00CA0291"/>
    <w:rsid w:val="00CA4205"/>
    <w:rsid w:val="00CB56CB"/>
    <w:rsid w:val="00CB7A9A"/>
    <w:rsid w:val="00CB7ADA"/>
    <w:rsid w:val="00CE1847"/>
    <w:rsid w:val="00CE46DF"/>
    <w:rsid w:val="00CE6F15"/>
    <w:rsid w:val="00CE766E"/>
    <w:rsid w:val="00CF1EF8"/>
    <w:rsid w:val="00CF26BC"/>
    <w:rsid w:val="00CF2EBC"/>
    <w:rsid w:val="00CF467B"/>
    <w:rsid w:val="00CF6C7C"/>
    <w:rsid w:val="00CF7C46"/>
    <w:rsid w:val="00D00F7D"/>
    <w:rsid w:val="00D029CD"/>
    <w:rsid w:val="00D04A28"/>
    <w:rsid w:val="00D05D67"/>
    <w:rsid w:val="00D06AA9"/>
    <w:rsid w:val="00D13BE8"/>
    <w:rsid w:val="00D13DB8"/>
    <w:rsid w:val="00D15BA0"/>
    <w:rsid w:val="00D17110"/>
    <w:rsid w:val="00D21024"/>
    <w:rsid w:val="00D217CF"/>
    <w:rsid w:val="00D22843"/>
    <w:rsid w:val="00D2467B"/>
    <w:rsid w:val="00D264E4"/>
    <w:rsid w:val="00D34853"/>
    <w:rsid w:val="00D4780C"/>
    <w:rsid w:val="00D47CC3"/>
    <w:rsid w:val="00D518DA"/>
    <w:rsid w:val="00D55B12"/>
    <w:rsid w:val="00D55B55"/>
    <w:rsid w:val="00D56C48"/>
    <w:rsid w:val="00D5727D"/>
    <w:rsid w:val="00D60E6C"/>
    <w:rsid w:val="00D618FA"/>
    <w:rsid w:val="00D6251E"/>
    <w:rsid w:val="00D657C0"/>
    <w:rsid w:val="00D768F0"/>
    <w:rsid w:val="00D77442"/>
    <w:rsid w:val="00D81994"/>
    <w:rsid w:val="00D82CA4"/>
    <w:rsid w:val="00D82F31"/>
    <w:rsid w:val="00D82F52"/>
    <w:rsid w:val="00D85DDC"/>
    <w:rsid w:val="00D8759E"/>
    <w:rsid w:val="00D9066A"/>
    <w:rsid w:val="00D90793"/>
    <w:rsid w:val="00D90FD2"/>
    <w:rsid w:val="00D92BE3"/>
    <w:rsid w:val="00D93B8F"/>
    <w:rsid w:val="00D942FD"/>
    <w:rsid w:val="00DA1AAF"/>
    <w:rsid w:val="00DA20FD"/>
    <w:rsid w:val="00DA2992"/>
    <w:rsid w:val="00DA3059"/>
    <w:rsid w:val="00DA3829"/>
    <w:rsid w:val="00DA3E9C"/>
    <w:rsid w:val="00DA421A"/>
    <w:rsid w:val="00DA7EBE"/>
    <w:rsid w:val="00DB256C"/>
    <w:rsid w:val="00DB2916"/>
    <w:rsid w:val="00DB400D"/>
    <w:rsid w:val="00DB7FD1"/>
    <w:rsid w:val="00DC0B2A"/>
    <w:rsid w:val="00DC7BBD"/>
    <w:rsid w:val="00DD15FD"/>
    <w:rsid w:val="00DD3948"/>
    <w:rsid w:val="00DD7401"/>
    <w:rsid w:val="00DE35C6"/>
    <w:rsid w:val="00DE3942"/>
    <w:rsid w:val="00DE79F4"/>
    <w:rsid w:val="00DF1035"/>
    <w:rsid w:val="00DF1AE1"/>
    <w:rsid w:val="00DF1BD5"/>
    <w:rsid w:val="00DF3B86"/>
    <w:rsid w:val="00DF651E"/>
    <w:rsid w:val="00DF668E"/>
    <w:rsid w:val="00DF7852"/>
    <w:rsid w:val="00E024C5"/>
    <w:rsid w:val="00E02A20"/>
    <w:rsid w:val="00E11212"/>
    <w:rsid w:val="00E22818"/>
    <w:rsid w:val="00E242AF"/>
    <w:rsid w:val="00E24D72"/>
    <w:rsid w:val="00E25452"/>
    <w:rsid w:val="00E31F3A"/>
    <w:rsid w:val="00E36386"/>
    <w:rsid w:val="00E36446"/>
    <w:rsid w:val="00E376C1"/>
    <w:rsid w:val="00E518A7"/>
    <w:rsid w:val="00E57D49"/>
    <w:rsid w:val="00E602AB"/>
    <w:rsid w:val="00E60E00"/>
    <w:rsid w:val="00E658F4"/>
    <w:rsid w:val="00E71392"/>
    <w:rsid w:val="00E736F1"/>
    <w:rsid w:val="00E745AD"/>
    <w:rsid w:val="00E74DC4"/>
    <w:rsid w:val="00E760BE"/>
    <w:rsid w:val="00E77AEC"/>
    <w:rsid w:val="00E805F4"/>
    <w:rsid w:val="00E82D9E"/>
    <w:rsid w:val="00E8371E"/>
    <w:rsid w:val="00E94DFD"/>
    <w:rsid w:val="00E97A75"/>
    <w:rsid w:val="00EA1090"/>
    <w:rsid w:val="00EA4D4E"/>
    <w:rsid w:val="00EA5B26"/>
    <w:rsid w:val="00EB32C1"/>
    <w:rsid w:val="00EC05D0"/>
    <w:rsid w:val="00EC0DF3"/>
    <w:rsid w:val="00EC3C9F"/>
    <w:rsid w:val="00ED184A"/>
    <w:rsid w:val="00ED2750"/>
    <w:rsid w:val="00ED4E6E"/>
    <w:rsid w:val="00ED72A5"/>
    <w:rsid w:val="00EE195D"/>
    <w:rsid w:val="00EE3937"/>
    <w:rsid w:val="00EE3CF3"/>
    <w:rsid w:val="00EE529D"/>
    <w:rsid w:val="00EF00B8"/>
    <w:rsid w:val="00EF1CCA"/>
    <w:rsid w:val="00EF2914"/>
    <w:rsid w:val="00EF35C0"/>
    <w:rsid w:val="00EF5D62"/>
    <w:rsid w:val="00EF6835"/>
    <w:rsid w:val="00F014D9"/>
    <w:rsid w:val="00F01635"/>
    <w:rsid w:val="00F01AA5"/>
    <w:rsid w:val="00F04E21"/>
    <w:rsid w:val="00F05408"/>
    <w:rsid w:val="00F066DB"/>
    <w:rsid w:val="00F100F4"/>
    <w:rsid w:val="00F11CEB"/>
    <w:rsid w:val="00F11F42"/>
    <w:rsid w:val="00F13194"/>
    <w:rsid w:val="00F20F2B"/>
    <w:rsid w:val="00F21165"/>
    <w:rsid w:val="00F22B30"/>
    <w:rsid w:val="00F246D5"/>
    <w:rsid w:val="00F2499F"/>
    <w:rsid w:val="00F3264A"/>
    <w:rsid w:val="00F35146"/>
    <w:rsid w:val="00F37A97"/>
    <w:rsid w:val="00F434A1"/>
    <w:rsid w:val="00F434EE"/>
    <w:rsid w:val="00F447DE"/>
    <w:rsid w:val="00F45192"/>
    <w:rsid w:val="00F468EB"/>
    <w:rsid w:val="00F631F2"/>
    <w:rsid w:val="00F756DB"/>
    <w:rsid w:val="00F77343"/>
    <w:rsid w:val="00F80469"/>
    <w:rsid w:val="00F81E7E"/>
    <w:rsid w:val="00F8398A"/>
    <w:rsid w:val="00F87C55"/>
    <w:rsid w:val="00F921B6"/>
    <w:rsid w:val="00F9653E"/>
    <w:rsid w:val="00FA36F0"/>
    <w:rsid w:val="00FA40AA"/>
    <w:rsid w:val="00FA6C6A"/>
    <w:rsid w:val="00FB1C0E"/>
    <w:rsid w:val="00FB32D9"/>
    <w:rsid w:val="00FB403C"/>
    <w:rsid w:val="00FB62AD"/>
    <w:rsid w:val="00FB6D72"/>
    <w:rsid w:val="00FB734B"/>
    <w:rsid w:val="00FC1BC8"/>
    <w:rsid w:val="00FC4672"/>
    <w:rsid w:val="00FC68A8"/>
    <w:rsid w:val="00FD4C31"/>
    <w:rsid w:val="00FE0B80"/>
    <w:rsid w:val="00FE0E9F"/>
    <w:rsid w:val="00FE19CB"/>
    <w:rsid w:val="00FE20F5"/>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1"/>
      </w:numPr>
      <w:spacing w:before="0" w:after="480"/>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link w:val="CmChar"/>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3"/>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link w:val="SzDCmsor1Char"/>
    <w:qFormat/>
    <w:rsid w:val="0036456D"/>
    <w:pPr>
      <w:pageBreakBefore/>
      <w:numPr>
        <w:numId w:val="3"/>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3"/>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3"/>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 w:type="paragraph" w:styleId="Vltozat">
    <w:name w:val="Revision"/>
    <w:hidden/>
    <w:uiPriority w:val="99"/>
    <w:semiHidden/>
    <w:rsid w:val="00322C8B"/>
    <w:rPr>
      <w:rFonts w:eastAsia="WenQuanYi Zen Hei" w:cs="Mangal"/>
      <w:color w:val="00000A"/>
      <w:kern w:val="1"/>
      <w:sz w:val="24"/>
      <w:szCs w:val="21"/>
      <w:lang w:eastAsia="zh-CN" w:bidi="hi-IN"/>
    </w:rPr>
  </w:style>
  <w:style w:type="character" w:customStyle="1" w:styleId="Feloldatlanmegemlts2">
    <w:name w:val="Feloldatlan megemlítés2"/>
    <w:basedOn w:val="Bekezdsalapbettpusa"/>
    <w:uiPriority w:val="99"/>
    <w:semiHidden/>
    <w:unhideWhenUsed/>
    <w:rsid w:val="00A126CF"/>
    <w:rPr>
      <w:color w:val="605E5C"/>
      <w:shd w:val="clear" w:color="auto" w:fill="E1DFDD"/>
    </w:rPr>
  </w:style>
  <w:style w:type="character" w:customStyle="1" w:styleId="CmChar">
    <w:name w:val="Cím Char"/>
    <w:basedOn w:val="Bekezdsalapbettpusa"/>
    <w:link w:val="Cm"/>
    <w:rsid w:val="00BC2913"/>
    <w:rPr>
      <w:rFonts w:ascii="Arial" w:eastAsia="WenQuanYi Zen Hei" w:hAnsi="Arial" w:cs="Lohit Hindi"/>
      <w:b/>
      <w:bCs/>
      <w:color w:val="00000A"/>
      <w:kern w:val="1"/>
      <w:sz w:val="36"/>
      <w:szCs w:val="36"/>
      <w:lang w:eastAsia="zh-CN" w:bidi="hi-IN"/>
    </w:rPr>
  </w:style>
  <w:style w:type="paragraph" w:customStyle="1" w:styleId="SzDCmsor0">
    <w:name w:val="SzD_Címsor 0"/>
    <w:basedOn w:val="SzDCmsor1"/>
    <w:next w:val="SzDSzvegTrzs"/>
    <w:link w:val="SzDCmsor0Char"/>
    <w:qFormat/>
    <w:rsid w:val="00C6585F"/>
    <w:pPr>
      <w:numPr>
        <w:numId w:val="0"/>
      </w:numPr>
      <w:jc w:val="center"/>
    </w:pPr>
    <w:rPr>
      <w:rFonts w:eastAsia="Arial" w:cs="Times New Roman"/>
    </w:rPr>
  </w:style>
  <w:style w:type="character" w:customStyle="1" w:styleId="SzDCmsor1Char">
    <w:name w:val="SzD_Címsor 1 Char"/>
    <w:basedOn w:val="Bekezdsalapbettpusa"/>
    <w:link w:val="SzDCmsor1"/>
    <w:rsid w:val="00C6585F"/>
    <w:rPr>
      <w:rFonts w:eastAsia="WenQuanYi Zen Hei" w:cs="Arial"/>
      <w:b/>
      <w:bCs/>
      <w:iCs/>
      <w:caps/>
      <w:color w:val="00000A"/>
      <w:kern w:val="28"/>
      <w:sz w:val="32"/>
      <w:szCs w:val="28"/>
      <w:lang w:eastAsia="zh-CN" w:bidi="hi-IN"/>
    </w:rPr>
  </w:style>
  <w:style w:type="character" w:customStyle="1" w:styleId="SzDCmsor0Char">
    <w:name w:val="SzD_Címsor 0 Char"/>
    <w:basedOn w:val="SzDCmsor1Char"/>
    <w:link w:val="SzDCmsor0"/>
    <w:rsid w:val="00C6585F"/>
    <w:rPr>
      <w:rFonts w:eastAsia="Arial" w:cs="Arial"/>
      <w:b/>
      <w:bCs/>
      <w:iCs/>
      <w:caps/>
      <w:color w:val="00000A"/>
      <w:kern w:val="28"/>
      <w:sz w:val="32"/>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500853553">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 TargetMode="External"/><Relationship Id="rId21" Type="http://schemas.openxmlformats.org/officeDocument/2006/relationships/image" Target="media/image11.jpe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JPG"/><Relationship Id="rId50" Type="http://schemas.openxmlformats.org/officeDocument/2006/relationships/image" Target="media/image32.jpeg"/><Relationship Id="rId55" Type="http://schemas.openxmlformats.org/officeDocument/2006/relationships/hyperlink" Target="https://docs.jboss.org/hibernate/orm/5.2/userguide/html_single/Hibernate_User_Guide.html" TargetMode="Externa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herenkovics.hu" TargetMode="External"/><Relationship Id="rId11" Type="http://schemas.openxmlformats.org/officeDocument/2006/relationships/image" Target="media/image4.jpeg"/><Relationship Id="rId24" Type="http://schemas.openxmlformats.org/officeDocument/2006/relationships/hyperlink" Target="https://github.com/HerenkovicsA/szkdga" TargetMode="External"/><Relationship Id="rId32" Type="http://schemas.openxmlformats.org/officeDocument/2006/relationships/hyperlink" Target="https://tomcat.apache.org/download-90.cgi" TargetMode="Externa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comments" Target="comments.xml"/><Relationship Id="rId58" Type="http://schemas.openxmlformats.org/officeDocument/2006/relationships/hyperlink" Target="https://maven.apache.org/pom.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www.oracle.com/technetwork/java/javase/downloads/jre8-downloads-2133155.html" TargetMode="External"/><Relationship Id="rId35" Type="http://schemas.openxmlformats.org/officeDocument/2006/relationships/hyperlink" Target="https://developers.google.com/maps/documentation/distance-matrix/get-api-key" TargetMode="External"/><Relationship Id="rId43" Type="http://schemas.openxmlformats.org/officeDocument/2006/relationships/image" Target="media/image25.JPG"/><Relationship Id="rId48" Type="http://schemas.openxmlformats.org/officeDocument/2006/relationships/image" Target="media/image30.jpeg"/><Relationship Id="rId56" Type="http://schemas.openxmlformats.org/officeDocument/2006/relationships/hyperlink" Target="https://developer.mozilla.org/hu/docs/Web/HTM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hyperlink" Target="http://www.w3.org/"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hyperlink" Target="https://hu.wikipedia.org/wiki/Verzi%C3%B3kezel%C3%A9s" TargetMode="External"/><Relationship Id="rId67" Type="http://schemas.microsoft.com/office/2016/09/relationships/commentsIds" Target="commentsIds.xml"/><Relationship Id="rId20" Type="http://schemas.openxmlformats.org/officeDocument/2006/relationships/image" Target="media/image10.JPG"/><Relationship Id="rId41" Type="http://schemas.openxmlformats.org/officeDocument/2006/relationships/image" Target="media/image23.png"/><Relationship Id="rId54" Type="http://schemas.microsoft.com/office/2011/relationships/commentsExtended" Target="commentsExtended.xm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hyperlink" Target="https://developer.mozilla.org/hu/docs/Web/JavaScript" TargetMode="External"/><Relationship Id="rId10" Type="http://schemas.openxmlformats.org/officeDocument/2006/relationships/image" Target="media/image3.jpeg"/><Relationship Id="rId31" Type="http://schemas.openxmlformats.org/officeDocument/2006/relationships/hyperlink" Target="https://www.postgresql.org/download" TargetMode="External"/><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header" Target="header1.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8.jpg"/><Relationship Id="rId39"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A95E0694-61B2-4440-AC12-5E7A598CA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300</TotalTime>
  <Pages>60</Pages>
  <Words>9661</Words>
  <Characters>66663</Characters>
  <Application>Microsoft Office Word</Application>
  <DocSecurity>0</DocSecurity>
  <Lines>555</Lines>
  <Paragraphs>152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cp:lastPrinted>2019-02-09T12:08:00Z</cp:lastPrinted>
  <dcterms:created xsi:type="dcterms:W3CDTF">2019-05-03T19:20:00Z</dcterms:created>
  <dcterms:modified xsi:type="dcterms:W3CDTF">2019-05-05T16:33:00Z</dcterms:modified>
</cp:coreProperties>
</file>