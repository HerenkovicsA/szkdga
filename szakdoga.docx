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79552" behindDoc="1" locked="0" layoutInCell="1" allowOverlap="1" wp14:anchorId="500E2875" wp14:editId="50C915CC">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9B573D" id="Group 9" o:spid="_x0000_s1026" style="position:absolute;margin-left:.8pt;margin-top:6.8pt;width:437.9pt;height:69.7pt;z-index:-251836928"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0875DAC6"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4F3A1A">
        <w:rPr>
          <w:rFonts w:cs="Times New Roman"/>
          <w:noProof/>
          <w:color w:val="800000"/>
          <w:shd w:val="clear" w:color="auto" w:fill="FFFFFF"/>
        </w:rPr>
        <w:t>2019. április 7.</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2B0AA425" w14:textId="3746C623" w:rsidR="004F3A1A"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5536913" w:history="1">
        <w:r w:rsidR="004F3A1A" w:rsidRPr="00CE76F5">
          <w:rPr>
            <w:rStyle w:val="Hiperhivatkozs"/>
            <w:noProof/>
          </w:rPr>
          <w:t>1. Genetikus algoritmusok</w:t>
        </w:r>
        <w:r w:rsidR="004F3A1A">
          <w:rPr>
            <w:noProof/>
            <w:webHidden/>
          </w:rPr>
          <w:tab/>
        </w:r>
        <w:r w:rsidR="004F3A1A">
          <w:rPr>
            <w:noProof/>
            <w:webHidden/>
          </w:rPr>
          <w:fldChar w:fldCharType="begin"/>
        </w:r>
        <w:r w:rsidR="004F3A1A">
          <w:rPr>
            <w:noProof/>
            <w:webHidden/>
          </w:rPr>
          <w:instrText xml:space="preserve"> PAGEREF _Toc5536913 \h </w:instrText>
        </w:r>
        <w:r w:rsidR="004F3A1A">
          <w:rPr>
            <w:noProof/>
            <w:webHidden/>
          </w:rPr>
        </w:r>
        <w:r w:rsidR="004F3A1A">
          <w:rPr>
            <w:noProof/>
            <w:webHidden/>
          </w:rPr>
          <w:fldChar w:fldCharType="separate"/>
        </w:r>
        <w:r w:rsidR="004F3A1A">
          <w:rPr>
            <w:noProof/>
            <w:webHidden/>
          </w:rPr>
          <w:t>2</w:t>
        </w:r>
        <w:r w:rsidR="004F3A1A">
          <w:rPr>
            <w:noProof/>
            <w:webHidden/>
          </w:rPr>
          <w:fldChar w:fldCharType="end"/>
        </w:r>
      </w:hyperlink>
    </w:p>
    <w:p w14:paraId="5247FC34" w14:textId="7A775FB3"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14" w:history="1">
        <w:r w:rsidRPr="00CE76F5">
          <w:rPr>
            <w:rStyle w:val="Hiperhivatkozs"/>
            <w:noProof/>
          </w:rPr>
          <w:t>1.1.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Történeti áttekintés</w:t>
        </w:r>
        <w:r>
          <w:rPr>
            <w:noProof/>
            <w:webHidden/>
          </w:rPr>
          <w:tab/>
        </w:r>
        <w:r>
          <w:rPr>
            <w:noProof/>
            <w:webHidden/>
          </w:rPr>
          <w:fldChar w:fldCharType="begin"/>
        </w:r>
        <w:r>
          <w:rPr>
            <w:noProof/>
            <w:webHidden/>
          </w:rPr>
          <w:instrText xml:space="preserve"> PAGEREF _Toc5536914 \h </w:instrText>
        </w:r>
        <w:r>
          <w:rPr>
            <w:noProof/>
            <w:webHidden/>
          </w:rPr>
        </w:r>
        <w:r>
          <w:rPr>
            <w:noProof/>
            <w:webHidden/>
          </w:rPr>
          <w:fldChar w:fldCharType="separate"/>
        </w:r>
        <w:r>
          <w:rPr>
            <w:noProof/>
            <w:webHidden/>
          </w:rPr>
          <w:t>2</w:t>
        </w:r>
        <w:r>
          <w:rPr>
            <w:noProof/>
            <w:webHidden/>
          </w:rPr>
          <w:fldChar w:fldCharType="end"/>
        </w:r>
      </w:hyperlink>
    </w:p>
    <w:p w14:paraId="2EA32BC9" w14:textId="225D91B5"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15" w:history="1">
        <w:r w:rsidRPr="00CE76F5">
          <w:rPr>
            <w:rStyle w:val="Hiperhivatkozs"/>
            <w:noProof/>
          </w:rPr>
          <w:t>1.2.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Működése</w:t>
        </w:r>
        <w:r>
          <w:rPr>
            <w:noProof/>
            <w:webHidden/>
          </w:rPr>
          <w:tab/>
        </w:r>
        <w:r>
          <w:rPr>
            <w:noProof/>
            <w:webHidden/>
          </w:rPr>
          <w:fldChar w:fldCharType="begin"/>
        </w:r>
        <w:r>
          <w:rPr>
            <w:noProof/>
            <w:webHidden/>
          </w:rPr>
          <w:instrText xml:space="preserve"> PAGEREF _Toc5536915 \h </w:instrText>
        </w:r>
        <w:r>
          <w:rPr>
            <w:noProof/>
            <w:webHidden/>
          </w:rPr>
        </w:r>
        <w:r>
          <w:rPr>
            <w:noProof/>
            <w:webHidden/>
          </w:rPr>
          <w:fldChar w:fldCharType="separate"/>
        </w:r>
        <w:r>
          <w:rPr>
            <w:noProof/>
            <w:webHidden/>
          </w:rPr>
          <w:t>3</w:t>
        </w:r>
        <w:r>
          <w:rPr>
            <w:noProof/>
            <w:webHidden/>
          </w:rPr>
          <w:fldChar w:fldCharType="end"/>
        </w:r>
      </w:hyperlink>
    </w:p>
    <w:p w14:paraId="44D39024" w14:textId="76A65871"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6" w:history="1">
        <w:r w:rsidRPr="00CE76F5">
          <w:rPr>
            <w:rStyle w:val="Hiperhivatkozs"/>
            <w:noProof/>
          </w:rPr>
          <w:t>1.2.1.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Reprezentáció</w:t>
        </w:r>
        <w:r>
          <w:rPr>
            <w:noProof/>
            <w:webHidden/>
          </w:rPr>
          <w:tab/>
        </w:r>
        <w:r>
          <w:rPr>
            <w:noProof/>
            <w:webHidden/>
          </w:rPr>
          <w:fldChar w:fldCharType="begin"/>
        </w:r>
        <w:r>
          <w:rPr>
            <w:noProof/>
            <w:webHidden/>
          </w:rPr>
          <w:instrText xml:space="preserve"> PAGEREF _Toc5536916 \h </w:instrText>
        </w:r>
        <w:r>
          <w:rPr>
            <w:noProof/>
            <w:webHidden/>
          </w:rPr>
        </w:r>
        <w:r>
          <w:rPr>
            <w:noProof/>
            <w:webHidden/>
          </w:rPr>
          <w:fldChar w:fldCharType="separate"/>
        </w:r>
        <w:r>
          <w:rPr>
            <w:noProof/>
            <w:webHidden/>
          </w:rPr>
          <w:t>4</w:t>
        </w:r>
        <w:r>
          <w:rPr>
            <w:noProof/>
            <w:webHidden/>
          </w:rPr>
          <w:fldChar w:fldCharType="end"/>
        </w:r>
      </w:hyperlink>
    </w:p>
    <w:p w14:paraId="034D91EB" w14:textId="4FDDAAEA"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7" w:history="1">
        <w:r w:rsidRPr="00CE76F5">
          <w:rPr>
            <w:rStyle w:val="Hiperhivatkozs"/>
            <w:noProof/>
          </w:rPr>
          <w:t>1.2.2.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Inicializálás</w:t>
        </w:r>
        <w:r>
          <w:rPr>
            <w:noProof/>
            <w:webHidden/>
          </w:rPr>
          <w:tab/>
        </w:r>
        <w:r>
          <w:rPr>
            <w:noProof/>
            <w:webHidden/>
          </w:rPr>
          <w:fldChar w:fldCharType="begin"/>
        </w:r>
        <w:r>
          <w:rPr>
            <w:noProof/>
            <w:webHidden/>
          </w:rPr>
          <w:instrText xml:space="preserve"> PAGEREF _Toc5536917 \h </w:instrText>
        </w:r>
        <w:r>
          <w:rPr>
            <w:noProof/>
            <w:webHidden/>
          </w:rPr>
        </w:r>
        <w:r>
          <w:rPr>
            <w:noProof/>
            <w:webHidden/>
          </w:rPr>
          <w:fldChar w:fldCharType="separate"/>
        </w:r>
        <w:r>
          <w:rPr>
            <w:noProof/>
            <w:webHidden/>
          </w:rPr>
          <w:t>6</w:t>
        </w:r>
        <w:r>
          <w:rPr>
            <w:noProof/>
            <w:webHidden/>
          </w:rPr>
          <w:fldChar w:fldCharType="end"/>
        </w:r>
      </w:hyperlink>
    </w:p>
    <w:p w14:paraId="51E399DE" w14:textId="087E037B"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8" w:history="1">
        <w:r w:rsidRPr="00CE76F5">
          <w:rPr>
            <w:rStyle w:val="Hiperhivatkozs"/>
            <w:noProof/>
          </w:rPr>
          <w:t>1.2.3.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Kiértékelési-, cél- és jósági függvény</w:t>
        </w:r>
        <w:r>
          <w:rPr>
            <w:noProof/>
            <w:webHidden/>
          </w:rPr>
          <w:tab/>
        </w:r>
        <w:r>
          <w:rPr>
            <w:noProof/>
            <w:webHidden/>
          </w:rPr>
          <w:fldChar w:fldCharType="begin"/>
        </w:r>
        <w:r>
          <w:rPr>
            <w:noProof/>
            <w:webHidden/>
          </w:rPr>
          <w:instrText xml:space="preserve"> PAGEREF _Toc5536918 \h </w:instrText>
        </w:r>
        <w:r>
          <w:rPr>
            <w:noProof/>
            <w:webHidden/>
          </w:rPr>
        </w:r>
        <w:r>
          <w:rPr>
            <w:noProof/>
            <w:webHidden/>
          </w:rPr>
          <w:fldChar w:fldCharType="separate"/>
        </w:r>
        <w:r>
          <w:rPr>
            <w:noProof/>
            <w:webHidden/>
          </w:rPr>
          <w:t>6</w:t>
        </w:r>
        <w:r>
          <w:rPr>
            <w:noProof/>
            <w:webHidden/>
          </w:rPr>
          <w:fldChar w:fldCharType="end"/>
        </w:r>
      </w:hyperlink>
    </w:p>
    <w:p w14:paraId="2392CE04" w14:textId="6759A0CD"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9" w:history="1">
        <w:r w:rsidRPr="00CE76F5">
          <w:rPr>
            <w:rStyle w:val="Hiperhivatkozs"/>
            <w:noProof/>
          </w:rPr>
          <w:t>1.2.4.</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Szelekció</w:t>
        </w:r>
        <w:r>
          <w:rPr>
            <w:noProof/>
            <w:webHidden/>
          </w:rPr>
          <w:tab/>
        </w:r>
        <w:r>
          <w:rPr>
            <w:noProof/>
            <w:webHidden/>
          </w:rPr>
          <w:fldChar w:fldCharType="begin"/>
        </w:r>
        <w:r>
          <w:rPr>
            <w:noProof/>
            <w:webHidden/>
          </w:rPr>
          <w:instrText xml:space="preserve"> PAGEREF _Toc5536919 \h </w:instrText>
        </w:r>
        <w:r>
          <w:rPr>
            <w:noProof/>
            <w:webHidden/>
          </w:rPr>
        </w:r>
        <w:r>
          <w:rPr>
            <w:noProof/>
            <w:webHidden/>
          </w:rPr>
          <w:fldChar w:fldCharType="separate"/>
        </w:r>
        <w:r>
          <w:rPr>
            <w:noProof/>
            <w:webHidden/>
          </w:rPr>
          <w:t>7</w:t>
        </w:r>
        <w:r>
          <w:rPr>
            <w:noProof/>
            <w:webHidden/>
          </w:rPr>
          <w:fldChar w:fldCharType="end"/>
        </w:r>
      </w:hyperlink>
    </w:p>
    <w:p w14:paraId="51F63D4E" w14:textId="5CC9C938"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0" w:history="1">
        <w:r w:rsidRPr="00CE76F5">
          <w:rPr>
            <w:rStyle w:val="Hiperhivatkozs"/>
            <w:noProof/>
          </w:rPr>
          <w:t>1.2.5.</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Keresztezés</w:t>
        </w:r>
        <w:r>
          <w:rPr>
            <w:noProof/>
            <w:webHidden/>
          </w:rPr>
          <w:tab/>
        </w:r>
        <w:r>
          <w:rPr>
            <w:noProof/>
            <w:webHidden/>
          </w:rPr>
          <w:fldChar w:fldCharType="begin"/>
        </w:r>
        <w:r>
          <w:rPr>
            <w:noProof/>
            <w:webHidden/>
          </w:rPr>
          <w:instrText xml:space="preserve"> PAGEREF _Toc5536920 \h </w:instrText>
        </w:r>
        <w:r>
          <w:rPr>
            <w:noProof/>
            <w:webHidden/>
          </w:rPr>
        </w:r>
        <w:r>
          <w:rPr>
            <w:noProof/>
            <w:webHidden/>
          </w:rPr>
          <w:fldChar w:fldCharType="separate"/>
        </w:r>
        <w:r>
          <w:rPr>
            <w:noProof/>
            <w:webHidden/>
          </w:rPr>
          <w:t>8</w:t>
        </w:r>
        <w:r>
          <w:rPr>
            <w:noProof/>
            <w:webHidden/>
          </w:rPr>
          <w:fldChar w:fldCharType="end"/>
        </w:r>
      </w:hyperlink>
    </w:p>
    <w:p w14:paraId="6E9AA89C" w14:textId="389CC887"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1" w:history="1">
        <w:r w:rsidRPr="00CE76F5">
          <w:rPr>
            <w:rStyle w:val="Hiperhivatkozs"/>
            <w:noProof/>
          </w:rPr>
          <w:t>1.2.6.</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Mutáció</w:t>
        </w:r>
        <w:r>
          <w:rPr>
            <w:noProof/>
            <w:webHidden/>
          </w:rPr>
          <w:tab/>
        </w:r>
        <w:r>
          <w:rPr>
            <w:noProof/>
            <w:webHidden/>
          </w:rPr>
          <w:fldChar w:fldCharType="begin"/>
        </w:r>
        <w:r>
          <w:rPr>
            <w:noProof/>
            <w:webHidden/>
          </w:rPr>
          <w:instrText xml:space="preserve"> PAGEREF _Toc5536921 \h </w:instrText>
        </w:r>
        <w:r>
          <w:rPr>
            <w:noProof/>
            <w:webHidden/>
          </w:rPr>
        </w:r>
        <w:r>
          <w:rPr>
            <w:noProof/>
            <w:webHidden/>
          </w:rPr>
          <w:fldChar w:fldCharType="separate"/>
        </w:r>
        <w:r>
          <w:rPr>
            <w:noProof/>
            <w:webHidden/>
          </w:rPr>
          <w:t>12</w:t>
        </w:r>
        <w:r>
          <w:rPr>
            <w:noProof/>
            <w:webHidden/>
          </w:rPr>
          <w:fldChar w:fldCharType="end"/>
        </w:r>
      </w:hyperlink>
    </w:p>
    <w:p w14:paraId="3E434941" w14:textId="06271326"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2" w:history="1">
        <w:r w:rsidRPr="00CE76F5">
          <w:rPr>
            <w:rStyle w:val="Hiperhivatkozs"/>
            <w:noProof/>
          </w:rPr>
          <w:t>1.2.7.</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Reprodukció</w:t>
        </w:r>
        <w:r>
          <w:rPr>
            <w:noProof/>
            <w:webHidden/>
          </w:rPr>
          <w:tab/>
        </w:r>
        <w:r>
          <w:rPr>
            <w:noProof/>
            <w:webHidden/>
          </w:rPr>
          <w:fldChar w:fldCharType="begin"/>
        </w:r>
        <w:r>
          <w:rPr>
            <w:noProof/>
            <w:webHidden/>
          </w:rPr>
          <w:instrText xml:space="preserve"> PAGEREF _Toc5536922 \h </w:instrText>
        </w:r>
        <w:r>
          <w:rPr>
            <w:noProof/>
            <w:webHidden/>
          </w:rPr>
        </w:r>
        <w:r>
          <w:rPr>
            <w:noProof/>
            <w:webHidden/>
          </w:rPr>
          <w:fldChar w:fldCharType="separate"/>
        </w:r>
        <w:r>
          <w:rPr>
            <w:noProof/>
            <w:webHidden/>
          </w:rPr>
          <w:t>13</w:t>
        </w:r>
        <w:r>
          <w:rPr>
            <w:noProof/>
            <w:webHidden/>
          </w:rPr>
          <w:fldChar w:fldCharType="end"/>
        </w:r>
      </w:hyperlink>
    </w:p>
    <w:p w14:paraId="365E21B3" w14:textId="2A2EA5BD"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3" w:history="1">
        <w:r w:rsidRPr="00CE76F5">
          <w:rPr>
            <w:rStyle w:val="Hiperhivatkozs"/>
            <w:noProof/>
          </w:rPr>
          <w:t>1.2.8.</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Kilépési feltétel</w:t>
        </w:r>
        <w:r>
          <w:rPr>
            <w:noProof/>
            <w:webHidden/>
          </w:rPr>
          <w:tab/>
        </w:r>
        <w:r>
          <w:rPr>
            <w:noProof/>
            <w:webHidden/>
          </w:rPr>
          <w:fldChar w:fldCharType="begin"/>
        </w:r>
        <w:r>
          <w:rPr>
            <w:noProof/>
            <w:webHidden/>
          </w:rPr>
          <w:instrText xml:space="preserve"> PAGEREF _Toc5536923 \h </w:instrText>
        </w:r>
        <w:r>
          <w:rPr>
            <w:noProof/>
            <w:webHidden/>
          </w:rPr>
        </w:r>
        <w:r>
          <w:rPr>
            <w:noProof/>
            <w:webHidden/>
          </w:rPr>
          <w:fldChar w:fldCharType="separate"/>
        </w:r>
        <w:r>
          <w:rPr>
            <w:noProof/>
            <w:webHidden/>
          </w:rPr>
          <w:t>13</w:t>
        </w:r>
        <w:r>
          <w:rPr>
            <w:noProof/>
            <w:webHidden/>
          </w:rPr>
          <w:fldChar w:fldCharType="end"/>
        </w:r>
      </w:hyperlink>
    </w:p>
    <w:p w14:paraId="543F96C2" w14:textId="3300DA92"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24" w:history="1">
        <w:r w:rsidRPr="00CE76F5">
          <w:rPr>
            <w:rStyle w:val="Hiperhivatkozs"/>
            <w:noProof/>
          </w:rPr>
          <w:t>1.3.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A dolgozatban használt módszer</w:t>
        </w:r>
        <w:r>
          <w:rPr>
            <w:noProof/>
            <w:webHidden/>
          </w:rPr>
          <w:tab/>
        </w:r>
        <w:r>
          <w:rPr>
            <w:noProof/>
            <w:webHidden/>
          </w:rPr>
          <w:fldChar w:fldCharType="begin"/>
        </w:r>
        <w:r>
          <w:rPr>
            <w:noProof/>
            <w:webHidden/>
          </w:rPr>
          <w:instrText xml:space="preserve"> PAGEREF _Toc5536924 \h </w:instrText>
        </w:r>
        <w:r>
          <w:rPr>
            <w:noProof/>
            <w:webHidden/>
          </w:rPr>
        </w:r>
        <w:r>
          <w:rPr>
            <w:noProof/>
            <w:webHidden/>
          </w:rPr>
          <w:fldChar w:fldCharType="separate"/>
        </w:r>
        <w:r>
          <w:rPr>
            <w:noProof/>
            <w:webHidden/>
          </w:rPr>
          <w:t>13</w:t>
        </w:r>
        <w:r>
          <w:rPr>
            <w:noProof/>
            <w:webHidden/>
          </w:rPr>
          <w:fldChar w:fldCharType="end"/>
        </w:r>
      </w:hyperlink>
    </w:p>
    <w:p w14:paraId="26877C4D" w14:textId="0E4EDB3D"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5" w:history="1">
        <w:r w:rsidRPr="00CE76F5">
          <w:rPr>
            <w:rStyle w:val="Hiperhivatkozs"/>
            <w:noProof/>
          </w:rPr>
          <w:t>1.3.1.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Reprezentáció</w:t>
        </w:r>
        <w:r>
          <w:rPr>
            <w:noProof/>
            <w:webHidden/>
          </w:rPr>
          <w:tab/>
        </w:r>
        <w:r>
          <w:rPr>
            <w:noProof/>
            <w:webHidden/>
          </w:rPr>
          <w:fldChar w:fldCharType="begin"/>
        </w:r>
        <w:r>
          <w:rPr>
            <w:noProof/>
            <w:webHidden/>
          </w:rPr>
          <w:instrText xml:space="preserve"> PAGEREF _Toc5536925 \h </w:instrText>
        </w:r>
        <w:r>
          <w:rPr>
            <w:noProof/>
            <w:webHidden/>
          </w:rPr>
        </w:r>
        <w:r>
          <w:rPr>
            <w:noProof/>
            <w:webHidden/>
          </w:rPr>
          <w:fldChar w:fldCharType="separate"/>
        </w:r>
        <w:r>
          <w:rPr>
            <w:noProof/>
            <w:webHidden/>
          </w:rPr>
          <w:t>13</w:t>
        </w:r>
        <w:r>
          <w:rPr>
            <w:noProof/>
            <w:webHidden/>
          </w:rPr>
          <w:fldChar w:fldCharType="end"/>
        </w:r>
      </w:hyperlink>
    </w:p>
    <w:p w14:paraId="36B8580F" w14:textId="02CDDECC"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6" w:history="1">
        <w:r w:rsidRPr="00CE76F5">
          <w:rPr>
            <w:rStyle w:val="Hiperhivatkozs"/>
            <w:noProof/>
          </w:rPr>
          <w:t>1.3.2.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Kiértékelési- és jósági függvény</w:t>
        </w:r>
        <w:r>
          <w:rPr>
            <w:noProof/>
            <w:webHidden/>
          </w:rPr>
          <w:tab/>
        </w:r>
        <w:r>
          <w:rPr>
            <w:noProof/>
            <w:webHidden/>
          </w:rPr>
          <w:fldChar w:fldCharType="begin"/>
        </w:r>
        <w:r>
          <w:rPr>
            <w:noProof/>
            <w:webHidden/>
          </w:rPr>
          <w:instrText xml:space="preserve"> PAGEREF _Toc5536926 \h </w:instrText>
        </w:r>
        <w:r>
          <w:rPr>
            <w:noProof/>
            <w:webHidden/>
          </w:rPr>
        </w:r>
        <w:r>
          <w:rPr>
            <w:noProof/>
            <w:webHidden/>
          </w:rPr>
          <w:fldChar w:fldCharType="separate"/>
        </w:r>
        <w:r>
          <w:rPr>
            <w:noProof/>
            <w:webHidden/>
          </w:rPr>
          <w:t>14</w:t>
        </w:r>
        <w:r>
          <w:rPr>
            <w:noProof/>
            <w:webHidden/>
          </w:rPr>
          <w:fldChar w:fldCharType="end"/>
        </w:r>
      </w:hyperlink>
    </w:p>
    <w:p w14:paraId="5917193B" w14:textId="79A21347"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7" w:history="1">
        <w:r w:rsidRPr="00CE76F5">
          <w:rPr>
            <w:rStyle w:val="Hiperhivatkozs"/>
            <w:noProof/>
          </w:rPr>
          <w:t>1.3.3.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Szelekció</w:t>
        </w:r>
        <w:r>
          <w:rPr>
            <w:noProof/>
            <w:webHidden/>
          </w:rPr>
          <w:tab/>
        </w:r>
        <w:r>
          <w:rPr>
            <w:noProof/>
            <w:webHidden/>
          </w:rPr>
          <w:fldChar w:fldCharType="begin"/>
        </w:r>
        <w:r>
          <w:rPr>
            <w:noProof/>
            <w:webHidden/>
          </w:rPr>
          <w:instrText xml:space="preserve"> PAGEREF _Toc5536927 \h </w:instrText>
        </w:r>
        <w:r>
          <w:rPr>
            <w:noProof/>
            <w:webHidden/>
          </w:rPr>
        </w:r>
        <w:r>
          <w:rPr>
            <w:noProof/>
            <w:webHidden/>
          </w:rPr>
          <w:fldChar w:fldCharType="separate"/>
        </w:r>
        <w:r>
          <w:rPr>
            <w:noProof/>
            <w:webHidden/>
          </w:rPr>
          <w:t>14</w:t>
        </w:r>
        <w:r>
          <w:rPr>
            <w:noProof/>
            <w:webHidden/>
          </w:rPr>
          <w:fldChar w:fldCharType="end"/>
        </w:r>
      </w:hyperlink>
    </w:p>
    <w:p w14:paraId="662FC7D8" w14:textId="654BA95E"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8" w:history="1">
        <w:r w:rsidRPr="00CE76F5">
          <w:rPr>
            <w:rStyle w:val="Hiperhivatkozs"/>
            <w:noProof/>
          </w:rPr>
          <w:t>1.3.4.</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Keresztezés</w:t>
        </w:r>
        <w:r>
          <w:rPr>
            <w:noProof/>
            <w:webHidden/>
          </w:rPr>
          <w:tab/>
        </w:r>
        <w:r>
          <w:rPr>
            <w:noProof/>
            <w:webHidden/>
          </w:rPr>
          <w:fldChar w:fldCharType="begin"/>
        </w:r>
        <w:r>
          <w:rPr>
            <w:noProof/>
            <w:webHidden/>
          </w:rPr>
          <w:instrText xml:space="preserve"> PAGEREF _Toc5536928 \h </w:instrText>
        </w:r>
        <w:r>
          <w:rPr>
            <w:noProof/>
            <w:webHidden/>
          </w:rPr>
        </w:r>
        <w:r>
          <w:rPr>
            <w:noProof/>
            <w:webHidden/>
          </w:rPr>
          <w:fldChar w:fldCharType="separate"/>
        </w:r>
        <w:r>
          <w:rPr>
            <w:noProof/>
            <w:webHidden/>
          </w:rPr>
          <w:t>14</w:t>
        </w:r>
        <w:r>
          <w:rPr>
            <w:noProof/>
            <w:webHidden/>
          </w:rPr>
          <w:fldChar w:fldCharType="end"/>
        </w:r>
      </w:hyperlink>
    </w:p>
    <w:p w14:paraId="52129A63" w14:textId="2E55AE66"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9" w:history="1">
        <w:r w:rsidRPr="00CE76F5">
          <w:rPr>
            <w:rStyle w:val="Hiperhivatkozs"/>
            <w:noProof/>
          </w:rPr>
          <w:t>1.3.5.</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Mutáció</w:t>
        </w:r>
        <w:r>
          <w:rPr>
            <w:noProof/>
            <w:webHidden/>
          </w:rPr>
          <w:tab/>
        </w:r>
        <w:r>
          <w:rPr>
            <w:noProof/>
            <w:webHidden/>
          </w:rPr>
          <w:fldChar w:fldCharType="begin"/>
        </w:r>
        <w:r>
          <w:rPr>
            <w:noProof/>
            <w:webHidden/>
          </w:rPr>
          <w:instrText xml:space="preserve"> PAGEREF _Toc5536929 \h </w:instrText>
        </w:r>
        <w:r>
          <w:rPr>
            <w:noProof/>
            <w:webHidden/>
          </w:rPr>
        </w:r>
        <w:r>
          <w:rPr>
            <w:noProof/>
            <w:webHidden/>
          </w:rPr>
          <w:fldChar w:fldCharType="separate"/>
        </w:r>
        <w:r>
          <w:rPr>
            <w:noProof/>
            <w:webHidden/>
          </w:rPr>
          <w:t>15</w:t>
        </w:r>
        <w:r>
          <w:rPr>
            <w:noProof/>
            <w:webHidden/>
          </w:rPr>
          <w:fldChar w:fldCharType="end"/>
        </w:r>
      </w:hyperlink>
    </w:p>
    <w:p w14:paraId="2EB9978A" w14:textId="443B2536"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0" w:history="1">
        <w:r w:rsidRPr="00CE76F5">
          <w:rPr>
            <w:rStyle w:val="Hiperhivatkozs"/>
            <w:noProof/>
          </w:rPr>
          <w:t>1.3.6.</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Reprodukció</w:t>
        </w:r>
        <w:r>
          <w:rPr>
            <w:noProof/>
            <w:webHidden/>
          </w:rPr>
          <w:tab/>
        </w:r>
        <w:r>
          <w:rPr>
            <w:noProof/>
            <w:webHidden/>
          </w:rPr>
          <w:fldChar w:fldCharType="begin"/>
        </w:r>
        <w:r>
          <w:rPr>
            <w:noProof/>
            <w:webHidden/>
          </w:rPr>
          <w:instrText xml:space="preserve"> PAGEREF _Toc5536930 \h </w:instrText>
        </w:r>
        <w:r>
          <w:rPr>
            <w:noProof/>
            <w:webHidden/>
          </w:rPr>
        </w:r>
        <w:r>
          <w:rPr>
            <w:noProof/>
            <w:webHidden/>
          </w:rPr>
          <w:fldChar w:fldCharType="separate"/>
        </w:r>
        <w:r>
          <w:rPr>
            <w:noProof/>
            <w:webHidden/>
          </w:rPr>
          <w:t>16</w:t>
        </w:r>
        <w:r>
          <w:rPr>
            <w:noProof/>
            <w:webHidden/>
          </w:rPr>
          <w:fldChar w:fldCharType="end"/>
        </w:r>
      </w:hyperlink>
    </w:p>
    <w:p w14:paraId="20F75F3A" w14:textId="59F275F1"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1" w:history="1">
        <w:r w:rsidRPr="00CE76F5">
          <w:rPr>
            <w:rStyle w:val="Hiperhivatkozs"/>
            <w:noProof/>
          </w:rPr>
          <w:t>1.3.7.</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Kilépési feltétel</w:t>
        </w:r>
        <w:r>
          <w:rPr>
            <w:noProof/>
            <w:webHidden/>
          </w:rPr>
          <w:tab/>
        </w:r>
        <w:r>
          <w:rPr>
            <w:noProof/>
            <w:webHidden/>
          </w:rPr>
          <w:fldChar w:fldCharType="begin"/>
        </w:r>
        <w:r>
          <w:rPr>
            <w:noProof/>
            <w:webHidden/>
          </w:rPr>
          <w:instrText xml:space="preserve"> PAGEREF _Toc5536931 \h </w:instrText>
        </w:r>
        <w:r>
          <w:rPr>
            <w:noProof/>
            <w:webHidden/>
          </w:rPr>
        </w:r>
        <w:r>
          <w:rPr>
            <w:noProof/>
            <w:webHidden/>
          </w:rPr>
          <w:fldChar w:fldCharType="separate"/>
        </w:r>
        <w:r>
          <w:rPr>
            <w:noProof/>
            <w:webHidden/>
          </w:rPr>
          <w:t>16</w:t>
        </w:r>
        <w:r>
          <w:rPr>
            <w:noProof/>
            <w:webHidden/>
          </w:rPr>
          <w:fldChar w:fldCharType="end"/>
        </w:r>
      </w:hyperlink>
    </w:p>
    <w:p w14:paraId="4D0D0298" w14:textId="12454BBA" w:rsidR="004F3A1A" w:rsidRDefault="004F3A1A">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5536932" w:history="1">
        <w:r w:rsidRPr="00CE76F5">
          <w:rPr>
            <w:rStyle w:val="Hiperhivatkozs"/>
            <w:noProof/>
          </w:rPr>
          <w:t>2. Tervezési dokumentáció</w:t>
        </w:r>
        <w:r>
          <w:rPr>
            <w:noProof/>
            <w:webHidden/>
          </w:rPr>
          <w:tab/>
        </w:r>
        <w:r>
          <w:rPr>
            <w:noProof/>
            <w:webHidden/>
          </w:rPr>
          <w:fldChar w:fldCharType="begin"/>
        </w:r>
        <w:r>
          <w:rPr>
            <w:noProof/>
            <w:webHidden/>
          </w:rPr>
          <w:instrText xml:space="preserve"> PAGEREF _Toc5536932 \h </w:instrText>
        </w:r>
        <w:r>
          <w:rPr>
            <w:noProof/>
            <w:webHidden/>
          </w:rPr>
        </w:r>
        <w:r>
          <w:rPr>
            <w:noProof/>
            <w:webHidden/>
          </w:rPr>
          <w:fldChar w:fldCharType="separate"/>
        </w:r>
        <w:r>
          <w:rPr>
            <w:noProof/>
            <w:webHidden/>
          </w:rPr>
          <w:t>17</w:t>
        </w:r>
        <w:r>
          <w:rPr>
            <w:noProof/>
            <w:webHidden/>
          </w:rPr>
          <w:fldChar w:fldCharType="end"/>
        </w:r>
      </w:hyperlink>
    </w:p>
    <w:p w14:paraId="072968D9" w14:textId="2A05F08F"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33" w:history="1">
        <w:r w:rsidRPr="00CE76F5">
          <w:rPr>
            <w:rStyle w:val="Hiperhivatkozs"/>
            <w:noProof/>
          </w:rPr>
          <w:t>2.1.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Programmal szemben támasztott követelmények</w:t>
        </w:r>
        <w:r>
          <w:rPr>
            <w:noProof/>
            <w:webHidden/>
          </w:rPr>
          <w:tab/>
        </w:r>
        <w:r>
          <w:rPr>
            <w:noProof/>
            <w:webHidden/>
          </w:rPr>
          <w:fldChar w:fldCharType="begin"/>
        </w:r>
        <w:r>
          <w:rPr>
            <w:noProof/>
            <w:webHidden/>
          </w:rPr>
          <w:instrText xml:space="preserve"> PAGEREF _Toc5536933 \h </w:instrText>
        </w:r>
        <w:r>
          <w:rPr>
            <w:noProof/>
            <w:webHidden/>
          </w:rPr>
        </w:r>
        <w:r>
          <w:rPr>
            <w:noProof/>
            <w:webHidden/>
          </w:rPr>
          <w:fldChar w:fldCharType="separate"/>
        </w:r>
        <w:r>
          <w:rPr>
            <w:noProof/>
            <w:webHidden/>
          </w:rPr>
          <w:t>17</w:t>
        </w:r>
        <w:r>
          <w:rPr>
            <w:noProof/>
            <w:webHidden/>
          </w:rPr>
          <w:fldChar w:fldCharType="end"/>
        </w:r>
      </w:hyperlink>
    </w:p>
    <w:p w14:paraId="5AA80853" w14:textId="544494FE"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34" w:history="1">
        <w:r w:rsidRPr="00CE76F5">
          <w:rPr>
            <w:rStyle w:val="Hiperhivatkozs"/>
            <w:noProof/>
          </w:rPr>
          <w:t>2.2.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UML diagrammok</w:t>
        </w:r>
        <w:r>
          <w:rPr>
            <w:noProof/>
            <w:webHidden/>
          </w:rPr>
          <w:tab/>
        </w:r>
        <w:r>
          <w:rPr>
            <w:noProof/>
            <w:webHidden/>
          </w:rPr>
          <w:fldChar w:fldCharType="begin"/>
        </w:r>
        <w:r>
          <w:rPr>
            <w:noProof/>
            <w:webHidden/>
          </w:rPr>
          <w:instrText xml:space="preserve"> PAGEREF _Toc5536934 \h </w:instrText>
        </w:r>
        <w:r>
          <w:rPr>
            <w:noProof/>
            <w:webHidden/>
          </w:rPr>
        </w:r>
        <w:r>
          <w:rPr>
            <w:noProof/>
            <w:webHidden/>
          </w:rPr>
          <w:fldChar w:fldCharType="separate"/>
        </w:r>
        <w:r>
          <w:rPr>
            <w:noProof/>
            <w:webHidden/>
          </w:rPr>
          <w:t>17</w:t>
        </w:r>
        <w:r>
          <w:rPr>
            <w:noProof/>
            <w:webHidden/>
          </w:rPr>
          <w:fldChar w:fldCharType="end"/>
        </w:r>
      </w:hyperlink>
    </w:p>
    <w:p w14:paraId="7B543A88" w14:textId="1FAFC6A1"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5" w:history="1">
        <w:r w:rsidRPr="00CE76F5">
          <w:rPr>
            <w:rStyle w:val="Hiperhivatkozs"/>
            <w:noProof/>
          </w:rPr>
          <w:t>2.2.1.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Aktorok – funkciók</w:t>
        </w:r>
        <w:r>
          <w:rPr>
            <w:noProof/>
            <w:webHidden/>
          </w:rPr>
          <w:tab/>
        </w:r>
        <w:r>
          <w:rPr>
            <w:noProof/>
            <w:webHidden/>
          </w:rPr>
          <w:fldChar w:fldCharType="begin"/>
        </w:r>
        <w:r>
          <w:rPr>
            <w:noProof/>
            <w:webHidden/>
          </w:rPr>
          <w:instrText xml:space="preserve"> PAGEREF _Toc5536935 \h </w:instrText>
        </w:r>
        <w:r>
          <w:rPr>
            <w:noProof/>
            <w:webHidden/>
          </w:rPr>
        </w:r>
        <w:r>
          <w:rPr>
            <w:noProof/>
            <w:webHidden/>
          </w:rPr>
          <w:fldChar w:fldCharType="separate"/>
        </w:r>
        <w:r>
          <w:rPr>
            <w:noProof/>
            <w:webHidden/>
          </w:rPr>
          <w:t>17</w:t>
        </w:r>
        <w:r>
          <w:rPr>
            <w:noProof/>
            <w:webHidden/>
          </w:rPr>
          <w:fldChar w:fldCharType="end"/>
        </w:r>
      </w:hyperlink>
    </w:p>
    <w:p w14:paraId="69566033" w14:textId="1ABEFF20"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6" w:history="1">
        <w:r w:rsidRPr="00CE76F5">
          <w:rPr>
            <w:rStyle w:val="Hiperhivatkozs"/>
            <w:noProof/>
          </w:rPr>
          <w:t>2.2.2.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ER diagram</w:t>
        </w:r>
        <w:r>
          <w:rPr>
            <w:noProof/>
            <w:webHidden/>
          </w:rPr>
          <w:tab/>
        </w:r>
        <w:r>
          <w:rPr>
            <w:noProof/>
            <w:webHidden/>
          </w:rPr>
          <w:fldChar w:fldCharType="begin"/>
        </w:r>
        <w:r>
          <w:rPr>
            <w:noProof/>
            <w:webHidden/>
          </w:rPr>
          <w:instrText xml:space="preserve"> PAGEREF _Toc5536936 \h </w:instrText>
        </w:r>
        <w:r>
          <w:rPr>
            <w:noProof/>
            <w:webHidden/>
          </w:rPr>
        </w:r>
        <w:r>
          <w:rPr>
            <w:noProof/>
            <w:webHidden/>
          </w:rPr>
          <w:fldChar w:fldCharType="separate"/>
        </w:r>
        <w:r>
          <w:rPr>
            <w:noProof/>
            <w:webHidden/>
          </w:rPr>
          <w:t>18</w:t>
        </w:r>
        <w:r>
          <w:rPr>
            <w:noProof/>
            <w:webHidden/>
          </w:rPr>
          <w:fldChar w:fldCharType="end"/>
        </w:r>
      </w:hyperlink>
    </w:p>
    <w:p w14:paraId="31B57AD7" w14:textId="44B3069A"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7" w:history="1">
        <w:r w:rsidRPr="00CE76F5">
          <w:rPr>
            <w:rStyle w:val="Hiperhivatkozs"/>
            <w:noProof/>
          </w:rPr>
          <w:t>2.2.3.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Osztálydiagram</w:t>
        </w:r>
        <w:r>
          <w:rPr>
            <w:noProof/>
            <w:webHidden/>
          </w:rPr>
          <w:tab/>
        </w:r>
        <w:r>
          <w:rPr>
            <w:noProof/>
            <w:webHidden/>
          </w:rPr>
          <w:fldChar w:fldCharType="begin"/>
        </w:r>
        <w:r>
          <w:rPr>
            <w:noProof/>
            <w:webHidden/>
          </w:rPr>
          <w:instrText xml:space="preserve"> PAGEREF _Toc5536937 \h </w:instrText>
        </w:r>
        <w:r>
          <w:rPr>
            <w:noProof/>
            <w:webHidden/>
          </w:rPr>
        </w:r>
        <w:r>
          <w:rPr>
            <w:noProof/>
            <w:webHidden/>
          </w:rPr>
          <w:fldChar w:fldCharType="separate"/>
        </w:r>
        <w:r>
          <w:rPr>
            <w:noProof/>
            <w:webHidden/>
          </w:rPr>
          <w:t>19</w:t>
        </w:r>
        <w:r>
          <w:rPr>
            <w:noProof/>
            <w:webHidden/>
          </w:rPr>
          <w:fldChar w:fldCharType="end"/>
        </w:r>
      </w:hyperlink>
    </w:p>
    <w:p w14:paraId="1A365CAE" w14:textId="42B6874C"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8" w:history="1">
        <w:r w:rsidRPr="00CE76F5">
          <w:rPr>
            <w:rStyle w:val="Hiperhivatkozs"/>
            <w:noProof/>
          </w:rPr>
          <w:t>2.2.4.</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Szekvencia diagram</w:t>
        </w:r>
        <w:r>
          <w:rPr>
            <w:noProof/>
            <w:webHidden/>
          </w:rPr>
          <w:tab/>
        </w:r>
        <w:r>
          <w:rPr>
            <w:noProof/>
            <w:webHidden/>
          </w:rPr>
          <w:fldChar w:fldCharType="begin"/>
        </w:r>
        <w:r>
          <w:rPr>
            <w:noProof/>
            <w:webHidden/>
          </w:rPr>
          <w:instrText xml:space="preserve"> PAGEREF _Toc5536938 \h </w:instrText>
        </w:r>
        <w:r>
          <w:rPr>
            <w:noProof/>
            <w:webHidden/>
          </w:rPr>
        </w:r>
        <w:r>
          <w:rPr>
            <w:noProof/>
            <w:webHidden/>
          </w:rPr>
          <w:fldChar w:fldCharType="separate"/>
        </w:r>
        <w:r>
          <w:rPr>
            <w:noProof/>
            <w:webHidden/>
          </w:rPr>
          <w:t>20</w:t>
        </w:r>
        <w:r>
          <w:rPr>
            <w:noProof/>
            <w:webHidden/>
          </w:rPr>
          <w:fldChar w:fldCharType="end"/>
        </w:r>
      </w:hyperlink>
    </w:p>
    <w:p w14:paraId="328E3922" w14:textId="4B921BBE"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9" w:history="1">
        <w:r w:rsidRPr="00CE76F5">
          <w:rPr>
            <w:rStyle w:val="Hiperhivatkozs"/>
            <w:noProof/>
          </w:rPr>
          <w:t>2.2.5.</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Folyamatábra</w:t>
        </w:r>
        <w:r>
          <w:rPr>
            <w:noProof/>
            <w:webHidden/>
          </w:rPr>
          <w:tab/>
        </w:r>
        <w:r>
          <w:rPr>
            <w:noProof/>
            <w:webHidden/>
          </w:rPr>
          <w:fldChar w:fldCharType="begin"/>
        </w:r>
        <w:r>
          <w:rPr>
            <w:noProof/>
            <w:webHidden/>
          </w:rPr>
          <w:instrText xml:space="preserve"> PAGEREF _Toc5536939 \h </w:instrText>
        </w:r>
        <w:r>
          <w:rPr>
            <w:noProof/>
            <w:webHidden/>
          </w:rPr>
        </w:r>
        <w:r>
          <w:rPr>
            <w:noProof/>
            <w:webHidden/>
          </w:rPr>
          <w:fldChar w:fldCharType="separate"/>
        </w:r>
        <w:r>
          <w:rPr>
            <w:noProof/>
            <w:webHidden/>
          </w:rPr>
          <w:t>21</w:t>
        </w:r>
        <w:r>
          <w:rPr>
            <w:noProof/>
            <w:webHidden/>
          </w:rPr>
          <w:fldChar w:fldCharType="end"/>
        </w:r>
      </w:hyperlink>
    </w:p>
    <w:p w14:paraId="1532907E" w14:textId="610F0D15"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40" w:history="1">
        <w:r w:rsidRPr="00CE76F5">
          <w:rPr>
            <w:rStyle w:val="Hiperhivatkozs"/>
            <w:noProof/>
          </w:rPr>
          <w:t>2.3.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Felhasznált technológiák ismertetése</w:t>
        </w:r>
        <w:r>
          <w:rPr>
            <w:noProof/>
            <w:webHidden/>
          </w:rPr>
          <w:tab/>
        </w:r>
        <w:r>
          <w:rPr>
            <w:noProof/>
            <w:webHidden/>
          </w:rPr>
          <w:fldChar w:fldCharType="begin"/>
        </w:r>
        <w:r>
          <w:rPr>
            <w:noProof/>
            <w:webHidden/>
          </w:rPr>
          <w:instrText xml:space="preserve"> PAGEREF _Toc5536940 \h </w:instrText>
        </w:r>
        <w:r>
          <w:rPr>
            <w:noProof/>
            <w:webHidden/>
          </w:rPr>
        </w:r>
        <w:r>
          <w:rPr>
            <w:noProof/>
            <w:webHidden/>
          </w:rPr>
          <w:fldChar w:fldCharType="separate"/>
        </w:r>
        <w:r>
          <w:rPr>
            <w:noProof/>
            <w:webHidden/>
          </w:rPr>
          <w:t>22</w:t>
        </w:r>
        <w:r>
          <w:rPr>
            <w:noProof/>
            <w:webHidden/>
          </w:rPr>
          <w:fldChar w:fldCharType="end"/>
        </w:r>
      </w:hyperlink>
    </w:p>
    <w:p w14:paraId="4FDDDBA8" w14:textId="39A5A295"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41" w:history="1">
        <w:r w:rsidRPr="00CE76F5">
          <w:rPr>
            <w:rStyle w:val="Hiperhivatkozs"/>
            <w:noProof/>
          </w:rPr>
          <w:t>2.3.1.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Verziókezelő rendszer</w:t>
        </w:r>
        <w:r>
          <w:rPr>
            <w:noProof/>
            <w:webHidden/>
          </w:rPr>
          <w:tab/>
        </w:r>
        <w:r>
          <w:rPr>
            <w:noProof/>
            <w:webHidden/>
          </w:rPr>
          <w:fldChar w:fldCharType="begin"/>
        </w:r>
        <w:r>
          <w:rPr>
            <w:noProof/>
            <w:webHidden/>
          </w:rPr>
          <w:instrText xml:space="preserve"> PAGEREF _Toc5536941 \h </w:instrText>
        </w:r>
        <w:r>
          <w:rPr>
            <w:noProof/>
            <w:webHidden/>
          </w:rPr>
        </w:r>
        <w:r>
          <w:rPr>
            <w:noProof/>
            <w:webHidden/>
          </w:rPr>
          <w:fldChar w:fldCharType="separate"/>
        </w:r>
        <w:r>
          <w:rPr>
            <w:noProof/>
            <w:webHidden/>
          </w:rPr>
          <w:t>22</w:t>
        </w:r>
        <w:r>
          <w:rPr>
            <w:noProof/>
            <w:webHidden/>
          </w:rPr>
          <w:fldChar w:fldCharType="end"/>
        </w:r>
      </w:hyperlink>
    </w:p>
    <w:p w14:paraId="0D40AA7B" w14:textId="75974AA5"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2" w:history="1">
        <w:r w:rsidRPr="00CE76F5">
          <w:rPr>
            <w:rStyle w:val="Hiperhivatkozs"/>
            <w:noProof/>
          </w:rPr>
          <w:t>2.3.1.1.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Git</w:t>
        </w:r>
        <w:r>
          <w:rPr>
            <w:noProof/>
            <w:webHidden/>
          </w:rPr>
          <w:tab/>
        </w:r>
        <w:r>
          <w:rPr>
            <w:noProof/>
            <w:webHidden/>
          </w:rPr>
          <w:fldChar w:fldCharType="begin"/>
        </w:r>
        <w:r>
          <w:rPr>
            <w:noProof/>
            <w:webHidden/>
          </w:rPr>
          <w:instrText xml:space="preserve"> PAGEREF _Toc5536942 \h </w:instrText>
        </w:r>
        <w:r>
          <w:rPr>
            <w:noProof/>
            <w:webHidden/>
          </w:rPr>
        </w:r>
        <w:r>
          <w:rPr>
            <w:noProof/>
            <w:webHidden/>
          </w:rPr>
          <w:fldChar w:fldCharType="separate"/>
        </w:r>
        <w:r>
          <w:rPr>
            <w:noProof/>
            <w:webHidden/>
          </w:rPr>
          <w:t>23</w:t>
        </w:r>
        <w:r>
          <w:rPr>
            <w:noProof/>
            <w:webHidden/>
          </w:rPr>
          <w:fldChar w:fldCharType="end"/>
        </w:r>
      </w:hyperlink>
    </w:p>
    <w:p w14:paraId="04D8DA1F" w14:textId="5CDD3325"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43" w:history="1">
        <w:r w:rsidRPr="00CE76F5">
          <w:rPr>
            <w:rStyle w:val="Hiperhivatkozs"/>
            <w:noProof/>
          </w:rPr>
          <w:t>2.3.2.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Frontend technológiák</w:t>
        </w:r>
        <w:r>
          <w:rPr>
            <w:noProof/>
            <w:webHidden/>
          </w:rPr>
          <w:tab/>
        </w:r>
        <w:r>
          <w:rPr>
            <w:noProof/>
            <w:webHidden/>
          </w:rPr>
          <w:fldChar w:fldCharType="begin"/>
        </w:r>
        <w:r>
          <w:rPr>
            <w:noProof/>
            <w:webHidden/>
          </w:rPr>
          <w:instrText xml:space="preserve"> PAGEREF _Toc5536943 \h </w:instrText>
        </w:r>
        <w:r>
          <w:rPr>
            <w:noProof/>
            <w:webHidden/>
          </w:rPr>
        </w:r>
        <w:r>
          <w:rPr>
            <w:noProof/>
            <w:webHidden/>
          </w:rPr>
          <w:fldChar w:fldCharType="separate"/>
        </w:r>
        <w:r>
          <w:rPr>
            <w:noProof/>
            <w:webHidden/>
          </w:rPr>
          <w:t>23</w:t>
        </w:r>
        <w:r>
          <w:rPr>
            <w:noProof/>
            <w:webHidden/>
          </w:rPr>
          <w:fldChar w:fldCharType="end"/>
        </w:r>
      </w:hyperlink>
    </w:p>
    <w:p w14:paraId="0E349BE6" w14:textId="70BB110F"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4" w:history="1">
        <w:r w:rsidRPr="00CE76F5">
          <w:rPr>
            <w:rStyle w:val="Hiperhivatkozs"/>
            <w:noProof/>
          </w:rPr>
          <w:t>2.3.2.1.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HTML</w:t>
        </w:r>
        <w:r>
          <w:rPr>
            <w:noProof/>
            <w:webHidden/>
          </w:rPr>
          <w:tab/>
        </w:r>
        <w:r>
          <w:rPr>
            <w:noProof/>
            <w:webHidden/>
          </w:rPr>
          <w:fldChar w:fldCharType="begin"/>
        </w:r>
        <w:r>
          <w:rPr>
            <w:noProof/>
            <w:webHidden/>
          </w:rPr>
          <w:instrText xml:space="preserve"> PAGEREF _Toc5536944 \h </w:instrText>
        </w:r>
        <w:r>
          <w:rPr>
            <w:noProof/>
            <w:webHidden/>
          </w:rPr>
        </w:r>
        <w:r>
          <w:rPr>
            <w:noProof/>
            <w:webHidden/>
          </w:rPr>
          <w:fldChar w:fldCharType="separate"/>
        </w:r>
        <w:r>
          <w:rPr>
            <w:noProof/>
            <w:webHidden/>
          </w:rPr>
          <w:t>23</w:t>
        </w:r>
        <w:r>
          <w:rPr>
            <w:noProof/>
            <w:webHidden/>
          </w:rPr>
          <w:fldChar w:fldCharType="end"/>
        </w:r>
      </w:hyperlink>
    </w:p>
    <w:p w14:paraId="134D88B8" w14:textId="7EC65B5C"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5" w:history="1">
        <w:r w:rsidRPr="00CE76F5">
          <w:rPr>
            <w:rStyle w:val="Hiperhivatkozs"/>
            <w:noProof/>
          </w:rPr>
          <w:t>2.3.2.2.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CSS</w:t>
        </w:r>
        <w:r>
          <w:rPr>
            <w:noProof/>
            <w:webHidden/>
          </w:rPr>
          <w:tab/>
        </w:r>
        <w:r>
          <w:rPr>
            <w:noProof/>
            <w:webHidden/>
          </w:rPr>
          <w:fldChar w:fldCharType="begin"/>
        </w:r>
        <w:r>
          <w:rPr>
            <w:noProof/>
            <w:webHidden/>
          </w:rPr>
          <w:instrText xml:space="preserve"> PAGEREF _Toc5536945 \h </w:instrText>
        </w:r>
        <w:r>
          <w:rPr>
            <w:noProof/>
            <w:webHidden/>
          </w:rPr>
        </w:r>
        <w:r>
          <w:rPr>
            <w:noProof/>
            <w:webHidden/>
          </w:rPr>
          <w:fldChar w:fldCharType="separate"/>
        </w:r>
        <w:r>
          <w:rPr>
            <w:noProof/>
            <w:webHidden/>
          </w:rPr>
          <w:t>23</w:t>
        </w:r>
        <w:r>
          <w:rPr>
            <w:noProof/>
            <w:webHidden/>
          </w:rPr>
          <w:fldChar w:fldCharType="end"/>
        </w:r>
      </w:hyperlink>
    </w:p>
    <w:p w14:paraId="2082BD3C" w14:textId="6D133ABE"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6" w:history="1">
        <w:r w:rsidRPr="00CE76F5">
          <w:rPr>
            <w:rStyle w:val="Hiperhivatkozs"/>
            <w:noProof/>
          </w:rPr>
          <w:t>2.3.2.3.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JavaScript</w:t>
        </w:r>
        <w:r>
          <w:rPr>
            <w:noProof/>
            <w:webHidden/>
          </w:rPr>
          <w:tab/>
        </w:r>
        <w:r>
          <w:rPr>
            <w:noProof/>
            <w:webHidden/>
          </w:rPr>
          <w:fldChar w:fldCharType="begin"/>
        </w:r>
        <w:r>
          <w:rPr>
            <w:noProof/>
            <w:webHidden/>
          </w:rPr>
          <w:instrText xml:space="preserve"> PAGEREF _Toc5536946 \h </w:instrText>
        </w:r>
        <w:r>
          <w:rPr>
            <w:noProof/>
            <w:webHidden/>
          </w:rPr>
        </w:r>
        <w:r>
          <w:rPr>
            <w:noProof/>
            <w:webHidden/>
          </w:rPr>
          <w:fldChar w:fldCharType="separate"/>
        </w:r>
        <w:r>
          <w:rPr>
            <w:noProof/>
            <w:webHidden/>
          </w:rPr>
          <w:t>24</w:t>
        </w:r>
        <w:r>
          <w:rPr>
            <w:noProof/>
            <w:webHidden/>
          </w:rPr>
          <w:fldChar w:fldCharType="end"/>
        </w:r>
      </w:hyperlink>
    </w:p>
    <w:p w14:paraId="52A257B9" w14:textId="523703B8"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47" w:history="1">
        <w:r w:rsidRPr="00CE76F5">
          <w:rPr>
            <w:rStyle w:val="Hiperhivatkozs"/>
            <w:noProof/>
          </w:rPr>
          <w:t>2.3.3.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Backend technológiák</w:t>
        </w:r>
        <w:r>
          <w:rPr>
            <w:noProof/>
            <w:webHidden/>
          </w:rPr>
          <w:tab/>
        </w:r>
        <w:r>
          <w:rPr>
            <w:noProof/>
            <w:webHidden/>
          </w:rPr>
          <w:fldChar w:fldCharType="begin"/>
        </w:r>
        <w:r>
          <w:rPr>
            <w:noProof/>
            <w:webHidden/>
          </w:rPr>
          <w:instrText xml:space="preserve"> PAGEREF _Toc5536947 \h </w:instrText>
        </w:r>
        <w:r>
          <w:rPr>
            <w:noProof/>
            <w:webHidden/>
          </w:rPr>
        </w:r>
        <w:r>
          <w:rPr>
            <w:noProof/>
            <w:webHidden/>
          </w:rPr>
          <w:fldChar w:fldCharType="separate"/>
        </w:r>
        <w:r>
          <w:rPr>
            <w:noProof/>
            <w:webHidden/>
          </w:rPr>
          <w:t>24</w:t>
        </w:r>
        <w:r>
          <w:rPr>
            <w:noProof/>
            <w:webHidden/>
          </w:rPr>
          <w:fldChar w:fldCharType="end"/>
        </w:r>
      </w:hyperlink>
    </w:p>
    <w:p w14:paraId="390C4580" w14:textId="121635D4"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8" w:history="1">
        <w:r w:rsidRPr="00CE76F5">
          <w:rPr>
            <w:rStyle w:val="Hiperhivatkozs"/>
            <w:noProof/>
          </w:rPr>
          <w:t>2.3.3.1.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Java</w:t>
        </w:r>
        <w:r>
          <w:rPr>
            <w:noProof/>
            <w:webHidden/>
          </w:rPr>
          <w:tab/>
        </w:r>
        <w:r>
          <w:rPr>
            <w:noProof/>
            <w:webHidden/>
          </w:rPr>
          <w:fldChar w:fldCharType="begin"/>
        </w:r>
        <w:r>
          <w:rPr>
            <w:noProof/>
            <w:webHidden/>
          </w:rPr>
          <w:instrText xml:space="preserve"> PAGEREF _Toc5536948 \h </w:instrText>
        </w:r>
        <w:r>
          <w:rPr>
            <w:noProof/>
            <w:webHidden/>
          </w:rPr>
        </w:r>
        <w:r>
          <w:rPr>
            <w:noProof/>
            <w:webHidden/>
          </w:rPr>
          <w:fldChar w:fldCharType="separate"/>
        </w:r>
        <w:r>
          <w:rPr>
            <w:noProof/>
            <w:webHidden/>
          </w:rPr>
          <w:t>24</w:t>
        </w:r>
        <w:r>
          <w:rPr>
            <w:noProof/>
            <w:webHidden/>
          </w:rPr>
          <w:fldChar w:fldCharType="end"/>
        </w:r>
      </w:hyperlink>
    </w:p>
    <w:p w14:paraId="26D30B8E" w14:textId="3A3F7200"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9" w:history="1">
        <w:r w:rsidRPr="00CE76F5">
          <w:rPr>
            <w:rStyle w:val="Hiperhivatkozs"/>
            <w:noProof/>
          </w:rPr>
          <w:t>2.3.3.2.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Spring Boot</w:t>
        </w:r>
        <w:r>
          <w:rPr>
            <w:noProof/>
            <w:webHidden/>
          </w:rPr>
          <w:tab/>
        </w:r>
        <w:r>
          <w:rPr>
            <w:noProof/>
            <w:webHidden/>
          </w:rPr>
          <w:fldChar w:fldCharType="begin"/>
        </w:r>
        <w:r>
          <w:rPr>
            <w:noProof/>
            <w:webHidden/>
          </w:rPr>
          <w:instrText xml:space="preserve"> PAGEREF _Toc5536949 \h </w:instrText>
        </w:r>
        <w:r>
          <w:rPr>
            <w:noProof/>
            <w:webHidden/>
          </w:rPr>
        </w:r>
        <w:r>
          <w:rPr>
            <w:noProof/>
            <w:webHidden/>
          </w:rPr>
          <w:fldChar w:fldCharType="separate"/>
        </w:r>
        <w:r>
          <w:rPr>
            <w:noProof/>
            <w:webHidden/>
          </w:rPr>
          <w:t>25</w:t>
        </w:r>
        <w:r>
          <w:rPr>
            <w:noProof/>
            <w:webHidden/>
          </w:rPr>
          <w:fldChar w:fldCharType="end"/>
        </w:r>
      </w:hyperlink>
    </w:p>
    <w:p w14:paraId="096F0814" w14:textId="6FA8C0F0"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0" w:history="1">
        <w:r w:rsidRPr="00CE76F5">
          <w:rPr>
            <w:rStyle w:val="Hiperhivatkozs"/>
            <w:noProof/>
          </w:rPr>
          <w:t>2.3.3.3.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Thymeleaf</w:t>
        </w:r>
        <w:r>
          <w:rPr>
            <w:noProof/>
            <w:webHidden/>
          </w:rPr>
          <w:tab/>
        </w:r>
        <w:r>
          <w:rPr>
            <w:noProof/>
            <w:webHidden/>
          </w:rPr>
          <w:fldChar w:fldCharType="begin"/>
        </w:r>
        <w:r>
          <w:rPr>
            <w:noProof/>
            <w:webHidden/>
          </w:rPr>
          <w:instrText xml:space="preserve"> PAGEREF _Toc5536950 \h </w:instrText>
        </w:r>
        <w:r>
          <w:rPr>
            <w:noProof/>
            <w:webHidden/>
          </w:rPr>
        </w:r>
        <w:r>
          <w:rPr>
            <w:noProof/>
            <w:webHidden/>
          </w:rPr>
          <w:fldChar w:fldCharType="separate"/>
        </w:r>
        <w:r>
          <w:rPr>
            <w:noProof/>
            <w:webHidden/>
          </w:rPr>
          <w:t>25</w:t>
        </w:r>
        <w:r>
          <w:rPr>
            <w:noProof/>
            <w:webHidden/>
          </w:rPr>
          <w:fldChar w:fldCharType="end"/>
        </w:r>
      </w:hyperlink>
    </w:p>
    <w:p w14:paraId="0395914E" w14:textId="03EB02EC"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1" w:history="1">
        <w:r w:rsidRPr="00CE76F5">
          <w:rPr>
            <w:rStyle w:val="Hiperhivatkozs"/>
            <w:noProof/>
          </w:rPr>
          <w:t>2.3.3.4.</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Hibernate</w:t>
        </w:r>
        <w:r>
          <w:rPr>
            <w:noProof/>
            <w:webHidden/>
          </w:rPr>
          <w:tab/>
        </w:r>
        <w:r>
          <w:rPr>
            <w:noProof/>
            <w:webHidden/>
          </w:rPr>
          <w:fldChar w:fldCharType="begin"/>
        </w:r>
        <w:r>
          <w:rPr>
            <w:noProof/>
            <w:webHidden/>
          </w:rPr>
          <w:instrText xml:space="preserve"> PAGEREF _Toc5536951 \h </w:instrText>
        </w:r>
        <w:r>
          <w:rPr>
            <w:noProof/>
            <w:webHidden/>
          </w:rPr>
        </w:r>
        <w:r>
          <w:rPr>
            <w:noProof/>
            <w:webHidden/>
          </w:rPr>
          <w:fldChar w:fldCharType="separate"/>
        </w:r>
        <w:r>
          <w:rPr>
            <w:noProof/>
            <w:webHidden/>
          </w:rPr>
          <w:t>26</w:t>
        </w:r>
        <w:r>
          <w:rPr>
            <w:noProof/>
            <w:webHidden/>
          </w:rPr>
          <w:fldChar w:fldCharType="end"/>
        </w:r>
      </w:hyperlink>
    </w:p>
    <w:p w14:paraId="1BF40CFE" w14:textId="5F9FADFC"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2" w:history="1">
        <w:r w:rsidRPr="00CE76F5">
          <w:rPr>
            <w:rStyle w:val="Hiperhivatkozs"/>
            <w:noProof/>
          </w:rPr>
          <w:t>2.3.3.5.</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PostgreSQL</w:t>
        </w:r>
        <w:r>
          <w:rPr>
            <w:noProof/>
            <w:webHidden/>
          </w:rPr>
          <w:tab/>
        </w:r>
        <w:r>
          <w:rPr>
            <w:noProof/>
            <w:webHidden/>
          </w:rPr>
          <w:fldChar w:fldCharType="begin"/>
        </w:r>
        <w:r>
          <w:rPr>
            <w:noProof/>
            <w:webHidden/>
          </w:rPr>
          <w:instrText xml:space="preserve"> PAGEREF _Toc5536952 \h </w:instrText>
        </w:r>
        <w:r>
          <w:rPr>
            <w:noProof/>
            <w:webHidden/>
          </w:rPr>
        </w:r>
        <w:r>
          <w:rPr>
            <w:noProof/>
            <w:webHidden/>
          </w:rPr>
          <w:fldChar w:fldCharType="separate"/>
        </w:r>
        <w:r>
          <w:rPr>
            <w:noProof/>
            <w:webHidden/>
          </w:rPr>
          <w:t>26</w:t>
        </w:r>
        <w:r>
          <w:rPr>
            <w:noProof/>
            <w:webHidden/>
          </w:rPr>
          <w:fldChar w:fldCharType="end"/>
        </w:r>
      </w:hyperlink>
    </w:p>
    <w:p w14:paraId="7CA333D4" w14:textId="0532DF0A"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3" w:history="1">
        <w:r w:rsidRPr="00CE76F5">
          <w:rPr>
            <w:rStyle w:val="Hiperhivatkozs"/>
            <w:noProof/>
          </w:rPr>
          <w:t>2.3.3.6.</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Maven</w:t>
        </w:r>
        <w:r>
          <w:rPr>
            <w:noProof/>
            <w:webHidden/>
          </w:rPr>
          <w:tab/>
        </w:r>
        <w:r>
          <w:rPr>
            <w:noProof/>
            <w:webHidden/>
          </w:rPr>
          <w:fldChar w:fldCharType="begin"/>
        </w:r>
        <w:r>
          <w:rPr>
            <w:noProof/>
            <w:webHidden/>
          </w:rPr>
          <w:instrText xml:space="preserve"> PAGEREF _Toc5536953 \h </w:instrText>
        </w:r>
        <w:r>
          <w:rPr>
            <w:noProof/>
            <w:webHidden/>
          </w:rPr>
        </w:r>
        <w:r>
          <w:rPr>
            <w:noProof/>
            <w:webHidden/>
          </w:rPr>
          <w:fldChar w:fldCharType="separate"/>
        </w:r>
        <w:r>
          <w:rPr>
            <w:noProof/>
            <w:webHidden/>
          </w:rPr>
          <w:t>26</w:t>
        </w:r>
        <w:r>
          <w:rPr>
            <w:noProof/>
            <w:webHidden/>
          </w:rPr>
          <w:fldChar w:fldCharType="end"/>
        </w:r>
      </w:hyperlink>
    </w:p>
    <w:p w14:paraId="1C0837C4" w14:textId="7D81F0A8"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54" w:history="1">
        <w:r w:rsidRPr="00CE76F5">
          <w:rPr>
            <w:rStyle w:val="Hiperhivatkozs"/>
            <w:noProof/>
          </w:rPr>
          <w:t>2.3.4.</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Fejlesztői eszközök</w:t>
        </w:r>
        <w:r>
          <w:rPr>
            <w:noProof/>
            <w:webHidden/>
          </w:rPr>
          <w:tab/>
        </w:r>
        <w:r>
          <w:rPr>
            <w:noProof/>
            <w:webHidden/>
          </w:rPr>
          <w:fldChar w:fldCharType="begin"/>
        </w:r>
        <w:r>
          <w:rPr>
            <w:noProof/>
            <w:webHidden/>
          </w:rPr>
          <w:instrText xml:space="preserve"> PAGEREF _Toc5536954 \h </w:instrText>
        </w:r>
        <w:r>
          <w:rPr>
            <w:noProof/>
            <w:webHidden/>
          </w:rPr>
        </w:r>
        <w:r>
          <w:rPr>
            <w:noProof/>
            <w:webHidden/>
          </w:rPr>
          <w:fldChar w:fldCharType="separate"/>
        </w:r>
        <w:r>
          <w:rPr>
            <w:noProof/>
            <w:webHidden/>
          </w:rPr>
          <w:t>28</w:t>
        </w:r>
        <w:r>
          <w:rPr>
            <w:noProof/>
            <w:webHidden/>
          </w:rPr>
          <w:fldChar w:fldCharType="end"/>
        </w:r>
      </w:hyperlink>
    </w:p>
    <w:p w14:paraId="0250157A" w14:textId="0A6997CE"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5" w:history="1">
        <w:r w:rsidRPr="00CE76F5">
          <w:rPr>
            <w:rStyle w:val="Hiperhivatkozs"/>
            <w:noProof/>
          </w:rPr>
          <w:t>2.3.4.1.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IDE</w:t>
        </w:r>
        <w:r>
          <w:rPr>
            <w:noProof/>
            <w:webHidden/>
          </w:rPr>
          <w:tab/>
        </w:r>
        <w:r>
          <w:rPr>
            <w:noProof/>
            <w:webHidden/>
          </w:rPr>
          <w:fldChar w:fldCharType="begin"/>
        </w:r>
        <w:r>
          <w:rPr>
            <w:noProof/>
            <w:webHidden/>
          </w:rPr>
          <w:instrText xml:space="preserve"> PAGEREF _Toc5536955 \h </w:instrText>
        </w:r>
        <w:r>
          <w:rPr>
            <w:noProof/>
            <w:webHidden/>
          </w:rPr>
        </w:r>
        <w:r>
          <w:rPr>
            <w:noProof/>
            <w:webHidden/>
          </w:rPr>
          <w:fldChar w:fldCharType="separate"/>
        </w:r>
        <w:r>
          <w:rPr>
            <w:noProof/>
            <w:webHidden/>
          </w:rPr>
          <w:t>28</w:t>
        </w:r>
        <w:r>
          <w:rPr>
            <w:noProof/>
            <w:webHidden/>
          </w:rPr>
          <w:fldChar w:fldCharType="end"/>
        </w:r>
      </w:hyperlink>
    </w:p>
    <w:p w14:paraId="5554906F" w14:textId="183B4FD4" w:rsidR="004F3A1A" w:rsidRDefault="004F3A1A">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6" w:history="1">
        <w:r w:rsidRPr="00CE76F5">
          <w:rPr>
            <w:rStyle w:val="Hiperhivatkozs"/>
            <w:noProof/>
          </w:rPr>
          <w:t>2.3.4.2.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pgAdmin</w:t>
        </w:r>
        <w:r>
          <w:rPr>
            <w:noProof/>
            <w:webHidden/>
          </w:rPr>
          <w:tab/>
        </w:r>
        <w:r>
          <w:rPr>
            <w:noProof/>
            <w:webHidden/>
          </w:rPr>
          <w:fldChar w:fldCharType="begin"/>
        </w:r>
        <w:r>
          <w:rPr>
            <w:noProof/>
            <w:webHidden/>
          </w:rPr>
          <w:instrText xml:space="preserve"> PAGEREF _Toc5536956 \h </w:instrText>
        </w:r>
        <w:r>
          <w:rPr>
            <w:noProof/>
            <w:webHidden/>
          </w:rPr>
        </w:r>
        <w:r>
          <w:rPr>
            <w:noProof/>
            <w:webHidden/>
          </w:rPr>
          <w:fldChar w:fldCharType="separate"/>
        </w:r>
        <w:r>
          <w:rPr>
            <w:noProof/>
            <w:webHidden/>
          </w:rPr>
          <w:t>28</w:t>
        </w:r>
        <w:r>
          <w:rPr>
            <w:noProof/>
            <w:webHidden/>
          </w:rPr>
          <w:fldChar w:fldCharType="end"/>
        </w:r>
      </w:hyperlink>
    </w:p>
    <w:p w14:paraId="2835C520" w14:textId="374108EB" w:rsidR="004F3A1A" w:rsidRDefault="004F3A1A">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5536957" w:history="1">
        <w:r w:rsidRPr="00CE76F5">
          <w:rPr>
            <w:rStyle w:val="Hiperhivatkozs"/>
            <w:noProof/>
          </w:rPr>
          <w:t>3. Felhasználói dokumentáció</w:t>
        </w:r>
        <w:r>
          <w:rPr>
            <w:noProof/>
            <w:webHidden/>
          </w:rPr>
          <w:tab/>
        </w:r>
        <w:r>
          <w:rPr>
            <w:noProof/>
            <w:webHidden/>
          </w:rPr>
          <w:fldChar w:fldCharType="begin"/>
        </w:r>
        <w:r>
          <w:rPr>
            <w:noProof/>
            <w:webHidden/>
          </w:rPr>
          <w:instrText xml:space="preserve"> PAGEREF _Toc5536957 \h </w:instrText>
        </w:r>
        <w:r>
          <w:rPr>
            <w:noProof/>
            <w:webHidden/>
          </w:rPr>
        </w:r>
        <w:r>
          <w:rPr>
            <w:noProof/>
            <w:webHidden/>
          </w:rPr>
          <w:fldChar w:fldCharType="separate"/>
        </w:r>
        <w:r>
          <w:rPr>
            <w:noProof/>
            <w:webHidden/>
          </w:rPr>
          <w:t>29</w:t>
        </w:r>
        <w:r>
          <w:rPr>
            <w:noProof/>
            <w:webHidden/>
          </w:rPr>
          <w:fldChar w:fldCharType="end"/>
        </w:r>
      </w:hyperlink>
    </w:p>
    <w:p w14:paraId="31D81C17" w14:textId="574AD851" w:rsidR="004F3A1A" w:rsidRDefault="004F3A1A">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58" w:history="1">
        <w:r w:rsidRPr="00CE76F5">
          <w:rPr>
            <w:rStyle w:val="Hiperhivatkozs"/>
            <w:noProof/>
          </w:rPr>
          <w:t>3.1.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Telepítési útmutató</w:t>
        </w:r>
        <w:r>
          <w:rPr>
            <w:noProof/>
            <w:webHidden/>
          </w:rPr>
          <w:tab/>
        </w:r>
        <w:r>
          <w:rPr>
            <w:noProof/>
            <w:webHidden/>
          </w:rPr>
          <w:fldChar w:fldCharType="begin"/>
        </w:r>
        <w:r>
          <w:rPr>
            <w:noProof/>
            <w:webHidden/>
          </w:rPr>
          <w:instrText xml:space="preserve"> PAGEREF _Toc5536958 \h </w:instrText>
        </w:r>
        <w:r>
          <w:rPr>
            <w:noProof/>
            <w:webHidden/>
          </w:rPr>
        </w:r>
        <w:r>
          <w:rPr>
            <w:noProof/>
            <w:webHidden/>
          </w:rPr>
          <w:fldChar w:fldCharType="separate"/>
        </w:r>
        <w:r>
          <w:rPr>
            <w:noProof/>
            <w:webHidden/>
          </w:rPr>
          <w:t>29</w:t>
        </w:r>
        <w:r>
          <w:rPr>
            <w:noProof/>
            <w:webHidden/>
          </w:rPr>
          <w:fldChar w:fldCharType="end"/>
        </w:r>
      </w:hyperlink>
    </w:p>
    <w:p w14:paraId="4ABA726D" w14:textId="5B570E77"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59" w:history="1">
        <w:r w:rsidRPr="00CE76F5">
          <w:rPr>
            <w:rStyle w:val="Hiperhivatkozs"/>
            <w:noProof/>
          </w:rPr>
          <w:t>3.1.1.</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Követelmények</w:t>
        </w:r>
        <w:r>
          <w:rPr>
            <w:noProof/>
            <w:webHidden/>
          </w:rPr>
          <w:tab/>
        </w:r>
        <w:r>
          <w:rPr>
            <w:noProof/>
            <w:webHidden/>
          </w:rPr>
          <w:fldChar w:fldCharType="begin"/>
        </w:r>
        <w:r>
          <w:rPr>
            <w:noProof/>
            <w:webHidden/>
          </w:rPr>
          <w:instrText xml:space="preserve"> PAGEREF _Toc5536959 \h </w:instrText>
        </w:r>
        <w:r>
          <w:rPr>
            <w:noProof/>
            <w:webHidden/>
          </w:rPr>
        </w:r>
        <w:r>
          <w:rPr>
            <w:noProof/>
            <w:webHidden/>
          </w:rPr>
          <w:fldChar w:fldCharType="separate"/>
        </w:r>
        <w:r>
          <w:rPr>
            <w:noProof/>
            <w:webHidden/>
          </w:rPr>
          <w:t>29</w:t>
        </w:r>
        <w:r>
          <w:rPr>
            <w:noProof/>
            <w:webHidden/>
          </w:rPr>
          <w:fldChar w:fldCharType="end"/>
        </w:r>
      </w:hyperlink>
    </w:p>
    <w:p w14:paraId="6DC491CB" w14:textId="11E54D8B"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60" w:history="1">
        <w:r w:rsidRPr="00CE76F5">
          <w:rPr>
            <w:rStyle w:val="Hiperhivatkozs"/>
            <w:noProof/>
          </w:rPr>
          <w:t>3.1.2.</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PostgreSQL</w:t>
        </w:r>
        <w:r w:rsidRPr="00CE76F5">
          <w:rPr>
            <w:rStyle w:val="Hiperhivatkozs"/>
            <w:noProof/>
          </w:rPr>
          <w:t xml:space="preserve"> </w:t>
        </w:r>
        <w:r w:rsidRPr="00CE76F5">
          <w:rPr>
            <w:rStyle w:val="Hiperhivatkozs"/>
            <w:noProof/>
          </w:rPr>
          <w:t>telepítése</w:t>
        </w:r>
        <w:r>
          <w:rPr>
            <w:noProof/>
            <w:webHidden/>
          </w:rPr>
          <w:tab/>
        </w:r>
        <w:r>
          <w:rPr>
            <w:noProof/>
            <w:webHidden/>
          </w:rPr>
          <w:fldChar w:fldCharType="begin"/>
        </w:r>
        <w:r>
          <w:rPr>
            <w:noProof/>
            <w:webHidden/>
          </w:rPr>
          <w:instrText xml:space="preserve"> PAGEREF _Toc5536960 \h </w:instrText>
        </w:r>
        <w:r>
          <w:rPr>
            <w:noProof/>
            <w:webHidden/>
          </w:rPr>
        </w:r>
        <w:r>
          <w:rPr>
            <w:noProof/>
            <w:webHidden/>
          </w:rPr>
          <w:fldChar w:fldCharType="separate"/>
        </w:r>
        <w:r>
          <w:rPr>
            <w:noProof/>
            <w:webHidden/>
          </w:rPr>
          <w:t>29</w:t>
        </w:r>
        <w:r>
          <w:rPr>
            <w:noProof/>
            <w:webHidden/>
          </w:rPr>
          <w:fldChar w:fldCharType="end"/>
        </w:r>
      </w:hyperlink>
    </w:p>
    <w:p w14:paraId="2919FC8D" w14:textId="37171DFD" w:rsidR="004F3A1A" w:rsidRDefault="004F3A1A">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61" w:history="1">
        <w:r w:rsidRPr="00CE76F5">
          <w:rPr>
            <w:rStyle w:val="Hiperhivatkozs"/>
            <w:noProof/>
          </w:rPr>
          <w:t>3.1.3.</w:t>
        </w:r>
        <w:r>
          <w:rPr>
            <w:rFonts w:asciiTheme="minorHAnsi" w:eastAsiaTheme="minorEastAsia" w:hAnsiTheme="minorHAnsi" w:cstheme="minorBidi"/>
            <w:noProof/>
            <w:color w:val="auto"/>
            <w:kern w:val="0"/>
            <w:sz w:val="22"/>
            <w:szCs w:val="22"/>
            <w:lang w:eastAsia="hu-HU" w:bidi="ar-SA"/>
          </w:rPr>
          <w:tab/>
        </w:r>
        <w:r w:rsidRPr="00CE76F5">
          <w:rPr>
            <w:rStyle w:val="Hiperhivatkozs"/>
            <w:noProof/>
          </w:rPr>
          <w:t>Tomcat konfigurálás</w:t>
        </w:r>
        <w:r>
          <w:rPr>
            <w:noProof/>
            <w:webHidden/>
          </w:rPr>
          <w:tab/>
        </w:r>
        <w:r>
          <w:rPr>
            <w:noProof/>
            <w:webHidden/>
          </w:rPr>
          <w:fldChar w:fldCharType="begin"/>
        </w:r>
        <w:r>
          <w:rPr>
            <w:noProof/>
            <w:webHidden/>
          </w:rPr>
          <w:instrText xml:space="preserve"> PAGEREF _Toc5536961 \h </w:instrText>
        </w:r>
        <w:r>
          <w:rPr>
            <w:noProof/>
            <w:webHidden/>
          </w:rPr>
        </w:r>
        <w:r>
          <w:rPr>
            <w:noProof/>
            <w:webHidden/>
          </w:rPr>
          <w:fldChar w:fldCharType="separate"/>
        </w:r>
        <w:r>
          <w:rPr>
            <w:noProof/>
            <w:webHidden/>
          </w:rPr>
          <w:t>30</w:t>
        </w:r>
        <w:r>
          <w:rPr>
            <w:noProof/>
            <w:webHidden/>
          </w:rPr>
          <w:fldChar w:fldCharType="end"/>
        </w:r>
      </w:hyperlink>
    </w:p>
    <w:p w14:paraId="7DC8F13A" w14:textId="1F77CF37"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6203C398" w14:textId="7EE24911" w:rsidR="004F3A1A"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4F3A1A">
        <w:rPr>
          <w:noProof/>
        </w:rPr>
        <w:t>1. ábra: Genetikus algoritmus működésének folyamatábrája</w:t>
      </w:r>
      <w:r w:rsidR="004F3A1A">
        <w:rPr>
          <w:noProof/>
        </w:rPr>
        <w:tab/>
      </w:r>
      <w:r w:rsidR="004F3A1A">
        <w:rPr>
          <w:noProof/>
        </w:rPr>
        <w:fldChar w:fldCharType="begin"/>
      </w:r>
      <w:r w:rsidR="004F3A1A">
        <w:rPr>
          <w:noProof/>
        </w:rPr>
        <w:instrText xml:space="preserve"> PAGEREF _Toc5536962 \h </w:instrText>
      </w:r>
      <w:r w:rsidR="004F3A1A">
        <w:rPr>
          <w:noProof/>
        </w:rPr>
      </w:r>
      <w:r w:rsidR="004F3A1A">
        <w:rPr>
          <w:noProof/>
        </w:rPr>
        <w:fldChar w:fldCharType="separate"/>
      </w:r>
      <w:r w:rsidR="004F3A1A">
        <w:rPr>
          <w:noProof/>
        </w:rPr>
        <w:t>4</w:t>
      </w:r>
      <w:r w:rsidR="004F3A1A">
        <w:rPr>
          <w:noProof/>
        </w:rPr>
        <w:fldChar w:fldCharType="end"/>
      </w:r>
    </w:p>
    <w:p w14:paraId="4573823F" w14:textId="0DA9FBB1"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_Toc5536963 \h </w:instrText>
      </w:r>
      <w:r>
        <w:rPr>
          <w:noProof/>
        </w:rPr>
      </w:r>
      <w:r>
        <w:rPr>
          <w:noProof/>
        </w:rPr>
        <w:fldChar w:fldCharType="separate"/>
      </w:r>
      <w:r>
        <w:rPr>
          <w:noProof/>
        </w:rPr>
        <w:t>5</w:t>
      </w:r>
      <w:r>
        <w:rPr>
          <w:noProof/>
        </w:rPr>
        <w:fldChar w:fldCharType="end"/>
      </w:r>
    </w:p>
    <w:p w14:paraId="7B589788" w14:textId="3E2D5F00"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_Toc5536964 \h </w:instrText>
      </w:r>
      <w:r>
        <w:rPr>
          <w:noProof/>
        </w:rPr>
      </w:r>
      <w:r>
        <w:rPr>
          <w:noProof/>
        </w:rPr>
        <w:fldChar w:fldCharType="separate"/>
      </w:r>
      <w:r>
        <w:rPr>
          <w:noProof/>
        </w:rPr>
        <w:t>7</w:t>
      </w:r>
      <w:r>
        <w:rPr>
          <w:noProof/>
        </w:rPr>
        <w:fldChar w:fldCharType="end"/>
      </w:r>
    </w:p>
    <w:p w14:paraId="10BA24C9" w14:textId="63D57615"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_Toc5536965 \h </w:instrText>
      </w:r>
      <w:r>
        <w:rPr>
          <w:noProof/>
        </w:rPr>
      </w:r>
      <w:r>
        <w:rPr>
          <w:noProof/>
        </w:rPr>
        <w:fldChar w:fldCharType="separate"/>
      </w:r>
      <w:r>
        <w:rPr>
          <w:noProof/>
        </w:rPr>
        <w:t>9</w:t>
      </w:r>
      <w:r>
        <w:rPr>
          <w:noProof/>
        </w:rPr>
        <w:fldChar w:fldCharType="end"/>
      </w:r>
    </w:p>
    <w:p w14:paraId="5021E78B" w14:textId="5A849984"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_Toc5536966 \h </w:instrText>
      </w:r>
      <w:r>
        <w:rPr>
          <w:noProof/>
        </w:rPr>
      </w:r>
      <w:r>
        <w:rPr>
          <w:noProof/>
        </w:rPr>
        <w:fldChar w:fldCharType="separate"/>
      </w:r>
      <w:r>
        <w:rPr>
          <w:noProof/>
        </w:rPr>
        <w:t>9</w:t>
      </w:r>
      <w:r>
        <w:rPr>
          <w:noProof/>
        </w:rPr>
        <w:fldChar w:fldCharType="end"/>
      </w:r>
    </w:p>
    <w:p w14:paraId="3FBCA600" w14:textId="4A002B57"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_Toc5536967 \h </w:instrText>
      </w:r>
      <w:r>
        <w:rPr>
          <w:noProof/>
        </w:rPr>
      </w:r>
      <w:r>
        <w:rPr>
          <w:noProof/>
        </w:rPr>
        <w:fldChar w:fldCharType="separate"/>
      </w:r>
      <w:r>
        <w:rPr>
          <w:noProof/>
        </w:rPr>
        <w:t>9</w:t>
      </w:r>
      <w:r>
        <w:rPr>
          <w:noProof/>
        </w:rPr>
        <w:fldChar w:fldCharType="end"/>
      </w:r>
    </w:p>
    <w:p w14:paraId="4339140F" w14:textId="3AABF189"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_Toc5536968 \h </w:instrText>
      </w:r>
      <w:r>
        <w:rPr>
          <w:noProof/>
        </w:rPr>
      </w:r>
      <w:r>
        <w:rPr>
          <w:noProof/>
        </w:rPr>
        <w:fldChar w:fldCharType="separate"/>
      </w:r>
      <w:r>
        <w:rPr>
          <w:noProof/>
        </w:rPr>
        <w:t>10</w:t>
      </w:r>
      <w:r>
        <w:rPr>
          <w:noProof/>
        </w:rPr>
        <w:fldChar w:fldCharType="end"/>
      </w:r>
    </w:p>
    <w:p w14:paraId="7FC356EA" w14:textId="5C0CC829"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_Toc5536969 \h </w:instrText>
      </w:r>
      <w:r>
        <w:rPr>
          <w:noProof/>
        </w:rPr>
      </w:r>
      <w:r>
        <w:rPr>
          <w:noProof/>
        </w:rPr>
        <w:fldChar w:fldCharType="separate"/>
      </w:r>
      <w:r>
        <w:rPr>
          <w:noProof/>
        </w:rPr>
        <w:t>11</w:t>
      </w:r>
      <w:r>
        <w:rPr>
          <w:noProof/>
        </w:rPr>
        <w:fldChar w:fldCharType="end"/>
      </w:r>
    </w:p>
    <w:p w14:paraId="03EA5C8D" w14:textId="54C2BF05"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_Toc5536970 \h </w:instrText>
      </w:r>
      <w:r>
        <w:rPr>
          <w:noProof/>
        </w:rPr>
      </w:r>
      <w:r>
        <w:rPr>
          <w:noProof/>
        </w:rPr>
        <w:fldChar w:fldCharType="separate"/>
      </w:r>
      <w:r>
        <w:rPr>
          <w:noProof/>
        </w:rPr>
        <w:t>11</w:t>
      </w:r>
      <w:r>
        <w:rPr>
          <w:noProof/>
        </w:rPr>
        <w:fldChar w:fldCharType="end"/>
      </w:r>
    </w:p>
    <w:p w14:paraId="50ED4558" w14:textId="42892DD3"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_Toc5536971 \h </w:instrText>
      </w:r>
      <w:r>
        <w:rPr>
          <w:noProof/>
        </w:rPr>
      </w:r>
      <w:r>
        <w:rPr>
          <w:noProof/>
        </w:rPr>
        <w:fldChar w:fldCharType="separate"/>
      </w:r>
      <w:r>
        <w:rPr>
          <w:noProof/>
        </w:rPr>
        <w:t>12</w:t>
      </w:r>
      <w:r>
        <w:rPr>
          <w:noProof/>
        </w:rPr>
        <w:fldChar w:fldCharType="end"/>
      </w:r>
    </w:p>
    <w:p w14:paraId="398A1CAF" w14:textId="2AD6D6FD"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_Toc5536972 \h </w:instrText>
      </w:r>
      <w:r>
        <w:rPr>
          <w:noProof/>
        </w:rPr>
      </w:r>
      <w:r>
        <w:rPr>
          <w:noProof/>
        </w:rPr>
        <w:fldChar w:fldCharType="separate"/>
      </w:r>
      <w:r>
        <w:rPr>
          <w:noProof/>
        </w:rPr>
        <w:t>12</w:t>
      </w:r>
      <w:r>
        <w:rPr>
          <w:noProof/>
        </w:rPr>
        <w:fldChar w:fldCharType="end"/>
      </w:r>
    </w:p>
    <w:p w14:paraId="027B25A4" w14:textId="0B7EC081"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_Toc5536973 \h </w:instrText>
      </w:r>
      <w:r>
        <w:rPr>
          <w:noProof/>
        </w:rPr>
      </w:r>
      <w:r>
        <w:rPr>
          <w:noProof/>
        </w:rPr>
        <w:fldChar w:fldCharType="separate"/>
      </w:r>
      <w:r>
        <w:rPr>
          <w:noProof/>
        </w:rPr>
        <w:t>15</w:t>
      </w:r>
      <w:r>
        <w:rPr>
          <w:noProof/>
        </w:rPr>
        <w:fldChar w:fldCharType="end"/>
      </w:r>
    </w:p>
    <w:p w14:paraId="495FC3AB" w14:textId="3978FA97"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_Toc5536974 \h </w:instrText>
      </w:r>
      <w:r>
        <w:rPr>
          <w:noProof/>
        </w:rPr>
      </w:r>
      <w:r>
        <w:rPr>
          <w:noProof/>
        </w:rPr>
        <w:fldChar w:fldCharType="separate"/>
      </w:r>
      <w:r>
        <w:rPr>
          <w:noProof/>
        </w:rPr>
        <w:t>18</w:t>
      </w:r>
      <w:r>
        <w:rPr>
          <w:noProof/>
        </w:rPr>
        <w:fldChar w:fldCharType="end"/>
      </w:r>
    </w:p>
    <w:p w14:paraId="79E24EB6" w14:textId="64DC91AE"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_Toc5536975 \h </w:instrText>
      </w:r>
      <w:r>
        <w:rPr>
          <w:noProof/>
        </w:rPr>
      </w:r>
      <w:r>
        <w:rPr>
          <w:noProof/>
        </w:rPr>
        <w:fldChar w:fldCharType="separate"/>
      </w:r>
      <w:r>
        <w:rPr>
          <w:noProof/>
        </w:rPr>
        <w:t>18</w:t>
      </w:r>
      <w:r>
        <w:rPr>
          <w:noProof/>
        </w:rPr>
        <w:fldChar w:fldCharType="end"/>
      </w:r>
    </w:p>
    <w:p w14:paraId="79F299EB" w14:textId="7DACBBDC"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_Toc5536976 \h </w:instrText>
      </w:r>
      <w:r>
        <w:rPr>
          <w:noProof/>
        </w:rPr>
      </w:r>
      <w:r>
        <w:rPr>
          <w:noProof/>
        </w:rPr>
        <w:fldChar w:fldCharType="separate"/>
      </w:r>
      <w:r>
        <w:rPr>
          <w:noProof/>
        </w:rPr>
        <w:t>19</w:t>
      </w:r>
      <w:r>
        <w:rPr>
          <w:noProof/>
        </w:rPr>
        <w:fldChar w:fldCharType="end"/>
      </w:r>
    </w:p>
    <w:p w14:paraId="6B07CBAC" w14:textId="7BC5AA0F"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_Toc5536977 \h </w:instrText>
      </w:r>
      <w:r>
        <w:rPr>
          <w:noProof/>
        </w:rPr>
      </w:r>
      <w:r>
        <w:rPr>
          <w:noProof/>
        </w:rPr>
        <w:fldChar w:fldCharType="separate"/>
      </w:r>
      <w:r>
        <w:rPr>
          <w:noProof/>
        </w:rPr>
        <w:t>20</w:t>
      </w:r>
      <w:r>
        <w:rPr>
          <w:noProof/>
        </w:rPr>
        <w:fldChar w:fldCharType="end"/>
      </w:r>
    </w:p>
    <w:p w14:paraId="251D76B4" w14:textId="7F0918C6"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_Toc5536978 \h </w:instrText>
      </w:r>
      <w:r>
        <w:rPr>
          <w:noProof/>
        </w:rPr>
      </w:r>
      <w:r>
        <w:rPr>
          <w:noProof/>
        </w:rPr>
        <w:fldChar w:fldCharType="separate"/>
      </w:r>
      <w:r>
        <w:rPr>
          <w:noProof/>
        </w:rPr>
        <w:t>21</w:t>
      </w:r>
      <w:r>
        <w:rPr>
          <w:noProof/>
        </w:rPr>
        <w:fldChar w:fldCharType="end"/>
      </w:r>
    </w:p>
    <w:p w14:paraId="765F9C8C" w14:textId="57EBE8F0"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_Toc5536979 \h </w:instrText>
      </w:r>
      <w:r>
        <w:rPr>
          <w:noProof/>
        </w:rPr>
      </w:r>
      <w:r>
        <w:rPr>
          <w:noProof/>
        </w:rPr>
        <w:fldChar w:fldCharType="separate"/>
      </w:r>
      <w:r>
        <w:rPr>
          <w:noProof/>
        </w:rPr>
        <w:t>31</w:t>
      </w:r>
      <w:r>
        <w:rPr>
          <w:noProof/>
        </w:rPr>
        <w:fldChar w:fldCharType="end"/>
      </w:r>
    </w:p>
    <w:p w14:paraId="55912389" w14:textId="77777777" w:rsidR="004F3A1A"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3C0D18AF" w14:textId="50449BB3" w:rsidR="004F3A1A" w:rsidRDefault="004F3A1A">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_Toc5536980 \h </w:instrText>
      </w:r>
      <w:r>
        <w:rPr>
          <w:noProof/>
        </w:rPr>
      </w:r>
      <w:r>
        <w:rPr>
          <w:noProof/>
        </w:rPr>
        <w:fldChar w:fldCharType="separate"/>
      </w:r>
      <w:r>
        <w:rPr>
          <w:noProof/>
        </w:rPr>
        <w:t>25</w:t>
      </w:r>
      <w:r>
        <w:rPr>
          <w:noProof/>
        </w:rPr>
        <w:fldChar w:fldCharType="end"/>
      </w:r>
    </w:p>
    <w:p w14:paraId="5D78CA37" w14:textId="410E7437" w:rsidR="004F3A1A" w:rsidRDefault="004F3A1A">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_Toc5536981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BC22DE">
      <w:pPr>
        <w:pStyle w:val="Cmsor1"/>
        <w:numPr>
          <w:ilvl w:val="0"/>
          <w:numId w:val="0"/>
        </w:numPr>
      </w:pPr>
      <w:r w:rsidRPr="00BC22DE">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2199DD2A"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083B8B3D"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 w:name="_Toc5536913"/>
      <w:r w:rsidRPr="00BC22DE">
        <w:lastRenderedPageBreak/>
        <w:t>Genetikus algoritmusok</w:t>
      </w:r>
      <w:bookmarkEnd w:id="1"/>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2" w:name="_Toc5536914"/>
      <w:r>
        <w:t>Történeti áttekintés</w:t>
      </w:r>
      <w:bookmarkEnd w:id="2"/>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r w:rsidRPr="00BC22DE">
        <w:t>Ingo Rechenberg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1C6ABD6E"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3"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4" w:name="_Toc5536915"/>
      <w:r>
        <w:t>Működése</w:t>
      </w:r>
      <w:bookmarkEnd w:id="4"/>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89280" behindDoc="0" locked="0" layoutInCell="1" allowOverlap="1" wp14:anchorId="42292601" wp14:editId="4D5600BC">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4F3A1A" w:rsidRDefault="004F3A1A"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4F3A1A" w:rsidRDefault="004F3A1A"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4F3A1A" w:rsidRDefault="004F3A1A"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4F3A1A" w:rsidRDefault="004F3A1A"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4F3A1A" w:rsidRDefault="004F3A1A"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4F3A1A" w:rsidRDefault="004F3A1A"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4F3A1A" w:rsidRDefault="004F3A1A"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4F3A1A" w:rsidRDefault="004F3A1A"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4F3A1A" w:rsidRDefault="004F3A1A"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4F3A1A" w:rsidRDefault="004F3A1A"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4F3A1A" w:rsidRDefault="004F3A1A"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1AD351E8" w:rsidR="004F3A1A" w:rsidRPr="00580F03" w:rsidRDefault="004F3A1A" w:rsidP="00C50475">
                              <w:pPr>
                                <w:pStyle w:val="SzKpalrs"/>
                              </w:pPr>
                              <w:r>
                                <w:fldChar w:fldCharType="begin"/>
                              </w:r>
                              <w:r>
                                <w:instrText xml:space="preserve"> SEQ ábra \* ARABIC </w:instrText>
                              </w:r>
                              <w:r>
                                <w:fldChar w:fldCharType="separate"/>
                              </w:r>
                              <w:bookmarkStart w:id="5" w:name="_Toc5536962"/>
                              <w:r w:rsidR="004A14D8">
                                <w:t>1</w:t>
                              </w:r>
                              <w:r>
                                <w:fldChar w:fldCharType="end"/>
                              </w:r>
                              <w:r w:rsidRPr="00580F03">
                                <w:t>. ábra: Genetikus algoritmus működésének folyamatábrája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89280"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4F3A1A" w:rsidRDefault="004F3A1A"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4F3A1A" w:rsidRDefault="004F3A1A"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4F3A1A" w:rsidRDefault="004F3A1A"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4F3A1A" w:rsidRDefault="004F3A1A"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4F3A1A" w:rsidRDefault="004F3A1A"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4F3A1A" w:rsidRDefault="004F3A1A"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4F3A1A" w:rsidRDefault="004F3A1A"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4F3A1A" w:rsidRDefault="004F3A1A"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4F3A1A" w:rsidRDefault="004F3A1A"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4F3A1A" w:rsidRDefault="004F3A1A"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4F3A1A" w:rsidRDefault="004F3A1A"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1AD351E8" w:rsidR="004F3A1A" w:rsidRPr="00580F03" w:rsidRDefault="004F3A1A" w:rsidP="00C50475">
                        <w:pPr>
                          <w:pStyle w:val="SzKpalrs"/>
                        </w:pPr>
                        <w:r>
                          <w:fldChar w:fldCharType="begin"/>
                        </w:r>
                        <w:r>
                          <w:instrText xml:space="preserve"> SEQ ábra \* ARABIC </w:instrText>
                        </w:r>
                        <w:r>
                          <w:fldChar w:fldCharType="separate"/>
                        </w:r>
                        <w:bookmarkStart w:id="6" w:name="_Toc5536962"/>
                        <w:r w:rsidR="004A14D8">
                          <w:t>1</w:t>
                        </w:r>
                        <w:r>
                          <w:fldChar w:fldCharType="end"/>
                        </w:r>
                        <w:r w:rsidRPr="00580F03">
                          <w:t>. ábra: Genetikus algoritmus működésének folyamatábrája</w:t>
                        </w:r>
                        <w:bookmarkEnd w:id="6"/>
                      </w:p>
                    </w:txbxContent>
                  </v:textbox>
                </v:shape>
                <w10:wrap type="topAndBottom"/>
              </v:group>
            </w:pict>
          </mc:Fallback>
        </mc:AlternateContent>
      </w:r>
    </w:p>
    <w:p w14:paraId="5A8F58C0" w14:textId="77777777" w:rsidR="006D19A9" w:rsidRDefault="006D19A9" w:rsidP="001226F4">
      <w:pPr>
        <w:pStyle w:val="SzDCmsor3"/>
      </w:pPr>
      <w:bookmarkStart w:id="7" w:name="_Toc5536916"/>
      <w:r>
        <w:t>Reprezentáció</w:t>
      </w:r>
      <w:bookmarkEnd w:id="7"/>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16960" behindDoc="0" locked="0" layoutInCell="1" allowOverlap="1" wp14:anchorId="7A982D26" wp14:editId="77670D07">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4F3A1A" w:rsidRDefault="004F3A1A"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4F3A1A" w:rsidRDefault="004F3A1A"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4F3A1A" w:rsidRDefault="004F3A1A"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4F3A1A" w:rsidRDefault="004F3A1A"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4F3A1A" w:rsidRDefault="004F3A1A">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4F3A1A" w:rsidRDefault="004F3A1A"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4F3A1A" w:rsidRDefault="004F3A1A"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4F3A1A" w:rsidRDefault="004F3A1A"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4F3A1A" w:rsidRDefault="004F3A1A"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4F3A1A" w:rsidRDefault="004F3A1A"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4F3A1A" w:rsidRDefault="004F3A1A"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4F3A1A" w:rsidRDefault="004F3A1A" w:rsidP="00871402">
                                    <w:r w:rsidRPr="00871402">
                                      <w:rPr>
                                        <w:u w:val="single"/>
                                      </w:rPr>
                                      <w:t>2</w:t>
                                    </w:r>
                                    <w:r>
                                      <w:t xml:space="preserve"> 3 4 5 6 7 8</w:t>
                                    </w:r>
                                  </w:p>
                                  <w:p w14:paraId="025EF490"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4F3A1A" w:rsidRDefault="004F3A1A"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4F3A1A" w:rsidRDefault="004F3A1A" w:rsidP="00871402">
                                      <w:r>
                                        <w:t xml:space="preserve">3 4 </w:t>
                                      </w:r>
                                      <w:r w:rsidRPr="004C26A4">
                                        <w:rPr>
                                          <w:u w:val="single"/>
                                        </w:rPr>
                                        <w:t>5</w:t>
                                      </w:r>
                                      <w:r>
                                        <w:t xml:space="preserve"> 6 7 8</w:t>
                                      </w:r>
                                    </w:p>
                                    <w:p w14:paraId="31BAF254"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4F3A1A" w:rsidRDefault="004F3A1A" w:rsidP="00871402">
                                    <w:r>
                                      <w:t xml:space="preserve">3 4 </w:t>
                                    </w:r>
                                    <w:r w:rsidRPr="004C26A4">
                                      <w:rPr>
                                        <w:u w:val="single"/>
                                      </w:rPr>
                                      <w:t>6</w:t>
                                    </w:r>
                                    <w:r>
                                      <w:t xml:space="preserve"> 7 8</w:t>
                                    </w:r>
                                  </w:p>
                                  <w:p w14:paraId="560E81E3"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4F3A1A" w:rsidRDefault="004F3A1A" w:rsidP="00871402">
                                    <w:r>
                                      <w:t xml:space="preserve">3 </w:t>
                                    </w:r>
                                    <w:r w:rsidRPr="004C26A4">
                                      <w:rPr>
                                        <w:u w:val="single"/>
                                      </w:rPr>
                                      <w:t>4</w:t>
                                    </w:r>
                                    <w:r>
                                      <w:t xml:space="preserve"> 7 8</w:t>
                                    </w:r>
                                  </w:p>
                                  <w:p w14:paraId="78D84CCB"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4F3A1A" w:rsidRDefault="004F3A1A" w:rsidP="00871402">
                                    <w:r>
                                      <w:t xml:space="preserve">7 </w:t>
                                    </w:r>
                                    <w:r w:rsidRPr="004C26A4">
                                      <w:rPr>
                                        <w:u w:val="single"/>
                                      </w:rPr>
                                      <w:t>8</w:t>
                                    </w:r>
                                  </w:p>
                                  <w:p w14:paraId="31448CF9"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4F3A1A" w:rsidRDefault="004F3A1A" w:rsidP="00871402">
                                      <w:r w:rsidRPr="004C26A4">
                                        <w:rPr>
                                          <w:u w:val="single"/>
                                        </w:rPr>
                                        <w:t>3</w:t>
                                      </w:r>
                                      <w:r>
                                        <w:t xml:space="preserve"> 7 8</w:t>
                                      </w:r>
                                    </w:p>
                                    <w:p w14:paraId="2D5F3BE9"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4F3A1A" w:rsidRPr="004C26A4" w:rsidRDefault="004F3A1A" w:rsidP="00871402">
                                      <w:pPr>
                                        <w:rPr>
                                          <w:u w:val="single"/>
                                        </w:rPr>
                                      </w:pPr>
                                      <w:r w:rsidRPr="004C26A4">
                                        <w:rPr>
                                          <w:u w:val="single"/>
                                        </w:rPr>
                                        <w:t>7</w:t>
                                      </w:r>
                                    </w:p>
                                    <w:p w14:paraId="051F96A5"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4F3A1A" w:rsidRDefault="004F3A1A"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4F3A1A" w:rsidRDefault="004F3A1A"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4F3A1A" w:rsidRDefault="004F3A1A"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4F3A1A" w:rsidRDefault="004F3A1A"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4F3A1A" w:rsidRDefault="004F3A1A"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4F3A1A" w:rsidRDefault="004F3A1A"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4F3A1A" w:rsidRDefault="004F3A1A"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4F3A1A" w:rsidRDefault="004F3A1A"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3BD8410D" w:rsidR="004F3A1A" w:rsidRPr="00065B92" w:rsidRDefault="004F3A1A" w:rsidP="002913E6">
                              <w:pPr>
                                <w:pStyle w:val="SzKpalrs"/>
                              </w:pPr>
                              <w:r>
                                <w:fldChar w:fldCharType="begin"/>
                              </w:r>
                              <w:r>
                                <w:instrText xml:space="preserve"> SEQ ábra \* ARABIC </w:instrText>
                              </w:r>
                              <w:r>
                                <w:fldChar w:fldCharType="separate"/>
                              </w:r>
                              <w:bookmarkStart w:id="8" w:name="_Toc5536963"/>
                              <w:r w:rsidR="004A14D8">
                                <w:t>2</w:t>
                              </w:r>
                              <w:r>
                                <w:fldChar w:fldCharType="end"/>
                              </w:r>
                              <w:r>
                                <w:t>. ábra: Sorrendi reprezentáció bemutatása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16960"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4F3A1A" w:rsidRDefault="004F3A1A"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4F3A1A" w:rsidRDefault="004F3A1A"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4F3A1A" w:rsidRDefault="004F3A1A"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4F3A1A" w:rsidRDefault="004F3A1A"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4F3A1A" w:rsidRDefault="004F3A1A">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4F3A1A" w:rsidRDefault="004F3A1A"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4F3A1A" w:rsidRDefault="004F3A1A"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4F3A1A" w:rsidRDefault="004F3A1A"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4F3A1A" w:rsidRDefault="004F3A1A"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4F3A1A" w:rsidRDefault="004F3A1A"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4F3A1A" w:rsidRDefault="004F3A1A"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4F3A1A" w:rsidRDefault="004F3A1A" w:rsidP="00871402">
                              <w:r w:rsidRPr="00871402">
                                <w:rPr>
                                  <w:u w:val="single"/>
                                </w:rPr>
                                <w:t>2</w:t>
                              </w:r>
                              <w:r>
                                <w:t xml:space="preserve"> 3 4 5 6 7 8</w:t>
                              </w:r>
                            </w:p>
                            <w:p w14:paraId="025EF490" w14:textId="77777777" w:rsidR="004F3A1A" w:rsidRDefault="004F3A1A"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4F3A1A" w:rsidRDefault="004F3A1A"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4F3A1A" w:rsidRDefault="004F3A1A" w:rsidP="00871402">
                                <w:r>
                                  <w:t xml:space="preserve">3 4 </w:t>
                                </w:r>
                                <w:r w:rsidRPr="004C26A4">
                                  <w:rPr>
                                    <w:u w:val="single"/>
                                  </w:rPr>
                                  <w:t>5</w:t>
                                </w:r>
                                <w:r>
                                  <w:t xml:space="preserve"> 6 7 8</w:t>
                                </w:r>
                              </w:p>
                              <w:p w14:paraId="31BAF254" w14:textId="77777777" w:rsidR="004F3A1A" w:rsidRDefault="004F3A1A"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4F3A1A" w:rsidRDefault="004F3A1A" w:rsidP="00871402">
                              <w:r>
                                <w:t xml:space="preserve">3 4 </w:t>
                              </w:r>
                              <w:r w:rsidRPr="004C26A4">
                                <w:rPr>
                                  <w:u w:val="single"/>
                                </w:rPr>
                                <w:t>6</w:t>
                              </w:r>
                              <w:r>
                                <w:t xml:space="preserve"> 7 8</w:t>
                              </w:r>
                            </w:p>
                            <w:p w14:paraId="560E81E3" w14:textId="77777777" w:rsidR="004F3A1A" w:rsidRDefault="004F3A1A"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4F3A1A" w:rsidRDefault="004F3A1A" w:rsidP="00871402">
                              <w:r>
                                <w:t xml:space="preserve">3 </w:t>
                              </w:r>
                              <w:r w:rsidRPr="004C26A4">
                                <w:rPr>
                                  <w:u w:val="single"/>
                                </w:rPr>
                                <w:t>4</w:t>
                              </w:r>
                              <w:r>
                                <w:t xml:space="preserve"> 7 8</w:t>
                              </w:r>
                            </w:p>
                            <w:p w14:paraId="78D84CCB" w14:textId="77777777" w:rsidR="004F3A1A" w:rsidRDefault="004F3A1A"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4F3A1A" w:rsidRDefault="004F3A1A" w:rsidP="00871402">
                              <w:r>
                                <w:t xml:space="preserve">7 </w:t>
                              </w:r>
                              <w:r w:rsidRPr="004C26A4">
                                <w:rPr>
                                  <w:u w:val="single"/>
                                </w:rPr>
                                <w:t>8</w:t>
                              </w:r>
                            </w:p>
                            <w:p w14:paraId="31448CF9" w14:textId="77777777" w:rsidR="004F3A1A" w:rsidRDefault="004F3A1A"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4F3A1A" w:rsidRDefault="004F3A1A" w:rsidP="00871402">
                                <w:r w:rsidRPr="004C26A4">
                                  <w:rPr>
                                    <w:u w:val="single"/>
                                  </w:rPr>
                                  <w:t>3</w:t>
                                </w:r>
                                <w:r>
                                  <w:t xml:space="preserve"> 7 8</w:t>
                                </w:r>
                              </w:p>
                              <w:p w14:paraId="2D5F3BE9" w14:textId="77777777" w:rsidR="004F3A1A" w:rsidRDefault="004F3A1A"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4F3A1A" w:rsidRPr="004C26A4" w:rsidRDefault="004F3A1A" w:rsidP="00871402">
                                <w:pPr>
                                  <w:rPr>
                                    <w:u w:val="single"/>
                                  </w:rPr>
                                </w:pPr>
                                <w:r w:rsidRPr="004C26A4">
                                  <w:rPr>
                                    <w:u w:val="single"/>
                                  </w:rPr>
                                  <w:t>7</w:t>
                                </w:r>
                              </w:p>
                              <w:p w14:paraId="051F96A5" w14:textId="77777777" w:rsidR="004F3A1A" w:rsidRDefault="004F3A1A"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4F3A1A" w:rsidRDefault="004F3A1A"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4F3A1A" w:rsidRDefault="004F3A1A"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4F3A1A" w:rsidRDefault="004F3A1A"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4F3A1A" w:rsidRDefault="004F3A1A"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4F3A1A" w:rsidRDefault="004F3A1A"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4F3A1A" w:rsidRDefault="004F3A1A"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4F3A1A" w:rsidRDefault="004F3A1A"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4F3A1A" w:rsidRDefault="004F3A1A"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3BD8410D" w:rsidR="004F3A1A" w:rsidRPr="00065B92" w:rsidRDefault="004F3A1A" w:rsidP="002913E6">
                        <w:pPr>
                          <w:pStyle w:val="SzKpalrs"/>
                        </w:pPr>
                        <w:r>
                          <w:fldChar w:fldCharType="begin"/>
                        </w:r>
                        <w:r>
                          <w:instrText xml:space="preserve"> SEQ ábra \* ARABIC </w:instrText>
                        </w:r>
                        <w:r>
                          <w:fldChar w:fldCharType="separate"/>
                        </w:r>
                        <w:bookmarkStart w:id="9" w:name="_Toc5536963"/>
                        <w:r w:rsidR="004A14D8">
                          <w:t>2</w:t>
                        </w:r>
                        <w:r>
                          <w:fldChar w:fldCharType="end"/>
                        </w:r>
                        <w:r>
                          <w:t>. ábra: Sorrendi reprezentáció bemutatása</w:t>
                        </w:r>
                        <w:bookmarkEnd w:id="9"/>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0" w:name="_Toc5536917"/>
      <w:r>
        <w:t>Inicializálás</w:t>
      </w:r>
      <w:bookmarkEnd w:id="10"/>
    </w:p>
    <w:p w14:paraId="5BB2E5D7" w14:textId="1D6FBBA5"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1" w:name="_Toc5536918"/>
      <w:r>
        <w:t>Kiértékelési</w:t>
      </w:r>
      <w:r w:rsidR="00593A14">
        <w:t>-, cél-</w:t>
      </w:r>
      <w:r>
        <w:t xml:space="preserve"> és jósági függvény</w:t>
      </w:r>
      <w:bookmarkEnd w:id="11"/>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2" w:name="_Ref1295997"/>
      <w:bookmarkStart w:id="13" w:name="_Ref1296000"/>
      <w:bookmarkStart w:id="14" w:name="_Ref1296008"/>
      <w:bookmarkStart w:id="15" w:name="_Toc5536919"/>
      <w:r>
        <w:t>Szelekció</w:t>
      </w:r>
      <w:bookmarkEnd w:id="12"/>
      <w:bookmarkEnd w:id="13"/>
      <w:bookmarkEnd w:id="14"/>
      <w:bookmarkEnd w:id="15"/>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5392" behindDoc="0" locked="0" layoutInCell="1" allowOverlap="1" wp14:anchorId="7B68B76A" wp14:editId="476BB27D">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4F3A1A" w:rsidRDefault="004F3A1A"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4F3A1A" w:rsidRDefault="004F3A1A"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4F3A1A" w:rsidRDefault="004F3A1A"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4F3A1A" w:rsidRDefault="004F3A1A"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4F3A1A" w:rsidRDefault="004F3A1A"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4F3A1A" w:rsidRDefault="004F3A1A">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4F3A1A" w:rsidRDefault="004F3A1A"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6" w:name="_Ref3119135"/>
                              <w:p w14:paraId="3A62B27F" w14:textId="4E7E64BD" w:rsidR="004F3A1A" w:rsidRPr="00A95FF8" w:rsidRDefault="004F3A1A" w:rsidP="002913E6">
                                <w:pPr>
                                  <w:pStyle w:val="SzKpalrs"/>
                                </w:pPr>
                                <w:r>
                                  <w:fldChar w:fldCharType="begin"/>
                                </w:r>
                                <w:r>
                                  <w:instrText xml:space="preserve"> SEQ ábra \* ARABIC </w:instrText>
                                </w:r>
                                <w:r>
                                  <w:fldChar w:fldCharType="separate"/>
                                </w:r>
                                <w:bookmarkStart w:id="17" w:name="_Toc5536964"/>
                                <w:r w:rsidR="004A14D8">
                                  <w:t>3</w:t>
                                </w:r>
                                <w:r>
                                  <w:fldChar w:fldCharType="end"/>
                                </w:r>
                                <w:r>
                                  <w:t>. ábra: A rulett</w:t>
                                </w:r>
                                <w:r w:rsidRPr="00BF386E">
                                  <w:t>kerék kiválasztás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4F3A1A" w:rsidRDefault="004F3A1A"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4F3A1A" w:rsidRDefault="004F3A1A"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4F3A1A" w:rsidRDefault="004F3A1A"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4F3A1A" w:rsidRDefault="004F3A1A"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4F3A1A" w:rsidRDefault="004F3A1A"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4F3A1A" w:rsidRDefault="004F3A1A"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4F3A1A" w:rsidRDefault="004F3A1A"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4F3A1A" w:rsidRDefault="004F3A1A"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4F3A1A" w:rsidRDefault="004F3A1A"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4F3A1A" w:rsidRDefault="004F3A1A"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4F3A1A" w:rsidRDefault="004F3A1A"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4F3A1A" w:rsidRDefault="004F3A1A"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5392;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4F3A1A" w:rsidRDefault="004F3A1A"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4F3A1A" w:rsidRDefault="004F3A1A"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4F3A1A" w:rsidRDefault="004F3A1A"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4F3A1A" w:rsidRDefault="004F3A1A"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4F3A1A" w:rsidRDefault="004F3A1A"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4F3A1A" w:rsidRDefault="004F3A1A">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4F3A1A" w:rsidRDefault="004F3A1A"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8" w:name="_Ref3119135"/>
                        <w:p w14:paraId="3A62B27F" w14:textId="4E7E64BD" w:rsidR="004F3A1A" w:rsidRPr="00A95FF8" w:rsidRDefault="004F3A1A" w:rsidP="002913E6">
                          <w:pPr>
                            <w:pStyle w:val="SzKpalrs"/>
                          </w:pPr>
                          <w:r>
                            <w:fldChar w:fldCharType="begin"/>
                          </w:r>
                          <w:r>
                            <w:instrText xml:space="preserve"> SEQ ábra \* ARABIC </w:instrText>
                          </w:r>
                          <w:r>
                            <w:fldChar w:fldCharType="separate"/>
                          </w:r>
                          <w:bookmarkStart w:id="19" w:name="_Toc5536964"/>
                          <w:r w:rsidR="004A14D8">
                            <w:t>3</w:t>
                          </w:r>
                          <w:r>
                            <w:fldChar w:fldCharType="end"/>
                          </w:r>
                          <w:r>
                            <w:t>. ábra: A rulett</w:t>
                          </w:r>
                          <w:r w:rsidRPr="00BF386E">
                            <w:t>kerék kiválasztás</w:t>
                          </w:r>
                          <w:bookmarkEnd w:id="18"/>
                          <w:bookmarkEnd w:id="19"/>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4F3A1A" w:rsidRDefault="004F3A1A"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4F3A1A" w:rsidRDefault="004F3A1A"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4F3A1A" w:rsidRDefault="004F3A1A"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4F3A1A" w:rsidRDefault="004F3A1A"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4F3A1A" w:rsidRDefault="004F3A1A"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4F3A1A" w:rsidRDefault="004F3A1A"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4F3A1A" w:rsidRDefault="004F3A1A"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4F3A1A" w:rsidRDefault="004F3A1A"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4F3A1A" w:rsidRDefault="004F3A1A"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4F3A1A" w:rsidRDefault="004F3A1A"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4F3A1A" w:rsidRDefault="004F3A1A"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4F3A1A" w:rsidRDefault="004F3A1A"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0" w:name="_Toc5536920"/>
      <w:r>
        <w:t>Keresztezés</w:t>
      </w:r>
      <w:bookmarkEnd w:id="20"/>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47680" behindDoc="0" locked="0" layoutInCell="1" allowOverlap="1" wp14:anchorId="275D74EE" wp14:editId="09AB4373">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47680"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4F3A1A" w:rsidRDefault="004F3A1A"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4F3A1A" w:rsidRDefault="004F3A1A"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4F3A1A" w:rsidRDefault="004F3A1A"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4F3A1A" w:rsidRDefault="004F3A1A"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4F3A1A" w:rsidRDefault="004F3A1A"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4F3A1A" w:rsidRDefault="004F3A1A"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4F3A1A" w:rsidRDefault="004F3A1A"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4F3A1A" w:rsidRDefault="004F3A1A"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4F3A1A" w:rsidRDefault="004F3A1A"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4F3A1A" w:rsidRDefault="004F3A1A"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4F3A1A" w:rsidRDefault="004F3A1A"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4F3A1A" w:rsidRDefault="004F3A1A"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4F3A1A" w:rsidRDefault="004F3A1A"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4F3A1A" w:rsidRDefault="004F3A1A"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4F3A1A" w:rsidRDefault="004F3A1A"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4F3A1A" w:rsidRDefault="004F3A1A"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4F3A1A" w:rsidRDefault="004F3A1A"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4F3A1A" w:rsidRDefault="004F3A1A"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4F3A1A" w:rsidRDefault="004F3A1A"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4F3A1A" w:rsidRDefault="004F3A1A"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4F3A1A" w:rsidRDefault="004F3A1A"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4F3A1A" w:rsidRDefault="004F3A1A"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4F3A1A" w:rsidRDefault="004F3A1A"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4F3A1A" w:rsidRDefault="004F3A1A"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4F3A1A" w:rsidRDefault="004F3A1A"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4F3A1A" w:rsidRDefault="004F3A1A"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4F3A1A" w:rsidRDefault="004F3A1A"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4F3A1A" w:rsidRDefault="004F3A1A"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4F3A1A" w:rsidRDefault="004F3A1A"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4F3A1A" w:rsidRDefault="004F3A1A"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4F3A1A" w:rsidRDefault="004F3A1A"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4F3A1A" w:rsidRDefault="004F3A1A"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4F3A1A" w:rsidRDefault="004F3A1A"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4F3A1A" w:rsidRDefault="004F3A1A"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4F3A1A" w:rsidRDefault="004F3A1A"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4F3A1A" w:rsidRDefault="004F3A1A"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4F3A1A" w:rsidRDefault="004F3A1A"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4F3A1A" w:rsidRDefault="004F3A1A"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4F3A1A" w:rsidRDefault="004F3A1A"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4F3A1A" w:rsidRDefault="004F3A1A"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48704" behindDoc="0" locked="0" layoutInCell="1" allowOverlap="1" wp14:anchorId="4108BFD5" wp14:editId="0A4744AF">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170DD4D0" w:rsidR="004F3A1A" w:rsidRPr="00E8144C" w:rsidRDefault="004F3A1A" w:rsidP="002356CA">
                            <w:pPr>
                              <w:pStyle w:val="SzKpalrs"/>
                            </w:pPr>
                            <w:r>
                              <w:fldChar w:fldCharType="begin"/>
                            </w:r>
                            <w:r>
                              <w:instrText xml:space="preserve"> SEQ ábra \* ARABIC </w:instrText>
                            </w:r>
                            <w:r>
                              <w:fldChar w:fldCharType="separate"/>
                            </w:r>
                            <w:bookmarkStart w:id="21" w:name="_Toc5536965"/>
                            <w:r w:rsidR="004A14D8">
                              <w:t>4</w:t>
                            </w:r>
                            <w:r>
                              <w:fldChar w:fldCharType="end"/>
                            </w:r>
                            <w:r>
                              <w:t xml:space="preserve">. ábra: </w:t>
                            </w:r>
                            <w:r w:rsidRPr="00A10221">
                              <w:t>Egy pontos keresztezés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170DD4D0" w:rsidR="004F3A1A" w:rsidRPr="00E8144C" w:rsidRDefault="004F3A1A" w:rsidP="002356CA">
                      <w:pPr>
                        <w:pStyle w:val="SzKpalrs"/>
                      </w:pPr>
                      <w:r>
                        <w:fldChar w:fldCharType="begin"/>
                      </w:r>
                      <w:r>
                        <w:instrText xml:space="preserve"> SEQ ábra \* ARABIC </w:instrText>
                      </w:r>
                      <w:r>
                        <w:fldChar w:fldCharType="separate"/>
                      </w:r>
                      <w:bookmarkStart w:id="22" w:name="_Toc5536965"/>
                      <w:r w:rsidR="004A14D8">
                        <w:t>4</w:t>
                      </w:r>
                      <w:r>
                        <w:fldChar w:fldCharType="end"/>
                      </w:r>
                      <w:r>
                        <w:t xml:space="preserve">. ábra: </w:t>
                      </w:r>
                      <w:r w:rsidRPr="00A10221">
                        <w:t>Egy pontos keresztezés</w:t>
                      </w:r>
                      <w:bookmarkEnd w:id="22"/>
                    </w:p>
                  </w:txbxContent>
                </v:textbox>
                <w10:wrap type="topAndBottom"/>
              </v:shape>
            </w:pict>
          </mc:Fallback>
        </mc:AlternateContent>
      </w:r>
      <w:r>
        <w:rPr>
          <w:noProof/>
          <w:lang w:eastAsia="hu-HU" w:bidi="ar-SA"/>
        </w:rPr>
        <mc:AlternateContent>
          <mc:Choice Requires="wpg">
            <w:drawing>
              <wp:anchor distT="0" distB="0" distL="114300" distR="114300" simplePos="0" relativeHeight="251852800" behindDoc="0" locked="0" layoutInCell="1" allowOverlap="1" wp14:anchorId="3FAE78DF" wp14:editId="6B22A000">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52800"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4F3A1A" w:rsidRDefault="004F3A1A"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4F3A1A" w:rsidRDefault="004F3A1A"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4F3A1A" w:rsidRDefault="004F3A1A"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4F3A1A" w:rsidRDefault="004F3A1A"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4F3A1A" w:rsidRDefault="004F3A1A"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4F3A1A" w:rsidRDefault="004F3A1A"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4F3A1A" w:rsidRDefault="004F3A1A"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4F3A1A" w:rsidRDefault="004F3A1A"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4F3A1A" w:rsidRDefault="004F3A1A"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4F3A1A" w:rsidRDefault="004F3A1A"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4F3A1A" w:rsidRDefault="004F3A1A"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4F3A1A" w:rsidRDefault="004F3A1A"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4F3A1A" w:rsidRDefault="004F3A1A"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4F3A1A" w:rsidRDefault="004F3A1A"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4F3A1A" w:rsidRDefault="004F3A1A"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4F3A1A" w:rsidRDefault="004F3A1A"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4F3A1A" w:rsidRDefault="004F3A1A"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4F3A1A" w:rsidRDefault="004F3A1A"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4F3A1A" w:rsidRDefault="004F3A1A"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4F3A1A" w:rsidRDefault="004F3A1A"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4F3A1A" w:rsidRDefault="004F3A1A"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4F3A1A" w:rsidRDefault="004F3A1A"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4F3A1A" w:rsidRDefault="004F3A1A"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4F3A1A" w:rsidRDefault="004F3A1A"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4F3A1A" w:rsidRDefault="004F3A1A"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4F3A1A" w:rsidRDefault="004F3A1A"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4F3A1A" w:rsidRDefault="004F3A1A"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4F3A1A" w:rsidRDefault="004F3A1A"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4F3A1A" w:rsidRDefault="004F3A1A"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4F3A1A" w:rsidRDefault="004F3A1A"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4F3A1A" w:rsidRDefault="004F3A1A"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4F3A1A" w:rsidRDefault="004F3A1A"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4F3A1A" w:rsidRDefault="004F3A1A"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4F3A1A" w:rsidRDefault="004F3A1A"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4F3A1A" w:rsidRDefault="004F3A1A"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4F3A1A" w:rsidRDefault="004F3A1A"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4F3A1A" w:rsidRDefault="004F3A1A"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4F3A1A" w:rsidRDefault="004F3A1A"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4F3A1A" w:rsidRDefault="004F3A1A"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4F3A1A" w:rsidRDefault="004F3A1A"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53824" behindDoc="0" locked="0" layoutInCell="1" allowOverlap="1" wp14:anchorId="2D34D763" wp14:editId="2A610335">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25C4DF5F" w:rsidR="004F3A1A" w:rsidRPr="00B91B2A" w:rsidRDefault="004F3A1A" w:rsidP="002356CA">
                            <w:pPr>
                              <w:pStyle w:val="SzKpalrs"/>
                            </w:pPr>
                            <w:r>
                              <w:fldChar w:fldCharType="begin"/>
                            </w:r>
                            <w:r>
                              <w:instrText xml:space="preserve"> SEQ ábra \* ARABIC </w:instrText>
                            </w:r>
                            <w:r>
                              <w:fldChar w:fldCharType="separate"/>
                            </w:r>
                            <w:bookmarkStart w:id="23" w:name="_Toc5536966"/>
                            <w:r w:rsidR="004A14D8">
                              <w:t>5</w:t>
                            </w:r>
                            <w:r>
                              <w:fldChar w:fldCharType="end"/>
                            </w:r>
                            <w:r>
                              <w:t xml:space="preserve">. ábra: </w:t>
                            </w:r>
                            <w:r w:rsidRPr="008A4093">
                              <w:t>Több (4) pontos keresztezés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25C4DF5F" w:rsidR="004F3A1A" w:rsidRPr="00B91B2A" w:rsidRDefault="004F3A1A" w:rsidP="002356CA">
                      <w:pPr>
                        <w:pStyle w:val="SzKpalrs"/>
                      </w:pPr>
                      <w:r>
                        <w:fldChar w:fldCharType="begin"/>
                      </w:r>
                      <w:r>
                        <w:instrText xml:space="preserve"> SEQ ábra \* ARABIC </w:instrText>
                      </w:r>
                      <w:r>
                        <w:fldChar w:fldCharType="separate"/>
                      </w:r>
                      <w:bookmarkStart w:id="24" w:name="_Toc5536966"/>
                      <w:r w:rsidR="004A14D8">
                        <w:t>5</w:t>
                      </w:r>
                      <w:r>
                        <w:fldChar w:fldCharType="end"/>
                      </w:r>
                      <w:r>
                        <w:t xml:space="preserve">. ábra: </w:t>
                      </w:r>
                      <w:r w:rsidRPr="008A4093">
                        <w:t>Több (4) pontos keresztezés</w:t>
                      </w:r>
                      <w:bookmarkEnd w:id="24"/>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83488" behindDoc="0" locked="0" layoutInCell="1" allowOverlap="1" wp14:anchorId="1BFFEB8C" wp14:editId="66C4CE9C">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4F3A1A" w:rsidRDefault="004F3A1A"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4F3A1A" w:rsidRDefault="004F3A1A"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27372604">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4F3A1A" w:rsidRDefault="004F3A1A"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4F3A1A" w:rsidRDefault="004F3A1A"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4F3A1A" w:rsidRDefault="004F3A1A"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4F3A1A" w:rsidRDefault="004F3A1A"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4F3A1A" w:rsidRDefault="004F3A1A"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4F3A1A" w:rsidRDefault="004F3A1A"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4F3A1A" w:rsidRDefault="004F3A1A"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4F3A1A" w:rsidRDefault="004F3A1A"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4F3A1A" w:rsidRDefault="004F3A1A"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4F3A1A" w:rsidRDefault="004F3A1A"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4F3A1A" w:rsidRDefault="004F3A1A"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4F3A1A" w:rsidRDefault="004F3A1A"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4F3A1A" w:rsidRDefault="004F3A1A"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4F3A1A" w:rsidRDefault="004F3A1A"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4F3A1A" w:rsidRDefault="004F3A1A"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4F3A1A" w:rsidRDefault="004F3A1A"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4F3A1A" w:rsidRDefault="004F3A1A"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4F3A1A" w:rsidRDefault="004F3A1A"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4F3A1A" w:rsidRDefault="004F3A1A"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4F3A1A" w:rsidRDefault="004F3A1A"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4F3A1A" w:rsidRDefault="004F3A1A"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4F3A1A" w:rsidRDefault="004F3A1A"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4F3A1A" w:rsidRDefault="004F3A1A"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4F3A1A" w:rsidRDefault="004F3A1A"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4F3A1A" w:rsidRDefault="004F3A1A"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4F3A1A" w:rsidRDefault="004F3A1A"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4F3A1A" w:rsidRDefault="004F3A1A"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4F3A1A" w:rsidRDefault="004F3A1A"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4F3A1A" w:rsidRDefault="004F3A1A" w:rsidP="00D22843">
                            <w:pPr>
                              <w:jc w:val="center"/>
                            </w:pPr>
                            <w:r>
                              <w:t>1</w:t>
                            </w:r>
                          </w:p>
                        </w:txbxContent>
                      </v:textbox>
                    </v:rect>
                  </v:group>
                </v:group>
                <w10:anchorlock/>
              </v:group>
            </w:pict>
          </mc:Fallback>
        </mc:AlternateContent>
      </w:r>
    </w:p>
    <w:p w14:paraId="46B74040" w14:textId="699650C0" w:rsidR="00D22843" w:rsidRDefault="002356CA" w:rsidP="002356CA">
      <w:pPr>
        <w:pStyle w:val="SzKpalrs"/>
      </w:pPr>
      <w:r>
        <w:fldChar w:fldCharType="begin"/>
      </w:r>
      <w:r>
        <w:instrText xml:space="preserve"> SEQ ábra \* ARABIC </w:instrText>
      </w:r>
      <w:r>
        <w:fldChar w:fldCharType="separate"/>
      </w:r>
      <w:bookmarkStart w:id="25" w:name="_Toc5536967"/>
      <w:r w:rsidR="004A14D8">
        <w:t>6</w:t>
      </w:r>
      <w:r>
        <w:fldChar w:fldCharType="end"/>
      </w:r>
      <w:r>
        <w:t xml:space="preserve">. ábra: </w:t>
      </w:r>
      <w:r w:rsidRPr="004A320C">
        <w:t>Egyenletes keresztezés egy utóddal</w:t>
      </w:r>
      <w:bookmarkEnd w:id="25"/>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6896" behindDoc="0" locked="0" layoutInCell="1" allowOverlap="1" wp14:anchorId="3960A9B7" wp14:editId="09BA3E26">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4F3A1A" w:rsidRDefault="004F3A1A"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4F3A1A" w:rsidRDefault="004F3A1A"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4F3A1A" w:rsidRDefault="004F3A1A"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4F3A1A" w:rsidRDefault="004F3A1A"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4F3A1A" w:rsidRDefault="004F3A1A"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4F3A1A" w:rsidRDefault="004F3A1A"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4F3A1A" w:rsidRDefault="004F3A1A"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4F3A1A" w:rsidRDefault="004F3A1A"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4F3A1A" w:rsidRDefault="004F3A1A"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4F3A1A" w:rsidRDefault="004F3A1A"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4F3A1A" w:rsidRDefault="004F3A1A"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4F3A1A" w:rsidRDefault="004F3A1A"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4F3A1A" w:rsidRDefault="004F3A1A"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4F3A1A" w:rsidRDefault="004F3A1A"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4F3A1A" w:rsidRDefault="004F3A1A"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4F3A1A" w:rsidRDefault="004F3A1A"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4F3A1A" w:rsidRDefault="004F3A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4F3A1A" w:rsidRDefault="004F3A1A"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4F3A1A" w:rsidRDefault="004F3A1A"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4F3A1A" w:rsidRDefault="004F3A1A"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4F3A1A" w:rsidRDefault="004F3A1A"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4F3A1A" w:rsidRDefault="004F3A1A"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4F3A1A" w:rsidRDefault="004F3A1A"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4F3A1A" w:rsidRDefault="004F3A1A"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4F3A1A" w:rsidRDefault="004F3A1A"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4F3A1A" w:rsidRDefault="004F3A1A"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4F3A1A" w:rsidRDefault="004F3A1A"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4F3A1A" w:rsidRDefault="004F3A1A"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4F3A1A" w:rsidRDefault="004F3A1A"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4F3A1A" w:rsidRDefault="004F3A1A"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4F3A1A" w:rsidRDefault="004F3A1A"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4F3A1A" w:rsidRDefault="004F3A1A"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4F3A1A" w:rsidRDefault="004F3A1A"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4F3A1A" w:rsidRDefault="004F3A1A"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4F3A1A" w:rsidRDefault="004F3A1A"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4F3A1A" w:rsidRDefault="004F3A1A"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4F3A1A" w:rsidRDefault="004F3A1A"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4F3A1A" w:rsidRDefault="004F3A1A"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6" w:name="_Ref3119845"/>
                            <w:p w14:paraId="794EE6E3" w14:textId="7ACCD4B3" w:rsidR="004F3A1A" w:rsidRPr="00407D35" w:rsidRDefault="004F3A1A" w:rsidP="002356CA">
                              <w:pPr>
                                <w:pStyle w:val="SzKpalrs"/>
                              </w:pPr>
                              <w:r>
                                <w:fldChar w:fldCharType="begin"/>
                              </w:r>
                              <w:r>
                                <w:instrText xml:space="preserve"> SEQ ábra \* ARABIC </w:instrText>
                              </w:r>
                              <w:r>
                                <w:fldChar w:fldCharType="separate"/>
                              </w:r>
                              <w:bookmarkStart w:id="27" w:name="_Toc5536968"/>
                              <w:r w:rsidR="004A14D8">
                                <w:t>7</w:t>
                              </w:r>
                              <w:r>
                                <w:fldChar w:fldCharType="end"/>
                              </w:r>
                              <w:r>
                                <w:t xml:space="preserve">. ábra: </w:t>
                              </w:r>
                              <w:r w:rsidRPr="00A95906">
                                <w:t>PMX működése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6896;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4F3A1A" w:rsidRDefault="004F3A1A"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4F3A1A" w:rsidRDefault="004F3A1A"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4F3A1A" w:rsidRDefault="004F3A1A"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4F3A1A" w:rsidRDefault="004F3A1A"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4F3A1A" w:rsidRDefault="004F3A1A"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4F3A1A" w:rsidRDefault="004F3A1A"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4F3A1A" w:rsidRDefault="004F3A1A"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4F3A1A" w:rsidRDefault="004F3A1A"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4F3A1A" w:rsidRDefault="004F3A1A"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4F3A1A" w:rsidRDefault="004F3A1A"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4F3A1A" w:rsidRDefault="004F3A1A"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4F3A1A" w:rsidRDefault="004F3A1A"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4F3A1A" w:rsidRDefault="004F3A1A"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4F3A1A" w:rsidRDefault="004F3A1A"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4F3A1A" w:rsidRDefault="004F3A1A"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4F3A1A" w:rsidRDefault="004F3A1A"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4F3A1A" w:rsidRDefault="004F3A1A">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4F3A1A" w:rsidRDefault="004F3A1A"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4F3A1A" w:rsidRDefault="004F3A1A"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4F3A1A" w:rsidRDefault="004F3A1A"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4F3A1A" w:rsidRDefault="004F3A1A"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4F3A1A" w:rsidRDefault="004F3A1A"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4F3A1A" w:rsidRDefault="004F3A1A"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4F3A1A" w:rsidRDefault="004F3A1A"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4F3A1A" w:rsidRDefault="004F3A1A"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4F3A1A" w:rsidRDefault="004F3A1A"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4F3A1A" w:rsidRDefault="004F3A1A"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4F3A1A" w:rsidRDefault="004F3A1A"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4F3A1A" w:rsidRDefault="004F3A1A"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4F3A1A" w:rsidRDefault="004F3A1A"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4F3A1A" w:rsidRDefault="004F3A1A"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4F3A1A" w:rsidRDefault="004F3A1A"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4F3A1A" w:rsidRDefault="004F3A1A"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4F3A1A" w:rsidRDefault="004F3A1A"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4F3A1A" w:rsidRDefault="004F3A1A"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4F3A1A" w:rsidRDefault="004F3A1A"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4F3A1A" w:rsidRDefault="004F3A1A"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4F3A1A" w:rsidRDefault="004F3A1A"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8" w:name="_Ref3119845"/>
                      <w:p w14:paraId="794EE6E3" w14:textId="7ACCD4B3" w:rsidR="004F3A1A" w:rsidRPr="00407D35" w:rsidRDefault="004F3A1A" w:rsidP="002356CA">
                        <w:pPr>
                          <w:pStyle w:val="SzKpalrs"/>
                        </w:pPr>
                        <w:r>
                          <w:fldChar w:fldCharType="begin"/>
                        </w:r>
                        <w:r>
                          <w:instrText xml:space="preserve"> SEQ ábra \* ARABIC </w:instrText>
                        </w:r>
                        <w:r>
                          <w:fldChar w:fldCharType="separate"/>
                        </w:r>
                        <w:bookmarkStart w:id="29" w:name="_Toc5536968"/>
                        <w:r w:rsidR="004A14D8">
                          <w:t>7</w:t>
                        </w:r>
                        <w:r>
                          <w:fldChar w:fldCharType="end"/>
                        </w:r>
                        <w:r>
                          <w:t xml:space="preserve">. ábra: </w:t>
                        </w:r>
                        <w:r w:rsidRPr="00A95906">
                          <w:t>PMX működése</w:t>
                        </w:r>
                        <w:bookmarkEnd w:id="28"/>
                        <w:bookmarkEnd w:id="29"/>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60992" behindDoc="0" locked="0" layoutInCell="1" allowOverlap="1" wp14:anchorId="1FA1CCB9" wp14:editId="48EEF159">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4F3A1A" w:rsidRDefault="004F3A1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4F3A1A" w:rsidRDefault="004F3A1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4F3A1A" w:rsidRDefault="004F3A1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4F3A1A" w:rsidRDefault="004F3A1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4F3A1A" w:rsidRDefault="004F3A1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4F3A1A" w:rsidRDefault="004F3A1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4F3A1A" w:rsidRDefault="004F3A1A">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4F3A1A" w:rsidRDefault="004F3A1A"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4F3A1A" w:rsidRDefault="004F3A1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4F3A1A" w:rsidRDefault="004F3A1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4F3A1A" w:rsidRDefault="004F3A1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4F3A1A" w:rsidRDefault="004F3A1A"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60992;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4F3A1A" w:rsidRDefault="004F3A1A"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4F3A1A" w:rsidRDefault="004F3A1A"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4F3A1A" w:rsidRDefault="004F3A1A"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4F3A1A" w:rsidRDefault="004F3A1A"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4F3A1A" w:rsidRDefault="004F3A1A"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4F3A1A" w:rsidRDefault="004F3A1A"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4F3A1A" w:rsidRDefault="004F3A1A"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4F3A1A" w:rsidRDefault="004F3A1A"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4F3A1A" w:rsidRDefault="004F3A1A"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4F3A1A" w:rsidRDefault="004F3A1A"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4F3A1A" w:rsidRDefault="004F3A1A"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4F3A1A" w:rsidRDefault="004F3A1A"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4F3A1A" w:rsidRDefault="004F3A1A"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4F3A1A" w:rsidRDefault="004F3A1A"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4F3A1A" w:rsidRDefault="004F3A1A"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4F3A1A" w:rsidRDefault="004F3A1A"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4F3A1A" w:rsidRDefault="004F3A1A"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4F3A1A" w:rsidRDefault="004F3A1A"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4F3A1A" w:rsidRDefault="004F3A1A"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4F3A1A" w:rsidRDefault="004F3A1A"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4F3A1A" w:rsidRDefault="004F3A1A"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4F3A1A" w:rsidRDefault="004F3A1A"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4F3A1A" w:rsidRDefault="004F3A1A"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4F3A1A" w:rsidRDefault="004F3A1A"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4F3A1A" w:rsidRDefault="004F3A1A">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4F3A1A" w:rsidRDefault="004F3A1A"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4F3A1A" w:rsidRDefault="004F3A1A"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4F3A1A" w:rsidRDefault="004F3A1A"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4F3A1A" w:rsidRDefault="004F3A1A"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4F3A1A" w:rsidRDefault="004F3A1A"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4F3A1A" w:rsidRDefault="004F3A1A"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4F3A1A" w:rsidRDefault="004F3A1A"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4F3A1A" w:rsidRDefault="004F3A1A"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4F3A1A" w:rsidRDefault="004F3A1A" w:rsidP="005122D2">
                            <w:r>
                              <w:t>2.Addig toljuk balra az elemeket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4F3A1A" w:rsidRDefault="004F3A1A"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4F3A1A" w:rsidRDefault="004F3A1A"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4F3A1A" w:rsidRDefault="004F3A1A"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4F3A1A" w:rsidRDefault="004F3A1A"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4F3A1A" w:rsidRDefault="004F3A1A"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4F3A1A" w:rsidRDefault="004F3A1A"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4F3A1A" w:rsidRDefault="004F3A1A"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4F3A1A" w:rsidRDefault="004F3A1A"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4F3A1A" w:rsidRDefault="004F3A1A"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62016" behindDoc="0" locked="0" layoutInCell="1" allowOverlap="1" wp14:anchorId="14B0B3BF" wp14:editId="11ADD05B">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0" w:name="_Ref3119928"/>
                          <w:p w14:paraId="2F473D3D" w14:textId="44A63749" w:rsidR="004F3A1A" w:rsidRPr="00E4016C" w:rsidRDefault="004F3A1A" w:rsidP="00141757">
                            <w:pPr>
                              <w:pStyle w:val="SzKpalrs"/>
                            </w:pPr>
                            <w:r>
                              <w:fldChar w:fldCharType="begin"/>
                            </w:r>
                            <w:r>
                              <w:instrText xml:space="preserve"> SEQ ábra \* ARABIC </w:instrText>
                            </w:r>
                            <w:r>
                              <w:fldChar w:fldCharType="separate"/>
                            </w:r>
                            <w:bookmarkStart w:id="31" w:name="_Toc5536969"/>
                            <w:r w:rsidR="004A14D8">
                              <w:t>8</w:t>
                            </w:r>
                            <w:r>
                              <w:fldChar w:fldCharType="end"/>
                            </w:r>
                            <w:r>
                              <w:t xml:space="preserve">. ábra: </w:t>
                            </w:r>
                            <w:r w:rsidRPr="003B2C93">
                              <w:t>Az OX működése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2" w:name="_Ref3119928"/>
                    <w:p w14:paraId="2F473D3D" w14:textId="44A63749" w:rsidR="004F3A1A" w:rsidRPr="00E4016C" w:rsidRDefault="004F3A1A" w:rsidP="00141757">
                      <w:pPr>
                        <w:pStyle w:val="SzKpalrs"/>
                      </w:pPr>
                      <w:r>
                        <w:fldChar w:fldCharType="begin"/>
                      </w:r>
                      <w:r>
                        <w:instrText xml:space="preserve"> SEQ ábra \* ARABIC </w:instrText>
                      </w:r>
                      <w:r>
                        <w:fldChar w:fldCharType="separate"/>
                      </w:r>
                      <w:bookmarkStart w:id="33" w:name="_Toc5536969"/>
                      <w:r w:rsidR="004A14D8">
                        <w:t>8</w:t>
                      </w:r>
                      <w:r>
                        <w:fldChar w:fldCharType="end"/>
                      </w:r>
                      <w:r>
                        <w:t xml:space="preserve">. ábra: </w:t>
                      </w:r>
                      <w:r w:rsidRPr="003B2C93">
                        <w:t>Az OX működése</w:t>
                      </w:r>
                      <w:bookmarkEnd w:id="32"/>
                      <w:bookmarkEnd w:id="33"/>
                    </w:p>
                  </w:txbxContent>
                </v:textbox>
                <w10:wrap type="topAndBottom"/>
              </v:shape>
            </w:pict>
          </mc:Fallback>
        </mc:AlternateContent>
      </w:r>
      <w:r>
        <w:rPr>
          <w:noProof/>
          <w:lang w:eastAsia="hu-HU" w:bidi="ar-SA"/>
        </w:rPr>
        <mc:AlternateContent>
          <mc:Choice Requires="wps">
            <w:drawing>
              <wp:anchor distT="0" distB="0" distL="114300" distR="114300" simplePos="0" relativeHeight="251864064" behindDoc="0" locked="0" layoutInCell="1" allowOverlap="1" wp14:anchorId="4AA17D01" wp14:editId="541EF18C">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4" w:name="_Ref3120132"/>
                          <w:p w14:paraId="1686D3ED" w14:textId="11004A9A" w:rsidR="004F3A1A" w:rsidRPr="00641507" w:rsidRDefault="004F3A1A" w:rsidP="00141757">
                            <w:pPr>
                              <w:pStyle w:val="SzKpalrs"/>
                            </w:pPr>
                            <w:r>
                              <w:fldChar w:fldCharType="begin"/>
                            </w:r>
                            <w:r>
                              <w:instrText xml:space="preserve"> SEQ ábra \* ARABIC </w:instrText>
                            </w:r>
                            <w:r>
                              <w:fldChar w:fldCharType="separate"/>
                            </w:r>
                            <w:bookmarkStart w:id="35" w:name="_Toc5536970"/>
                            <w:r w:rsidR="004A14D8">
                              <w:t>9</w:t>
                            </w:r>
                            <w:r>
                              <w:fldChar w:fldCharType="end"/>
                            </w:r>
                            <w:r>
                              <w:t>. ábra: A</w:t>
                            </w:r>
                            <w:r w:rsidRPr="00C47163">
                              <w:t xml:space="preserve"> CX működése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6" w:name="_Ref3120132"/>
                    <w:p w14:paraId="1686D3ED" w14:textId="11004A9A" w:rsidR="004F3A1A" w:rsidRPr="00641507" w:rsidRDefault="004F3A1A" w:rsidP="00141757">
                      <w:pPr>
                        <w:pStyle w:val="SzKpalrs"/>
                      </w:pPr>
                      <w:r>
                        <w:fldChar w:fldCharType="begin"/>
                      </w:r>
                      <w:r>
                        <w:instrText xml:space="preserve"> SEQ ábra \* ARABIC </w:instrText>
                      </w:r>
                      <w:r>
                        <w:fldChar w:fldCharType="separate"/>
                      </w:r>
                      <w:bookmarkStart w:id="37" w:name="_Toc5536970"/>
                      <w:r w:rsidR="004A14D8">
                        <w:t>9</w:t>
                      </w:r>
                      <w:r>
                        <w:fldChar w:fldCharType="end"/>
                      </w:r>
                      <w:r>
                        <w:t>. ábra: A</w:t>
                      </w:r>
                      <w:r w:rsidRPr="00C47163">
                        <w:t xml:space="preserve"> CX működése</w:t>
                      </w:r>
                      <w:bookmarkEnd w:id="36"/>
                      <w:bookmarkEnd w:id="37"/>
                    </w:p>
                  </w:txbxContent>
                </v:textbox>
                <w10:wrap type="topAndBottom"/>
              </v:shape>
            </w:pict>
          </mc:Fallback>
        </mc:AlternateContent>
      </w:r>
      <w:r>
        <w:rPr>
          <w:noProof/>
          <w:lang w:eastAsia="hu-HU" w:bidi="ar-SA"/>
        </w:rPr>
        <mc:AlternateContent>
          <mc:Choice Requires="wpg">
            <w:drawing>
              <wp:anchor distT="0" distB="0" distL="114300" distR="114300" simplePos="0" relativeHeight="251629568" behindDoc="0" locked="0" layoutInCell="1" allowOverlap="1" wp14:anchorId="365304AA" wp14:editId="4225746E">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4F3A1A" w:rsidRDefault="004F3A1A"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4F3A1A" w:rsidRDefault="004F3A1A"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4F3A1A" w:rsidRDefault="004F3A1A"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4F3A1A" w:rsidRDefault="004F3A1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4F3A1A" w:rsidRDefault="004F3A1A"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4F3A1A" w:rsidRDefault="004F3A1A"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4F3A1A" w:rsidRDefault="004F3A1A"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4F3A1A" w:rsidRDefault="004F3A1A"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4F3A1A" w:rsidRDefault="004F3A1A"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4F3A1A" w:rsidRDefault="004F3A1A"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4F3A1A" w:rsidRDefault="004F3A1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4F3A1A" w:rsidRDefault="004F3A1A"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4F3A1A" w:rsidRDefault="004F3A1A"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4F3A1A" w:rsidRDefault="004F3A1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4F3A1A" w:rsidRDefault="004F3A1A"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4F3A1A" w:rsidRDefault="004F3A1A"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4F3A1A" w:rsidRDefault="004F3A1A"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4F3A1A" w:rsidRDefault="004F3A1A"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4F3A1A" w:rsidRDefault="004F3A1A"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4F3A1A" w:rsidRDefault="004F3A1A"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4F3A1A" w:rsidRDefault="004F3A1A"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4F3A1A" w:rsidRDefault="004F3A1A"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4F3A1A" w:rsidRDefault="004F3A1A"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4F3A1A" w:rsidRDefault="004F3A1A"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4F3A1A" w:rsidRDefault="004F3A1A"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4F3A1A" w:rsidRDefault="004F3A1A"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4F3A1A" w:rsidRDefault="004F3A1A"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29568;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4F3A1A" w:rsidRDefault="004F3A1A"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4F3A1A" w:rsidRDefault="004F3A1A"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4F3A1A" w:rsidRDefault="004F3A1A"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4F3A1A" w:rsidRDefault="004F3A1A"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4F3A1A" w:rsidRDefault="004F3A1A"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4F3A1A" w:rsidRDefault="004F3A1A"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4F3A1A" w:rsidRDefault="004F3A1A"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4F3A1A" w:rsidRDefault="004F3A1A"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4F3A1A" w:rsidRDefault="004F3A1A"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4F3A1A" w:rsidRDefault="004F3A1A"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4F3A1A" w:rsidRDefault="004F3A1A"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4F3A1A" w:rsidRDefault="004F3A1A"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4F3A1A" w:rsidRDefault="004F3A1A"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4F3A1A" w:rsidRDefault="004F3A1A"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4F3A1A" w:rsidRDefault="004F3A1A"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4F3A1A" w:rsidRDefault="004F3A1A"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4F3A1A" w:rsidRDefault="004F3A1A"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4F3A1A" w:rsidRDefault="004F3A1A"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4F3A1A" w:rsidRDefault="004F3A1A"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4F3A1A" w:rsidRDefault="004F3A1A"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4F3A1A" w:rsidRDefault="004F3A1A"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4F3A1A" w:rsidRDefault="004F3A1A"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4F3A1A" w:rsidRDefault="004F3A1A"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4F3A1A" w:rsidRDefault="004F3A1A"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4F3A1A" w:rsidRDefault="004F3A1A" w:rsidP="00F05408">
                            <w:r>
                              <w:t>3. …és ezt addig folytatjuk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4F3A1A" w:rsidRDefault="004F3A1A"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4F3A1A" w:rsidRDefault="004F3A1A"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4F3A1A" w:rsidRDefault="004F3A1A"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4F3A1A" w:rsidRDefault="004F3A1A"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4F3A1A" w:rsidRDefault="004F3A1A"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4F3A1A" w:rsidRDefault="004F3A1A"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4F3A1A" w:rsidRDefault="004F3A1A"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4F3A1A" w:rsidRDefault="004F3A1A"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4F3A1A" w:rsidRDefault="004F3A1A"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4F3A1A" w:rsidRDefault="004F3A1A"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4F3A1A" w:rsidRDefault="004F3A1A"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4F3A1A" w:rsidRDefault="004F3A1A"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4F3A1A" w:rsidRDefault="004F3A1A"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4F3A1A" w:rsidRDefault="004F3A1A"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4F3A1A" w:rsidRDefault="004F3A1A"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4F3A1A" w:rsidRDefault="004F3A1A"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4F3A1A" w:rsidRDefault="004F3A1A"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4F3A1A" w:rsidRDefault="004F3A1A"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4F3A1A" w:rsidRDefault="004F3A1A"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4F3A1A" w:rsidRDefault="004F3A1A"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4F3A1A" w:rsidRDefault="004F3A1A"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4F3A1A" w:rsidRDefault="004F3A1A"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4F3A1A" w:rsidRDefault="004F3A1A"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4F3A1A" w:rsidRDefault="004F3A1A"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4F3A1A" w:rsidRDefault="004F3A1A"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4F3A1A" w:rsidRDefault="004F3A1A"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4F3A1A" w:rsidRDefault="004F3A1A"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38" w:name="_Toc5536921"/>
      <w:r>
        <w:t>Mutáció</w:t>
      </w:r>
      <w:bookmarkEnd w:id="38"/>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6112" behindDoc="0" locked="0" layoutInCell="1" allowOverlap="1" wp14:anchorId="4A0A2D12" wp14:editId="31F0815E">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090CDA91" w:rsidR="004F3A1A" w:rsidRPr="00E50764" w:rsidRDefault="004F3A1A" w:rsidP="00620F6F">
                            <w:pPr>
                              <w:pStyle w:val="SzKpalrs"/>
                            </w:pPr>
                            <w:r>
                              <w:fldChar w:fldCharType="begin"/>
                            </w:r>
                            <w:r>
                              <w:instrText xml:space="preserve"> SEQ ábra \* ARABIC </w:instrText>
                            </w:r>
                            <w:r>
                              <w:fldChar w:fldCharType="separate"/>
                            </w:r>
                            <w:bookmarkStart w:id="39" w:name="_Toc5536971"/>
                            <w:r w:rsidR="004A14D8">
                              <w:t>10</w:t>
                            </w:r>
                            <w:r>
                              <w:fldChar w:fldCharType="end"/>
                            </w:r>
                            <w:r>
                              <w:t xml:space="preserve">. ábra: </w:t>
                            </w:r>
                            <w:r w:rsidRPr="009C4B10">
                              <w:t>Gén értékének vátozása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090CDA91" w:rsidR="004F3A1A" w:rsidRPr="00E50764" w:rsidRDefault="004F3A1A" w:rsidP="00620F6F">
                      <w:pPr>
                        <w:pStyle w:val="SzKpalrs"/>
                      </w:pPr>
                      <w:r>
                        <w:fldChar w:fldCharType="begin"/>
                      </w:r>
                      <w:r>
                        <w:instrText xml:space="preserve"> SEQ ábra \* ARABIC </w:instrText>
                      </w:r>
                      <w:r>
                        <w:fldChar w:fldCharType="separate"/>
                      </w:r>
                      <w:bookmarkStart w:id="40" w:name="_Toc5536971"/>
                      <w:r w:rsidR="004A14D8">
                        <w:t>10</w:t>
                      </w:r>
                      <w:r>
                        <w:fldChar w:fldCharType="end"/>
                      </w:r>
                      <w:r>
                        <w:t xml:space="preserve">. ábra: </w:t>
                      </w:r>
                      <w:r w:rsidRPr="009C4B10">
                        <w:t>Gén értékének vátozása</w:t>
                      </w:r>
                      <w:bookmarkEnd w:id="40"/>
                    </w:p>
                  </w:txbxContent>
                </v:textbox>
                <w10:wrap type="topAndBottom"/>
              </v:shape>
            </w:pict>
          </mc:Fallback>
        </mc:AlternateContent>
      </w:r>
      <w:r>
        <w:rPr>
          <w:noProof/>
          <w:lang w:eastAsia="hu-HU" w:bidi="ar-SA"/>
        </w:rPr>
        <mc:AlternateContent>
          <mc:Choice Requires="wpg">
            <w:drawing>
              <wp:anchor distT="0" distB="0" distL="114300" distR="114300" simplePos="0" relativeHeight="251646976" behindDoc="0" locked="0" layoutInCell="1" allowOverlap="1" wp14:anchorId="392EF5DE" wp14:editId="729FD214">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46976;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4F3A1A" w:rsidRDefault="004F3A1A"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4F3A1A" w:rsidRDefault="004F3A1A"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4F3A1A" w:rsidRDefault="004F3A1A"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4F3A1A" w:rsidRDefault="004F3A1A"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4F3A1A" w:rsidRDefault="004F3A1A"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4F3A1A" w:rsidRDefault="004F3A1A"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4F3A1A" w:rsidRDefault="004F3A1A"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4F3A1A" w:rsidRDefault="004F3A1A"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4F3A1A" w:rsidRDefault="004F3A1A"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4F3A1A" w:rsidRDefault="004F3A1A"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4F3A1A" w:rsidRDefault="004F3A1A"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4F3A1A" w:rsidRDefault="004F3A1A"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4F3A1A" w:rsidRDefault="004F3A1A"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4F3A1A" w:rsidRDefault="004F3A1A"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4F3A1A" w:rsidRDefault="004F3A1A"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4F3A1A" w:rsidRDefault="004F3A1A"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4F3A1A" w:rsidRDefault="004F3A1A"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4F3A1A" w:rsidRDefault="004F3A1A"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4F3A1A" w:rsidRDefault="004F3A1A"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4F3A1A" w:rsidRDefault="004F3A1A"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68160" behindDoc="0" locked="0" layoutInCell="1" allowOverlap="1" wp14:anchorId="600B4BF6" wp14:editId="784B4EC9">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7C7BD11D" w:rsidR="004F3A1A" w:rsidRPr="00BF2C98" w:rsidRDefault="004F3A1A" w:rsidP="00620F6F">
                            <w:pPr>
                              <w:pStyle w:val="SzKpalrs"/>
                            </w:pPr>
                            <w:r>
                              <w:fldChar w:fldCharType="begin"/>
                            </w:r>
                            <w:r>
                              <w:instrText xml:space="preserve"> SEQ ábra \* ARABIC </w:instrText>
                            </w:r>
                            <w:r>
                              <w:fldChar w:fldCharType="separate"/>
                            </w:r>
                            <w:bookmarkStart w:id="41" w:name="_Toc5536972"/>
                            <w:r w:rsidR="004A14D8">
                              <w:t>11</w:t>
                            </w:r>
                            <w:r>
                              <w:fldChar w:fldCharType="end"/>
                            </w:r>
                            <w:r>
                              <w:t xml:space="preserve">. ábra: </w:t>
                            </w:r>
                            <w:r w:rsidRPr="00525C07">
                              <w:t>Gén értékek cseréje és az inverzió</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7C7BD11D" w:rsidR="004F3A1A" w:rsidRPr="00BF2C98" w:rsidRDefault="004F3A1A" w:rsidP="00620F6F">
                      <w:pPr>
                        <w:pStyle w:val="SzKpalrs"/>
                      </w:pPr>
                      <w:r>
                        <w:fldChar w:fldCharType="begin"/>
                      </w:r>
                      <w:r>
                        <w:instrText xml:space="preserve"> SEQ ábra \* ARABIC </w:instrText>
                      </w:r>
                      <w:r>
                        <w:fldChar w:fldCharType="separate"/>
                      </w:r>
                      <w:bookmarkStart w:id="42" w:name="_Toc5536972"/>
                      <w:r w:rsidR="004A14D8">
                        <w:t>11</w:t>
                      </w:r>
                      <w:r>
                        <w:fldChar w:fldCharType="end"/>
                      </w:r>
                      <w:r>
                        <w:t xml:space="preserve">. ábra: </w:t>
                      </w:r>
                      <w:r w:rsidRPr="00525C07">
                        <w:t>Gén értékek cseréje és az inverzió</w:t>
                      </w:r>
                      <w:bookmarkEnd w:id="42"/>
                    </w:p>
                  </w:txbxContent>
                </v:textbox>
                <w10:wrap type="topAndBottom"/>
              </v:shape>
            </w:pict>
          </mc:Fallback>
        </mc:AlternateContent>
      </w:r>
      <w:r>
        <w:rPr>
          <w:noProof/>
          <w:lang w:eastAsia="hu-HU" w:bidi="ar-SA"/>
        </w:rPr>
        <mc:AlternateContent>
          <mc:Choice Requires="wpg">
            <w:drawing>
              <wp:anchor distT="0" distB="0" distL="114300" distR="114300" simplePos="0" relativeHeight="251660288" behindDoc="0" locked="0" layoutInCell="1" allowOverlap="1" wp14:anchorId="08C5C9E7" wp14:editId="7C1A693B">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60288;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4F3A1A" w:rsidRDefault="004F3A1A"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4F3A1A" w:rsidRDefault="004F3A1A"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4F3A1A" w:rsidRDefault="004F3A1A"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4F3A1A" w:rsidRDefault="004F3A1A"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4F3A1A" w:rsidRDefault="004F3A1A"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4F3A1A" w:rsidRDefault="004F3A1A"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4F3A1A" w:rsidRDefault="004F3A1A"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4F3A1A" w:rsidRDefault="004F3A1A"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4F3A1A" w:rsidRDefault="004F3A1A"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4F3A1A" w:rsidRDefault="004F3A1A"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4F3A1A" w:rsidRDefault="004F3A1A"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4F3A1A" w:rsidRDefault="004F3A1A"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4F3A1A" w:rsidRDefault="004F3A1A"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4F3A1A" w:rsidRDefault="004F3A1A"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4F3A1A" w:rsidRDefault="004F3A1A"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4F3A1A" w:rsidRDefault="004F3A1A"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4F3A1A" w:rsidRDefault="004F3A1A"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4F3A1A" w:rsidRDefault="004F3A1A"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4F3A1A" w:rsidRDefault="004F3A1A"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4F3A1A" w:rsidRDefault="004F3A1A"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4F3A1A" w:rsidRDefault="004F3A1A"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4F3A1A" w:rsidRDefault="004F3A1A"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4F3A1A" w:rsidRDefault="004F3A1A"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4F3A1A" w:rsidRDefault="004F3A1A"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4F3A1A" w:rsidRDefault="004F3A1A"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4F3A1A" w:rsidRDefault="004F3A1A"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4F3A1A" w:rsidRDefault="004F3A1A"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4F3A1A" w:rsidRDefault="004F3A1A"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4F3A1A" w:rsidRDefault="004F3A1A"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4F3A1A" w:rsidRDefault="004F3A1A"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4F3A1A" w:rsidRDefault="004F3A1A"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4F3A1A" w:rsidRDefault="004F3A1A"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4F3A1A" w:rsidRDefault="004F3A1A"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4F3A1A" w:rsidRDefault="004F3A1A"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4F3A1A" w:rsidRDefault="004F3A1A"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4F3A1A" w:rsidRDefault="004F3A1A"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4F3A1A" w:rsidRDefault="004F3A1A"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4F3A1A" w:rsidRDefault="004F3A1A"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4F3A1A" w:rsidRDefault="004F3A1A"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4F3A1A" w:rsidRDefault="004F3A1A"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3" w:name="_Toc5536922"/>
      <w:r>
        <w:lastRenderedPageBreak/>
        <w:t>Reprodukció</w:t>
      </w:r>
      <w:bookmarkEnd w:id="43"/>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4" w:name="_Toc5536923"/>
      <w:r>
        <w:t>Kilépési feltétel</w:t>
      </w:r>
      <w:bookmarkEnd w:id="44"/>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45" w:name="_Toc5536924"/>
      <w:r>
        <w:t>A dolgozatban használt módszer</w:t>
      </w:r>
      <w:bookmarkEnd w:id="45"/>
    </w:p>
    <w:p w14:paraId="684C90A4" w14:textId="77777777" w:rsidR="0017294F" w:rsidRDefault="0017294F" w:rsidP="0017294F">
      <w:pPr>
        <w:pStyle w:val="SzDCmsor3"/>
      </w:pPr>
      <w:bookmarkStart w:id="46" w:name="_Toc5536925"/>
      <w:r w:rsidRPr="0017294F">
        <w:t>Reprezentáció</w:t>
      </w:r>
      <w:bookmarkEnd w:id="46"/>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w:t>
      </w:r>
      <w:r w:rsidR="00655AE3">
        <w:lastRenderedPageBreak/>
        <w:t xml:space="preserve">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47" w:name="_Toc5536926"/>
      <w:r>
        <w:t>Kiértékelési</w:t>
      </w:r>
      <w:r w:rsidR="0027617B">
        <w:t xml:space="preserve">- </w:t>
      </w:r>
      <w:r>
        <w:t>és jósági függvény</w:t>
      </w:r>
      <w:bookmarkEnd w:id="47"/>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48" w:name="_Toc5536927"/>
      <w:r>
        <w:t>Szelekció</w:t>
      </w:r>
      <w:bookmarkEnd w:id="48"/>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49" w:name="_Toc5536928"/>
      <w:r>
        <w:t>Keresztezés</w:t>
      </w:r>
      <w:bookmarkEnd w:id="49"/>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lastRenderedPageBreak/>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mc:AlternateContent>
          <mc:Choice Requires="wps">
            <w:drawing>
              <wp:anchor distT="0" distB="0" distL="114300" distR="114300" simplePos="0" relativeHeight="251870208" behindDoc="0" locked="0" layoutInCell="1" allowOverlap="1" wp14:anchorId="39EE9484" wp14:editId="1C43F226">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66BC8744" w:rsidR="004F3A1A" w:rsidRPr="00FE7A59" w:rsidRDefault="004F3A1A" w:rsidP="003F0768">
                            <w:pPr>
                              <w:pStyle w:val="SzKpalrs"/>
                            </w:pPr>
                            <w:r>
                              <w:fldChar w:fldCharType="begin"/>
                            </w:r>
                            <w:r>
                              <w:instrText xml:space="preserve"> SEQ ábra \* ARABIC </w:instrText>
                            </w:r>
                            <w:r>
                              <w:fldChar w:fldCharType="separate"/>
                            </w:r>
                            <w:bookmarkStart w:id="50" w:name="_Toc5536973"/>
                            <w:r w:rsidR="004A14D8">
                              <w:t>12</w:t>
                            </w:r>
                            <w:r>
                              <w:fldChar w:fldCharType="end"/>
                            </w:r>
                            <w:r>
                              <w:t>. ábra: HGrex működése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66BC8744" w:rsidR="004F3A1A" w:rsidRPr="00FE7A59" w:rsidRDefault="004F3A1A" w:rsidP="003F0768">
                      <w:pPr>
                        <w:pStyle w:val="SzKpalrs"/>
                      </w:pPr>
                      <w:r>
                        <w:fldChar w:fldCharType="begin"/>
                      </w:r>
                      <w:r>
                        <w:instrText xml:space="preserve"> SEQ ábra \* ARABIC </w:instrText>
                      </w:r>
                      <w:r>
                        <w:fldChar w:fldCharType="separate"/>
                      </w:r>
                      <w:bookmarkStart w:id="51" w:name="_Toc5536973"/>
                      <w:r w:rsidR="004A14D8">
                        <w:t>12</w:t>
                      </w:r>
                      <w:r>
                        <w:fldChar w:fldCharType="end"/>
                      </w:r>
                      <w:r>
                        <w:t>. ábra: HGrex működése</w:t>
                      </w:r>
                      <w:bookmarkEnd w:id="51"/>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13888" behindDoc="0" locked="0" layoutInCell="1" allowOverlap="1" wp14:anchorId="541EFF11" wp14:editId="75AD5D10">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4F3A1A" w:rsidRDefault="004F3A1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4F3A1A" w:rsidRDefault="004F3A1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4F3A1A" w:rsidRDefault="004F3A1A"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4F3A1A" w:rsidRDefault="004F3A1A"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4F3A1A" w:rsidRDefault="004F3A1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4F3A1A" w:rsidRDefault="004F3A1A"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4F3A1A" w:rsidRDefault="004F3A1A"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4F3A1A" w:rsidRDefault="004F3A1A"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4F3A1A" w:rsidRDefault="004F3A1A"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4F3A1A" w:rsidRDefault="004F3A1A"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4F3A1A" w:rsidRDefault="004F3A1A"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4F3A1A" w:rsidRDefault="004F3A1A"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4F3A1A" w:rsidRDefault="004F3A1A"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4F3A1A" w:rsidRDefault="004F3A1A"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4F3A1A" w:rsidRDefault="004F3A1A"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4F3A1A" w:rsidRDefault="004F3A1A"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4F3A1A" w:rsidRDefault="004F3A1A"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4F3A1A" w:rsidRDefault="004F3A1A"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4F3A1A" w:rsidRDefault="004F3A1A"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4F3A1A" w:rsidRDefault="004F3A1A"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4F3A1A" w:rsidRDefault="004F3A1A"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4F3A1A" w:rsidRDefault="004F3A1A"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4F3A1A" w:rsidRDefault="004F3A1A"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4F3A1A" w:rsidRDefault="004F3A1A"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4F3A1A" w:rsidRDefault="004F3A1A"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4F3A1A" w:rsidRDefault="004F3A1A"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4F3A1A" w:rsidRDefault="004F3A1A"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4F3A1A" w:rsidRDefault="004F3A1A"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4F3A1A" w:rsidRDefault="004F3A1A"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4F3A1A" w:rsidRDefault="004F3A1A"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4F3A1A" w:rsidRDefault="004F3A1A"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4F3A1A" w:rsidRDefault="004F3A1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4F3A1A" w:rsidRDefault="004F3A1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4F3A1A" w:rsidRDefault="004F3A1A"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4F3A1A" w:rsidRDefault="004F3A1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4F3A1A" w:rsidRDefault="004F3A1A"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4F3A1A" w:rsidRDefault="004F3A1A"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4F3A1A" w:rsidRDefault="004F3A1A"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4F3A1A" w:rsidRDefault="004F3A1A"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4F3A1A" w:rsidRDefault="004F3A1A"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4F3A1A" w:rsidRDefault="004F3A1A"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4F3A1A" w:rsidRDefault="004F3A1A"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4F3A1A" w:rsidRDefault="004F3A1A"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4F3A1A" w:rsidRDefault="004F3A1A"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4F3A1A" w:rsidRDefault="004F3A1A"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4F3A1A" w:rsidRDefault="004F3A1A"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4F3A1A" w:rsidRDefault="004F3A1A"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4F3A1A" w:rsidRDefault="004F3A1A"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4F3A1A" w:rsidRDefault="004F3A1A"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4F3A1A" w:rsidRDefault="004F3A1A"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4F3A1A" w:rsidRDefault="004F3A1A"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4F3A1A" w:rsidRDefault="004F3A1A"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4F3A1A" w:rsidRDefault="004F3A1A"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4F3A1A" w:rsidRDefault="004F3A1A"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4F3A1A" w:rsidRDefault="004F3A1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4F3A1A" w:rsidRDefault="004F3A1A"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4F3A1A" w:rsidRDefault="004F3A1A"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4F3A1A" w:rsidRDefault="004F3A1A"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4F3A1A" w:rsidRDefault="004F3A1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4F3A1A" w:rsidRDefault="004F3A1A"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4F3A1A" w:rsidRDefault="004F3A1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4F3A1A" w:rsidRDefault="004F3A1A"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4F3A1A" w:rsidRDefault="004F3A1A"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4F3A1A" w:rsidRDefault="004F3A1A"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4F3A1A" w:rsidRDefault="004F3A1A"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4F3A1A" w:rsidRDefault="004F3A1A"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4F3A1A" w:rsidRDefault="004F3A1A"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4F3A1A" w:rsidRDefault="004F3A1A"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4F3A1A" w:rsidRDefault="004F3A1A"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4F3A1A" w:rsidRDefault="004F3A1A"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4F3A1A" w:rsidRDefault="004F3A1A"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4F3A1A" w:rsidRDefault="004F3A1A"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4F3A1A" w:rsidRDefault="004F3A1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4F3A1A" w:rsidRDefault="004F3A1A"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4F3A1A" w:rsidRDefault="004F3A1A"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4F3A1A" w:rsidRDefault="004F3A1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4F3A1A" w:rsidRDefault="004F3A1A"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4F3A1A" w:rsidRDefault="004F3A1A"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4F3A1A" w:rsidRDefault="004F3A1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4F3A1A" w:rsidRDefault="004F3A1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4F3A1A" w:rsidRDefault="004F3A1A"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4F3A1A" w:rsidRDefault="004F3A1A"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4F3A1A" w:rsidRDefault="004F3A1A"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4F3A1A" w:rsidRDefault="004F3A1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4F3A1A" w:rsidRDefault="004F3A1A"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4F3A1A" w:rsidRDefault="004F3A1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4F3A1A" w:rsidRDefault="004F3A1A"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4F3A1A" w:rsidRDefault="004F3A1A"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4F3A1A" w:rsidRDefault="004F3A1A"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4F3A1A" w:rsidRDefault="004F3A1A"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4F3A1A" w:rsidRDefault="004F3A1A"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4F3A1A" w:rsidRDefault="004F3A1A"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4F3A1A" w:rsidRDefault="004F3A1A"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4F3A1A" w:rsidRDefault="004F3A1A"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4F3A1A" w:rsidRDefault="004F3A1A"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4F3A1A" w:rsidRDefault="004F3A1A"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4F3A1A" w:rsidRDefault="004F3A1A"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4F3A1A" w:rsidRDefault="004F3A1A"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4F3A1A" w:rsidRDefault="004F3A1A"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4F3A1A" w:rsidRDefault="004F3A1A"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4F3A1A" w:rsidRDefault="004F3A1A"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4F3A1A" w:rsidRDefault="004F3A1A"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4F3A1A" w:rsidRDefault="004F3A1A"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13888;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4F3A1A" w:rsidRDefault="004F3A1A"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4F3A1A" w:rsidRDefault="004F3A1A"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4F3A1A" w:rsidRDefault="004F3A1A"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4F3A1A" w:rsidRDefault="004F3A1A"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4F3A1A" w:rsidRDefault="004F3A1A"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4F3A1A" w:rsidRDefault="004F3A1A"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4F3A1A" w:rsidRDefault="004F3A1A"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4F3A1A" w:rsidRDefault="004F3A1A"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4F3A1A" w:rsidRDefault="004F3A1A"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4F3A1A" w:rsidRDefault="004F3A1A"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4F3A1A" w:rsidRDefault="004F3A1A"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4F3A1A" w:rsidRDefault="004F3A1A"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4F3A1A" w:rsidRDefault="004F3A1A"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4F3A1A" w:rsidRDefault="004F3A1A"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4F3A1A" w:rsidRDefault="004F3A1A"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4F3A1A" w:rsidRDefault="004F3A1A"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4F3A1A" w:rsidRDefault="004F3A1A"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4F3A1A" w:rsidRDefault="004F3A1A"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4F3A1A" w:rsidRDefault="004F3A1A"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4F3A1A" w:rsidRDefault="004F3A1A"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4F3A1A" w:rsidRDefault="004F3A1A"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4F3A1A" w:rsidRDefault="004F3A1A"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4F3A1A" w:rsidRDefault="004F3A1A"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4F3A1A" w:rsidRDefault="004F3A1A"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4F3A1A" w:rsidRDefault="004F3A1A"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4F3A1A" w:rsidRDefault="004F3A1A"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4F3A1A" w:rsidRDefault="004F3A1A"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4F3A1A" w:rsidRDefault="004F3A1A"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4F3A1A" w:rsidRDefault="004F3A1A"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4F3A1A" w:rsidRDefault="004F3A1A"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4F3A1A" w:rsidRDefault="004F3A1A"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4F3A1A" w:rsidRDefault="004F3A1A"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4F3A1A" w:rsidRDefault="004F3A1A"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4F3A1A" w:rsidRDefault="004F3A1A"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4F3A1A" w:rsidRDefault="004F3A1A"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4F3A1A" w:rsidRDefault="004F3A1A"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4F3A1A" w:rsidRDefault="004F3A1A"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4F3A1A" w:rsidRDefault="004F3A1A"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4F3A1A" w:rsidRDefault="004F3A1A"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4F3A1A" w:rsidRDefault="004F3A1A"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4F3A1A" w:rsidRDefault="004F3A1A"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4F3A1A" w:rsidRDefault="004F3A1A"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4F3A1A" w:rsidRDefault="004F3A1A"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4F3A1A" w:rsidRDefault="004F3A1A"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4F3A1A" w:rsidRDefault="004F3A1A"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4F3A1A" w:rsidRDefault="004F3A1A"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4F3A1A" w:rsidRDefault="004F3A1A"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4F3A1A" w:rsidRDefault="004F3A1A"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4F3A1A" w:rsidRDefault="004F3A1A"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4F3A1A" w:rsidRDefault="004F3A1A"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4F3A1A" w:rsidRDefault="004F3A1A"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4F3A1A" w:rsidRDefault="004F3A1A"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4F3A1A" w:rsidRDefault="004F3A1A"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4F3A1A" w:rsidRDefault="004F3A1A"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4F3A1A" w:rsidRDefault="004F3A1A"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4F3A1A" w:rsidRDefault="004F3A1A"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4F3A1A" w:rsidRDefault="004F3A1A"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4F3A1A" w:rsidRDefault="004F3A1A"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4F3A1A" w:rsidRDefault="004F3A1A"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4F3A1A" w:rsidRDefault="004F3A1A"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4F3A1A" w:rsidRDefault="004F3A1A"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4F3A1A" w:rsidRDefault="004F3A1A"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4F3A1A" w:rsidRDefault="004F3A1A"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4F3A1A" w:rsidRDefault="004F3A1A"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4F3A1A" w:rsidRDefault="004F3A1A"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4F3A1A" w:rsidRDefault="004F3A1A"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4F3A1A" w:rsidRDefault="004F3A1A"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4F3A1A" w:rsidRDefault="004F3A1A"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4F3A1A" w:rsidRDefault="004F3A1A"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4F3A1A" w:rsidRDefault="004F3A1A"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4F3A1A" w:rsidRDefault="004F3A1A"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4F3A1A" w:rsidRDefault="004F3A1A"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4F3A1A" w:rsidRDefault="004F3A1A"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4F3A1A" w:rsidRDefault="004F3A1A"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4F3A1A" w:rsidRDefault="004F3A1A"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4F3A1A" w:rsidRDefault="004F3A1A"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4F3A1A" w:rsidRDefault="004F3A1A"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4F3A1A" w:rsidRDefault="004F3A1A"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4F3A1A" w:rsidRDefault="004F3A1A"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4F3A1A" w:rsidRDefault="004F3A1A"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4F3A1A" w:rsidRDefault="004F3A1A"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4F3A1A" w:rsidRDefault="004F3A1A"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4F3A1A" w:rsidRDefault="004F3A1A"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4F3A1A" w:rsidRDefault="004F3A1A"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4F3A1A" w:rsidRDefault="004F3A1A"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4F3A1A" w:rsidRDefault="004F3A1A"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4F3A1A" w:rsidRDefault="004F3A1A"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4F3A1A" w:rsidRDefault="004F3A1A"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4F3A1A" w:rsidRDefault="004F3A1A"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4F3A1A" w:rsidRDefault="004F3A1A"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4F3A1A" w:rsidRDefault="004F3A1A"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4F3A1A" w:rsidRDefault="004F3A1A"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4F3A1A" w:rsidRDefault="004F3A1A"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4F3A1A" w:rsidRDefault="004F3A1A"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4F3A1A" w:rsidRDefault="004F3A1A"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4F3A1A" w:rsidRDefault="004F3A1A"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4F3A1A" w:rsidRDefault="004F3A1A"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4F3A1A" w:rsidRDefault="004F3A1A"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4F3A1A" w:rsidRDefault="004F3A1A"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4F3A1A" w:rsidRDefault="004F3A1A"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4F3A1A" w:rsidRDefault="004F3A1A"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4F3A1A" w:rsidRDefault="004F3A1A"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4F3A1A" w:rsidRDefault="004F3A1A"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4F3A1A" w:rsidRDefault="004F3A1A"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4F3A1A" w:rsidRDefault="004F3A1A"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4F3A1A" w:rsidRDefault="004F3A1A"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4F3A1A" w:rsidRDefault="004F3A1A"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4F3A1A" w:rsidRDefault="004F3A1A"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4F3A1A" w:rsidRDefault="004F3A1A"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4F3A1A" w:rsidRDefault="004F3A1A"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4F3A1A" w:rsidRDefault="004F3A1A"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4F3A1A" w:rsidRDefault="004F3A1A"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4F3A1A" w:rsidRDefault="004F3A1A"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4F3A1A" w:rsidRDefault="004F3A1A"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4F3A1A" w:rsidRDefault="004F3A1A"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4F3A1A" w:rsidRDefault="004F3A1A"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4F3A1A" w:rsidRDefault="004F3A1A"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4F3A1A" w:rsidRDefault="004F3A1A"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4F3A1A" w:rsidRDefault="004F3A1A"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4F3A1A" w:rsidRDefault="004F3A1A"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4F3A1A" w:rsidRDefault="004F3A1A"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4F3A1A" w:rsidRDefault="004F3A1A"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4F3A1A" w:rsidRDefault="004F3A1A"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4F3A1A" w:rsidRDefault="004F3A1A"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4F3A1A" w:rsidRDefault="004F3A1A"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4F3A1A" w:rsidRDefault="004F3A1A"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4F3A1A" w:rsidRDefault="004F3A1A"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4F3A1A" w:rsidRDefault="004F3A1A"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4F3A1A" w:rsidRDefault="004F3A1A"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4F3A1A" w:rsidRDefault="004F3A1A"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4F3A1A" w:rsidRDefault="004F3A1A"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4F3A1A" w:rsidRDefault="004F3A1A"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4F3A1A" w:rsidRDefault="004F3A1A"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4F3A1A" w:rsidRDefault="004F3A1A"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4F3A1A" w:rsidRDefault="004F3A1A"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4F3A1A" w:rsidRDefault="004F3A1A"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4F3A1A" w:rsidRDefault="004F3A1A"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4F3A1A" w:rsidRDefault="004F3A1A"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4F3A1A" w:rsidRDefault="004F3A1A"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4F3A1A" w:rsidRDefault="004F3A1A"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4F3A1A" w:rsidRDefault="004F3A1A"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4F3A1A" w:rsidRDefault="004F3A1A"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4F3A1A" w:rsidRDefault="004F3A1A"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4F3A1A" w:rsidRDefault="004F3A1A"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52" w:name="_Toc5536929"/>
      <w:r>
        <w:t>Mutáció</w:t>
      </w:r>
      <w:bookmarkEnd w:id="52"/>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w:t>
      </w:r>
      <w:r>
        <w:lastRenderedPageBreak/>
        <w:t>fuvarozó gépjármű rakodó tere se végtelen. Így a célpontok száma nem lesz annyira 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3" w:name="_Toc5536930"/>
      <w:r>
        <w:t>Reprodukció</w:t>
      </w:r>
      <w:bookmarkEnd w:id="53"/>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4" w:name="_Toc5536931"/>
      <w:r>
        <w:t>Kilépési feltétel</w:t>
      </w:r>
      <w:bookmarkEnd w:id="54"/>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5" w:name="_Toc5536932"/>
      <w:r>
        <w:lastRenderedPageBreak/>
        <w:t>Tervezési dokumentáció</w:t>
      </w:r>
      <w:bookmarkEnd w:id="55"/>
    </w:p>
    <w:p w14:paraId="3D19D17F" w14:textId="64672C22" w:rsidR="000F5C69" w:rsidRDefault="000F5C69" w:rsidP="000F5C69">
      <w:pPr>
        <w:pStyle w:val="SzDCmsor2"/>
      </w:pPr>
      <w:bookmarkStart w:id="56" w:name="_Toc5536933"/>
      <w:r>
        <w:t>Programmal szemben támasztott követelmények</w:t>
      </w:r>
      <w:bookmarkEnd w:id="56"/>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57" w:name="_Toc5536934"/>
      <w:r>
        <w:t>UML diagrammok</w:t>
      </w:r>
      <w:bookmarkEnd w:id="57"/>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58" w:name="_Toc5536935"/>
      <w:r>
        <w:t>Aktorok – funkciók</w:t>
      </w:r>
      <w:bookmarkEnd w:id="58"/>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73280" behindDoc="0" locked="0" layoutInCell="1" allowOverlap="1" wp14:anchorId="00BBEF11" wp14:editId="16D83709">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5486C854" w:rsidR="004F3A1A" w:rsidRPr="002620D8" w:rsidRDefault="004F3A1A" w:rsidP="00185503">
                            <w:pPr>
                              <w:pStyle w:val="SzKpalrs"/>
                            </w:pPr>
                            <w:r>
                              <w:fldChar w:fldCharType="begin"/>
                            </w:r>
                            <w:r>
                              <w:instrText xml:space="preserve"> SEQ ábra \* ARABIC </w:instrText>
                            </w:r>
                            <w:r>
                              <w:fldChar w:fldCharType="separate"/>
                            </w:r>
                            <w:bookmarkStart w:id="59" w:name="_Toc5536974"/>
                            <w:r w:rsidR="004A14D8">
                              <w:t>13</w:t>
                            </w:r>
                            <w:r>
                              <w:fldChar w:fldCharType="end"/>
                            </w:r>
                            <w:r>
                              <w:t>. ábra: Aktorok és funkciók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5486C854" w:rsidR="004F3A1A" w:rsidRPr="002620D8" w:rsidRDefault="004F3A1A" w:rsidP="00185503">
                      <w:pPr>
                        <w:pStyle w:val="SzKpalrs"/>
                      </w:pPr>
                      <w:r>
                        <w:fldChar w:fldCharType="begin"/>
                      </w:r>
                      <w:r>
                        <w:instrText xml:space="preserve"> SEQ ábra \* ARABIC </w:instrText>
                      </w:r>
                      <w:r>
                        <w:fldChar w:fldCharType="separate"/>
                      </w:r>
                      <w:bookmarkStart w:id="60" w:name="_Toc5536974"/>
                      <w:r w:rsidR="004A14D8">
                        <w:t>13</w:t>
                      </w:r>
                      <w:r>
                        <w:fldChar w:fldCharType="end"/>
                      </w:r>
                      <w:r>
                        <w:t>. ábra: Aktorok és funkciók</w:t>
                      </w:r>
                      <w:bookmarkEnd w:id="60"/>
                    </w:p>
                  </w:txbxContent>
                </v:textbox>
                <w10:wrap type="topAndBottom"/>
              </v:shape>
            </w:pict>
          </mc:Fallback>
        </mc:AlternateContent>
      </w:r>
      <w:r w:rsidR="0017638D">
        <w:rPr>
          <w:noProof/>
          <w:lang w:eastAsia="hu-HU" w:bidi="ar-SA"/>
        </w:rPr>
        <w:drawing>
          <wp:anchor distT="0" distB="0" distL="114300" distR="114300" simplePos="0" relativeHeight="251871232" behindDoc="0" locked="0" layoutInCell="1" allowOverlap="1" wp14:anchorId="56FD97CA" wp14:editId="7FC4106F">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1" w:name="_Toc5536936"/>
      <w:r>
        <w:t>ER diagram</w:t>
      </w:r>
      <w:bookmarkEnd w:id="61"/>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1FB76D0F">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0CEF600E" w:rsidR="00185503" w:rsidRDefault="00185503" w:rsidP="00185503">
      <w:pPr>
        <w:pStyle w:val="SzKpalrs"/>
      </w:pPr>
      <w:r>
        <w:fldChar w:fldCharType="begin"/>
      </w:r>
      <w:r>
        <w:instrText xml:space="preserve"> SEQ ábra \* ARABIC </w:instrText>
      </w:r>
      <w:r>
        <w:fldChar w:fldCharType="separate"/>
      </w:r>
      <w:bookmarkStart w:id="62" w:name="_Toc5536975"/>
      <w:r w:rsidR="004A14D8">
        <w:t>14</w:t>
      </w:r>
      <w:r>
        <w:fldChar w:fldCharType="end"/>
      </w:r>
      <w:r>
        <w:t>. ábra: ER diagram</w:t>
      </w:r>
      <w:bookmarkEnd w:id="62"/>
    </w:p>
    <w:p w14:paraId="2774AFC9" w14:textId="7C776F01"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3" w:name="_Toc5536937"/>
      <w:r>
        <w:t>Osztálydiagram</w:t>
      </w:r>
      <w:bookmarkEnd w:id="6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5ADFA04E">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4"/>
      <w:commentRangeEnd w:id="64"/>
      <w:r w:rsidR="008836A0">
        <w:rPr>
          <w:rStyle w:val="Jegyzethivatkozs"/>
          <w:rFonts w:cs="Mangal"/>
        </w:rPr>
        <w:commentReference w:id="64"/>
      </w:r>
    </w:p>
    <w:bookmarkStart w:id="65" w:name="_Ref3228406"/>
    <w:p w14:paraId="6BFF6138" w14:textId="3D7B13ED" w:rsidR="001E2CB3" w:rsidRPr="001B4BDC" w:rsidRDefault="002C38B2" w:rsidP="002C38B2">
      <w:pPr>
        <w:pStyle w:val="SzKpalrs"/>
      </w:pPr>
      <w:r>
        <w:fldChar w:fldCharType="begin"/>
      </w:r>
      <w:r>
        <w:instrText xml:space="preserve"> SEQ ábra \* ARABIC </w:instrText>
      </w:r>
      <w:r>
        <w:fldChar w:fldCharType="separate"/>
      </w:r>
      <w:bookmarkStart w:id="66" w:name="_Toc5536976"/>
      <w:r w:rsidR="004A14D8">
        <w:t>15</w:t>
      </w:r>
      <w:r>
        <w:fldChar w:fldCharType="end"/>
      </w:r>
      <w:r>
        <w:t>. ábra: Controller-Service-Repository Osztálydiagram</w:t>
      </w:r>
      <w:bookmarkEnd w:id="65"/>
      <w:bookmarkEnd w:id="66"/>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osztályok segítségével szerzik meg.</w:t>
      </w:r>
    </w:p>
    <w:p w14:paraId="24E5CF2E" w14:textId="1A5B3726" w:rsidR="001228BA" w:rsidRDefault="001228BA" w:rsidP="001228BA">
      <w:pPr>
        <w:pStyle w:val="SzDCmsor3"/>
      </w:pPr>
      <w:bookmarkStart w:id="67" w:name="_Toc5536938"/>
      <w:r>
        <w:t>Szekvencia diagram</w:t>
      </w:r>
      <w:bookmarkEnd w:id="67"/>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81472" behindDoc="0" locked="0" layoutInCell="1" allowOverlap="1" wp14:anchorId="227FB67E" wp14:editId="5015B198">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68" w:name="_Ref4238904"/>
                            <w:p w14:paraId="3AA85D1B" w14:textId="14DD27C2" w:rsidR="004F3A1A" w:rsidRPr="007822AA" w:rsidRDefault="004F3A1A" w:rsidP="001228BA">
                              <w:pPr>
                                <w:pStyle w:val="SzKpalrs"/>
                              </w:pPr>
                              <w:r>
                                <w:fldChar w:fldCharType="begin"/>
                              </w:r>
                              <w:r>
                                <w:instrText xml:space="preserve"> SEQ ábra \* ARABIC </w:instrText>
                              </w:r>
                              <w:r>
                                <w:fldChar w:fldCharType="separate"/>
                              </w:r>
                              <w:bookmarkStart w:id="69" w:name="_Toc5536977"/>
                              <w:r w:rsidR="004A14D8">
                                <w:t>16</w:t>
                              </w:r>
                              <w:r>
                                <w:fldChar w:fldCharType="end"/>
                              </w:r>
                              <w:r>
                                <w:t>. ábra: Szekvencia diagram - Rendelés leadása</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81472;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0" w:name="_Ref4238904"/>
                      <w:p w14:paraId="3AA85D1B" w14:textId="14DD27C2" w:rsidR="004F3A1A" w:rsidRPr="007822AA" w:rsidRDefault="004F3A1A" w:rsidP="001228BA">
                        <w:pPr>
                          <w:pStyle w:val="SzKpalrs"/>
                        </w:pPr>
                        <w:r>
                          <w:fldChar w:fldCharType="begin"/>
                        </w:r>
                        <w:r>
                          <w:instrText xml:space="preserve"> SEQ ábra \* ARABIC </w:instrText>
                        </w:r>
                        <w:r>
                          <w:fldChar w:fldCharType="separate"/>
                        </w:r>
                        <w:bookmarkStart w:id="71" w:name="_Toc5536977"/>
                        <w:r w:rsidR="004A14D8">
                          <w:t>16</w:t>
                        </w:r>
                        <w:r>
                          <w:fldChar w:fldCharType="end"/>
                        </w:r>
                        <w:r>
                          <w:t>. ábra: Szekvencia diagram - Rendelés leadása</w:t>
                        </w:r>
                        <w:bookmarkEnd w:id="70"/>
                        <w:bookmarkEnd w:id="71"/>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2" w:name="_Toc5536939"/>
      <w:r>
        <w:rPr>
          <w:noProof/>
          <w:lang w:eastAsia="hu-HU" w:bidi="ar-SA"/>
        </w:rPr>
        <w:lastRenderedPageBreak/>
        <mc:AlternateContent>
          <mc:Choice Requires="wpg">
            <w:drawing>
              <wp:anchor distT="0" distB="0" distL="114300" distR="114300" simplePos="0" relativeHeight="251877376" behindDoc="0" locked="0" layoutInCell="1" allowOverlap="1" wp14:anchorId="1480B094" wp14:editId="6B4AE537">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3" w:name="_Ref4005932"/>
                            <w:p w14:paraId="6DCA1605" w14:textId="0C7C3876" w:rsidR="004F3A1A" w:rsidRPr="00547E33" w:rsidRDefault="004F3A1A" w:rsidP="008A6B26">
                              <w:pPr>
                                <w:pStyle w:val="SzKpalrs"/>
                              </w:pPr>
                              <w:r>
                                <w:fldChar w:fldCharType="begin"/>
                              </w:r>
                              <w:r>
                                <w:instrText xml:space="preserve"> SEQ ábra \* ARABIC </w:instrText>
                              </w:r>
                              <w:r>
                                <w:fldChar w:fldCharType="separate"/>
                              </w:r>
                              <w:bookmarkStart w:id="74" w:name="_Toc5536978"/>
                              <w:r w:rsidR="004A14D8">
                                <w:t>17</w:t>
                              </w:r>
                              <w:r>
                                <w:fldChar w:fldCharType="end"/>
                              </w:r>
                              <w:r>
                                <w:t>. ábra: Folyamatábra - Kiszállítás készítése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77376;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5" w:name="_Ref4005932"/>
                      <w:p w14:paraId="6DCA1605" w14:textId="0C7C3876" w:rsidR="004F3A1A" w:rsidRPr="00547E33" w:rsidRDefault="004F3A1A" w:rsidP="008A6B26">
                        <w:pPr>
                          <w:pStyle w:val="SzKpalrs"/>
                        </w:pPr>
                        <w:r>
                          <w:fldChar w:fldCharType="begin"/>
                        </w:r>
                        <w:r>
                          <w:instrText xml:space="preserve"> SEQ ábra \* ARABIC </w:instrText>
                        </w:r>
                        <w:r>
                          <w:fldChar w:fldCharType="separate"/>
                        </w:r>
                        <w:bookmarkStart w:id="76" w:name="_Toc5536978"/>
                        <w:r w:rsidR="004A14D8">
                          <w:t>17</w:t>
                        </w:r>
                        <w:r>
                          <w:fldChar w:fldCharType="end"/>
                        </w:r>
                        <w:r>
                          <w:t>. ábra: Folyamatábra - Kiszállítás készítése</w:t>
                        </w:r>
                        <w:bookmarkEnd w:id="75"/>
                        <w:bookmarkEnd w:id="76"/>
                      </w:p>
                    </w:txbxContent>
                  </v:textbox>
                </v:shape>
                <w10:wrap type="topAndBottom" anchorx="margin"/>
              </v:group>
            </w:pict>
          </mc:Fallback>
        </mc:AlternateContent>
      </w:r>
      <w:r w:rsidR="008A6B26">
        <w:t>Folyamatábra</w:t>
      </w:r>
      <w:bookmarkEnd w:id="72"/>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a kocsi rakodóterében lévő csomagok száma eléri a limitet,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77" w:name="_Toc5536940"/>
      <w:r>
        <w:t>Felhasznált technológiák ismertetése</w:t>
      </w:r>
      <w:bookmarkEnd w:id="77"/>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78" w:name="_Toc5536941"/>
      <w:r>
        <w:t>Verziókezelő rendszer</w:t>
      </w:r>
      <w:bookmarkEnd w:id="78"/>
    </w:p>
    <w:p w14:paraId="5ECC5896" w14:textId="1FCC0EE6" w:rsidR="001F08F3" w:rsidRDefault="00ED4E6E" w:rsidP="004B409C">
      <w:pPr>
        <w:pStyle w:val="SzDSzvegTrzs"/>
      </w:pPr>
      <w:r>
        <w:t>Az adatvesztés elkerülése és egy esetleges hiba egyszerű kijavítása érdekében verziókezelő</w:t>
      </w:r>
      <w:ins w:id="79"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0" w:name="_Toc5536942"/>
      <w:r>
        <w:t>Git</w:t>
      </w:r>
      <w:bookmarkEnd w:id="80"/>
    </w:p>
    <w:p w14:paraId="0D628D79" w14:textId="71473157"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1" w:name="_Toc5536943"/>
      <w:r>
        <w:t>Frontend</w:t>
      </w:r>
      <w:r w:rsidR="00342F4A">
        <w:t xml:space="preserve"> technológiák</w:t>
      </w:r>
      <w:bookmarkEnd w:id="81"/>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82" w:name="_Toc5536944"/>
      <w:r>
        <w:t>HTML</w:t>
      </w:r>
      <w:bookmarkEnd w:id="82"/>
    </w:p>
    <w:p w14:paraId="7A251602" w14:textId="3DE73B4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83" w:name="_Toc5536945"/>
      <w:r>
        <w:t>CSS</w:t>
      </w:r>
      <w:bookmarkEnd w:id="83"/>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4" w:name="_Toc5536946"/>
      <w:r>
        <w:t>JavaScript</w:t>
      </w:r>
      <w:bookmarkEnd w:id="84"/>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85" w:name="_Toc5536947"/>
      <w:r>
        <w:t>Backend technológiák</w:t>
      </w:r>
      <w:bookmarkEnd w:id="85"/>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86" w:name="_Toc5536948"/>
      <w:r>
        <w:t>Java</w:t>
      </w:r>
      <w:bookmarkEnd w:id="86"/>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87" w:name="_Toc5536949"/>
      <w:r>
        <w:t>Spring</w:t>
      </w:r>
      <w:r w:rsidR="002F0110">
        <w:t xml:space="preserve"> B</w:t>
      </w:r>
      <w:r>
        <w:t>oot</w:t>
      </w:r>
      <w:bookmarkEnd w:id="8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88" w:name="_Toc5536950"/>
      <w:r>
        <w:t>T</w:t>
      </w:r>
      <w:r w:rsidR="00BC46D3" w:rsidRPr="00BC46D3">
        <w:t>hymeleaf</w:t>
      </w:r>
      <w:bookmarkEnd w:id="88"/>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33485662">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89"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0" w:name="_Toc5536980"/>
      <w:r w:rsidR="000A3F03">
        <w:t>1</w:t>
      </w:r>
      <w:r>
        <w:fldChar w:fldCharType="end"/>
      </w:r>
      <w:r>
        <w:t>. Forráskód</w:t>
      </w:r>
      <w:r w:rsidR="00AF052F">
        <w:t>: Thymeleaf</w:t>
      </w:r>
      <w:bookmarkEnd w:id="89"/>
      <w:bookmarkEnd w:id="90"/>
    </w:p>
    <w:p w14:paraId="2546C9DF" w14:textId="7FC1B223"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1" w:name="_Ref3123463"/>
      <w:bookmarkStart w:id="92" w:name="_Toc5536951"/>
      <w:r>
        <w:t>Hibernate</w:t>
      </w:r>
      <w:bookmarkEnd w:id="91"/>
      <w:bookmarkEnd w:id="92"/>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A Hibernate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3" w:name="_Toc5536952"/>
      <w:r>
        <w:t>PostgreSQL</w:t>
      </w:r>
      <w:bookmarkEnd w:id="93"/>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4" w:name="_Toc5536953"/>
      <w:r>
        <w:t>Maven</w:t>
      </w:r>
      <w:bookmarkEnd w:id="94"/>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5CB45761"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7926BA8D">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5"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96" w:name="_Toc5536981"/>
      <w:r>
        <w:t>2</w:t>
      </w:r>
      <w:r>
        <w:fldChar w:fldCharType="end"/>
      </w:r>
      <w:r>
        <w:t>. Forráskód: pom.xml</w:t>
      </w:r>
      <w:bookmarkEnd w:id="95"/>
      <w:bookmarkEnd w:id="96"/>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r w:rsidRPr="000A3F03">
        <w:t>modelVersion</w:t>
      </w:r>
      <w:r>
        <w:t>: a POM verziója</w:t>
      </w:r>
    </w:p>
    <w:p w14:paraId="0B90702B" w14:textId="577F9F35" w:rsidR="000A3F03" w:rsidRDefault="000A3F03" w:rsidP="000A3F03">
      <w:pPr>
        <w:pStyle w:val="SzDSzvegTrzs"/>
        <w:numPr>
          <w:ilvl w:val="0"/>
          <w:numId w:val="24"/>
        </w:numPr>
      </w:pPr>
      <w:r>
        <w:t>groupId: csoport vagy szervezet, amihez a projekt tartozik</w:t>
      </w:r>
    </w:p>
    <w:p w14:paraId="49A82A29" w14:textId="529D6113" w:rsidR="000A3F03" w:rsidRDefault="000A3F03" w:rsidP="000A3F03">
      <w:pPr>
        <w:pStyle w:val="SzDSzvegTrzs"/>
        <w:numPr>
          <w:ilvl w:val="0"/>
          <w:numId w:val="24"/>
        </w:numPr>
      </w:pPr>
      <w:r>
        <w:t xml:space="preserve">artifactId: </w:t>
      </w:r>
      <w:r w:rsidR="00A43FC2">
        <w:t>a projekt neve</w:t>
      </w:r>
    </w:p>
    <w:p w14:paraId="7AA2059E" w14:textId="1BF6D5E4" w:rsidR="00A43FC2" w:rsidRDefault="00A43FC2" w:rsidP="000A3F03">
      <w:pPr>
        <w:pStyle w:val="SzDSzvegTrzs"/>
        <w:numPr>
          <w:ilvl w:val="0"/>
          <w:numId w:val="24"/>
        </w:numPr>
      </w:pPr>
      <w:r>
        <w:t>version: a build-elt alkalmazás verziószáma</w:t>
      </w:r>
    </w:p>
    <w:p w14:paraId="4AFEBFBD" w14:textId="661DA635" w:rsidR="00A43FC2" w:rsidRDefault="00A43FC2" w:rsidP="000A3F03">
      <w:pPr>
        <w:pStyle w:val="SzDSzvegTrzs"/>
        <w:numPr>
          <w:ilvl w:val="0"/>
          <w:numId w:val="24"/>
        </w:numPr>
      </w:pPr>
      <w:r>
        <w:t xml:space="preserve">packaging: hogyan legyen a projekt csomagolva (ha nincs megadva, akkor </w:t>
      </w:r>
      <w:r w:rsidRPr="00A43FC2">
        <w:t>jar</w:t>
      </w:r>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97" w:name="_Toc5536954"/>
      <w:r>
        <w:lastRenderedPageBreak/>
        <w:t>Fejlesztő</w:t>
      </w:r>
      <w:r w:rsidR="002875DF">
        <w:t>i eszközök</w:t>
      </w:r>
      <w:bookmarkEnd w:id="97"/>
    </w:p>
    <w:p w14:paraId="3276C17E" w14:textId="5D03F75D" w:rsidR="002875DF" w:rsidRDefault="002875DF" w:rsidP="00353203">
      <w:pPr>
        <w:pStyle w:val="SzDCmsor4"/>
      </w:pPr>
      <w:bookmarkStart w:id="98" w:name="_Toc5536955"/>
      <w:r>
        <w:t>IDE</w:t>
      </w:r>
      <w:bookmarkEnd w:id="9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99" w:name="_Toc5536956"/>
      <w:r>
        <w:t>pgAdmin</w:t>
      </w:r>
      <w:bookmarkEnd w:id="99"/>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0" w:name="_Toc5536957"/>
      <w:r>
        <w:lastRenderedPageBreak/>
        <w:t>Felhasználói dokumentáció</w:t>
      </w:r>
      <w:bookmarkEnd w:id="100"/>
    </w:p>
    <w:p w14:paraId="03A805AE" w14:textId="34126721" w:rsidR="00547699" w:rsidRDefault="00547699" w:rsidP="00547699">
      <w:pPr>
        <w:pStyle w:val="SzDCmsor2"/>
      </w:pPr>
      <w:bookmarkStart w:id="101" w:name="_Toc5536958"/>
      <w:r>
        <w:t>Telepítési útmutató</w:t>
      </w:r>
      <w:bookmarkEnd w:id="101"/>
    </w:p>
    <w:p w14:paraId="410B36AD" w14:textId="3603F1FB" w:rsidR="00400651" w:rsidRPr="00400651" w:rsidRDefault="00400651" w:rsidP="00400651">
      <w:pPr>
        <w:pStyle w:val="SzDSzvegTrzs"/>
      </w:pPr>
      <w:r>
        <w:t xml:space="preserve">Ebben a fejezetben ismertetem a webapplikáció használatához szükséges </w:t>
      </w:r>
      <w:r w:rsidR="00F3264A">
        <w:t>követelmények</w:t>
      </w:r>
      <w:r>
        <w:t xml:space="preserve"> beszerzését, telepítését, konfigurálását, illetve a szoftver telepítését</w:t>
      </w:r>
      <w:r w:rsidR="003B0636">
        <w:t xml:space="preserve"> Windows operációsrendszeren</w:t>
      </w:r>
      <w:r>
        <w:t>. Azonban ha ki szeretnék próbálni a telepítési folyamat végig csinálása nélkül, látogassák meg a …</w:t>
      </w:r>
      <w:r w:rsidR="00F3264A">
        <w:t xml:space="preserve"> oldalt.</w:t>
      </w:r>
    </w:p>
    <w:p w14:paraId="549B7091" w14:textId="28458101" w:rsidR="00547699" w:rsidRDefault="00235C38" w:rsidP="00235C38">
      <w:pPr>
        <w:pStyle w:val="SzDCmsor3"/>
      </w:pPr>
      <w:bookmarkStart w:id="102" w:name="_Toc5536959"/>
      <w:r>
        <w:t>Követelmények</w:t>
      </w:r>
      <w:bookmarkEnd w:id="102"/>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Java Runtime Environment</w:t>
      </w:r>
      <w:r>
        <w:t xml:space="preserve">. Ez a legtöbb környezetben már eleve telepítve van, maximum frissíteni kell a verziót.  </w:t>
      </w:r>
    </w:p>
    <w:p w14:paraId="2A6D2AE2" w14:textId="19CECF68" w:rsidR="00235C38" w:rsidRDefault="00235C38" w:rsidP="00235C38">
      <w:pPr>
        <w:pStyle w:val="SzDSzvegTrzs"/>
        <w:numPr>
          <w:ilvl w:val="0"/>
          <w:numId w:val="33"/>
        </w:numPr>
      </w:pPr>
      <w:r>
        <w:t xml:space="preserve">Apache </w:t>
      </w:r>
      <w:r w:rsidR="00F22B30">
        <w:t xml:space="preserve">Tomcat 9: </w:t>
      </w:r>
      <w:r w:rsidR="00F21165">
        <w:t>szintén elengedhetetlen kellék, hiszen a webalkalmazásnak szüksége van egy webszerverre.</w:t>
      </w:r>
    </w:p>
    <w:p w14:paraId="5458C0DD" w14:textId="2DDC8BD1" w:rsidR="00C273A7" w:rsidRDefault="00C273A7" w:rsidP="003A09F4">
      <w:pPr>
        <w:pStyle w:val="SzDSzvegTrzs"/>
        <w:numPr>
          <w:ilvl w:val="0"/>
          <w:numId w:val="33"/>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B79FF35" w14:textId="741DE69A" w:rsidR="003A09F4" w:rsidRDefault="003A09F4" w:rsidP="00400651">
      <w:pPr>
        <w:pStyle w:val="SzDCmsor3"/>
      </w:pPr>
      <w:bookmarkStart w:id="103" w:name="_Toc5536960"/>
      <w:r>
        <w:t>PostgreSQL telepítése</w:t>
      </w:r>
      <w:bookmarkEnd w:id="103"/>
    </w:p>
    <w:p w14:paraId="3A24A991" w14:textId="19D1E3C8" w:rsidR="003A09F4" w:rsidRDefault="003A09F4" w:rsidP="003A09F4">
      <w:pPr>
        <w:pStyle w:val="SzDSzvegTrzs"/>
      </w:pPr>
      <w:r>
        <w:t xml:space="preserve">Letölteni az alábbi linken lehet: </w:t>
      </w:r>
      <w:hyperlink r:id="rId27" w:history="1">
        <w:r w:rsidRPr="003D086A">
          <w:rPr>
            <w:rStyle w:val="Hiperhivatkozs"/>
          </w:rPr>
          <w:t>https://www.postgresql.org/download</w:t>
        </w:r>
      </w:hyperlink>
      <w:r>
        <w:t xml:space="preserve">. </w:t>
      </w:r>
      <w:r w:rsidR="003B0636">
        <w:t>Miután ki lett választva a célzott operációs rendszer és letöltés befejeződött kövesse a telepítés varázsló lépéseit.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77777777" w:rsidR="00697167" w:rsidRDefault="00697167" w:rsidP="003A09F4">
      <w:pPr>
        <w:pStyle w:val="SzDSzvegTrzs"/>
      </w:pPr>
      <w:r>
        <w:lastRenderedPageBreak/>
        <w:t xml:space="preserve">Telepítés után az adatbázisszerver már el is érhető. Indítsa el a pgAdmin adminisztrációs felületet, melyet (ha nem lett változtatva telepítés alatt a könyvtár helye) </w:t>
      </w:r>
      <w:r w:rsidRPr="00697167">
        <w:t>C:\Program Files\PostgreSQL\10\pgAdmin 4\bin</w:t>
      </w:r>
      <w:r>
        <w:t xml:space="preserve"> mappában található. </w:t>
      </w:r>
    </w:p>
    <w:p w14:paraId="55EEC614" w14:textId="7A6830B0" w:rsidR="007B4DA3" w:rsidRDefault="00697167" w:rsidP="00836868">
      <w:pPr>
        <w:pStyle w:val="SzDSzvegTrzs"/>
      </w:pPr>
      <w:r>
        <w:t xml:space="preserve">A felület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re állítva a Can login? és a 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52E04547"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xml:space="preserve"> legyen, az Owner pedig az előző lépésben létrehozott role legyen.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p>
    <w:p w14:paraId="00CEA87D" w14:textId="0231ED9C"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p>
    <w:p w14:paraId="50752D4C" w14:textId="5A516363"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 xml:space="preserve">t a táblák és megszorítások hozzáadásáért. A program megfelelő működéséhez szükséges adatok beviteléhez futtassa le a (szintén mellékletben lévő) </w:t>
      </w:r>
      <w:r w:rsidRPr="00A86185">
        <w:rPr>
          <w:i/>
        </w:rPr>
        <w:t>Insert_data.sql</w:t>
      </w:r>
      <w:r>
        <w:t xml:space="preserve"> fájlt.</w:t>
      </w:r>
    </w:p>
    <w:p w14:paraId="5BE962D0" w14:textId="13DF35B0" w:rsidR="00F21165" w:rsidRDefault="00F21165" w:rsidP="00400651">
      <w:pPr>
        <w:pStyle w:val="SzDCmsor3"/>
      </w:pPr>
      <w:bookmarkStart w:id="104" w:name="_Ref4936866"/>
      <w:bookmarkStart w:id="105" w:name="_Toc5536961"/>
      <w:r>
        <w:t>Tomcat konfigurálás</w:t>
      </w:r>
      <w:bookmarkEnd w:id="104"/>
      <w:bookmarkEnd w:id="105"/>
    </w:p>
    <w:p w14:paraId="5F924483" w14:textId="77777777" w:rsidR="00872964" w:rsidRDefault="00F21165" w:rsidP="00503FB5">
      <w:pPr>
        <w:pStyle w:val="SzDSzvegTrzs"/>
      </w:pPr>
      <w:r>
        <w:t xml:space="preserve">A </w:t>
      </w:r>
      <w:hyperlink r:id="rId28"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15610DCF" w:rsidR="00872964" w:rsidRDefault="00872964" w:rsidP="00503FB5">
      <w:pPr>
        <w:pStyle w:val="SzDSzvegTrzs"/>
        <w:numPr>
          <w:ilvl w:val="0"/>
          <w:numId w:val="35"/>
        </w:numPr>
      </w:pPr>
      <w:r>
        <w:t>A TOMCAT_HOME-ban lévő webapps mappában lévő fájlokat, mappákat le kell törölni. Ezek csak az alap menedzseléshez szükséges, melyre nekünk nem lesz szükségünk a webalkalmazás futtatásához.</w:t>
      </w:r>
    </w:p>
    <w:p w14:paraId="475B6C8B" w14:textId="58485E47" w:rsidR="00872964" w:rsidRDefault="00872964" w:rsidP="00503FB5">
      <w:pPr>
        <w:pStyle w:val="SzDSzvegTrzs"/>
        <w:numPr>
          <w:ilvl w:val="0"/>
          <w:numId w:val="3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82E2599" w:rsidR="006A2556" w:rsidRDefault="006A2556" w:rsidP="00503FB5">
      <w:pPr>
        <w:pStyle w:val="SzDSzvegTrzs"/>
        <w:numPr>
          <w:ilvl w:val="0"/>
          <w:numId w:val="35"/>
        </w:numPr>
      </w:pPr>
      <w:r>
        <w:lastRenderedPageBreak/>
        <w:t xml:space="preserve">A TOMCAT_HOME/conf mappában létre kell hozni egy új mappát, melynek neve szkdg_conf legyen. </w:t>
      </w:r>
    </w:p>
    <w:p w14:paraId="1D6557BE" w14:textId="3D23591A" w:rsidR="006A2556" w:rsidRDefault="006A2556" w:rsidP="00503FB5">
      <w:pPr>
        <w:pStyle w:val="SzDSzvegTrzs"/>
        <w:numPr>
          <w:ilvl w:val="0"/>
          <w:numId w:val="35"/>
        </w:numPr>
      </w:pPr>
      <w:r>
        <w:t xml:space="preserve">Az előzőnek létrehozott szkdg_conf-ba másolja be a mellékletben lévő </w:t>
      </w:r>
      <w:r>
        <w:rPr>
          <w:b/>
        </w:rPr>
        <w:t xml:space="preserve">application.properties </w:t>
      </w:r>
      <w:r>
        <w:t>fájlt.</w:t>
      </w:r>
    </w:p>
    <w:p w14:paraId="74771218" w14:textId="17F92B4F" w:rsidR="006A2556" w:rsidRDefault="006A2556" w:rsidP="00503FB5">
      <w:pPr>
        <w:pStyle w:val="SzDSzvegTrzs"/>
        <w:numPr>
          <w:ilvl w:val="0"/>
          <w:numId w:val="35"/>
        </w:numPr>
      </w:pPr>
      <w:r>
        <w:t xml:space="preserve">Ezután a TOMCAT_HOME/conf/Catalina/localhost mappába másolja be a mellékletben lévő ROOT.xml-t. </w:t>
      </w:r>
    </w:p>
    <w:p w14:paraId="4CFF396F" w14:textId="1F4A0C87" w:rsidR="006A2556" w:rsidRDefault="00422478" w:rsidP="00503FB5">
      <w:pPr>
        <w:pStyle w:val="SzDSzvegTrzs"/>
        <w:numPr>
          <w:ilvl w:val="0"/>
          <w:numId w:val="3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7D56D0">
        <w:t>/</w:t>
      </w:r>
      <w:r w:rsidR="00EF00B8">
        <w:t>users/</w:t>
      </w:r>
      <w:r w:rsidR="007D56D0">
        <w:t>/</w:t>
      </w:r>
      <w:r w:rsidR="00EF00B8">
        <w:t>User</w:t>
      </w:r>
      <w:r w:rsidR="007D56D0">
        <w:t>/</w:t>
      </w:r>
      <w:r w:rsidR="00EF00B8">
        <w:t>/Desktop</w:t>
      </w:r>
      <w:r w:rsidR="00EF00B8" w:rsidRPr="00EF00B8">
        <w:t>/</w:t>
      </w:r>
      <w:r w:rsidR="007D56D0">
        <w:t>/</w:t>
      </w:r>
      <w:r w:rsidR="00EF00B8" w:rsidRPr="00EF00B8">
        <w:t>apache-tomcat-9.0.17/</w:t>
      </w:r>
      <w:r w:rsidR="007D56D0">
        <w:t>/</w:t>
      </w:r>
      <w:r w:rsidR="00EF00B8" w:rsidRPr="00EF00B8">
        <w:t>conf</w:t>
      </w:r>
      <w:r w:rsidR="007D56D0">
        <w:t>/</w:t>
      </w:r>
      <w:r w:rsidR="00EF00B8" w:rsidRPr="00EF00B8">
        <w:t>/szkdg_conf/</w:t>
      </w:r>
      <w:r w:rsidR="00EF00B8">
        <w:t>”)</w:t>
      </w:r>
    </w:p>
    <w:p w14:paraId="76CF5E86" w14:textId="08641966" w:rsidR="008A6FFC" w:rsidRDefault="008A6FFC" w:rsidP="00503FB5">
      <w:pPr>
        <w:pStyle w:val="SzDSzvegTrzs"/>
        <w:numPr>
          <w:ilvl w:val="0"/>
          <w:numId w:val="35"/>
        </w:numPr>
      </w:pPr>
      <w:r>
        <w:t xml:space="preserve">A fentieken kívül még ajánlom átírni a </w:t>
      </w:r>
      <w:r>
        <w:t>TOMCAT_HOME/conf/</w:t>
      </w:r>
      <w:r>
        <w:t xml:space="preserve">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 is megadni az url beírásakor.</w:t>
      </w:r>
    </w:p>
    <w:p w14:paraId="600C3309" w14:textId="292F58E4" w:rsidR="00EF00B8" w:rsidRDefault="0054711A" w:rsidP="00503FB5">
      <w:pPr>
        <w:pStyle w:val="SzDSzvegTrzs"/>
      </w:pPr>
      <w:r>
        <w:rPr>
          <w:noProof/>
          <w:lang w:eastAsia="hu-HU" w:bidi="ar-SA"/>
        </w:rPr>
        <mc:AlternateContent>
          <mc:Choice Requires="wpg">
            <w:drawing>
              <wp:anchor distT="0" distB="0" distL="114300" distR="114300" simplePos="0" relativeHeight="251885568" behindDoc="0" locked="0" layoutInCell="1" allowOverlap="1" wp14:anchorId="74ACAE66" wp14:editId="5DCFA1F7">
                <wp:simplePos x="0" y="0"/>
                <wp:positionH relativeFrom="margin">
                  <wp:posOffset>1565910</wp:posOffset>
                </wp:positionH>
                <wp:positionV relativeFrom="paragraph">
                  <wp:posOffset>354965</wp:posOffset>
                </wp:positionV>
                <wp:extent cx="2659380" cy="3099435"/>
                <wp:effectExtent l="0" t="0" r="7620" b="5715"/>
                <wp:wrapTopAndBottom/>
                <wp:docPr id="246" name="Csoportba foglalás 246"/>
                <wp:cNvGraphicFramePr/>
                <a:graphic xmlns:a="http://schemas.openxmlformats.org/drawingml/2006/main">
                  <a:graphicData uri="http://schemas.microsoft.com/office/word/2010/wordprocessingGroup">
                    <wpg:wgp>
                      <wpg:cNvGrpSpPr/>
                      <wpg:grpSpPr>
                        <a:xfrm>
                          <a:off x="0" y="0"/>
                          <a:ext cx="2659380" cy="3099435"/>
                          <a:chOff x="-1905" y="0"/>
                          <a:chExt cx="2659380" cy="3099435"/>
                        </a:xfrm>
                      </wpg:grpSpPr>
                      <pic:pic xmlns:pic="http://schemas.openxmlformats.org/drawingml/2006/picture">
                        <pic:nvPicPr>
                          <pic:cNvPr id="167" name="Kép 16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905" y="0"/>
                            <a:ext cx="2371725" cy="2562225"/>
                          </a:xfrm>
                          <a:prstGeom prst="rect">
                            <a:avLst/>
                          </a:prstGeom>
                        </pic:spPr>
                      </pic:pic>
                      <wps:wsp>
                        <wps:cNvPr id="168" name="Szövegdoboz 168"/>
                        <wps:cNvSpPr txBox="1"/>
                        <wps:spPr>
                          <a:xfrm>
                            <a:off x="0" y="2619375"/>
                            <a:ext cx="2657475" cy="480060"/>
                          </a:xfrm>
                          <a:prstGeom prst="rect">
                            <a:avLst/>
                          </a:prstGeom>
                          <a:solidFill>
                            <a:prstClr val="white"/>
                          </a:solidFill>
                          <a:ln>
                            <a:noFill/>
                          </a:ln>
                        </wps:spPr>
                        <wps:txbx>
                          <w:txbxContent>
                            <w:p w14:paraId="4D9240BB" w14:textId="418F0BE4" w:rsidR="004F3A1A" w:rsidRPr="00A8023B" w:rsidRDefault="004F3A1A" w:rsidP="00C54E5F">
                              <w:pPr>
                                <w:pStyle w:val="SzKpalrs"/>
                                <w:rPr>
                                  <w:rFonts w:ascii="Arial" w:hAnsi="Arial" w:cs="Arial"/>
                                </w:rPr>
                              </w:pPr>
                              <w:r>
                                <w:fldChar w:fldCharType="begin"/>
                              </w:r>
                              <w:r>
                                <w:instrText xml:space="preserve"> SEQ ábra \* ARABIC </w:instrText>
                              </w:r>
                              <w:r>
                                <w:fldChar w:fldCharType="separate"/>
                              </w:r>
                              <w:bookmarkStart w:id="106" w:name="_Toc5536979"/>
                              <w:r w:rsidR="004A14D8">
                                <w:t>18</w:t>
                              </w:r>
                              <w:r>
                                <w:fldChar w:fldCharType="end"/>
                              </w:r>
                              <w:r>
                                <w:t>. ábra: Tomcat könyvtár struktúra</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CAE66" id="Csoportba foglalás 246" o:spid="_x0000_s1840" style="position:absolute;left:0;text-align:left;margin-left:123.3pt;margin-top:27.95pt;width:209.4pt;height:244.05pt;z-index:251885568;mso-position-horizontal-relative:margin;mso-position-vertical-relative:text" coordorigin="-19" coordsize="2659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">
                <v:shape id="Kép 167" o:spid="_x0000_s1841" type="#_x0000_t75" style="position:absolute;left:-19;width:2371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">
                  <v:imagedata r:id="rId30" o:title=""/>
                  <v:path arrowok="t"/>
                </v:shape>
                <v:shape id="Szövegdoboz 168" o:spid="_x0000_s1842" type="#_x0000_t202" style="position:absolute;top:26193;width:2657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DQ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tPCMT6NUvAAAA//8DAFBLAQItABQABgAIAAAAIQDb4fbL7gAAAIUBAAATAAAAAAAA&#10;AAAAAAAAAAAAAABbQ29udGVudF9UeXBlc10ueG1sUEsBAi0AFAAGAAgAAAAhAFr0LFu/AAAAFQEA&#10;AAsAAAAAAAAAAAAAAAAAHwEAAF9yZWxzLy5yZWxzUEsBAi0AFAAGAAgAAAAhALAfwNDHAAAA3AAA&#10;AA8AAAAAAAAAAAAAAAAABwIAAGRycy9kb3ducmV2LnhtbFBLBQYAAAAAAwADALcAAAD7AgAAAAA=&#10;" stroked="f">
                  <v:textbox style="mso-fit-shape-to-text:t" inset="0,0,0,0">
                    <w:txbxContent>
                      <w:p w14:paraId="4D9240BB" w14:textId="418F0BE4" w:rsidR="004F3A1A" w:rsidRPr="00A8023B" w:rsidRDefault="004F3A1A" w:rsidP="00C54E5F">
                        <w:pPr>
                          <w:pStyle w:val="SzKpalrs"/>
                          <w:rPr>
                            <w:rFonts w:ascii="Arial" w:hAnsi="Arial" w:cs="Arial"/>
                          </w:rPr>
                        </w:pPr>
                        <w:r>
                          <w:fldChar w:fldCharType="begin"/>
                        </w:r>
                        <w:r>
                          <w:instrText xml:space="preserve"> SEQ ábra \* ARABIC </w:instrText>
                        </w:r>
                        <w:r>
                          <w:fldChar w:fldCharType="separate"/>
                        </w:r>
                        <w:bookmarkStart w:id="107" w:name="_Toc5536979"/>
                        <w:r w:rsidR="004A14D8">
                          <w:t>18</w:t>
                        </w:r>
                        <w:r>
                          <w:fldChar w:fldCharType="end"/>
                        </w:r>
                        <w:r>
                          <w:t>. ábra: Tomcat könyvtár struktúra</w:t>
                        </w:r>
                        <w:bookmarkEnd w:id="107"/>
                      </w:p>
                    </w:txbxContent>
                  </v:textbox>
                </v:shape>
                <w10:wrap type="topAndBottom" anchorx="margin"/>
              </v:group>
            </w:pict>
          </mc:Fallback>
        </mc:AlternateContent>
      </w:r>
      <w:r w:rsidR="00695C54">
        <w:t>Ha m</w:t>
      </w:r>
      <w:r w:rsidR="00C54E5F">
        <w:t>indent sikerült végrehajtani, a végeredmény a következőképp néz ki:</w:t>
      </w:r>
    </w:p>
    <w:p w14:paraId="4A7D1FF5" w14:textId="475B6C4E" w:rsidR="00C54E5F" w:rsidRDefault="00AB0E5E" w:rsidP="00F87C55">
      <w:pPr>
        <w:pStyle w:val="SzDSzvegTrzs"/>
      </w:pPr>
      <w:r>
        <w:t xml:space="preserve">Parancssorból a TOMCAT_HOME/bin mappából a </w:t>
      </w:r>
      <w:r w:rsidR="00977AAF">
        <w:rPr>
          <w:i/>
        </w:rPr>
        <w:t>startup.bat-</w:t>
      </w:r>
      <w:r w:rsidR="00977AAF">
        <w:t xml:space="preserve">tel </w:t>
      </w:r>
      <w:r>
        <w:t>indítható el Windows rendszer esetén</w:t>
      </w:r>
      <w:r w:rsidR="00977AAF">
        <w:t xml:space="preserve">. Leállítani pedig a </w:t>
      </w:r>
      <w:r w:rsidR="00977AAF" w:rsidRPr="00977AAF">
        <w:rPr>
          <w:i/>
        </w:rPr>
        <w:t>shutdown.bat</w:t>
      </w:r>
      <w:r w:rsidR="00977AAF">
        <w:rPr>
          <w:i/>
        </w:rPr>
        <w:t>-</w:t>
      </w:r>
      <w:r w:rsidR="00977AAF">
        <w:t>tel lehet.</w:t>
      </w:r>
    </w:p>
    <w:p w14:paraId="1956C37B" w14:textId="34AEB7F1" w:rsidR="00120A87" w:rsidRDefault="00120A87" w:rsidP="00F87C55">
      <w:pPr>
        <w:pStyle w:val="SzDSzvegTrzs"/>
      </w:pPr>
      <w:r>
        <w:t xml:space="preserve">A </w:t>
      </w:r>
      <w:r>
        <w:rPr>
          <w:i/>
        </w:rPr>
        <w:t xml:space="preserve">startup.bat </w:t>
      </w:r>
      <w:r>
        <w:t>futtatása után, ha minden beállítás sikeres volt, a localhost 8080-as portján már használható is a webalkalmazás.</w:t>
      </w:r>
    </w:p>
    <w:p w14:paraId="2DD3626E" w14:textId="736A877B" w:rsidR="00316734" w:rsidRDefault="00316734" w:rsidP="00316734">
      <w:pPr>
        <w:pStyle w:val="SzDCmsor2"/>
      </w:pPr>
      <w:r>
        <w:t>Használati útmutató</w:t>
      </w:r>
    </w:p>
    <w:p w14:paraId="58DC7191" w14:textId="79F32AB0" w:rsidR="00316734" w:rsidRDefault="0025530A" w:rsidP="0025530A">
      <w:pPr>
        <w:pStyle w:val="SzDCmsor3"/>
      </w:pPr>
      <w:r>
        <w:lastRenderedPageBreak/>
        <w:t>Felhasználó típusok</w:t>
      </w:r>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4A14D8">
      <w:pPr>
        <w:pStyle w:val="SzDSzvegTrzs"/>
        <w:numPr>
          <w:ilvl w:val="0"/>
          <w:numId w:val="37"/>
        </w:numPr>
      </w:pPr>
      <w:r>
        <w:t>vásárló,</w:t>
      </w:r>
    </w:p>
    <w:p w14:paraId="406F0D80" w14:textId="78A8689B" w:rsidR="0025530A" w:rsidRDefault="0025530A" w:rsidP="004A14D8">
      <w:pPr>
        <w:pStyle w:val="SzDSzvegTrzs"/>
        <w:numPr>
          <w:ilvl w:val="0"/>
          <w:numId w:val="37"/>
        </w:numPr>
      </w:pPr>
      <w:r>
        <w:t>alkalmazott,</w:t>
      </w:r>
    </w:p>
    <w:p w14:paraId="240E443D" w14:textId="6B1B75AD" w:rsidR="0025530A" w:rsidRPr="00316734" w:rsidRDefault="0025530A" w:rsidP="004A14D8">
      <w:pPr>
        <w:pStyle w:val="SzDSzvegTrzs"/>
        <w:numPr>
          <w:ilvl w:val="0"/>
          <w:numId w:val="37"/>
        </w:numPr>
      </w:pPr>
      <w:r>
        <w:t>admin.</w:t>
      </w:r>
    </w:p>
    <w:p w14:paraId="372E8FE5" w14:textId="15F6845C" w:rsidR="00C339B4" w:rsidRDefault="0025530A" w:rsidP="004A14D8">
      <w:pPr>
        <w:pStyle w:val="SzDSzvegTrzs"/>
      </w:pPr>
      <w:r>
        <w:t>Mind a három típus más jogokat gyakorol és más felületek ér el.</w:t>
      </w:r>
    </w:p>
    <w:p w14:paraId="582766AF" w14:textId="42184B05" w:rsidR="00F87C55" w:rsidRPr="00044E9B" w:rsidRDefault="004A14D8" w:rsidP="004A14D8">
      <w:pPr>
        <w:pStyle w:val="SzDSzvegTrzs"/>
      </w:pPr>
      <w:r>
        <w:rPr>
          <w:noProof/>
          <w:lang w:eastAsia="hu-HU" w:bidi="ar-SA"/>
        </w:rPr>
        <mc:AlternateContent>
          <mc:Choice Requires="wpg">
            <w:drawing>
              <wp:anchor distT="0" distB="0" distL="114300" distR="114300" simplePos="0" relativeHeight="251891712" behindDoc="0" locked="0" layoutInCell="1" allowOverlap="1" wp14:anchorId="50586E83" wp14:editId="6587D583">
                <wp:simplePos x="0" y="0"/>
                <wp:positionH relativeFrom="column">
                  <wp:posOffset>-13335</wp:posOffset>
                </wp:positionH>
                <wp:positionV relativeFrom="paragraph">
                  <wp:posOffset>775335</wp:posOffset>
                </wp:positionV>
                <wp:extent cx="5565775" cy="5347335"/>
                <wp:effectExtent l="0" t="0" r="0" b="5715"/>
                <wp:wrapTopAndBottom/>
                <wp:docPr id="417" name="Csoportba foglalás 417"/>
                <wp:cNvGraphicFramePr/>
                <a:graphic xmlns:a="http://schemas.openxmlformats.org/drawingml/2006/main">
                  <a:graphicData uri="http://schemas.microsoft.com/office/word/2010/wordprocessingGroup">
                    <wpg:wgp>
                      <wpg:cNvGrpSpPr/>
                      <wpg:grpSpPr>
                        <a:xfrm>
                          <a:off x="0" y="0"/>
                          <a:ext cx="5565775" cy="5347335"/>
                          <a:chOff x="0" y="0"/>
                          <a:chExt cx="5565775" cy="5347335"/>
                        </a:xfrm>
                      </wpg:grpSpPr>
                      <pic:pic xmlns:pic="http://schemas.openxmlformats.org/drawingml/2006/picture">
                        <pic:nvPicPr>
                          <pic:cNvPr id="325" name="Kép 3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65775" cy="4806315"/>
                          </a:xfrm>
                          <a:prstGeom prst="rect">
                            <a:avLst/>
                          </a:prstGeom>
                        </pic:spPr>
                      </pic:pic>
                      <wps:wsp>
                        <wps:cNvPr id="416" name="Szövegdoboz 416"/>
                        <wps:cNvSpPr txBox="1"/>
                        <wps:spPr>
                          <a:xfrm>
                            <a:off x="0" y="4867275"/>
                            <a:ext cx="5565775" cy="480060"/>
                          </a:xfrm>
                          <a:prstGeom prst="rect">
                            <a:avLst/>
                          </a:prstGeom>
                          <a:solidFill>
                            <a:prstClr val="white"/>
                          </a:solidFill>
                          <a:ln>
                            <a:noFill/>
                          </a:ln>
                        </wps:spPr>
                        <wps:txbx>
                          <w:txbxContent>
                            <w:p w14:paraId="2138A119" w14:textId="06F27FDC" w:rsidR="004A14D8" w:rsidRPr="00A45989" w:rsidRDefault="004A14D8" w:rsidP="004A14D8">
                              <w:pPr>
                                <w:pStyle w:val="SzKpalrs"/>
                              </w:pPr>
                              <w:r>
                                <w:fldChar w:fldCharType="begin"/>
                              </w:r>
                              <w:r>
                                <w:instrText xml:space="preserve"> SEQ ábra \* ARABIC </w:instrText>
                              </w:r>
                              <w:r>
                                <w:fldChar w:fldCharType="separate"/>
                              </w:r>
                              <w:r>
                                <w:t>19</w:t>
                              </w:r>
                              <w:r>
                                <w:fldChar w:fldCharType="end"/>
                              </w:r>
                              <w:r>
                                <w:t>. ábra: Fő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86E83" id="Csoportba foglalás 417" o:spid="_x0000_s1843" style="position:absolute;left:0;text-align:left;margin-left:-1.05pt;margin-top:61.05pt;width:438.25pt;height:421.05pt;z-index:251891712;mso-position-horizontal-relative:text;mso-position-vertical-relative:text" coordsize="55657,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">
                <v:shape id="Kép 325" o:spid="_x0000_s1844" type="#_x0000_t75" style="position:absolute;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2" o:title=""/>
                  <v:path arrowok="t"/>
                </v:shape>
                <v:shape id="Szövegdoboz 416" o:spid="_x0000_s1845" type="#_x0000_t202" style="position:absolute;top:48672;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p w14:paraId="2138A119" w14:textId="06F27FDC" w:rsidR="004A14D8" w:rsidRPr="00A45989" w:rsidRDefault="004A14D8" w:rsidP="004A14D8">
                        <w:pPr>
                          <w:pStyle w:val="SzKpalrs"/>
                        </w:pPr>
                        <w:r>
                          <w:fldChar w:fldCharType="begin"/>
                        </w:r>
                        <w:r>
                          <w:instrText xml:space="preserve"> SEQ ábra \* ARABIC </w:instrText>
                        </w:r>
                        <w:r>
                          <w:fldChar w:fldCharType="separate"/>
                        </w:r>
                        <w:r>
                          <w:t>19</w:t>
                        </w:r>
                        <w:r>
                          <w:fldChar w:fldCharType="end"/>
                        </w:r>
                        <w:r>
                          <w:t>. ábra: Fő oldal</w:t>
                        </w:r>
                      </w:p>
                    </w:txbxContent>
                  </v:textbox>
                </v:shape>
                <w10:wrap type="topAndBottom"/>
              </v:group>
            </w:pict>
          </mc:Fallback>
        </mc:AlternateContent>
      </w:r>
      <w:r w:rsidR="00044E9B">
        <w:t xml:space="preserve">Felhasználókat a főoldalon a bejelentkezés alatt lévő </w:t>
      </w:r>
      <w:r w:rsidR="00044E9B">
        <w:rPr>
          <w:i/>
        </w:rPr>
        <w:t>Regisztráció</w:t>
      </w:r>
      <w:r w:rsidR="00044E9B">
        <w:t>-ra kattintva lehet létrehozni. A felhasználónak csak lakhelyének Magyarországon kell lennie. A létrehozott fiókokba e-mail címmel és jelszóval lehet belépni.</w:t>
      </w:r>
    </w:p>
    <w:p w14:paraId="7835B4F4" w14:textId="4824AD47" w:rsidR="0025530A" w:rsidRDefault="0025530A" w:rsidP="0025530A">
      <w:pPr>
        <w:pStyle w:val="SzDCmsor4"/>
      </w:pPr>
      <w:r>
        <w:lastRenderedPageBreak/>
        <w:t>Vásárló</w:t>
      </w:r>
    </w:p>
    <w:p w14:paraId="2A3A6D46" w14:textId="1892A65A" w:rsidR="004A14D8" w:rsidRDefault="001751C0" w:rsidP="0025530A">
      <w:pPr>
        <w:pStyle w:val="SzDSzvegTrzs"/>
      </w:pPr>
      <w:r>
        <w:t>A vásárló bejelentkezés után a fő oldalra kerül</w:t>
      </w:r>
      <w:r w:rsidR="00F87C55">
        <w:t xml:space="preserve"> (</w:t>
      </w:r>
      <w:r w:rsidR="00F87C55">
        <w:fldChar w:fldCharType="begin"/>
      </w:r>
      <w:r w:rsidR="00F87C55">
        <w:instrText xml:space="preserve"> REF _Ref5556928 \h </w:instrText>
      </w:r>
      <w:r w:rsidR="00F87C55">
        <w:fldChar w:fldCharType="separate"/>
      </w:r>
      <w:r w:rsidR="00F87C55">
        <w:rPr>
          <w:noProof/>
        </w:rPr>
        <w:t>19</w:t>
      </w:r>
      <w:r w:rsidR="00F87C55">
        <w:t>. ábra</w:t>
      </w:r>
      <w:r w:rsidR="00F87C55">
        <w:fldChar w:fldCharType="end"/>
      </w:r>
      <w:r w:rsidR="00F87C55">
        <w:t>)</w:t>
      </w:r>
      <w:r>
        <w:t xml:space="preserve">, ahol lehetősége van </w:t>
      </w:r>
      <w:r w:rsidR="00F87C55">
        <w:t>termékek kosárba tételére</w:t>
      </w:r>
      <w:r>
        <w:t>, az adatai módosítására</w:t>
      </w:r>
      <w:r w:rsidR="00F87C55">
        <w:t xml:space="preserve">, az eddig </w:t>
      </w:r>
      <w:r w:rsidR="00F87C55" w:rsidRPr="00F87C55">
        <w:t>leadott</w:t>
      </w:r>
      <w:r w:rsidR="00F87C55">
        <w:t xml:space="preserve"> rendelései megnézésére és a kosárban lévő termékek megtekintésére, valamint a rendelés véglegesítésére.</w:t>
      </w:r>
    </w:p>
    <w:p w14:paraId="2DA0B944" w14:textId="24233F2A" w:rsidR="004A14D8" w:rsidRPr="0025530A" w:rsidRDefault="004A14D8" w:rsidP="0025530A">
      <w:pPr>
        <w:pStyle w:val="SzDSzvegTrzs"/>
      </w:pPr>
      <w:bookmarkStart w:id="108" w:name="_GoBack"/>
      <w:bookmarkEnd w:id="108"/>
    </w:p>
    <w:p w14:paraId="670FA7BA" w14:textId="628F9686" w:rsidR="007C5DF4" w:rsidRDefault="007C5DF4" w:rsidP="00AC3D3B">
      <w:pPr>
        <w:pStyle w:val="Cmsor1"/>
        <w:numPr>
          <w:ilvl w:val="0"/>
          <w:numId w:val="3"/>
        </w:numPr>
        <w:jc w:val="center"/>
        <w:rPr>
          <w:rFonts w:eastAsia="Arial" w:cs="Times New Roman"/>
        </w:rPr>
      </w:pPr>
      <w:r w:rsidRPr="00BC22DE">
        <w:rPr>
          <w:rFonts w:eastAsia="Arial" w:cs="Times New Roman"/>
        </w:rPr>
        <w:lastRenderedPageBreak/>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Petrowski, Sana Ben-Hamida: </w:t>
      </w:r>
      <w:r w:rsidRPr="00CF7C46">
        <w:rPr>
          <w:rFonts w:ascii="TimesNewRomanPSMT" w:eastAsia="Times New Roman" w:hAnsi="TimesNewRomanPSMT" w:cs="TimesNewRomanPSMT"/>
          <w:i/>
          <w:color w:val="auto"/>
          <w:kern w:val="0"/>
          <w:lang w:eastAsia="hu-HU" w:bidi="ar-SA"/>
        </w:rPr>
        <w:t>Evolutionary Algorithms</w:t>
      </w:r>
      <w:r w:rsidRPr="00CF7C46">
        <w:rPr>
          <w:rFonts w:ascii="TimesNewRomanPSMT" w:eastAsia="Times New Roman" w:hAnsi="TimesNewRomanPSMT" w:cs="TimesNewRomanPSMT"/>
          <w:color w:val="auto"/>
          <w:kern w:val="0"/>
          <w:lang w:eastAsia="hu-HU" w:bidi="ar-SA"/>
        </w:rPr>
        <w:t>, John Wiley and Sons, Inc., Hoboken,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Kahng, Sherief Reda: </w:t>
      </w:r>
      <w:r w:rsidRPr="00CF7C46">
        <w:rPr>
          <w:rFonts w:ascii="TimesNewRomanPSMT" w:eastAsia="Times New Roman" w:hAnsi="TimesNewRomanPSMT" w:cs="TimesNewRomanPSMT"/>
          <w:i/>
          <w:color w:val="auto"/>
          <w:kern w:val="0"/>
          <w:lang w:eastAsia="hu-HU" w:bidi="ar-SA"/>
        </w:rPr>
        <w:t>Match twice and stitch: a new TSP tour construction heuristic</w:t>
      </w:r>
      <w:r w:rsidRPr="00CF7C46">
        <w:rPr>
          <w:rFonts w:ascii="TimesNewRomanPSMT" w:eastAsia="Times New Roman" w:hAnsi="TimesNewRomanPSMT" w:cs="TimesNewRomanPSMT"/>
          <w:color w:val="auto"/>
          <w:kern w:val="0"/>
          <w:lang w:eastAsia="hu-HU" w:bidi="ar-SA"/>
        </w:rPr>
        <w:t>, Operations Research Letters.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Applegate, Robert E. Bixby, Vašek Chvátal, William Cook, Daniel G. Espinoza, Marcos Goycoolea, Keld Helsgaun: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[0b]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The Origin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r w:rsidRPr="00F246D5">
        <w:rPr>
          <w:rFonts w:ascii="TimesNewRomanPSMT" w:eastAsia="Times New Roman" w:hAnsi="TimesNewRomanPSMT" w:cs="TimesNewRomanPSMT"/>
          <w:color w:val="auto"/>
          <w:kern w:val="0"/>
          <w:lang w:eastAsia="hu-HU" w:bidi="ar-SA"/>
        </w:rPr>
        <w:t>Esra'a Alkafaween, Ahmad B. A. Hassanat</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Pr="00CF7C46">
        <w:rPr>
          <w:rFonts w:ascii="TimesNewRomanPSMT" w:eastAsia="Times New Roman" w:hAnsi="TimesNewRomanPSMT" w:cs="TimesNewRomanPSMT"/>
          <w:color w:val="auto"/>
          <w:kern w:val="0"/>
          <w:lang w:eastAsia="hu-HU" w:bidi="ar-SA"/>
        </w:rPr>
        <w:t xml:space="preserve">, </w:t>
      </w:r>
      <w:r w:rsidR="006B6D0A" w:rsidRPr="00CF7C46">
        <w:rPr>
          <w:rFonts w:ascii="TimesNewRomanPSMT" w:eastAsia="Times New Roman" w:hAnsi="TimesNewRomanPSMT" w:cs="TimesNewRomanPSMT"/>
          <w:color w:val="auto"/>
          <w:kern w:val="0"/>
          <w:lang w:eastAsia="hu-HU" w:bidi="ar-SA"/>
        </w:rPr>
        <w:t>ArXiv,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Fogel, L. J., Owens, A. J., Whals, M. J.: </w:t>
      </w:r>
      <w:r w:rsidRPr="00CF7C46">
        <w:rPr>
          <w:rFonts w:ascii="TimesNewRomanPSMT" w:eastAsia="Times New Roman" w:hAnsi="TimesNewRomanPSMT" w:cs="TimesNewRomanPSMT"/>
          <w:i/>
          <w:color w:val="auto"/>
          <w:kern w:val="0"/>
          <w:lang w:eastAsia="hu-HU" w:bidi="ar-SA"/>
        </w:rPr>
        <w:t>Artificial Intelligence through Simulated</w:t>
      </w:r>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Wiley,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Jean-Yves Potvin</w:t>
      </w:r>
      <w:r>
        <w:rPr>
          <w:rFonts w:ascii="TimesNewRomanPSMT" w:eastAsia="Times New Roman" w:hAnsi="TimesNewRomanPSMT" w:cs="TimesNewRomanPSMT"/>
          <w:color w:val="auto"/>
          <w:kern w:val="0"/>
          <w:lang w:eastAsia="hu-HU" w:bidi="ar-SA"/>
        </w:rPr>
        <w:t xml:space="preserve">, </w:t>
      </w:r>
      <w:r w:rsidRPr="00603117">
        <w:rPr>
          <w:rFonts w:ascii="TimesNewRomanPSMT" w:eastAsia="Times New Roman" w:hAnsi="TimesNewRomanPSMT" w:cs="TimesNewRomanPSMT"/>
          <w:i/>
          <w:color w:val="auto"/>
          <w:kern w:val="0"/>
          <w:lang w:eastAsia="hu-HU" w:bidi="ar-SA"/>
        </w:rPr>
        <w:t>Genetic algorithms for the traveling salesman problem</w:t>
      </w:r>
      <w:r>
        <w:rPr>
          <w:rFonts w:ascii="TimesNewRomanPSMT" w:eastAsia="Times New Roman" w:hAnsi="TimesNewRomanPSMT" w:cs="TimesNewRomanPSMT"/>
          <w:i/>
          <w:color w:val="auto"/>
          <w:kern w:val="0"/>
          <w:lang w:eastAsia="hu-HU" w:bidi="ar-SA"/>
        </w:rPr>
        <w:t xml:space="preserve">, </w:t>
      </w:r>
      <w:r w:rsidR="001A49A6" w:rsidRPr="001A49A6">
        <w:rPr>
          <w:rFonts w:ascii="TimesNewRomanPSMT" w:eastAsia="Times New Roman" w:hAnsi="TimesNewRomanPSMT" w:cs="TimesNewRomanPSMT"/>
          <w:color w:val="auto"/>
          <w:kern w:val="0"/>
          <w:lang w:eastAsia="hu-HU" w:bidi="ar-SA"/>
        </w:rPr>
        <w:t>Annals of Operations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J. J. Grefenstette, R. Gopa</w:t>
      </w:r>
      <w:r>
        <w:rPr>
          <w:rFonts w:ascii="TimesNewRomanPSMT" w:eastAsia="Times New Roman" w:hAnsi="TimesNewRomanPSMT" w:cs="TimesNewRomanPSMT"/>
          <w:color w:val="auto"/>
          <w:kern w:val="0"/>
          <w:lang w:eastAsia="hu-HU" w:bidi="ar-SA"/>
        </w:rPr>
        <w:t>l, B. J. Rosmaita, D. Van Gucht:</w:t>
      </w:r>
      <w:r w:rsidRPr="0051122F">
        <w:rPr>
          <w:rFonts w:ascii="TimesNewRomanPSMT" w:eastAsia="Times New Roman" w:hAnsi="TimesNewRomanPSMT" w:cs="TimesNewRomanPSMT"/>
          <w:color w:val="auto"/>
          <w:kern w:val="0"/>
          <w:lang w:eastAsia="hu-HU" w:bidi="ar-SA"/>
        </w:rPr>
        <w:t xml:space="preserve"> </w:t>
      </w:r>
      <w:r w:rsidRPr="0051122F">
        <w:rPr>
          <w:rFonts w:ascii="TimesNewRomanPSMT" w:eastAsia="Times New Roman" w:hAnsi="TimesNewRomanPSMT" w:cs="TimesNewRomanPSMT"/>
          <w:i/>
          <w:color w:val="auto"/>
          <w:kern w:val="0"/>
          <w:lang w:eastAsia="hu-HU" w:bidi="ar-SA"/>
        </w:rPr>
        <w:t>Genetic algorithms</w:t>
      </w:r>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Proceedings of the 1st International Conference on Genetic Algorithms, Mahwah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Hatwágner,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[3b] Hibernate</w:t>
      </w:r>
    </w:p>
    <w:p w14:paraId="474F0B41" w14:textId="65663421" w:rsidR="007D1475" w:rsidRPr="00CF7C46" w:rsidRDefault="004F3A1A" w:rsidP="00CF7C46">
      <w:pPr>
        <w:pStyle w:val="SzDSzvegTrzs"/>
        <w:rPr>
          <w:rFonts w:ascii="TimesNewRomanPSMT" w:eastAsia="Times New Roman" w:hAnsi="TimesNewRomanPSMT" w:cs="TimesNewRomanPSMT"/>
          <w:color w:val="auto"/>
          <w:kern w:val="0"/>
          <w:lang w:eastAsia="hu-HU" w:bidi="ar-SA"/>
        </w:rPr>
      </w:pPr>
      <w:hyperlink r:id="rId33"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Adaptation in Natural and Artificial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Press, Ann Arbor,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r w:rsidRPr="00D942FD">
        <w:rPr>
          <w:rFonts w:ascii="TimesNewRomanPSMT" w:eastAsia="Times New Roman" w:hAnsi="TimesNewRomanPSMT" w:cs="TimesNewRomanPSMT"/>
          <w:color w:val="auto"/>
          <w:kern w:val="0"/>
          <w:lang w:eastAsia="hu-HU" w:bidi="ar-SA"/>
        </w:rPr>
        <w:t>Krunoslav Puljic´ and Robert Manger</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Comparison of eight evolutionary crossover operators for the vehicle routing problem, Mathematical Communications</w:t>
      </w:r>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4F3A1A" w:rsidP="005A595B">
      <w:pPr>
        <w:pStyle w:val="SzDSzvegTrzs"/>
      </w:pPr>
      <w:hyperlink r:id="rId34"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4F3A1A" w:rsidP="005A595B">
      <w:pPr>
        <w:pStyle w:val="SzDSzvegTrzs"/>
      </w:pPr>
      <w:hyperlink r:id="rId35"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[4e] Maven</w:t>
      </w:r>
    </w:p>
    <w:p w14:paraId="3EB403C2" w14:textId="7DEDF2CB" w:rsidR="00724C40" w:rsidRDefault="004F3A1A" w:rsidP="005A595B">
      <w:pPr>
        <w:pStyle w:val="SzDSzvegTrzs"/>
        <w:rPr>
          <w:rFonts w:ascii="TimesNewRomanPSMT" w:eastAsia="Times New Roman" w:hAnsi="TimesNewRomanPSMT" w:cs="TimesNewRomanPSMT"/>
          <w:color w:val="auto"/>
          <w:kern w:val="0"/>
          <w:lang w:eastAsia="hu-HU" w:bidi="ar-SA"/>
        </w:rPr>
      </w:pPr>
      <w:hyperlink r:id="rId36"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An introduction to Genetic Alogrithms</w:t>
      </w:r>
      <w:r w:rsidRPr="006420F7">
        <w:rPr>
          <w:rFonts w:ascii="TimesNewRomanPSMT" w:eastAsia="Times New Roman" w:hAnsi="TimesNewRomanPSMT" w:cs="TimesNewRomanPSMT"/>
          <w:color w:val="auto"/>
          <w:kern w:val="0"/>
          <w:lang w:eastAsia="hu-HU" w:bidi="ar-SA"/>
        </w:rPr>
        <w:t>, A Bradford Book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r w:rsidRPr="00DB2916">
        <w:rPr>
          <w:rFonts w:ascii="TimesNewRomanPSMT" w:eastAsia="Times New Roman" w:hAnsi="TimesNewRomanPSMT" w:cs="TimesNewRomanPSMT"/>
          <w:color w:val="auto"/>
          <w:kern w:val="0"/>
          <w:lang w:eastAsia="hu-HU" w:bidi="ar-SA"/>
        </w:rPr>
        <w:t>Nicos Christofides</w:t>
      </w:r>
      <w:r>
        <w:rPr>
          <w:rFonts w:ascii="TimesNewRomanPSMT" w:eastAsia="Times New Roman" w:hAnsi="TimesNewRomanPSMT" w:cs="TimesNewRomanPSMT"/>
          <w:color w:val="auto"/>
          <w:kern w:val="0"/>
          <w:lang w:eastAsia="hu-HU" w:bidi="ar-SA"/>
        </w:rPr>
        <w:t xml:space="preserve">: </w:t>
      </w:r>
      <w:r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395CFD">
        <w:rPr>
          <w:rFonts w:ascii="TimesNewRomanPSMT" w:eastAsia="Times New Roman" w:hAnsi="TimesNewRomanPSMT" w:cs="TimesNewRomanPSMT"/>
          <w:i/>
          <w:color w:val="auto"/>
          <w:kern w:val="0"/>
          <w:lang w:eastAsia="hu-HU" w:bidi="ar-SA"/>
        </w:rPr>
        <w:t xml:space="preserve">, </w:t>
      </w:r>
      <w:r w:rsidR="00395CFD" w:rsidRPr="00395CFD">
        <w:rPr>
          <w:rFonts w:ascii="TimesNewRomanPSMT" w:eastAsia="Times New Roman" w:hAnsi="TimesNewRomanPSMT" w:cs="TimesNewRomanPSMT"/>
          <w:i/>
          <w:color w:val="auto"/>
          <w:kern w:val="0"/>
          <w:lang w:eastAsia="hu-HU" w:bidi="ar-SA"/>
        </w:rPr>
        <w:t>Report 388,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Rechenberg</w:t>
      </w:r>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i/>
          <w:color w:val="auto"/>
          <w:kern w:val="0"/>
          <w:lang w:eastAsia="hu-HU" w:bidi="ar-SA"/>
        </w:rPr>
        <w:t>Cybernetic solution path of an experimental problem</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Royal Aircraft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Rechenberg, I.: </w:t>
      </w:r>
      <w:r>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Pr>
          <w:rFonts w:ascii="TimesNewRomanPSMT" w:eastAsia="Times New Roman" w:hAnsi="TimesNewRomanPSMT" w:cs="TimesNewRomanPSMT"/>
          <w:color w:val="auto"/>
          <w:kern w:val="0"/>
          <w:lang w:eastAsia="hu-HU" w:bidi="ar-SA"/>
        </w:rPr>
        <w:t>, Fromman-Holzboog,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Scott Chacon,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Pro Git</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Sivanandam, S.N., Deepa, S. N.: </w:t>
      </w:r>
      <w:r w:rsidRPr="00FB32D9">
        <w:rPr>
          <w:i/>
          <w:lang w:eastAsia="hu-HU" w:bidi="ar-SA"/>
        </w:rPr>
        <w:t>Introduction to Genetic Algorithms</w:t>
      </w:r>
      <w:r>
        <w:rPr>
          <w:i/>
          <w:lang w:eastAsia="hu-HU" w:bidi="ar-SA"/>
        </w:rPr>
        <w:t xml:space="preserve">, </w:t>
      </w:r>
      <w:r w:rsidRPr="00FB32D9">
        <w:rPr>
          <w:lang w:eastAsia="hu-HU" w:bidi="ar-SA"/>
        </w:rPr>
        <w:t>Springer-Verlag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r w:rsidR="000E6345" w:rsidRPr="000E6345">
        <w:rPr>
          <w:i/>
        </w:rPr>
        <w:t>Genetikus algoritmusok</w:t>
      </w:r>
      <w:r w:rsidR="000E6345">
        <w:rPr>
          <w:lang w:eastAsia="hu-HU" w:bidi="ar-SA"/>
        </w:rPr>
        <w:t>, Typotex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4F3A1A" w:rsidP="00416A6F">
      <w:pPr>
        <w:pStyle w:val="SzDSzvegTrzs"/>
        <w:rPr>
          <w:rFonts w:ascii="TimesNewRomanPSMT" w:eastAsia="Times New Roman" w:hAnsi="TimesNewRomanPSMT" w:cs="TimesNewRomanPSMT"/>
          <w:color w:val="auto"/>
          <w:kern w:val="0"/>
          <w:lang w:eastAsia="hu-HU" w:bidi="ar-SA"/>
        </w:rPr>
      </w:pPr>
      <w:hyperlink r:id="rId37"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Konferencia-kiadvány-beli</w:t>
      </w:r>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38"/>
      <w:footerReference w:type="default" r:id="rId39"/>
      <w:headerReference w:type="first" r:id="rId40"/>
      <w:footerReference w:type="first" r:id="rId41"/>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iklós Hatwagner" w:date="2019-03-13T10:35:00Z" w:initials="MH">
    <w:p w14:paraId="01E1FFD6" w14:textId="77777777" w:rsidR="004F3A1A" w:rsidRDefault="004F3A1A">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4F3A1A" w:rsidRDefault="004F3A1A"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4F3A1A" w:rsidRDefault="004F3A1A"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4F3A1A" w:rsidRDefault="004F3A1A"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2E905" w14:textId="77777777" w:rsidR="005359E8" w:rsidRDefault="005359E8">
      <w:r>
        <w:separator/>
      </w:r>
    </w:p>
  </w:endnote>
  <w:endnote w:type="continuationSeparator" w:id="0">
    <w:p w14:paraId="7F017F6A" w14:textId="77777777" w:rsidR="005359E8" w:rsidRDefault="00535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4F3A1A" w:rsidRDefault="004F3A1A" w:rsidP="0073275F">
    <w:pPr>
      <w:pStyle w:val="llb"/>
    </w:pPr>
  </w:p>
  <w:p w14:paraId="27D67B4F" w14:textId="77777777" w:rsidR="004F3A1A" w:rsidRDefault="004F3A1A"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1630C6BD" w:rsidR="004F3A1A" w:rsidRDefault="004F3A1A" w:rsidP="00D029CD">
        <w:pPr>
          <w:pStyle w:val="llb"/>
          <w:spacing w:before="240"/>
          <w:jc w:val="center"/>
        </w:pPr>
        <w:r>
          <w:fldChar w:fldCharType="begin"/>
        </w:r>
        <w:r>
          <w:instrText>PAGE   \* MERGEFORMAT</w:instrText>
        </w:r>
        <w:r>
          <w:fldChar w:fldCharType="separate"/>
        </w:r>
        <w:r w:rsidR="004A14D8">
          <w:rPr>
            <w:noProof/>
          </w:rPr>
          <w:t>33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35A29C26" w:rsidR="004F3A1A" w:rsidRDefault="004F3A1A">
        <w:pPr>
          <w:pStyle w:val="llb"/>
          <w:jc w:val="center"/>
        </w:pPr>
        <w:r>
          <w:fldChar w:fldCharType="begin"/>
        </w:r>
        <w:r>
          <w:instrText>PAGE   \* MERGEFORMAT</w:instrText>
        </w:r>
        <w:r>
          <w:fldChar w:fldCharType="separate"/>
        </w:r>
        <w:r w:rsidR="004A14D8">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D3D89" w14:textId="77777777" w:rsidR="005359E8" w:rsidRDefault="005359E8">
      <w:r>
        <w:separator/>
      </w:r>
    </w:p>
  </w:footnote>
  <w:footnote w:type="continuationSeparator" w:id="0">
    <w:p w14:paraId="10577065" w14:textId="77777777" w:rsidR="005359E8" w:rsidRDefault="005359E8">
      <w:r>
        <w:continuationSeparator/>
      </w:r>
    </w:p>
  </w:footnote>
  <w:footnote w:id="1">
    <w:p w14:paraId="76CEA140" w14:textId="56DECED1" w:rsidR="004F3A1A" w:rsidRDefault="004F3A1A"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4F3A1A" w:rsidRPr="00AE5E95" w:rsidRDefault="004F3A1A"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4F3A1A" w:rsidRPr="0073275F" w:rsidRDefault="004F3A1A"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03254B1E"/>
    <w:multiLevelType w:val="hybridMultilevel"/>
    <w:tmpl w:val="E38E5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6"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8"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7"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0"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C625FBA"/>
    <w:multiLevelType w:val="hybridMultilevel"/>
    <w:tmpl w:val="6192A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27"/>
  </w:num>
  <w:num w:numId="6">
    <w:abstractNumId w:val="3"/>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6"/>
  </w:num>
  <w:num w:numId="13">
    <w:abstractNumId w:val="16"/>
  </w:num>
  <w:num w:numId="14">
    <w:abstractNumId w:val="11"/>
  </w:num>
  <w:num w:numId="15">
    <w:abstractNumId w:val="18"/>
  </w:num>
  <w:num w:numId="16">
    <w:abstractNumId w:val="26"/>
  </w:num>
  <w:num w:numId="17">
    <w:abstractNumId w:val="8"/>
  </w:num>
  <w:num w:numId="18">
    <w:abstractNumId w:val="12"/>
  </w:num>
  <w:num w:numId="19">
    <w:abstractNumId w:val="9"/>
  </w:num>
  <w:num w:numId="20">
    <w:abstractNumId w:val="19"/>
  </w:num>
  <w:num w:numId="21">
    <w:abstractNumId w:val="7"/>
  </w:num>
  <w:num w:numId="22">
    <w:abstractNumId w:val="29"/>
  </w:num>
  <w:num w:numId="23">
    <w:abstractNumId w:val="6"/>
  </w:num>
  <w:num w:numId="24">
    <w:abstractNumId w:val="10"/>
  </w:num>
  <w:num w:numId="25">
    <w:abstractNumId w:val="5"/>
  </w:num>
  <w:num w:numId="26">
    <w:abstractNumId w:val="1"/>
  </w:num>
  <w:num w:numId="27">
    <w:abstractNumId w:val="1"/>
  </w:num>
  <w:num w:numId="28">
    <w:abstractNumId w:val="22"/>
  </w:num>
  <w:num w:numId="29">
    <w:abstractNumId w:val="28"/>
  </w:num>
  <w:num w:numId="30">
    <w:abstractNumId w:val="17"/>
  </w:num>
  <w:num w:numId="31">
    <w:abstractNumId w:val="14"/>
  </w:num>
  <w:num w:numId="32">
    <w:abstractNumId w:val="20"/>
  </w:num>
  <w:num w:numId="33">
    <w:abstractNumId w:val="21"/>
  </w:num>
  <w:num w:numId="34">
    <w:abstractNumId w:val="24"/>
  </w:num>
  <w:num w:numId="35">
    <w:abstractNumId w:val="25"/>
  </w:num>
  <w:num w:numId="36">
    <w:abstractNumId w:val="4"/>
  </w:num>
  <w:num w:numId="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44E9B"/>
    <w:rsid w:val="0005157C"/>
    <w:rsid w:val="00056C68"/>
    <w:rsid w:val="00064C46"/>
    <w:rsid w:val="00066212"/>
    <w:rsid w:val="00067EE1"/>
    <w:rsid w:val="000758F6"/>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51C0"/>
    <w:rsid w:val="0017638D"/>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530A"/>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A597F"/>
    <w:rsid w:val="002C01B4"/>
    <w:rsid w:val="002C38B2"/>
    <w:rsid w:val="002D13C9"/>
    <w:rsid w:val="002D1CC6"/>
    <w:rsid w:val="002D5A64"/>
    <w:rsid w:val="002D65A8"/>
    <w:rsid w:val="002D797A"/>
    <w:rsid w:val="002F0110"/>
    <w:rsid w:val="003106A9"/>
    <w:rsid w:val="00316512"/>
    <w:rsid w:val="00316734"/>
    <w:rsid w:val="003214A9"/>
    <w:rsid w:val="00322A29"/>
    <w:rsid w:val="00330C3F"/>
    <w:rsid w:val="00334B28"/>
    <w:rsid w:val="00342F4A"/>
    <w:rsid w:val="00344AA1"/>
    <w:rsid w:val="003451D1"/>
    <w:rsid w:val="00353203"/>
    <w:rsid w:val="00361CE9"/>
    <w:rsid w:val="00362722"/>
    <w:rsid w:val="0036420E"/>
    <w:rsid w:val="0036456D"/>
    <w:rsid w:val="00365E77"/>
    <w:rsid w:val="003709BE"/>
    <w:rsid w:val="00372662"/>
    <w:rsid w:val="00375E2A"/>
    <w:rsid w:val="00377123"/>
    <w:rsid w:val="0037779B"/>
    <w:rsid w:val="00382CE3"/>
    <w:rsid w:val="00394327"/>
    <w:rsid w:val="00395CFD"/>
    <w:rsid w:val="003A09F4"/>
    <w:rsid w:val="003A2419"/>
    <w:rsid w:val="003A2593"/>
    <w:rsid w:val="003A3A53"/>
    <w:rsid w:val="003B0636"/>
    <w:rsid w:val="003C063B"/>
    <w:rsid w:val="003C5913"/>
    <w:rsid w:val="003C63A1"/>
    <w:rsid w:val="003E0223"/>
    <w:rsid w:val="003E2220"/>
    <w:rsid w:val="003E337F"/>
    <w:rsid w:val="003E524D"/>
    <w:rsid w:val="003E6D50"/>
    <w:rsid w:val="003F0768"/>
    <w:rsid w:val="003F4B1D"/>
    <w:rsid w:val="003F703B"/>
    <w:rsid w:val="00400651"/>
    <w:rsid w:val="00403FF2"/>
    <w:rsid w:val="00416A6F"/>
    <w:rsid w:val="004208E9"/>
    <w:rsid w:val="00420E9F"/>
    <w:rsid w:val="00422478"/>
    <w:rsid w:val="00423A1A"/>
    <w:rsid w:val="004309A1"/>
    <w:rsid w:val="0043136B"/>
    <w:rsid w:val="004344FB"/>
    <w:rsid w:val="00434D12"/>
    <w:rsid w:val="0043667A"/>
    <w:rsid w:val="00442D72"/>
    <w:rsid w:val="004443D2"/>
    <w:rsid w:val="004602EE"/>
    <w:rsid w:val="00461DD8"/>
    <w:rsid w:val="00464F27"/>
    <w:rsid w:val="0046616B"/>
    <w:rsid w:val="0047031B"/>
    <w:rsid w:val="00471433"/>
    <w:rsid w:val="00472C12"/>
    <w:rsid w:val="00476A5B"/>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9BB"/>
    <w:rsid w:val="004F0C22"/>
    <w:rsid w:val="004F3504"/>
    <w:rsid w:val="004F3A1A"/>
    <w:rsid w:val="00500CC1"/>
    <w:rsid w:val="00502368"/>
    <w:rsid w:val="00503FB5"/>
    <w:rsid w:val="0050667F"/>
    <w:rsid w:val="0051122F"/>
    <w:rsid w:val="005122D2"/>
    <w:rsid w:val="005165D1"/>
    <w:rsid w:val="00522DDB"/>
    <w:rsid w:val="00525FDC"/>
    <w:rsid w:val="005348A9"/>
    <w:rsid w:val="005359E8"/>
    <w:rsid w:val="0053741F"/>
    <w:rsid w:val="00542021"/>
    <w:rsid w:val="005429AD"/>
    <w:rsid w:val="0054711A"/>
    <w:rsid w:val="00547699"/>
    <w:rsid w:val="005508C4"/>
    <w:rsid w:val="00557DAC"/>
    <w:rsid w:val="0056418B"/>
    <w:rsid w:val="00566975"/>
    <w:rsid w:val="00575008"/>
    <w:rsid w:val="00580F03"/>
    <w:rsid w:val="00593A14"/>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F061A"/>
    <w:rsid w:val="0060285D"/>
    <w:rsid w:val="00603117"/>
    <w:rsid w:val="00607D1F"/>
    <w:rsid w:val="00617CE9"/>
    <w:rsid w:val="0062083B"/>
    <w:rsid w:val="00620F6F"/>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5C54"/>
    <w:rsid w:val="00697167"/>
    <w:rsid w:val="00697E8B"/>
    <w:rsid w:val="006A2556"/>
    <w:rsid w:val="006B0009"/>
    <w:rsid w:val="006B1391"/>
    <w:rsid w:val="006B57C3"/>
    <w:rsid w:val="006B5EC4"/>
    <w:rsid w:val="006B5F1E"/>
    <w:rsid w:val="006B6D0A"/>
    <w:rsid w:val="006B7B62"/>
    <w:rsid w:val="006C45AE"/>
    <w:rsid w:val="006D19A9"/>
    <w:rsid w:val="006D3FEB"/>
    <w:rsid w:val="006D3FF4"/>
    <w:rsid w:val="006E0108"/>
    <w:rsid w:val="006E17B1"/>
    <w:rsid w:val="006E1BFF"/>
    <w:rsid w:val="006F2696"/>
    <w:rsid w:val="006F4F41"/>
    <w:rsid w:val="006F6DD8"/>
    <w:rsid w:val="00704C78"/>
    <w:rsid w:val="0071110C"/>
    <w:rsid w:val="007135EA"/>
    <w:rsid w:val="007204E8"/>
    <w:rsid w:val="00724C40"/>
    <w:rsid w:val="00727B48"/>
    <w:rsid w:val="0073275F"/>
    <w:rsid w:val="00740B83"/>
    <w:rsid w:val="00762EBD"/>
    <w:rsid w:val="00771BB6"/>
    <w:rsid w:val="007768C8"/>
    <w:rsid w:val="00780792"/>
    <w:rsid w:val="007825CC"/>
    <w:rsid w:val="0079060F"/>
    <w:rsid w:val="00792D1E"/>
    <w:rsid w:val="0079417C"/>
    <w:rsid w:val="00795C3F"/>
    <w:rsid w:val="0079649A"/>
    <w:rsid w:val="00797A7E"/>
    <w:rsid w:val="007A29A2"/>
    <w:rsid w:val="007B090B"/>
    <w:rsid w:val="007B15C9"/>
    <w:rsid w:val="007B4DA3"/>
    <w:rsid w:val="007B6BF6"/>
    <w:rsid w:val="007B7C7E"/>
    <w:rsid w:val="007C5DF4"/>
    <w:rsid w:val="007D0197"/>
    <w:rsid w:val="007D1475"/>
    <w:rsid w:val="007D1CA6"/>
    <w:rsid w:val="007D56D0"/>
    <w:rsid w:val="007E2480"/>
    <w:rsid w:val="007E2A02"/>
    <w:rsid w:val="007E5755"/>
    <w:rsid w:val="007F0190"/>
    <w:rsid w:val="007F07FC"/>
    <w:rsid w:val="007F30FD"/>
    <w:rsid w:val="007F6D1F"/>
    <w:rsid w:val="007F7567"/>
    <w:rsid w:val="0080451B"/>
    <w:rsid w:val="008049B6"/>
    <w:rsid w:val="00806924"/>
    <w:rsid w:val="00811A84"/>
    <w:rsid w:val="00813A4C"/>
    <w:rsid w:val="008161EF"/>
    <w:rsid w:val="00823189"/>
    <w:rsid w:val="008272CE"/>
    <w:rsid w:val="008356ED"/>
    <w:rsid w:val="00836868"/>
    <w:rsid w:val="00836B56"/>
    <w:rsid w:val="0083723F"/>
    <w:rsid w:val="008377C7"/>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A296C"/>
    <w:rsid w:val="008A35BA"/>
    <w:rsid w:val="008A6B26"/>
    <w:rsid w:val="008A6E82"/>
    <w:rsid w:val="008A6FFC"/>
    <w:rsid w:val="008B1986"/>
    <w:rsid w:val="008B26A4"/>
    <w:rsid w:val="008C6A02"/>
    <w:rsid w:val="008D4EEE"/>
    <w:rsid w:val="008D4FFC"/>
    <w:rsid w:val="008E1C54"/>
    <w:rsid w:val="008E3319"/>
    <w:rsid w:val="008F3D72"/>
    <w:rsid w:val="00901EC7"/>
    <w:rsid w:val="00916C73"/>
    <w:rsid w:val="009214F7"/>
    <w:rsid w:val="00935BA9"/>
    <w:rsid w:val="009360BB"/>
    <w:rsid w:val="00947C48"/>
    <w:rsid w:val="009529FD"/>
    <w:rsid w:val="00957123"/>
    <w:rsid w:val="00961A26"/>
    <w:rsid w:val="00974A5B"/>
    <w:rsid w:val="00975BB4"/>
    <w:rsid w:val="00977AAF"/>
    <w:rsid w:val="009849D3"/>
    <w:rsid w:val="0098571B"/>
    <w:rsid w:val="00986E78"/>
    <w:rsid w:val="009912BA"/>
    <w:rsid w:val="00993E37"/>
    <w:rsid w:val="009A77B2"/>
    <w:rsid w:val="009B26C3"/>
    <w:rsid w:val="009B33CF"/>
    <w:rsid w:val="009B5C83"/>
    <w:rsid w:val="009B6237"/>
    <w:rsid w:val="009B6CFF"/>
    <w:rsid w:val="009C1B84"/>
    <w:rsid w:val="009C24C1"/>
    <w:rsid w:val="009D197D"/>
    <w:rsid w:val="009D299B"/>
    <w:rsid w:val="009D68A5"/>
    <w:rsid w:val="009D6D9B"/>
    <w:rsid w:val="009E0501"/>
    <w:rsid w:val="009E36E1"/>
    <w:rsid w:val="009E68ED"/>
    <w:rsid w:val="009E7D4A"/>
    <w:rsid w:val="009F22DC"/>
    <w:rsid w:val="009F7AF5"/>
    <w:rsid w:val="00A02C6C"/>
    <w:rsid w:val="00A0656E"/>
    <w:rsid w:val="00A12152"/>
    <w:rsid w:val="00A13306"/>
    <w:rsid w:val="00A14B1C"/>
    <w:rsid w:val="00A15012"/>
    <w:rsid w:val="00A212FF"/>
    <w:rsid w:val="00A22369"/>
    <w:rsid w:val="00A42589"/>
    <w:rsid w:val="00A43CAE"/>
    <w:rsid w:val="00A43FC2"/>
    <w:rsid w:val="00A46F10"/>
    <w:rsid w:val="00A60224"/>
    <w:rsid w:val="00A65ABF"/>
    <w:rsid w:val="00A808E6"/>
    <w:rsid w:val="00A86103"/>
    <w:rsid w:val="00A86185"/>
    <w:rsid w:val="00A86939"/>
    <w:rsid w:val="00A9008E"/>
    <w:rsid w:val="00A902D9"/>
    <w:rsid w:val="00A91CBB"/>
    <w:rsid w:val="00A9281C"/>
    <w:rsid w:val="00A92DA9"/>
    <w:rsid w:val="00AA03C2"/>
    <w:rsid w:val="00AA3925"/>
    <w:rsid w:val="00AA6989"/>
    <w:rsid w:val="00AB0E5E"/>
    <w:rsid w:val="00AB605E"/>
    <w:rsid w:val="00AC0884"/>
    <w:rsid w:val="00AC3D3B"/>
    <w:rsid w:val="00AD04A2"/>
    <w:rsid w:val="00AD7584"/>
    <w:rsid w:val="00AE194A"/>
    <w:rsid w:val="00AE5E95"/>
    <w:rsid w:val="00AE72AD"/>
    <w:rsid w:val="00AF052F"/>
    <w:rsid w:val="00AF1BFC"/>
    <w:rsid w:val="00B040CB"/>
    <w:rsid w:val="00B06F15"/>
    <w:rsid w:val="00B1123A"/>
    <w:rsid w:val="00B13F2B"/>
    <w:rsid w:val="00B16D4F"/>
    <w:rsid w:val="00B25AA7"/>
    <w:rsid w:val="00B265D8"/>
    <w:rsid w:val="00B31BB3"/>
    <w:rsid w:val="00B606F7"/>
    <w:rsid w:val="00B64B46"/>
    <w:rsid w:val="00B65BD3"/>
    <w:rsid w:val="00B73372"/>
    <w:rsid w:val="00B77F87"/>
    <w:rsid w:val="00B800E5"/>
    <w:rsid w:val="00B80CC3"/>
    <w:rsid w:val="00B82100"/>
    <w:rsid w:val="00B849A7"/>
    <w:rsid w:val="00B90777"/>
    <w:rsid w:val="00B91952"/>
    <w:rsid w:val="00B92F48"/>
    <w:rsid w:val="00BA7DB8"/>
    <w:rsid w:val="00BB1A17"/>
    <w:rsid w:val="00BB56A2"/>
    <w:rsid w:val="00BC0A6A"/>
    <w:rsid w:val="00BC22DE"/>
    <w:rsid w:val="00BC46D3"/>
    <w:rsid w:val="00BD186B"/>
    <w:rsid w:val="00BD516A"/>
    <w:rsid w:val="00BD5D0F"/>
    <w:rsid w:val="00BD7633"/>
    <w:rsid w:val="00BE20BF"/>
    <w:rsid w:val="00BF0E4A"/>
    <w:rsid w:val="00BF6D54"/>
    <w:rsid w:val="00C008B9"/>
    <w:rsid w:val="00C24A56"/>
    <w:rsid w:val="00C273A7"/>
    <w:rsid w:val="00C339B4"/>
    <w:rsid w:val="00C44965"/>
    <w:rsid w:val="00C50475"/>
    <w:rsid w:val="00C54E5F"/>
    <w:rsid w:val="00C64E0A"/>
    <w:rsid w:val="00C674C7"/>
    <w:rsid w:val="00C7035A"/>
    <w:rsid w:val="00C7087E"/>
    <w:rsid w:val="00C719B7"/>
    <w:rsid w:val="00C73E44"/>
    <w:rsid w:val="00C75B4D"/>
    <w:rsid w:val="00C75C7F"/>
    <w:rsid w:val="00C76B49"/>
    <w:rsid w:val="00C833E2"/>
    <w:rsid w:val="00C92D3F"/>
    <w:rsid w:val="00C935DF"/>
    <w:rsid w:val="00C95EB0"/>
    <w:rsid w:val="00CA4205"/>
    <w:rsid w:val="00CB56CB"/>
    <w:rsid w:val="00CB7A9A"/>
    <w:rsid w:val="00CE6F15"/>
    <w:rsid w:val="00CF26BC"/>
    <w:rsid w:val="00CF2EBC"/>
    <w:rsid w:val="00CF467B"/>
    <w:rsid w:val="00CF6C7C"/>
    <w:rsid w:val="00CF7C46"/>
    <w:rsid w:val="00D029CD"/>
    <w:rsid w:val="00D04A28"/>
    <w:rsid w:val="00D05D67"/>
    <w:rsid w:val="00D15BA0"/>
    <w:rsid w:val="00D17110"/>
    <w:rsid w:val="00D21024"/>
    <w:rsid w:val="00D217CF"/>
    <w:rsid w:val="00D22843"/>
    <w:rsid w:val="00D34853"/>
    <w:rsid w:val="00D4780C"/>
    <w:rsid w:val="00D55B12"/>
    <w:rsid w:val="00D55B55"/>
    <w:rsid w:val="00D56C48"/>
    <w:rsid w:val="00D5727D"/>
    <w:rsid w:val="00D60E6C"/>
    <w:rsid w:val="00D618FA"/>
    <w:rsid w:val="00D6251E"/>
    <w:rsid w:val="00D768F0"/>
    <w:rsid w:val="00D82F52"/>
    <w:rsid w:val="00D9066A"/>
    <w:rsid w:val="00D92BE3"/>
    <w:rsid w:val="00D942FD"/>
    <w:rsid w:val="00DA1AAF"/>
    <w:rsid w:val="00DA20FD"/>
    <w:rsid w:val="00DA2992"/>
    <w:rsid w:val="00DB2916"/>
    <w:rsid w:val="00DB400D"/>
    <w:rsid w:val="00DB7FD1"/>
    <w:rsid w:val="00DC0B2A"/>
    <w:rsid w:val="00DD15FD"/>
    <w:rsid w:val="00DD3948"/>
    <w:rsid w:val="00DD7401"/>
    <w:rsid w:val="00DE35C6"/>
    <w:rsid w:val="00DE3942"/>
    <w:rsid w:val="00DF1035"/>
    <w:rsid w:val="00DF1AE1"/>
    <w:rsid w:val="00DF1BD5"/>
    <w:rsid w:val="00DF3B86"/>
    <w:rsid w:val="00DF651E"/>
    <w:rsid w:val="00E024C5"/>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A1090"/>
    <w:rsid w:val="00EA4D4E"/>
    <w:rsid w:val="00EC05D0"/>
    <w:rsid w:val="00EC3C9F"/>
    <w:rsid w:val="00ED184A"/>
    <w:rsid w:val="00ED2750"/>
    <w:rsid w:val="00ED4E6E"/>
    <w:rsid w:val="00ED72A5"/>
    <w:rsid w:val="00EE195D"/>
    <w:rsid w:val="00EE3CF3"/>
    <w:rsid w:val="00EF00B8"/>
    <w:rsid w:val="00EF35C0"/>
    <w:rsid w:val="00EF5D62"/>
    <w:rsid w:val="00EF6835"/>
    <w:rsid w:val="00F01AA5"/>
    <w:rsid w:val="00F04E21"/>
    <w:rsid w:val="00F05408"/>
    <w:rsid w:val="00F066DB"/>
    <w:rsid w:val="00F100F4"/>
    <w:rsid w:val="00F11F42"/>
    <w:rsid w:val="00F21165"/>
    <w:rsid w:val="00F22B30"/>
    <w:rsid w:val="00F246D5"/>
    <w:rsid w:val="00F2499F"/>
    <w:rsid w:val="00F3264A"/>
    <w:rsid w:val="00F35146"/>
    <w:rsid w:val="00F37A97"/>
    <w:rsid w:val="00F434EE"/>
    <w:rsid w:val="00F447DE"/>
    <w:rsid w:val="00F45192"/>
    <w:rsid w:val="00F468EB"/>
    <w:rsid w:val="00F631F2"/>
    <w:rsid w:val="00F756DB"/>
    <w:rsid w:val="00F77343"/>
    <w:rsid w:val="00F81E7E"/>
    <w:rsid w:val="00F8398A"/>
    <w:rsid w:val="00F87C55"/>
    <w:rsid w:val="00F921B6"/>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developer.mozilla.org/hu/docs/Web/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image" Target="media/image17.png"/><Relationship Id="rId37" Type="http://schemas.openxmlformats.org/officeDocument/2006/relationships/hyperlink" Target="https://hu.wikipedia.org/wiki/Verzi%C3%B3kezel%C3%A9s"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ww.w3.org/" TargetMode="External"/><Relationship Id="rId28" Type="http://schemas.openxmlformats.org/officeDocument/2006/relationships/hyperlink" Target="https://tomcat.apache.org/download-90.cgi" TargetMode="External"/><Relationship Id="rId36" Type="http://schemas.openxmlformats.org/officeDocument/2006/relationships/hyperlink" Target="https://maven.apache.org/pom.html"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HerenkovicsA/szkdga" TargetMode="External"/><Relationship Id="rId27" Type="http://schemas.openxmlformats.org/officeDocument/2006/relationships/hyperlink" Target="https://www.postgresql.org/download" TargetMode="External"/><Relationship Id="rId30" Type="http://schemas.openxmlformats.org/officeDocument/2006/relationships/image" Target="media/image15.png"/><Relationship Id="rId35" Type="http://schemas.openxmlformats.org/officeDocument/2006/relationships/hyperlink" Target="https://developer.mozilla.org/hu/docs/Web/JavaScript" TargetMode="Externa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hyperlink" Target="https://docs.jboss.org/hibernate/orm/5.2/userguide/html_single/Hibernate_User_Guide.html"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6EE427C6-008B-4079-8AB1-C9DF773A2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4792</TotalTime>
  <Pages>46</Pages>
  <Words>7260</Words>
  <Characters>50101</Characters>
  <Application>Microsoft Office Word</Application>
  <DocSecurity>0</DocSecurity>
  <Lines>417</Lines>
  <Paragraphs>114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cp:lastPrinted>2019-02-09T12:08:00Z</cp:lastPrinted>
  <dcterms:created xsi:type="dcterms:W3CDTF">2019-03-30T16:54:00Z</dcterms:created>
  <dcterms:modified xsi:type="dcterms:W3CDTF">2019-04-07T17:23:00Z</dcterms:modified>
</cp:coreProperties>
</file>