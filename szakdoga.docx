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65216" behindDoc="1" locked="0" layoutInCell="1" allowOverlap="1" wp14:anchorId="500E2875" wp14:editId="5B07D4AD">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A8F4BD" id="Group 9" o:spid="_x0000_s1026" style="position:absolute;margin-left:.8pt;margin-top:6.8pt;width:437.9pt;height:69.7pt;z-index:-251851264"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01001F29" w14:textId="0AE437D9" w:rsidR="0044176A" w:rsidRDefault="00DA20FD">
      <w:pPr>
        <w:spacing w:before="1701" w:line="252" w:lineRule="auto"/>
        <w:jc w:val="center"/>
        <w:rPr>
          <w:rFonts w:cs="Times New Roman"/>
          <w:b/>
          <w:color w:val="auto"/>
          <w:sz w:val="32"/>
          <w:szCs w:val="44"/>
        </w:rPr>
      </w:pPr>
      <w:r w:rsidRPr="00091B77">
        <w:rPr>
          <w:rFonts w:cs="Times New Roman"/>
          <w:b/>
          <w:color w:val="auto"/>
          <w:sz w:val="32"/>
          <w:szCs w:val="44"/>
        </w:rPr>
        <w:t>2019</w:t>
      </w:r>
    </w:p>
    <w:p w14:paraId="703F3A80" w14:textId="77777777" w:rsidR="0044176A" w:rsidRDefault="0044176A">
      <w:pPr>
        <w:widowControl/>
        <w:suppressAutoHyphens w:val="0"/>
        <w:rPr>
          <w:rFonts w:cs="Times New Roman"/>
          <w:b/>
          <w:color w:val="auto"/>
          <w:sz w:val="32"/>
          <w:szCs w:val="44"/>
        </w:rPr>
      </w:pPr>
      <w:r>
        <w:rPr>
          <w:rFonts w:cs="Times New Roman"/>
          <w:b/>
          <w:color w:val="auto"/>
          <w:sz w:val="32"/>
          <w:szCs w:val="44"/>
        </w:rPr>
        <w:br w:type="page"/>
      </w:r>
    </w:p>
    <w:p w14:paraId="76C019BE" w14:textId="77777777" w:rsidR="0044176A" w:rsidRPr="00F11CEB" w:rsidRDefault="0044176A" w:rsidP="00256400">
      <w:pPr>
        <w:pStyle w:val="Cmsor1"/>
        <w:numPr>
          <w:ilvl w:val="0"/>
          <w:numId w:val="2"/>
        </w:numPr>
        <w:jc w:val="center"/>
        <w:rPr>
          <w:rFonts w:eastAsia="Arial" w:cs="Times New Roman"/>
        </w:rPr>
      </w:pPr>
      <w:r w:rsidRPr="00F11CEB">
        <w:rPr>
          <w:rFonts w:eastAsia="Arial" w:cs="Times New Roman"/>
        </w:rPr>
        <w:lastRenderedPageBreak/>
        <w:t>Feladat-kiíró lap szakdolgozathoz</w:t>
      </w:r>
    </w:p>
    <w:p w14:paraId="42A887B5" w14:textId="77777777" w:rsidR="0044176A" w:rsidRDefault="0044176A" w:rsidP="0044176A">
      <w:pPr>
        <w:spacing w:line="200" w:lineRule="exact"/>
        <w:rPr>
          <w:rFonts w:eastAsia="Times New Roman"/>
        </w:rPr>
      </w:pPr>
    </w:p>
    <w:p w14:paraId="566B03FE" w14:textId="77777777" w:rsidR="0044176A" w:rsidRDefault="0044176A" w:rsidP="0044176A">
      <w:pPr>
        <w:spacing w:line="328" w:lineRule="exact"/>
        <w:rPr>
          <w:rFonts w:eastAsia="Times New Roman"/>
        </w:rPr>
      </w:pPr>
    </w:p>
    <w:p w14:paraId="62850DEC" w14:textId="77777777" w:rsidR="0044176A" w:rsidRPr="00F11CEB" w:rsidRDefault="0044176A" w:rsidP="00F11CEB">
      <w:pPr>
        <w:spacing w:line="360" w:lineRule="auto"/>
        <w:rPr>
          <w:rFonts w:eastAsia="Arial" w:cs="Times New Roman"/>
          <w:u w:val="single"/>
        </w:rPr>
      </w:pPr>
      <w:r w:rsidRPr="00F11CEB">
        <w:rPr>
          <w:rFonts w:eastAsia="Arial" w:cs="Times New Roman"/>
          <w:u w:val="single"/>
        </w:rPr>
        <w:t>Hallgató adatai</w:t>
      </w:r>
    </w:p>
    <w:p w14:paraId="25741118" w14:textId="326AD758" w:rsidR="0044176A" w:rsidRPr="00F11CEB" w:rsidRDefault="0044176A" w:rsidP="00F11CEB">
      <w:pPr>
        <w:spacing w:line="360" w:lineRule="auto"/>
        <w:ind w:left="200" w:right="860"/>
        <w:rPr>
          <w:rFonts w:eastAsia="Arial" w:cs="Times New Roman"/>
        </w:rPr>
      </w:pPr>
      <w:r w:rsidRPr="00F11CEB">
        <w:rPr>
          <w:rFonts w:eastAsia="Arial" w:cs="Times New Roman"/>
        </w:rPr>
        <w:t>név: Herenkovics András</w:t>
      </w:r>
    </w:p>
    <w:p w14:paraId="70C090F2" w14:textId="535A29C1" w:rsidR="0044176A" w:rsidRPr="00F11CEB" w:rsidRDefault="0044176A" w:rsidP="00F11CEB">
      <w:pPr>
        <w:spacing w:line="360" w:lineRule="auto"/>
        <w:ind w:left="200" w:right="860"/>
        <w:rPr>
          <w:rFonts w:eastAsia="Arial" w:cs="Times New Roman"/>
        </w:rPr>
      </w:pPr>
      <w:r w:rsidRPr="00F11CEB">
        <w:rPr>
          <w:rFonts w:eastAsia="Arial" w:cs="Times New Roman"/>
        </w:rPr>
        <w:t xml:space="preserve">Neptun-kód: </w:t>
      </w:r>
      <w:r w:rsidR="00F11CEB" w:rsidRPr="00F11CEB">
        <w:rPr>
          <w:rFonts w:eastAsia="Arial" w:cs="Times New Roman"/>
        </w:rPr>
        <w:t>AQ</w:t>
      </w:r>
      <w:r w:rsidRPr="00F11CEB">
        <w:rPr>
          <w:rFonts w:eastAsia="Arial" w:cs="Times New Roman"/>
        </w:rPr>
        <w:t>L</w:t>
      </w:r>
      <w:r w:rsidR="00F11CEB" w:rsidRPr="00F11CEB">
        <w:rPr>
          <w:rFonts w:eastAsia="Arial" w:cs="Times New Roman"/>
        </w:rPr>
        <w:t>R</w:t>
      </w:r>
      <w:r w:rsidRPr="00F11CEB">
        <w:rPr>
          <w:rFonts w:eastAsia="Arial" w:cs="Times New Roman"/>
        </w:rPr>
        <w:t>X3</w:t>
      </w:r>
    </w:p>
    <w:p w14:paraId="69ECBE8B" w14:textId="0BA216CA" w:rsidR="0044176A" w:rsidRPr="00F11CEB" w:rsidRDefault="0044176A" w:rsidP="00F11CEB">
      <w:pPr>
        <w:spacing w:line="360" w:lineRule="auto"/>
        <w:ind w:left="200" w:right="860"/>
        <w:rPr>
          <w:rFonts w:eastAsia="Arial" w:cs="Times New Roman"/>
          <w:color w:val="800000"/>
        </w:rPr>
      </w:pPr>
      <w:r w:rsidRPr="00F11CEB">
        <w:rPr>
          <w:rFonts w:eastAsia="Arial" w:cs="Times New Roman"/>
        </w:rPr>
        <w:t xml:space="preserve">szak: </w:t>
      </w:r>
      <w:r w:rsidR="00F11CEB" w:rsidRPr="00F11CEB">
        <w:rPr>
          <w:rFonts w:eastAsia="Arial" w:cs="Times New Roman"/>
        </w:rPr>
        <w:t>Mérnök</w:t>
      </w:r>
      <w:r w:rsidR="00F11CEB" w:rsidRPr="00F11CEB">
        <w:rPr>
          <w:rFonts w:cs="Times New Roman"/>
        </w:rPr>
        <w:t xml:space="preserve"> </w:t>
      </w:r>
      <w:r w:rsidR="00F11CEB" w:rsidRPr="00F11CEB">
        <w:rPr>
          <w:rFonts w:eastAsia="Arial" w:cs="Times New Roman"/>
        </w:rPr>
        <w:t>informatikus BSc</w:t>
      </w:r>
    </w:p>
    <w:p w14:paraId="3A56D9BA" w14:textId="5B710235" w:rsidR="0044176A" w:rsidRPr="00F11CEB" w:rsidRDefault="0044176A" w:rsidP="00F11CEB">
      <w:pPr>
        <w:spacing w:line="360" w:lineRule="auto"/>
        <w:ind w:left="200"/>
        <w:rPr>
          <w:rFonts w:eastAsia="Arial" w:cs="Times New Roman"/>
        </w:rPr>
      </w:pPr>
      <w:r w:rsidRPr="00F11CEB">
        <w:rPr>
          <w:rFonts w:eastAsia="Arial" w:cs="Times New Roman"/>
        </w:rPr>
        <w:t>specializáció:</w:t>
      </w:r>
      <w:r w:rsidR="00F11CEB" w:rsidRPr="00F11CEB">
        <w:rPr>
          <w:rFonts w:eastAsia="Arial" w:cs="Times New Roman"/>
        </w:rPr>
        <w:t xml:space="preserve"> -</w:t>
      </w:r>
    </w:p>
    <w:p w14:paraId="30EB7862" w14:textId="77777777" w:rsidR="0044176A" w:rsidRPr="00F11CEB" w:rsidRDefault="0044176A" w:rsidP="00F11CEB">
      <w:pPr>
        <w:spacing w:line="360" w:lineRule="auto"/>
        <w:rPr>
          <w:rFonts w:eastAsia="Times New Roman" w:cs="Times New Roman"/>
        </w:rPr>
      </w:pPr>
    </w:p>
    <w:p w14:paraId="07EE4E39" w14:textId="77777777" w:rsidR="00F11CEB" w:rsidRPr="00F11CEB" w:rsidRDefault="0044176A" w:rsidP="00F11CEB">
      <w:pPr>
        <w:spacing w:line="360" w:lineRule="auto"/>
        <w:rPr>
          <w:rFonts w:eastAsia="Arial" w:cs="Times New Roman"/>
        </w:rPr>
      </w:pPr>
      <w:r w:rsidRPr="00F11CEB">
        <w:rPr>
          <w:rFonts w:eastAsia="Arial" w:cs="Times New Roman"/>
          <w:u w:val="single"/>
        </w:rPr>
        <w:t>Cím</w:t>
      </w:r>
      <w:r w:rsidRPr="00F11CEB">
        <w:rPr>
          <w:rFonts w:eastAsia="Arial" w:cs="Times New Roman"/>
        </w:rPr>
        <w:t>:</w:t>
      </w:r>
      <w:r w:rsidR="00F11CEB" w:rsidRPr="00F11CEB">
        <w:rPr>
          <w:rFonts w:eastAsia="Arial" w:cs="Times New Roman"/>
        </w:rPr>
        <w:t xml:space="preserve"> </w:t>
      </w:r>
    </w:p>
    <w:p w14:paraId="547609D6" w14:textId="02ED59E8" w:rsidR="0044176A" w:rsidRPr="00F11CEB" w:rsidRDefault="00F11CEB" w:rsidP="00F11CEB">
      <w:pPr>
        <w:tabs>
          <w:tab w:val="left" w:pos="284"/>
        </w:tabs>
        <w:spacing w:line="360" w:lineRule="auto"/>
        <w:rPr>
          <w:rFonts w:eastAsia="Arial" w:cs="Times New Roman"/>
        </w:rPr>
      </w:pPr>
      <w:r w:rsidRPr="00F11CEB">
        <w:rPr>
          <w:rFonts w:eastAsia="Arial" w:cs="Times New Roman"/>
        </w:rPr>
        <w:tab/>
        <w:t>Csomagok kiszállításának optimalizálása</w:t>
      </w:r>
    </w:p>
    <w:p w14:paraId="4F644676" w14:textId="77777777" w:rsidR="0044176A" w:rsidRPr="00F11CEB" w:rsidRDefault="0044176A" w:rsidP="00F11CEB">
      <w:pPr>
        <w:spacing w:line="360" w:lineRule="auto"/>
        <w:rPr>
          <w:rFonts w:eastAsia="Arial" w:cs="Times New Roman"/>
        </w:rPr>
      </w:pPr>
      <w:r w:rsidRPr="00F11CEB">
        <w:rPr>
          <w:rFonts w:eastAsia="Arial" w:cs="Times New Roman"/>
          <w:u w:val="single"/>
        </w:rPr>
        <w:t>Feladatok leírása</w:t>
      </w:r>
      <w:r w:rsidRPr="00F11CEB">
        <w:rPr>
          <w:rFonts w:eastAsia="Arial" w:cs="Times New Roman"/>
        </w:rPr>
        <w:t>:</w:t>
      </w:r>
    </w:p>
    <w:p w14:paraId="54EFF009" w14:textId="15022617" w:rsidR="0044176A" w:rsidRPr="00F11CEB" w:rsidRDefault="00F11CEB" w:rsidP="00F11CEB">
      <w:pPr>
        <w:tabs>
          <w:tab w:val="left" w:pos="284"/>
        </w:tabs>
        <w:spacing w:line="360" w:lineRule="auto"/>
        <w:rPr>
          <w:rFonts w:eastAsia="Arial" w:cs="Times New Roman"/>
        </w:rPr>
      </w:pPr>
      <w:r w:rsidRPr="00F11CEB">
        <w:rPr>
          <w:rFonts w:eastAsia="Arial" w:cs="Times New Roman"/>
        </w:rPr>
        <w:tab/>
        <w:t>A Jelölt feladata egy egyszerű webáruház kidolgozása, melynél a hangsúly a megrendelt termékek kiszállításán van. A program feladata meghatározni az optimális útvonalat a futár számára a csomagok kézbesítéséhez, adminisztrálni azok felvételét és leszállítását. A megvalósítás során szempont a hatékony működés, és a legkorszerűbb technológiák felhasználása.</w:t>
      </w:r>
    </w:p>
    <w:p w14:paraId="13D87AF0" w14:textId="77777777" w:rsidR="0044176A" w:rsidRDefault="0044176A" w:rsidP="0044176A">
      <w:pPr>
        <w:spacing w:line="200" w:lineRule="exact"/>
        <w:rPr>
          <w:rFonts w:eastAsia="Times New Roman"/>
        </w:rPr>
      </w:pPr>
    </w:p>
    <w:p w14:paraId="72F111B7" w14:textId="77777777" w:rsidR="0044176A" w:rsidRDefault="0044176A" w:rsidP="0044176A">
      <w:pPr>
        <w:spacing w:line="200" w:lineRule="exact"/>
        <w:rPr>
          <w:rFonts w:eastAsia="Times New Roman"/>
        </w:rPr>
      </w:pPr>
    </w:p>
    <w:p w14:paraId="25419317" w14:textId="77777777" w:rsidR="0044176A" w:rsidRDefault="0044176A" w:rsidP="0044176A">
      <w:pPr>
        <w:spacing w:line="200" w:lineRule="exact"/>
        <w:rPr>
          <w:rFonts w:eastAsia="Times New Roman"/>
        </w:rPr>
      </w:pPr>
    </w:p>
    <w:p w14:paraId="5FB4ABB3" w14:textId="77777777" w:rsidR="0044176A" w:rsidRDefault="0044176A" w:rsidP="0044176A">
      <w:pPr>
        <w:spacing w:line="200" w:lineRule="exact"/>
        <w:rPr>
          <w:rFonts w:eastAsia="Times New Roman"/>
        </w:rPr>
      </w:pPr>
    </w:p>
    <w:p w14:paraId="312BE3C5" w14:textId="77777777" w:rsidR="0044176A" w:rsidRDefault="0044176A" w:rsidP="0044176A">
      <w:pPr>
        <w:spacing w:line="200" w:lineRule="exact"/>
        <w:rPr>
          <w:rFonts w:eastAsia="Times New Roman"/>
        </w:rPr>
      </w:pPr>
    </w:p>
    <w:p w14:paraId="7BCDCC10" w14:textId="77777777" w:rsidR="0044176A" w:rsidRDefault="0044176A" w:rsidP="0044176A">
      <w:pPr>
        <w:spacing w:line="200" w:lineRule="exact"/>
        <w:rPr>
          <w:rFonts w:eastAsia="Times New Roman"/>
        </w:rPr>
      </w:pPr>
    </w:p>
    <w:p w14:paraId="211A774D" w14:textId="77777777" w:rsidR="0044176A" w:rsidRDefault="0044176A" w:rsidP="0044176A">
      <w:pPr>
        <w:spacing w:line="200" w:lineRule="exact"/>
        <w:rPr>
          <w:rFonts w:eastAsia="Times New Roman"/>
        </w:rPr>
      </w:pPr>
    </w:p>
    <w:p w14:paraId="0F5F979F" w14:textId="77777777" w:rsidR="0044176A" w:rsidRDefault="0044176A" w:rsidP="0044176A">
      <w:pPr>
        <w:spacing w:line="200" w:lineRule="exact"/>
        <w:rPr>
          <w:rFonts w:eastAsia="Times New Roman"/>
        </w:rPr>
      </w:pPr>
    </w:p>
    <w:p w14:paraId="61486FA6" w14:textId="77777777" w:rsidR="0044176A" w:rsidRDefault="0044176A" w:rsidP="0044176A">
      <w:pPr>
        <w:spacing w:line="200" w:lineRule="exact"/>
        <w:rPr>
          <w:rFonts w:eastAsia="Times New Roman"/>
        </w:rPr>
      </w:pPr>
    </w:p>
    <w:p w14:paraId="32F018AF" w14:textId="77777777" w:rsidR="0044176A" w:rsidRDefault="0044176A" w:rsidP="0044176A">
      <w:pPr>
        <w:spacing w:line="200" w:lineRule="exact"/>
        <w:rPr>
          <w:rFonts w:eastAsia="Times New Roman"/>
        </w:rPr>
      </w:pPr>
    </w:p>
    <w:p w14:paraId="3FEFC233" w14:textId="77777777" w:rsidR="0044176A" w:rsidRDefault="0044176A" w:rsidP="0044176A">
      <w:pPr>
        <w:spacing w:line="200" w:lineRule="exact"/>
        <w:rPr>
          <w:rFonts w:eastAsia="Times New Roman"/>
        </w:rPr>
      </w:pPr>
    </w:p>
    <w:p w14:paraId="6BF9E316" w14:textId="77777777" w:rsidR="0044176A" w:rsidRDefault="0044176A" w:rsidP="0044176A">
      <w:pPr>
        <w:spacing w:line="200" w:lineRule="exact"/>
        <w:rPr>
          <w:rFonts w:eastAsia="Times New Roman"/>
        </w:rPr>
      </w:pPr>
    </w:p>
    <w:p w14:paraId="6C89A48C" w14:textId="77777777" w:rsidR="0044176A" w:rsidRDefault="0044176A" w:rsidP="0044176A">
      <w:pPr>
        <w:spacing w:line="200" w:lineRule="exact"/>
        <w:rPr>
          <w:rFonts w:eastAsia="Times New Roman"/>
        </w:rPr>
      </w:pPr>
    </w:p>
    <w:p w14:paraId="777A7BE1" w14:textId="77777777" w:rsidR="0044176A" w:rsidRDefault="0044176A" w:rsidP="0044176A">
      <w:pPr>
        <w:spacing w:line="200" w:lineRule="exact"/>
        <w:rPr>
          <w:rFonts w:eastAsia="Times New Roman"/>
        </w:rPr>
      </w:pPr>
    </w:p>
    <w:p w14:paraId="30EF4BAB" w14:textId="77777777" w:rsidR="0044176A" w:rsidRDefault="0044176A" w:rsidP="0044176A">
      <w:pPr>
        <w:spacing w:line="200" w:lineRule="exact"/>
        <w:rPr>
          <w:rFonts w:eastAsia="Times New Roman"/>
        </w:rPr>
      </w:pPr>
    </w:p>
    <w:p w14:paraId="44F1F08A" w14:textId="2D27EBA1" w:rsidR="0044176A" w:rsidRDefault="0044176A" w:rsidP="0044176A">
      <w:pPr>
        <w:spacing w:line="200" w:lineRule="exact"/>
        <w:rPr>
          <w:rFonts w:eastAsia="Times New Roman"/>
        </w:rPr>
      </w:pPr>
    </w:p>
    <w:p w14:paraId="10A5BE32" w14:textId="77777777" w:rsidR="0044176A" w:rsidRDefault="0044176A" w:rsidP="0044176A">
      <w:pPr>
        <w:spacing w:line="200" w:lineRule="exact"/>
        <w:rPr>
          <w:rFonts w:eastAsia="Times New Roman"/>
        </w:rPr>
      </w:pPr>
    </w:p>
    <w:p w14:paraId="030DDDBF" w14:textId="728E6BE6" w:rsidR="0044176A" w:rsidRDefault="0044176A" w:rsidP="0044176A">
      <w:pPr>
        <w:spacing w:line="200" w:lineRule="exact"/>
        <w:rPr>
          <w:rFonts w:eastAsia="Times New Roman"/>
        </w:rPr>
      </w:pPr>
    </w:p>
    <w:p w14:paraId="5CCE5A94" w14:textId="7375BBB3" w:rsidR="00F11CEB" w:rsidRDefault="00F11CEB" w:rsidP="0044176A">
      <w:pPr>
        <w:spacing w:line="200" w:lineRule="exact"/>
        <w:rPr>
          <w:rFonts w:eastAsia="Times New Roman"/>
        </w:rPr>
      </w:pPr>
    </w:p>
    <w:p w14:paraId="29CE4F08" w14:textId="147B4C30" w:rsidR="00F11CEB" w:rsidRDefault="00F11CEB" w:rsidP="0044176A">
      <w:pPr>
        <w:spacing w:line="200" w:lineRule="exact"/>
        <w:rPr>
          <w:rFonts w:eastAsia="Times New Roman"/>
        </w:rPr>
      </w:pPr>
    </w:p>
    <w:p w14:paraId="460099FD" w14:textId="77777777" w:rsidR="0044176A" w:rsidRDefault="0044176A" w:rsidP="0044176A">
      <w:pPr>
        <w:spacing w:line="200" w:lineRule="exact"/>
        <w:rPr>
          <w:rFonts w:eastAsia="Times New Roman"/>
        </w:rPr>
      </w:pPr>
    </w:p>
    <w:p w14:paraId="20206232" w14:textId="77777777" w:rsidR="0044176A" w:rsidRDefault="0044176A" w:rsidP="0044176A">
      <w:pPr>
        <w:spacing w:line="200" w:lineRule="exact"/>
        <w:rPr>
          <w:rFonts w:eastAsia="Times New Roman"/>
        </w:rPr>
      </w:pPr>
    </w:p>
    <w:p w14:paraId="1563D622" w14:textId="77777777" w:rsidR="0044176A" w:rsidRDefault="0044176A" w:rsidP="0044176A">
      <w:pPr>
        <w:spacing w:line="200" w:lineRule="exact"/>
        <w:rPr>
          <w:rFonts w:eastAsia="Times New Roman"/>
        </w:rPr>
      </w:pPr>
    </w:p>
    <w:p w14:paraId="321A9225" w14:textId="77777777" w:rsidR="0044176A" w:rsidRDefault="0044176A" w:rsidP="0044176A">
      <w:pPr>
        <w:spacing w:line="372" w:lineRule="exact"/>
        <w:rPr>
          <w:rFonts w:eastAsia="Times New Roman"/>
        </w:rPr>
      </w:pPr>
    </w:p>
    <w:p w14:paraId="40656D55" w14:textId="7B1E75FE" w:rsidR="0044176A" w:rsidRPr="00F11CEB" w:rsidRDefault="0044176A" w:rsidP="0044176A">
      <w:pPr>
        <w:spacing w:line="0" w:lineRule="atLeast"/>
        <w:rPr>
          <w:rFonts w:eastAsia="Arial" w:cs="Times New Roman"/>
          <w:color w:val="800000"/>
        </w:rPr>
      </w:pPr>
      <w:r w:rsidRPr="00F11CEB">
        <w:rPr>
          <w:rFonts w:eastAsia="Arial" w:cs="Times New Roman"/>
        </w:rPr>
        <w:t xml:space="preserve">Győr, </w:t>
      </w:r>
      <w:r w:rsidRPr="00F11CEB">
        <w:rPr>
          <w:rFonts w:eastAsia="Arial" w:cs="Times New Roman"/>
          <w:color w:val="800000"/>
        </w:rPr>
        <w:fldChar w:fldCharType="begin"/>
      </w:r>
      <w:r w:rsidRPr="00F11CEB">
        <w:rPr>
          <w:rFonts w:eastAsia="Arial" w:cs="Times New Roman"/>
          <w:color w:val="800000"/>
        </w:rPr>
        <w:instrText xml:space="preserve"> TIME \@ "yyyy. MMMM d." </w:instrText>
      </w:r>
      <w:r w:rsidRPr="00F11CEB">
        <w:rPr>
          <w:rFonts w:eastAsia="Arial" w:cs="Times New Roman"/>
          <w:color w:val="800000"/>
        </w:rPr>
        <w:fldChar w:fldCharType="separate"/>
      </w:r>
      <w:r w:rsidRPr="00F11CEB">
        <w:rPr>
          <w:rFonts w:eastAsia="Arial" w:cs="Times New Roman"/>
          <w:noProof/>
          <w:color w:val="800000"/>
        </w:rPr>
        <w:t>2019. április 28.</w:t>
      </w:r>
      <w:r w:rsidRPr="00F11CEB">
        <w:rPr>
          <w:rFonts w:eastAsia="Arial" w:cs="Times New Roman"/>
          <w:color w:val="800000"/>
        </w:rPr>
        <w:fldChar w:fldCharType="end"/>
      </w:r>
    </w:p>
    <w:p w14:paraId="0E203232" w14:textId="77777777" w:rsidR="0044176A" w:rsidRPr="00F11CEB" w:rsidRDefault="0044176A" w:rsidP="0044176A">
      <w:pPr>
        <w:spacing w:line="330" w:lineRule="exact"/>
        <w:rPr>
          <w:rFonts w:eastAsia="Times New Roman" w:cs="Times New Roman"/>
        </w:rPr>
      </w:pPr>
    </w:p>
    <w:p w14:paraId="04325340" w14:textId="52A40C57" w:rsidR="0044176A" w:rsidRPr="00F11CEB" w:rsidRDefault="0044176A" w:rsidP="0044176A">
      <w:pPr>
        <w:tabs>
          <w:tab w:val="left" w:pos="5700"/>
        </w:tabs>
        <w:spacing w:line="0" w:lineRule="atLeast"/>
        <w:ind w:left="940"/>
        <w:rPr>
          <w:rFonts w:eastAsia="Arial" w:cs="Times New Roman"/>
        </w:rPr>
      </w:pPr>
      <w:r w:rsidRPr="00F11CEB">
        <w:rPr>
          <w:rFonts w:eastAsia="Arial" w:cs="Times New Roman"/>
        </w:rPr>
        <w:t>_______________________</w:t>
      </w:r>
    </w:p>
    <w:p w14:paraId="223BE4F9" w14:textId="77777777" w:rsidR="0044176A" w:rsidRPr="00F11CEB" w:rsidRDefault="0044176A" w:rsidP="0044176A">
      <w:pPr>
        <w:tabs>
          <w:tab w:val="left" w:pos="5700"/>
        </w:tabs>
        <w:ind w:left="5698" w:hanging="4280"/>
        <w:contextualSpacing/>
        <w:rPr>
          <w:rFonts w:eastAsia="Times New Roman" w:cs="Times New Roman"/>
        </w:rPr>
      </w:pPr>
      <w:r w:rsidRPr="00F11CEB">
        <w:rPr>
          <w:rFonts w:eastAsia="Times New Roman" w:cs="Times New Roman"/>
        </w:rPr>
        <w:t>Dr. Hatwágner F. Miklós</w:t>
      </w:r>
      <w:r w:rsidRPr="00F11CEB">
        <w:rPr>
          <w:rFonts w:eastAsia="Times New Roman" w:cs="Times New Roman"/>
        </w:rPr>
        <w:tab/>
        <w:t xml:space="preserve">     </w:t>
      </w:r>
    </w:p>
    <w:p w14:paraId="0FBAC354" w14:textId="093D3BB5" w:rsidR="00F11CEB" w:rsidRDefault="0044176A" w:rsidP="0044176A">
      <w:pPr>
        <w:tabs>
          <w:tab w:val="left" w:pos="5700"/>
        </w:tabs>
        <w:spacing w:line="0" w:lineRule="atLeast"/>
        <w:ind w:left="940"/>
        <w:rPr>
          <w:rFonts w:cs="Times New Roman"/>
        </w:rPr>
      </w:pPr>
      <w:r w:rsidRPr="00F11CEB">
        <w:rPr>
          <w:rFonts w:eastAsia="Times New Roman" w:cs="Times New Roman"/>
        </w:rPr>
        <w:t>Egyetemi docens, mb. tanszékvezető</w:t>
      </w:r>
      <w:r w:rsidRPr="00F11CEB">
        <w:rPr>
          <w:rFonts w:cs="Times New Roman"/>
        </w:rPr>
        <w:t xml:space="preserve"> </w:t>
      </w:r>
    </w:p>
    <w:p w14:paraId="0D284A1A" w14:textId="77777777" w:rsidR="00F11CEB" w:rsidRDefault="00F11CEB">
      <w:pPr>
        <w:widowControl/>
        <w:suppressAutoHyphens w:val="0"/>
        <w:rPr>
          <w:rFonts w:cs="Times New Roman"/>
        </w:rPr>
      </w:pPr>
      <w:r>
        <w:rPr>
          <w:rFonts w:cs="Times New Roman"/>
        </w:rPr>
        <w:br w:type="page"/>
      </w:r>
    </w:p>
    <w:p w14:paraId="18F2F954" w14:textId="77777777" w:rsidR="00BC2913" w:rsidRPr="007A0AD8" w:rsidRDefault="00BC2913" w:rsidP="00BC2913">
      <w:pPr>
        <w:pStyle w:val="Cm"/>
      </w:pPr>
      <w:bookmarkStart w:id="1" w:name="_Toc529976902"/>
      <w:r w:rsidRPr="007A0AD8">
        <w:lastRenderedPageBreak/>
        <w:t>Szakdolgozat értékelő lap</w:t>
      </w:r>
      <w:bookmarkEnd w:id="1"/>
    </w:p>
    <w:p w14:paraId="3C53CF2D" w14:textId="77777777" w:rsidR="00BC2913" w:rsidRPr="00C00CFE" w:rsidRDefault="00BC2913" w:rsidP="00BC2913">
      <w:pPr>
        <w:pStyle w:val="Szvegtrzs"/>
        <w:rPr>
          <w:rFonts w:cs="Times New Roman"/>
          <w:u w:val="single"/>
        </w:rPr>
      </w:pPr>
      <w:r w:rsidRPr="00C00CFE">
        <w:rPr>
          <w:rFonts w:cs="Times New Roman"/>
          <w:u w:val="single"/>
        </w:rPr>
        <w:t>Hallgató adatai:</w:t>
      </w:r>
    </w:p>
    <w:p w14:paraId="763FCC02" w14:textId="50CDE8EF"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Név: </w:t>
      </w:r>
      <w:r>
        <w:rPr>
          <w:rFonts w:cs="Times New Roman"/>
        </w:rPr>
        <w:tab/>
        <w:t>Herenkovics András</w:t>
      </w:r>
      <w:r w:rsidRPr="00C00CFE">
        <w:rPr>
          <w:rFonts w:cs="Times New Roman"/>
        </w:rPr>
        <w:tab/>
        <w:t xml:space="preserve">Neptun-kód: </w:t>
      </w:r>
      <w:r>
        <w:rPr>
          <w:rFonts w:cs="Times New Roman"/>
        </w:rPr>
        <w:t>XADPZ8</w:t>
      </w:r>
    </w:p>
    <w:p w14:paraId="088260B1" w14:textId="63439865"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Szak: </w:t>
      </w:r>
      <w:r>
        <w:rPr>
          <w:rFonts w:cs="Times New Roman"/>
        </w:rPr>
        <w:tab/>
      </w:r>
      <w:sdt>
        <w:sdtPr>
          <w:rPr>
            <w:rFonts w:cs="Times New Roman"/>
          </w:rPr>
          <w:id w:val="841661196"/>
          <w:dropDownList>
            <w:listItem w:displayText="Jelöljön ki egy elemet." w:value="Jelöljön ki egy elemet."/>
            <w:listItem w:displayText="Gazdasági informatikus" w:value="Gazdasági informatikus"/>
            <w:listItem w:displayText="Mérnök informatikus" w:value="Mérnök informatikus"/>
          </w:dropDownList>
        </w:sdtPr>
        <w:sdtContent>
          <w:r w:rsidRPr="00C00CFE">
            <w:rPr>
              <w:rFonts w:cs="Times New Roman"/>
            </w:rPr>
            <w:t>Mérnök informatikus</w:t>
          </w:r>
        </w:sdtContent>
      </w:sdt>
      <w:r w:rsidRPr="00C00CFE">
        <w:rPr>
          <w:rFonts w:cs="Times New Roman"/>
        </w:rPr>
        <w:t xml:space="preserve"> </w:t>
      </w:r>
      <w:sdt>
        <w:sdtPr>
          <w:rPr>
            <w:rFonts w:cs="Times New Roman"/>
          </w:rPr>
          <w:id w:val="410520372"/>
          <w:dropDownList>
            <w:listItem w:displayText="Jelöljön ki egy elemet." w:value="Jelöljön ki egy elemet."/>
            <w:listItem w:displayText="MSc" w:value="MSc"/>
            <w:listItem w:displayText="BSc" w:value="BSc"/>
          </w:dropDownList>
        </w:sdtPr>
        <w:sdtContent>
          <w:r w:rsidRPr="00C00CFE">
            <w:rPr>
              <w:rFonts w:cs="Times New Roman"/>
            </w:rPr>
            <w:t>BSc</w:t>
          </w:r>
        </w:sdtContent>
      </w:sdt>
    </w:p>
    <w:p w14:paraId="0CC41270" w14:textId="368BB133"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Specializáció: </w:t>
      </w:r>
      <w:r>
        <w:rPr>
          <w:rFonts w:cs="Times New Roman"/>
        </w:rPr>
        <w:tab/>
      </w:r>
      <w:r w:rsidRPr="00C00CFE">
        <w:rPr>
          <w:rFonts w:cs="Times New Roman"/>
        </w:rPr>
        <w:t>-</w:t>
      </w:r>
    </w:p>
    <w:p w14:paraId="590405A3" w14:textId="365F3588"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Tagozat: </w:t>
      </w:r>
      <w:r>
        <w:rPr>
          <w:rFonts w:cs="Times New Roman"/>
        </w:rPr>
        <w:tab/>
      </w:r>
      <w:sdt>
        <w:sdtPr>
          <w:rPr>
            <w:rFonts w:cs="Times New Roman"/>
          </w:rPr>
          <w:id w:val="115037558"/>
          <w:dropDownList>
            <w:listItem w:displayText="Jelöljön ki egy elemet." w:value="Jelöljön ki egy elemet."/>
            <w:listItem w:displayText="nappali" w:value="nappali"/>
            <w:listItem w:displayText="levelező" w:value="levelező"/>
          </w:dropDownList>
        </w:sdtPr>
        <w:sdtContent>
          <w:r w:rsidRPr="00C00CFE">
            <w:rPr>
              <w:rFonts w:cs="Times New Roman"/>
            </w:rPr>
            <w:t>nappali</w:t>
          </w:r>
        </w:sdtContent>
      </w:sdt>
    </w:p>
    <w:p w14:paraId="0A592BD7"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szakdolgozat adatai:</w:t>
      </w:r>
    </w:p>
    <w:p w14:paraId="19F3809E" w14:textId="37C29496" w:rsidR="00BC2913" w:rsidRPr="00C00CFE" w:rsidRDefault="00BC2913" w:rsidP="00BC2913">
      <w:pPr>
        <w:pStyle w:val="Szvegtrzs"/>
        <w:tabs>
          <w:tab w:val="left" w:pos="2268"/>
        </w:tabs>
        <w:spacing w:before="240" w:after="0" w:line="240" w:lineRule="auto"/>
        <w:ind w:firstLine="426"/>
        <w:rPr>
          <w:rFonts w:cs="Times New Roman"/>
        </w:rPr>
      </w:pPr>
      <w:r w:rsidRPr="00C00CFE">
        <w:rPr>
          <w:rFonts w:cs="Times New Roman"/>
        </w:rPr>
        <w:t xml:space="preserve">Cím: </w:t>
      </w:r>
      <w:r>
        <w:rPr>
          <w:rFonts w:cs="Times New Roman"/>
        </w:rPr>
        <w:tab/>
      </w:r>
      <w:r w:rsidRPr="00F11CEB">
        <w:rPr>
          <w:rFonts w:eastAsia="Arial" w:cs="Times New Roman"/>
        </w:rPr>
        <w:t>Csomagok kiszállításának optimalizálása</w:t>
      </w:r>
    </w:p>
    <w:p w14:paraId="2D99F901" w14:textId="7FA4ED65"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Nyelv:</w:t>
      </w:r>
      <w:r>
        <w:rPr>
          <w:rFonts w:cs="Times New Roman"/>
        </w:rPr>
        <w:tab/>
      </w:r>
      <w:sdt>
        <w:sdtPr>
          <w:rPr>
            <w:rFonts w:cs="Times New Roman"/>
          </w:rPr>
          <w:id w:val="-348641199"/>
          <w:dropDownList>
            <w:listItem w:displayText="magyar" w:value="magyar"/>
            <w:listItem w:displayText="angol" w:value="angol"/>
            <w:listItem w:displayText="német" w:value="német"/>
          </w:dropDownList>
        </w:sdtPr>
        <w:sdtContent>
          <w:r w:rsidRPr="00C00CFE">
            <w:rPr>
              <w:rFonts w:cs="Times New Roman"/>
            </w:rPr>
            <w:t>magyar</w:t>
          </w:r>
        </w:sdtContent>
      </w:sdt>
    </w:p>
    <w:p w14:paraId="06F25968" w14:textId="440AD240"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 xml:space="preserve">Típus: </w:t>
      </w:r>
      <w:r>
        <w:rPr>
          <w:rFonts w:cs="Times New Roman"/>
        </w:rPr>
        <w:tab/>
      </w:r>
      <w:sdt>
        <w:sdtPr>
          <w:rPr>
            <w:rFonts w:cs="Times New Roman"/>
          </w:rPr>
          <w:id w:val="-333850419"/>
          <w:dropDownList>
            <w:listItem w:displayText="nyilvános" w:value="nyilvános"/>
            <w:listItem w:displayText="titkos (csak indokolt esetben, mellékletekkel fogadható el)" w:value="titkos (csak indokolt esetben, mellékletekkel fogadható el)"/>
          </w:dropDownList>
        </w:sdtPr>
        <w:sdtContent>
          <w:r>
            <w:rPr>
              <w:rFonts w:cs="Times New Roman"/>
            </w:rPr>
            <w:t>nyilvános</w:t>
          </w:r>
        </w:sdtContent>
      </w:sdt>
    </w:p>
    <w:p w14:paraId="1A5CAD8C" w14:textId="77777777" w:rsidR="00BC2913" w:rsidRPr="00C00CFE" w:rsidRDefault="00BC2913" w:rsidP="00BC2913">
      <w:pPr>
        <w:pStyle w:val="Szvegtrzs"/>
        <w:tabs>
          <w:tab w:val="left" w:pos="5670"/>
        </w:tabs>
        <w:spacing w:before="240" w:after="0" w:line="240" w:lineRule="auto"/>
        <w:rPr>
          <w:rFonts w:cs="Times New Roman"/>
        </w:rPr>
      </w:pPr>
      <w:r w:rsidRPr="00C00CFE">
        <w:rPr>
          <w:rFonts w:cs="Times New Roman"/>
        </w:rPr>
        <w:t>A szakdolgozat bírálatra bocsátható.</w:t>
      </w:r>
    </w:p>
    <w:p w14:paraId="707A8143"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bíráló:</w:t>
      </w:r>
    </w:p>
    <w:p w14:paraId="26BDEA64" w14:textId="77777777" w:rsidR="00BC2913" w:rsidRPr="00C00CFE" w:rsidRDefault="00BC2913" w:rsidP="00BC2913">
      <w:pPr>
        <w:pStyle w:val="Szvegtrzs"/>
        <w:tabs>
          <w:tab w:val="left" w:pos="5670"/>
        </w:tabs>
        <w:spacing w:before="240" w:after="0" w:line="240" w:lineRule="auto"/>
        <w:ind w:firstLine="425"/>
        <w:rPr>
          <w:rFonts w:cs="Times New Roman"/>
        </w:rPr>
      </w:pPr>
      <w:r w:rsidRPr="00C00CFE">
        <w:rPr>
          <w:rFonts w:cs="Times New Roman"/>
        </w:rPr>
        <w:t>Név:</w:t>
      </w:r>
    </w:p>
    <w:p w14:paraId="5ED5CC54"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Munkahely:</w:t>
      </w:r>
    </w:p>
    <w:p w14:paraId="4B0C8FBA"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Beosztás:</w:t>
      </w:r>
    </w:p>
    <w:p w14:paraId="3BF2AAE9" w14:textId="77777777" w:rsidR="00BC2913" w:rsidRPr="00C00CFE" w:rsidRDefault="00BC2913" w:rsidP="00BC2913">
      <w:pPr>
        <w:pStyle w:val="Szvegtrzs"/>
        <w:tabs>
          <w:tab w:val="left" w:pos="1134"/>
          <w:tab w:val="right" w:leader="underscore" w:pos="3686"/>
          <w:tab w:val="left" w:pos="5103"/>
          <w:tab w:val="right" w:leader="underscore" w:pos="8765"/>
        </w:tabs>
        <w:spacing w:before="480" w:after="0" w:line="240" w:lineRule="auto"/>
        <w:ind w:firstLine="425"/>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p>
    <w:p w14:paraId="67938C67" w14:textId="77777777" w:rsidR="00BC2913" w:rsidRPr="00C00CFE" w:rsidRDefault="00BC2913" w:rsidP="00BC2913">
      <w:pPr>
        <w:pStyle w:val="Szvegtrzs"/>
        <w:tabs>
          <w:tab w:val="center" w:pos="2410"/>
          <w:tab w:val="center" w:pos="6946"/>
        </w:tabs>
        <w:spacing w:before="120" w:after="0" w:line="240" w:lineRule="auto"/>
        <w:ind w:firstLine="425"/>
        <w:rPr>
          <w:rFonts w:cs="Times New Roman"/>
        </w:rPr>
      </w:pPr>
      <w:r w:rsidRPr="00C00CFE">
        <w:rPr>
          <w:rFonts w:cs="Times New Roman"/>
        </w:rPr>
        <w:tab/>
        <w:t>dátum</w:t>
      </w:r>
      <w:r w:rsidRPr="00C00CFE">
        <w:rPr>
          <w:rFonts w:cs="Times New Roman"/>
        </w:rPr>
        <w:tab/>
        <w:t>Dr. Hatwágner F. Miklós</w:t>
      </w:r>
    </w:p>
    <w:p w14:paraId="227E2A81" w14:textId="77777777" w:rsidR="00BC2913" w:rsidRPr="00C00CFE" w:rsidRDefault="00BC2913" w:rsidP="00BC2913">
      <w:pPr>
        <w:pStyle w:val="Szvegtrzs"/>
        <w:tabs>
          <w:tab w:val="center" w:pos="6946"/>
        </w:tabs>
        <w:spacing w:after="0" w:line="240" w:lineRule="auto"/>
        <w:ind w:firstLine="425"/>
        <w:rPr>
          <w:rFonts w:cs="Times New Roman"/>
        </w:rPr>
      </w:pPr>
      <w:r w:rsidRPr="00C00CFE">
        <w:rPr>
          <w:rFonts w:cs="Times New Roman"/>
        </w:rPr>
        <w:tab/>
        <w:t>Egyetemi docens, mb. tanszékvezető</w:t>
      </w:r>
    </w:p>
    <w:p w14:paraId="5D315D98" w14:textId="77777777" w:rsidR="00BC2913" w:rsidRPr="00C00CFE" w:rsidRDefault="00BC2913" w:rsidP="00BC2913">
      <w:pPr>
        <w:pStyle w:val="Szvegtrzs"/>
        <w:spacing w:before="240" w:after="0" w:line="240" w:lineRule="auto"/>
        <w:rPr>
          <w:rFonts w:cs="Times New Roman"/>
          <w:u w:val="single"/>
        </w:rPr>
      </w:pPr>
      <w:r w:rsidRPr="00C00CFE">
        <w:rPr>
          <w:rFonts w:cs="Times New Roman"/>
          <w:u w:val="single"/>
        </w:rPr>
        <w:t>A bíráló javaslata:</w:t>
      </w:r>
    </w:p>
    <w:p w14:paraId="49E07C0A"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44037415"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53892B69"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5053368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belső konzulens javaslata:</w:t>
      </w:r>
    </w:p>
    <w:p w14:paraId="2360D681"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5511E270"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2A28B8C8"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77459F2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ZVB döntése:</w:t>
      </w:r>
    </w:p>
    <w:p w14:paraId="44F88F56"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0E9FB82D"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aláírás (ZVB elnök)</w:t>
      </w:r>
    </w:p>
    <w:p w14:paraId="4815D946" w14:textId="77777777" w:rsidR="007C5DF4" w:rsidRPr="00F11CEB" w:rsidRDefault="007C5DF4" w:rsidP="0044176A">
      <w:pPr>
        <w:tabs>
          <w:tab w:val="left" w:pos="5700"/>
        </w:tabs>
        <w:spacing w:line="0" w:lineRule="atLeast"/>
        <w:ind w:left="940"/>
        <w:rPr>
          <w:rFonts w:cs="Times New Roman"/>
        </w:rPr>
      </w:pPr>
    </w:p>
    <w:p w14:paraId="7CB8112D" w14:textId="77777777" w:rsidR="007C5DF4" w:rsidRPr="00BC22DE" w:rsidRDefault="007C5DF4" w:rsidP="00256400">
      <w:pPr>
        <w:pStyle w:val="Cmsor1"/>
        <w:numPr>
          <w:ilvl w:val="0"/>
          <w:numId w:val="2"/>
        </w:numPr>
        <w:jc w:val="center"/>
        <w:rPr>
          <w:rFonts w:cs="Times New Roman"/>
          <w:color w:val="000000"/>
        </w:rPr>
      </w:pPr>
      <w:r w:rsidRPr="00BC22DE">
        <w:rPr>
          <w:rFonts w:cs="Times New Roman"/>
        </w:rPr>
        <w:lastRenderedPageBreak/>
        <w:t>Nyilatkozat</w:t>
      </w:r>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BC22DE">
        <w:rPr>
          <w:rFonts w:eastAsia="Times New Roman" w:cs="Times New Roman"/>
          <w:color w:val="000000"/>
        </w:rPr>
        <w:t>Herenkovics</w:t>
      </w:r>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1CD5E888"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D81994">
        <w:rPr>
          <w:rFonts w:cs="Times New Roman"/>
          <w:noProof/>
          <w:color w:val="800000"/>
          <w:shd w:val="clear" w:color="auto" w:fill="FFFFFF"/>
        </w:rPr>
        <w:t>2019. április 28.</w:t>
      </w:r>
      <w:r w:rsidR="0088023C">
        <w:rPr>
          <w:rFonts w:cs="Times New Roman"/>
          <w:color w:val="800000"/>
          <w:shd w:val="clear" w:color="auto" w:fill="FFFFFF"/>
        </w:rPr>
        <w:fldChar w:fldCharType="end"/>
      </w:r>
      <w:r w:rsidRPr="00BC22DE">
        <w:rPr>
          <w:rFonts w:cs="Times New Roman"/>
        </w:rPr>
        <w:t>]</w:t>
      </w:r>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rsidP="00256400">
      <w:pPr>
        <w:pStyle w:val="Cmsor1"/>
        <w:numPr>
          <w:ilvl w:val="0"/>
          <w:numId w:val="2"/>
        </w:numPr>
        <w:jc w:val="center"/>
        <w:rPr>
          <w:rFonts w:cs="Times New Roman"/>
          <w:color w:val="800000"/>
          <w:sz w:val="28"/>
          <w:szCs w:val="28"/>
        </w:rPr>
      </w:pPr>
      <w:r w:rsidRPr="00BC22DE">
        <w:rPr>
          <w:rFonts w:eastAsia="Arial" w:cs="Times New Roman"/>
        </w:rPr>
        <w:lastRenderedPageBreak/>
        <w:t xml:space="preserve">Kivonat </w:t>
      </w:r>
    </w:p>
    <w:p w14:paraId="5A483F61" w14:textId="77777777" w:rsidR="007C5DF4" w:rsidRPr="00BC22DE" w:rsidRDefault="00224A9C">
      <w:pPr>
        <w:jc w:val="center"/>
        <w:rPr>
          <w:rFonts w:cs="Times New Roman"/>
        </w:rPr>
      </w:pPr>
      <w:r w:rsidRPr="00BC22DE">
        <w:rPr>
          <w:rFonts w:cs="Times New Roman"/>
          <w:color w:val="auto"/>
          <w:sz w:val="28"/>
          <w:szCs w:val="28"/>
        </w:rPr>
        <w:t>Csomagok kiszállításának optimalizálása</w:t>
      </w:r>
    </w:p>
    <w:p w14:paraId="20B4597C" w14:textId="77777777" w:rsidR="007C5DF4" w:rsidRPr="00BC22DE" w:rsidRDefault="007C5DF4">
      <w:pPr>
        <w:jc w:val="center"/>
        <w:rPr>
          <w:rFonts w:cs="Times New Roman"/>
        </w:rPr>
      </w:pPr>
    </w:p>
    <w:p w14:paraId="41D9BD71" w14:textId="77777777" w:rsidR="007C5DF4" w:rsidRPr="00BC22DE" w:rsidRDefault="007C5DF4">
      <w:pPr>
        <w:jc w:val="center"/>
        <w:rPr>
          <w:rFonts w:cs="Times New Roman"/>
          <w:sz w:val="28"/>
          <w:szCs w:val="28"/>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magyar</w:t>
      </w:r>
      <w:r w:rsidRPr="00BC22DE">
        <w:rPr>
          <w:rFonts w:eastAsia="Times New Roman" w:cs="Times New Roman"/>
          <w:color w:val="800000"/>
        </w:rPr>
        <w:t xml:space="preserve"> </w:t>
      </w:r>
      <w:r w:rsidRPr="00BC22DE">
        <w:rPr>
          <w:rFonts w:cs="Times New Roman"/>
          <w:color w:val="800000"/>
        </w:rPr>
        <w:t>nyelvű tartalmi kivonat]</w:t>
      </w:r>
    </w:p>
    <w:p w14:paraId="59457842" w14:textId="77777777" w:rsidR="007C5DF4" w:rsidRPr="00BC22DE" w:rsidRDefault="007C5DF4">
      <w:pPr>
        <w:jc w:val="center"/>
        <w:rPr>
          <w:rFonts w:cs="Times New Roman"/>
          <w:sz w:val="28"/>
          <w:szCs w:val="28"/>
        </w:rPr>
      </w:pPr>
    </w:p>
    <w:p w14:paraId="59235E82" w14:textId="77777777" w:rsidR="007C5DF4" w:rsidRPr="00BC22DE" w:rsidRDefault="007C5DF4">
      <w:pPr>
        <w:jc w:val="center"/>
        <w:rPr>
          <w:rFonts w:cs="Times New Roman"/>
          <w:sz w:val="28"/>
          <w:szCs w:val="28"/>
        </w:rPr>
      </w:pPr>
    </w:p>
    <w:p w14:paraId="3CED7599" w14:textId="77777777" w:rsidR="007C5DF4" w:rsidRPr="0036456D" w:rsidRDefault="007C5DF4" w:rsidP="00256400">
      <w:pPr>
        <w:pStyle w:val="Cmsor1"/>
        <w:numPr>
          <w:ilvl w:val="0"/>
          <w:numId w:val="2"/>
        </w:numPr>
        <w:jc w:val="center"/>
        <w:rPr>
          <w:rFonts w:cs="Times New Roman"/>
          <w:color w:val="800000"/>
          <w:sz w:val="28"/>
          <w:szCs w:val="28"/>
          <w:lang w:val="en-US"/>
        </w:rPr>
      </w:pPr>
      <w:r w:rsidRPr="0036456D">
        <w:rPr>
          <w:rFonts w:eastAsia="Arial" w:cs="Times New Roman"/>
          <w:lang w:val="en-US"/>
        </w:rPr>
        <w:lastRenderedPageBreak/>
        <w:t>Abstract</w:t>
      </w:r>
    </w:p>
    <w:p w14:paraId="7CC53649" w14:textId="498AED34" w:rsidR="007C5DF4" w:rsidRPr="0036456D" w:rsidRDefault="0036456D">
      <w:pPr>
        <w:jc w:val="center"/>
        <w:rPr>
          <w:rFonts w:cs="Times New Roman"/>
          <w:color w:val="auto"/>
          <w:sz w:val="28"/>
          <w:szCs w:val="28"/>
          <w:lang w:val="en-US"/>
        </w:rPr>
      </w:pPr>
      <w:r w:rsidRPr="0036456D">
        <w:rPr>
          <w:rFonts w:cs="Times New Roman"/>
          <w:color w:val="auto"/>
          <w:sz w:val="28"/>
          <w:szCs w:val="28"/>
          <w:lang w:val="en-US"/>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59360C21" w14:textId="77777777" w:rsidR="007C5DF4" w:rsidRPr="00BC22DE" w:rsidRDefault="007C5DF4">
      <w:pPr>
        <w:jc w:val="center"/>
        <w:rPr>
          <w:rFonts w:cs="Times New Roman"/>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angol</w:t>
      </w:r>
      <w:r w:rsidRPr="00BC22DE">
        <w:rPr>
          <w:rFonts w:eastAsia="Times New Roman" w:cs="Times New Roman"/>
          <w:color w:val="800000"/>
        </w:rPr>
        <w:t xml:space="preserve"> </w:t>
      </w:r>
      <w:r w:rsidRPr="00BC22DE">
        <w:rPr>
          <w:rFonts w:cs="Times New Roman"/>
          <w:color w:val="800000"/>
        </w:rPr>
        <w:t>nyelvű kivonat]</w:t>
      </w:r>
    </w:p>
    <w:p w14:paraId="097C34A5" w14:textId="77777777" w:rsidR="007C5DF4" w:rsidRPr="00BC22DE" w:rsidRDefault="007C5DF4">
      <w:pPr>
        <w:jc w:val="center"/>
        <w:rPr>
          <w:rFonts w:cs="Times New Roman"/>
        </w:rPr>
      </w:pPr>
    </w:p>
    <w:p w14:paraId="7CFC4B92" w14:textId="77777777" w:rsidR="007C5DF4" w:rsidRPr="00BC22DE" w:rsidRDefault="007C5DF4">
      <w:pPr>
        <w:jc w:val="center"/>
        <w:rPr>
          <w:rFonts w:cs="Times New Roman"/>
        </w:rPr>
      </w:pPr>
    </w:p>
    <w:p w14:paraId="75EC11A1" w14:textId="77777777" w:rsidR="007C5DF4" w:rsidRPr="00BC22DE" w:rsidRDefault="007C5DF4" w:rsidP="00256400">
      <w:pPr>
        <w:pStyle w:val="Cmsor1"/>
        <w:numPr>
          <w:ilvl w:val="0"/>
          <w:numId w:val="2"/>
        </w:numPr>
        <w:jc w:val="center"/>
        <w:rPr>
          <w:rFonts w:cs="Times New Roman"/>
        </w:rPr>
      </w:pPr>
      <w:r w:rsidRPr="00BC22DE">
        <w:rPr>
          <w:rFonts w:cs="Times New Roman"/>
        </w:rPr>
        <w:lastRenderedPageBreak/>
        <w:t>Tartalomjegyzék</w:t>
      </w:r>
    </w:p>
    <w:p w14:paraId="4F0331C2" w14:textId="2DC6BE5F" w:rsidR="0035013A" w:rsidRDefault="000E689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\h \z \t "SzD_Címsor 3;3;SzD_Címsor 1;1;SzD_Címsor 2;2;SzD_Címsor 4;4" </w:instrText>
      </w:r>
      <w:r>
        <w:rPr>
          <w:rFonts w:cs="Times New Roman"/>
        </w:rPr>
        <w:fldChar w:fldCharType="separate"/>
      </w:r>
      <w:hyperlink w:anchor="_Toc7366747" w:history="1">
        <w:r w:rsidR="0035013A" w:rsidRPr="008B7BA0">
          <w:rPr>
            <w:rStyle w:val="Hiperhivatkozs"/>
            <w:noProof/>
          </w:rPr>
          <w:t>1. Genetikus algoritmusok</w:t>
        </w:r>
        <w:r w:rsidR="0035013A">
          <w:rPr>
            <w:noProof/>
            <w:webHidden/>
          </w:rPr>
          <w:tab/>
        </w:r>
        <w:r w:rsidR="0035013A">
          <w:rPr>
            <w:noProof/>
            <w:webHidden/>
          </w:rPr>
          <w:fldChar w:fldCharType="begin"/>
        </w:r>
        <w:r w:rsidR="0035013A">
          <w:rPr>
            <w:noProof/>
            <w:webHidden/>
          </w:rPr>
          <w:instrText xml:space="preserve"> PAGEREF _Toc7366747 \h </w:instrText>
        </w:r>
        <w:r w:rsidR="0035013A">
          <w:rPr>
            <w:noProof/>
            <w:webHidden/>
          </w:rPr>
        </w:r>
        <w:r w:rsidR="0035013A">
          <w:rPr>
            <w:noProof/>
            <w:webHidden/>
          </w:rPr>
          <w:fldChar w:fldCharType="separate"/>
        </w:r>
        <w:r w:rsidR="0035013A">
          <w:rPr>
            <w:noProof/>
            <w:webHidden/>
          </w:rPr>
          <w:t>2</w:t>
        </w:r>
        <w:r w:rsidR="0035013A">
          <w:rPr>
            <w:noProof/>
            <w:webHidden/>
          </w:rPr>
          <w:fldChar w:fldCharType="end"/>
        </w:r>
      </w:hyperlink>
    </w:p>
    <w:p w14:paraId="4898D1BE" w14:textId="511EEB3C" w:rsidR="0035013A" w:rsidRDefault="0035013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366748" w:history="1">
        <w:r w:rsidRPr="008B7BA0">
          <w:rPr>
            <w:rStyle w:val="Hiperhivatkozs"/>
            <w:noProof/>
          </w:rPr>
          <w:t>1.1.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Történeti áttekintés</w:t>
        </w:r>
        <w:r>
          <w:rPr>
            <w:noProof/>
            <w:webHidden/>
          </w:rPr>
          <w:tab/>
        </w:r>
        <w:r>
          <w:rPr>
            <w:noProof/>
            <w:webHidden/>
          </w:rPr>
          <w:fldChar w:fldCharType="begin"/>
        </w:r>
        <w:r>
          <w:rPr>
            <w:noProof/>
            <w:webHidden/>
          </w:rPr>
          <w:instrText xml:space="preserve"> PAGEREF _Toc7366748 \h </w:instrText>
        </w:r>
        <w:r>
          <w:rPr>
            <w:noProof/>
            <w:webHidden/>
          </w:rPr>
        </w:r>
        <w:r>
          <w:rPr>
            <w:noProof/>
            <w:webHidden/>
          </w:rPr>
          <w:fldChar w:fldCharType="separate"/>
        </w:r>
        <w:r>
          <w:rPr>
            <w:noProof/>
            <w:webHidden/>
          </w:rPr>
          <w:t>2</w:t>
        </w:r>
        <w:r>
          <w:rPr>
            <w:noProof/>
            <w:webHidden/>
          </w:rPr>
          <w:fldChar w:fldCharType="end"/>
        </w:r>
      </w:hyperlink>
    </w:p>
    <w:p w14:paraId="29B33FF0" w14:textId="0A4B65DB" w:rsidR="0035013A" w:rsidRDefault="0035013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366749" w:history="1">
        <w:r w:rsidRPr="008B7BA0">
          <w:rPr>
            <w:rStyle w:val="Hiperhivatkozs"/>
            <w:noProof/>
          </w:rPr>
          <w:t>1.2.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Működése</w:t>
        </w:r>
        <w:r>
          <w:rPr>
            <w:noProof/>
            <w:webHidden/>
          </w:rPr>
          <w:tab/>
        </w:r>
        <w:r>
          <w:rPr>
            <w:noProof/>
            <w:webHidden/>
          </w:rPr>
          <w:fldChar w:fldCharType="begin"/>
        </w:r>
        <w:r>
          <w:rPr>
            <w:noProof/>
            <w:webHidden/>
          </w:rPr>
          <w:instrText xml:space="preserve"> PAGEREF _Toc7366749 \h </w:instrText>
        </w:r>
        <w:r>
          <w:rPr>
            <w:noProof/>
            <w:webHidden/>
          </w:rPr>
        </w:r>
        <w:r>
          <w:rPr>
            <w:noProof/>
            <w:webHidden/>
          </w:rPr>
          <w:fldChar w:fldCharType="separate"/>
        </w:r>
        <w:r>
          <w:rPr>
            <w:noProof/>
            <w:webHidden/>
          </w:rPr>
          <w:t>3</w:t>
        </w:r>
        <w:r>
          <w:rPr>
            <w:noProof/>
            <w:webHidden/>
          </w:rPr>
          <w:fldChar w:fldCharType="end"/>
        </w:r>
      </w:hyperlink>
    </w:p>
    <w:p w14:paraId="5CA8B2D4" w14:textId="7B5590A8"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50" w:history="1">
        <w:r w:rsidRPr="008B7BA0">
          <w:rPr>
            <w:rStyle w:val="Hiperhivatkozs"/>
            <w:noProof/>
          </w:rPr>
          <w:t>1.2.1.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Reprezentáció</w:t>
        </w:r>
        <w:r>
          <w:rPr>
            <w:noProof/>
            <w:webHidden/>
          </w:rPr>
          <w:tab/>
        </w:r>
        <w:r>
          <w:rPr>
            <w:noProof/>
            <w:webHidden/>
          </w:rPr>
          <w:fldChar w:fldCharType="begin"/>
        </w:r>
        <w:r>
          <w:rPr>
            <w:noProof/>
            <w:webHidden/>
          </w:rPr>
          <w:instrText xml:space="preserve"> PAGEREF _Toc7366750 \h </w:instrText>
        </w:r>
        <w:r>
          <w:rPr>
            <w:noProof/>
            <w:webHidden/>
          </w:rPr>
        </w:r>
        <w:r>
          <w:rPr>
            <w:noProof/>
            <w:webHidden/>
          </w:rPr>
          <w:fldChar w:fldCharType="separate"/>
        </w:r>
        <w:r>
          <w:rPr>
            <w:noProof/>
            <w:webHidden/>
          </w:rPr>
          <w:t>4</w:t>
        </w:r>
        <w:r>
          <w:rPr>
            <w:noProof/>
            <w:webHidden/>
          </w:rPr>
          <w:fldChar w:fldCharType="end"/>
        </w:r>
      </w:hyperlink>
    </w:p>
    <w:p w14:paraId="4EE14449" w14:textId="03F520CD"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51" w:history="1">
        <w:r w:rsidRPr="008B7BA0">
          <w:rPr>
            <w:rStyle w:val="Hiperhivatkozs"/>
            <w:noProof/>
          </w:rPr>
          <w:t>1.2.2.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Inicializálás</w:t>
        </w:r>
        <w:r>
          <w:rPr>
            <w:noProof/>
            <w:webHidden/>
          </w:rPr>
          <w:tab/>
        </w:r>
        <w:r>
          <w:rPr>
            <w:noProof/>
            <w:webHidden/>
          </w:rPr>
          <w:fldChar w:fldCharType="begin"/>
        </w:r>
        <w:r>
          <w:rPr>
            <w:noProof/>
            <w:webHidden/>
          </w:rPr>
          <w:instrText xml:space="preserve"> PAGEREF _Toc7366751 \h </w:instrText>
        </w:r>
        <w:r>
          <w:rPr>
            <w:noProof/>
            <w:webHidden/>
          </w:rPr>
        </w:r>
        <w:r>
          <w:rPr>
            <w:noProof/>
            <w:webHidden/>
          </w:rPr>
          <w:fldChar w:fldCharType="separate"/>
        </w:r>
        <w:r>
          <w:rPr>
            <w:noProof/>
            <w:webHidden/>
          </w:rPr>
          <w:t>6</w:t>
        </w:r>
        <w:r>
          <w:rPr>
            <w:noProof/>
            <w:webHidden/>
          </w:rPr>
          <w:fldChar w:fldCharType="end"/>
        </w:r>
      </w:hyperlink>
    </w:p>
    <w:p w14:paraId="3305731F" w14:textId="4D626C4A"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52" w:history="1">
        <w:r w:rsidRPr="008B7BA0">
          <w:rPr>
            <w:rStyle w:val="Hiperhivatkozs"/>
            <w:noProof/>
          </w:rPr>
          <w:t>1.2.3.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Kiértékelési-, cél- és jósági függvény</w:t>
        </w:r>
        <w:r>
          <w:rPr>
            <w:noProof/>
            <w:webHidden/>
          </w:rPr>
          <w:tab/>
        </w:r>
        <w:r>
          <w:rPr>
            <w:noProof/>
            <w:webHidden/>
          </w:rPr>
          <w:fldChar w:fldCharType="begin"/>
        </w:r>
        <w:r>
          <w:rPr>
            <w:noProof/>
            <w:webHidden/>
          </w:rPr>
          <w:instrText xml:space="preserve"> PAGEREF _Toc7366752 \h </w:instrText>
        </w:r>
        <w:r>
          <w:rPr>
            <w:noProof/>
            <w:webHidden/>
          </w:rPr>
        </w:r>
        <w:r>
          <w:rPr>
            <w:noProof/>
            <w:webHidden/>
          </w:rPr>
          <w:fldChar w:fldCharType="separate"/>
        </w:r>
        <w:r>
          <w:rPr>
            <w:noProof/>
            <w:webHidden/>
          </w:rPr>
          <w:t>6</w:t>
        </w:r>
        <w:r>
          <w:rPr>
            <w:noProof/>
            <w:webHidden/>
          </w:rPr>
          <w:fldChar w:fldCharType="end"/>
        </w:r>
      </w:hyperlink>
    </w:p>
    <w:p w14:paraId="731E347D" w14:textId="44918550"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53" w:history="1">
        <w:r w:rsidRPr="008B7BA0">
          <w:rPr>
            <w:rStyle w:val="Hiperhivatkozs"/>
            <w:noProof/>
          </w:rPr>
          <w:t>1.2.4.</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Szelekció</w:t>
        </w:r>
        <w:r>
          <w:rPr>
            <w:noProof/>
            <w:webHidden/>
          </w:rPr>
          <w:tab/>
        </w:r>
        <w:r>
          <w:rPr>
            <w:noProof/>
            <w:webHidden/>
          </w:rPr>
          <w:fldChar w:fldCharType="begin"/>
        </w:r>
        <w:r>
          <w:rPr>
            <w:noProof/>
            <w:webHidden/>
          </w:rPr>
          <w:instrText xml:space="preserve"> PAGEREF _Toc7366753 \h </w:instrText>
        </w:r>
        <w:r>
          <w:rPr>
            <w:noProof/>
            <w:webHidden/>
          </w:rPr>
        </w:r>
        <w:r>
          <w:rPr>
            <w:noProof/>
            <w:webHidden/>
          </w:rPr>
          <w:fldChar w:fldCharType="separate"/>
        </w:r>
        <w:r>
          <w:rPr>
            <w:noProof/>
            <w:webHidden/>
          </w:rPr>
          <w:t>7</w:t>
        </w:r>
        <w:r>
          <w:rPr>
            <w:noProof/>
            <w:webHidden/>
          </w:rPr>
          <w:fldChar w:fldCharType="end"/>
        </w:r>
      </w:hyperlink>
    </w:p>
    <w:p w14:paraId="68D0A382" w14:textId="406C01D9"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54" w:history="1">
        <w:r w:rsidRPr="008B7BA0">
          <w:rPr>
            <w:rStyle w:val="Hiperhivatkozs"/>
            <w:noProof/>
          </w:rPr>
          <w:t>1.2.5.</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Keresztezés</w:t>
        </w:r>
        <w:r>
          <w:rPr>
            <w:noProof/>
            <w:webHidden/>
          </w:rPr>
          <w:tab/>
        </w:r>
        <w:r>
          <w:rPr>
            <w:noProof/>
            <w:webHidden/>
          </w:rPr>
          <w:fldChar w:fldCharType="begin"/>
        </w:r>
        <w:r>
          <w:rPr>
            <w:noProof/>
            <w:webHidden/>
          </w:rPr>
          <w:instrText xml:space="preserve"> PAGEREF _Toc7366754 \h </w:instrText>
        </w:r>
        <w:r>
          <w:rPr>
            <w:noProof/>
            <w:webHidden/>
          </w:rPr>
        </w:r>
        <w:r>
          <w:rPr>
            <w:noProof/>
            <w:webHidden/>
          </w:rPr>
          <w:fldChar w:fldCharType="separate"/>
        </w:r>
        <w:r>
          <w:rPr>
            <w:noProof/>
            <w:webHidden/>
          </w:rPr>
          <w:t>8</w:t>
        </w:r>
        <w:r>
          <w:rPr>
            <w:noProof/>
            <w:webHidden/>
          </w:rPr>
          <w:fldChar w:fldCharType="end"/>
        </w:r>
      </w:hyperlink>
    </w:p>
    <w:p w14:paraId="271D950F" w14:textId="4B65A0F4"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55" w:history="1">
        <w:r w:rsidRPr="008B7BA0">
          <w:rPr>
            <w:rStyle w:val="Hiperhivatkozs"/>
            <w:noProof/>
          </w:rPr>
          <w:t>1.2.6.</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Mutáció</w:t>
        </w:r>
        <w:r>
          <w:rPr>
            <w:noProof/>
            <w:webHidden/>
          </w:rPr>
          <w:tab/>
        </w:r>
        <w:r>
          <w:rPr>
            <w:noProof/>
            <w:webHidden/>
          </w:rPr>
          <w:fldChar w:fldCharType="begin"/>
        </w:r>
        <w:r>
          <w:rPr>
            <w:noProof/>
            <w:webHidden/>
          </w:rPr>
          <w:instrText xml:space="preserve"> PAGEREF _Toc7366755 \h </w:instrText>
        </w:r>
        <w:r>
          <w:rPr>
            <w:noProof/>
            <w:webHidden/>
          </w:rPr>
        </w:r>
        <w:r>
          <w:rPr>
            <w:noProof/>
            <w:webHidden/>
          </w:rPr>
          <w:fldChar w:fldCharType="separate"/>
        </w:r>
        <w:r>
          <w:rPr>
            <w:noProof/>
            <w:webHidden/>
          </w:rPr>
          <w:t>12</w:t>
        </w:r>
        <w:r>
          <w:rPr>
            <w:noProof/>
            <w:webHidden/>
          </w:rPr>
          <w:fldChar w:fldCharType="end"/>
        </w:r>
      </w:hyperlink>
    </w:p>
    <w:p w14:paraId="34EC2A54" w14:textId="30CD3AD8"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56" w:history="1">
        <w:r w:rsidRPr="008B7BA0">
          <w:rPr>
            <w:rStyle w:val="Hiperhivatkozs"/>
            <w:noProof/>
          </w:rPr>
          <w:t>1.2.7.</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Reprodukció</w:t>
        </w:r>
        <w:r>
          <w:rPr>
            <w:noProof/>
            <w:webHidden/>
          </w:rPr>
          <w:tab/>
        </w:r>
        <w:r>
          <w:rPr>
            <w:noProof/>
            <w:webHidden/>
          </w:rPr>
          <w:fldChar w:fldCharType="begin"/>
        </w:r>
        <w:r>
          <w:rPr>
            <w:noProof/>
            <w:webHidden/>
          </w:rPr>
          <w:instrText xml:space="preserve"> PAGEREF _Toc7366756 \h </w:instrText>
        </w:r>
        <w:r>
          <w:rPr>
            <w:noProof/>
            <w:webHidden/>
          </w:rPr>
        </w:r>
        <w:r>
          <w:rPr>
            <w:noProof/>
            <w:webHidden/>
          </w:rPr>
          <w:fldChar w:fldCharType="separate"/>
        </w:r>
        <w:r>
          <w:rPr>
            <w:noProof/>
            <w:webHidden/>
          </w:rPr>
          <w:t>12</w:t>
        </w:r>
        <w:r>
          <w:rPr>
            <w:noProof/>
            <w:webHidden/>
          </w:rPr>
          <w:fldChar w:fldCharType="end"/>
        </w:r>
      </w:hyperlink>
    </w:p>
    <w:p w14:paraId="6320B619" w14:textId="6F6909C0"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57" w:history="1">
        <w:r w:rsidRPr="008B7BA0">
          <w:rPr>
            <w:rStyle w:val="Hiperhivatkozs"/>
            <w:noProof/>
          </w:rPr>
          <w:t>1.2.8.</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Kilépési feltétel</w:t>
        </w:r>
        <w:r>
          <w:rPr>
            <w:noProof/>
            <w:webHidden/>
          </w:rPr>
          <w:tab/>
        </w:r>
        <w:r>
          <w:rPr>
            <w:noProof/>
            <w:webHidden/>
          </w:rPr>
          <w:fldChar w:fldCharType="begin"/>
        </w:r>
        <w:r>
          <w:rPr>
            <w:noProof/>
            <w:webHidden/>
          </w:rPr>
          <w:instrText xml:space="preserve"> PAGEREF _Toc7366757 \h </w:instrText>
        </w:r>
        <w:r>
          <w:rPr>
            <w:noProof/>
            <w:webHidden/>
          </w:rPr>
        </w:r>
        <w:r>
          <w:rPr>
            <w:noProof/>
            <w:webHidden/>
          </w:rPr>
          <w:fldChar w:fldCharType="separate"/>
        </w:r>
        <w:r>
          <w:rPr>
            <w:noProof/>
            <w:webHidden/>
          </w:rPr>
          <w:t>13</w:t>
        </w:r>
        <w:r>
          <w:rPr>
            <w:noProof/>
            <w:webHidden/>
          </w:rPr>
          <w:fldChar w:fldCharType="end"/>
        </w:r>
      </w:hyperlink>
    </w:p>
    <w:p w14:paraId="78F6D843" w14:textId="151358EA" w:rsidR="0035013A" w:rsidRDefault="0035013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366758" w:history="1">
        <w:r w:rsidRPr="008B7BA0">
          <w:rPr>
            <w:rStyle w:val="Hiperhivatkozs"/>
            <w:noProof/>
          </w:rPr>
          <w:t>1.3.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A dolgozatban használt módszer</w:t>
        </w:r>
        <w:r>
          <w:rPr>
            <w:noProof/>
            <w:webHidden/>
          </w:rPr>
          <w:tab/>
        </w:r>
        <w:r>
          <w:rPr>
            <w:noProof/>
            <w:webHidden/>
          </w:rPr>
          <w:fldChar w:fldCharType="begin"/>
        </w:r>
        <w:r>
          <w:rPr>
            <w:noProof/>
            <w:webHidden/>
          </w:rPr>
          <w:instrText xml:space="preserve"> PAGEREF _Toc7366758 \h </w:instrText>
        </w:r>
        <w:r>
          <w:rPr>
            <w:noProof/>
            <w:webHidden/>
          </w:rPr>
        </w:r>
        <w:r>
          <w:rPr>
            <w:noProof/>
            <w:webHidden/>
          </w:rPr>
          <w:fldChar w:fldCharType="separate"/>
        </w:r>
        <w:r>
          <w:rPr>
            <w:noProof/>
            <w:webHidden/>
          </w:rPr>
          <w:t>13</w:t>
        </w:r>
        <w:r>
          <w:rPr>
            <w:noProof/>
            <w:webHidden/>
          </w:rPr>
          <w:fldChar w:fldCharType="end"/>
        </w:r>
      </w:hyperlink>
    </w:p>
    <w:p w14:paraId="30D373DC" w14:textId="35C3313D"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59" w:history="1">
        <w:r w:rsidRPr="008B7BA0">
          <w:rPr>
            <w:rStyle w:val="Hiperhivatkozs"/>
            <w:noProof/>
          </w:rPr>
          <w:t>1.3.1.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Reprezentáció</w:t>
        </w:r>
        <w:r>
          <w:rPr>
            <w:noProof/>
            <w:webHidden/>
          </w:rPr>
          <w:tab/>
        </w:r>
        <w:r>
          <w:rPr>
            <w:noProof/>
            <w:webHidden/>
          </w:rPr>
          <w:fldChar w:fldCharType="begin"/>
        </w:r>
        <w:r>
          <w:rPr>
            <w:noProof/>
            <w:webHidden/>
          </w:rPr>
          <w:instrText xml:space="preserve"> PAGEREF _Toc7366759 \h </w:instrText>
        </w:r>
        <w:r>
          <w:rPr>
            <w:noProof/>
            <w:webHidden/>
          </w:rPr>
        </w:r>
        <w:r>
          <w:rPr>
            <w:noProof/>
            <w:webHidden/>
          </w:rPr>
          <w:fldChar w:fldCharType="separate"/>
        </w:r>
        <w:r>
          <w:rPr>
            <w:noProof/>
            <w:webHidden/>
          </w:rPr>
          <w:t>13</w:t>
        </w:r>
        <w:r>
          <w:rPr>
            <w:noProof/>
            <w:webHidden/>
          </w:rPr>
          <w:fldChar w:fldCharType="end"/>
        </w:r>
      </w:hyperlink>
    </w:p>
    <w:p w14:paraId="3B107997" w14:textId="0BF5E1A4"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60" w:history="1">
        <w:r w:rsidRPr="008B7BA0">
          <w:rPr>
            <w:rStyle w:val="Hiperhivatkozs"/>
            <w:noProof/>
          </w:rPr>
          <w:t>1.3.2.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Kiértékelési- és jósági függvény</w:t>
        </w:r>
        <w:r>
          <w:rPr>
            <w:noProof/>
            <w:webHidden/>
          </w:rPr>
          <w:tab/>
        </w:r>
        <w:r>
          <w:rPr>
            <w:noProof/>
            <w:webHidden/>
          </w:rPr>
          <w:fldChar w:fldCharType="begin"/>
        </w:r>
        <w:r>
          <w:rPr>
            <w:noProof/>
            <w:webHidden/>
          </w:rPr>
          <w:instrText xml:space="preserve"> PAGEREF _Toc7366760 \h </w:instrText>
        </w:r>
        <w:r>
          <w:rPr>
            <w:noProof/>
            <w:webHidden/>
          </w:rPr>
        </w:r>
        <w:r>
          <w:rPr>
            <w:noProof/>
            <w:webHidden/>
          </w:rPr>
          <w:fldChar w:fldCharType="separate"/>
        </w:r>
        <w:r>
          <w:rPr>
            <w:noProof/>
            <w:webHidden/>
          </w:rPr>
          <w:t>14</w:t>
        </w:r>
        <w:r>
          <w:rPr>
            <w:noProof/>
            <w:webHidden/>
          </w:rPr>
          <w:fldChar w:fldCharType="end"/>
        </w:r>
      </w:hyperlink>
    </w:p>
    <w:p w14:paraId="02157851" w14:textId="4DF490D9"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61" w:history="1">
        <w:r w:rsidRPr="008B7BA0">
          <w:rPr>
            <w:rStyle w:val="Hiperhivatkozs"/>
            <w:noProof/>
          </w:rPr>
          <w:t>1.3.3.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Szelekció</w:t>
        </w:r>
        <w:r>
          <w:rPr>
            <w:noProof/>
            <w:webHidden/>
          </w:rPr>
          <w:tab/>
        </w:r>
        <w:r>
          <w:rPr>
            <w:noProof/>
            <w:webHidden/>
          </w:rPr>
          <w:fldChar w:fldCharType="begin"/>
        </w:r>
        <w:r>
          <w:rPr>
            <w:noProof/>
            <w:webHidden/>
          </w:rPr>
          <w:instrText xml:space="preserve"> PAGEREF _Toc7366761 \h </w:instrText>
        </w:r>
        <w:r>
          <w:rPr>
            <w:noProof/>
            <w:webHidden/>
          </w:rPr>
        </w:r>
        <w:r>
          <w:rPr>
            <w:noProof/>
            <w:webHidden/>
          </w:rPr>
          <w:fldChar w:fldCharType="separate"/>
        </w:r>
        <w:r>
          <w:rPr>
            <w:noProof/>
            <w:webHidden/>
          </w:rPr>
          <w:t>14</w:t>
        </w:r>
        <w:r>
          <w:rPr>
            <w:noProof/>
            <w:webHidden/>
          </w:rPr>
          <w:fldChar w:fldCharType="end"/>
        </w:r>
      </w:hyperlink>
    </w:p>
    <w:p w14:paraId="0CB56278" w14:textId="1628781F"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62" w:history="1">
        <w:r w:rsidRPr="008B7BA0">
          <w:rPr>
            <w:rStyle w:val="Hiperhivatkozs"/>
            <w:noProof/>
          </w:rPr>
          <w:t>1.3.4.</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Keresztezés</w:t>
        </w:r>
        <w:r>
          <w:rPr>
            <w:noProof/>
            <w:webHidden/>
          </w:rPr>
          <w:tab/>
        </w:r>
        <w:r>
          <w:rPr>
            <w:noProof/>
            <w:webHidden/>
          </w:rPr>
          <w:fldChar w:fldCharType="begin"/>
        </w:r>
        <w:r>
          <w:rPr>
            <w:noProof/>
            <w:webHidden/>
          </w:rPr>
          <w:instrText xml:space="preserve"> PAGEREF _Toc7366762 \h </w:instrText>
        </w:r>
        <w:r>
          <w:rPr>
            <w:noProof/>
            <w:webHidden/>
          </w:rPr>
        </w:r>
        <w:r>
          <w:rPr>
            <w:noProof/>
            <w:webHidden/>
          </w:rPr>
          <w:fldChar w:fldCharType="separate"/>
        </w:r>
        <w:r>
          <w:rPr>
            <w:noProof/>
            <w:webHidden/>
          </w:rPr>
          <w:t>14</w:t>
        </w:r>
        <w:r>
          <w:rPr>
            <w:noProof/>
            <w:webHidden/>
          </w:rPr>
          <w:fldChar w:fldCharType="end"/>
        </w:r>
      </w:hyperlink>
    </w:p>
    <w:p w14:paraId="258F3B10" w14:textId="0ED4B325"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63" w:history="1">
        <w:r w:rsidRPr="008B7BA0">
          <w:rPr>
            <w:rStyle w:val="Hiperhivatkozs"/>
            <w:noProof/>
          </w:rPr>
          <w:t>1.3.5.</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Mutáció</w:t>
        </w:r>
        <w:r>
          <w:rPr>
            <w:noProof/>
            <w:webHidden/>
          </w:rPr>
          <w:tab/>
        </w:r>
        <w:r>
          <w:rPr>
            <w:noProof/>
            <w:webHidden/>
          </w:rPr>
          <w:fldChar w:fldCharType="begin"/>
        </w:r>
        <w:r>
          <w:rPr>
            <w:noProof/>
            <w:webHidden/>
          </w:rPr>
          <w:instrText xml:space="preserve"> PAGEREF _Toc7366763 \h </w:instrText>
        </w:r>
        <w:r>
          <w:rPr>
            <w:noProof/>
            <w:webHidden/>
          </w:rPr>
        </w:r>
        <w:r>
          <w:rPr>
            <w:noProof/>
            <w:webHidden/>
          </w:rPr>
          <w:fldChar w:fldCharType="separate"/>
        </w:r>
        <w:r>
          <w:rPr>
            <w:noProof/>
            <w:webHidden/>
          </w:rPr>
          <w:t>15</w:t>
        </w:r>
        <w:r>
          <w:rPr>
            <w:noProof/>
            <w:webHidden/>
          </w:rPr>
          <w:fldChar w:fldCharType="end"/>
        </w:r>
      </w:hyperlink>
    </w:p>
    <w:p w14:paraId="02D99864" w14:textId="0FACC4EC"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64" w:history="1">
        <w:r w:rsidRPr="008B7BA0">
          <w:rPr>
            <w:rStyle w:val="Hiperhivatkozs"/>
            <w:noProof/>
          </w:rPr>
          <w:t>1.3.6.</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Reprodukció</w:t>
        </w:r>
        <w:r>
          <w:rPr>
            <w:noProof/>
            <w:webHidden/>
          </w:rPr>
          <w:tab/>
        </w:r>
        <w:r>
          <w:rPr>
            <w:noProof/>
            <w:webHidden/>
          </w:rPr>
          <w:fldChar w:fldCharType="begin"/>
        </w:r>
        <w:r>
          <w:rPr>
            <w:noProof/>
            <w:webHidden/>
          </w:rPr>
          <w:instrText xml:space="preserve"> PAGEREF _Toc7366764 \h </w:instrText>
        </w:r>
        <w:r>
          <w:rPr>
            <w:noProof/>
            <w:webHidden/>
          </w:rPr>
        </w:r>
        <w:r>
          <w:rPr>
            <w:noProof/>
            <w:webHidden/>
          </w:rPr>
          <w:fldChar w:fldCharType="separate"/>
        </w:r>
        <w:r>
          <w:rPr>
            <w:noProof/>
            <w:webHidden/>
          </w:rPr>
          <w:t>16</w:t>
        </w:r>
        <w:r>
          <w:rPr>
            <w:noProof/>
            <w:webHidden/>
          </w:rPr>
          <w:fldChar w:fldCharType="end"/>
        </w:r>
      </w:hyperlink>
    </w:p>
    <w:p w14:paraId="70B7F8C6" w14:textId="3DB1ABA0"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65" w:history="1">
        <w:r w:rsidRPr="008B7BA0">
          <w:rPr>
            <w:rStyle w:val="Hiperhivatkozs"/>
            <w:noProof/>
          </w:rPr>
          <w:t>1.3.7.</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Kilépési feltétel</w:t>
        </w:r>
        <w:r>
          <w:rPr>
            <w:noProof/>
            <w:webHidden/>
          </w:rPr>
          <w:tab/>
        </w:r>
        <w:r>
          <w:rPr>
            <w:noProof/>
            <w:webHidden/>
          </w:rPr>
          <w:fldChar w:fldCharType="begin"/>
        </w:r>
        <w:r>
          <w:rPr>
            <w:noProof/>
            <w:webHidden/>
          </w:rPr>
          <w:instrText xml:space="preserve"> PAGEREF _Toc7366765 \h </w:instrText>
        </w:r>
        <w:r>
          <w:rPr>
            <w:noProof/>
            <w:webHidden/>
          </w:rPr>
        </w:r>
        <w:r>
          <w:rPr>
            <w:noProof/>
            <w:webHidden/>
          </w:rPr>
          <w:fldChar w:fldCharType="separate"/>
        </w:r>
        <w:r>
          <w:rPr>
            <w:noProof/>
            <w:webHidden/>
          </w:rPr>
          <w:t>16</w:t>
        </w:r>
        <w:r>
          <w:rPr>
            <w:noProof/>
            <w:webHidden/>
          </w:rPr>
          <w:fldChar w:fldCharType="end"/>
        </w:r>
      </w:hyperlink>
    </w:p>
    <w:p w14:paraId="5CCFAE37" w14:textId="5624B59B" w:rsidR="0035013A" w:rsidRDefault="0035013A">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7366766" w:history="1">
        <w:r w:rsidRPr="008B7BA0">
          <w:rPr>
            <w:rStyle w:val="Hiperhivatkozs"/>
            <w:noProof/>
          </w:rPr>
          <w:t>2. Tervezési dokumentáció</w:t>
        </w:r>
        <w:r>
          <w:rPr>
            <w:noProof/>
            <w:webHidden/>
          </w:rPr>
          <w:tab/>
        </w:r>
        <w:r>
          <w:rPr>
            <w:noProof/>
            <w:webHidden/>
          </w:rPr>
          <w:fldChar w:fldCharType="begin"/>
        </w:r>
        <w:r>
          <w:rPr>
            <w:noProof/>
            <w:webHidden/>
          </w:rPr>
          <w:instrText xml:space="preserve"> PAGEREF _Toc7366766 \h </w:instrText>
        </w:r>
        <w:r>
          <w:rPr>
            <w:noProof/>
            <w:webHidden/>
          </w:rPr>
        </w:r>
        <w:r>
          <w:rPr>
            <w:noProof/>
            <w:webHidden/>
          </w:rPr>
          <w:fldChar w:fldCharType="separate"/>
        </w:r>
        <w:r>
          <w:rPr>
            <w:noProof/>
            <w:webHidden/>
          </w:rPr>
          <w:t>17</w:t>
        </w:r>
        <w:r>
          <w:rPr>
            <w:noProof/>
            <w:webHidden/>
          </w:rPr>
          <w:fldChar w:fldCharType="end"/>
        </w:r>
      </w:hyperlink>
    </w:p>
    <w:p w14:paraId="265B6AE5" w14:textId="26DAC15D" w:rsidR="0035013A" w:rsidRDefault="0035013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366767" w:history="1">
        <w:r w:rsidRPr="008B7BA0">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Programmal szemben támasztott követelmények</w:t>
        </w:r>
        <w:r>
          <w:rPr>
            <w:noProof/>
            <w:webHidden/>
          </w:rPr>
          <w:tab/>
        </w:r>
        <w:r>
          <w:rPr>
            <w:noProof/>
            <w:webHidden/>
          </w:rPr>
          <w:fldChar w:fldCharType="begin"/>
        </w:r>
        <w:r>
          <w:rPr>
            <w:noProof/>
            <w:webHidden/>
          </w:rPr>
          <w:instrText xml:space="preserve"> PAGEREF _Toc7366767 \h </w:instrText>
        </w:r>
        <w:r>
          <w:rPr>
            <w:noProof/>
            <w:webHidden/>
          </w:rPr>
        </w:r>
        <w:r>
          <w:rPr>
            <w:noProof/>
            <w:webHidden/>
          </w:rPr>
          <w:fldChar w:fldCharType="separate"/>
        </w:r>
        <w:r>
          <w:rPr>
            <w:noProof/>
            <w:webHidden/>
          </w:rPr>
          <w:t>17</w:t>
        </w:r>
        <w:r>
          <w:rPr>
            <w:noProof/>
            <w:webHidden/>
          </w:rPr>
          <w:fldChar w:fldCharType="end"/>
        </w:r>
      </w:hyperlink>
    </w:p>
    <w:p w14:paraId="1C2090C9" w14:textId="752C1887" w:rsidR="0035013A" w:rsidRDefault="0035013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366768" w:history="1">
        <w:r w:rsidRPr="008B7BA0">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UML diagrammok</w:t>
        </w:r>
        <w:r>
          <w:rPr>
            <w:noProof/>
            <w:webHidden/>
          </w:rPr>
          <w:tab/>
        </w:r>
        <w:r>
          <w:rPr>
            <w:noProof/>
            <w:webHidden/>
          </w:rPr>
          <w:fldChar w:fldCharType="begin"/>
        </w:r>
        <w:r>
          <w:rPr>
            <w:noProof/>
            <w:webHidden/>
          </w:rPr>
          <w:instrText xml:space="preserve"> PAGEREF _Toc7366768 \h </w:instrText>
        </w:r>
        <w:r>
          <w:rPr>
            <w:noProof/>
            <w:webHidden/>
          </w:rPr>
        </w:r>
        <w:r>
          <w:rPr>
            <w:noProof/>
            <w:webHidden/>
          </w:rPr>
          <w:fldChar w:fldCharType="separate"/>
        </w:r>
        <w:r>
          <w:rPr>
            <w:noProof/>
            <w:webHidden/>
          </w:rPr>
          <w:t>17</w:t>
        </w:r>
        <w:r>
          <w:rPr>
            <w:noProof/>
            <w:webHidden/>
          </w:rPr>
          <w:fldChar w:fldCharType="end"/>
        </w:r>
      </w:hyperlink>
    </w:p>
    <w:p w14:paraId="285F2E56" w14:textId="604AC62E"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69" w:history="1">
        <w:r w:rsidRPr="008B7BA0">
          <w:rPr>
            <w:rStyle w:val="Hiperhivatkozs"/>
            <w:noProof/>
          </w:rPr>
          <w:t>2.2.1.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Aktorok – funkciók</w:t>
        </w:r>
        <w:r>
          <w:rPr>
            <w:noProof/>
            <w:webHidden/>
          </w:rPr>
          <w:tab/>
        </w:r>
        <w:r>
          <w:rPr>
            <w:noProof/>
            <w:webHidden/>
          </w:rPr>
          <w:fldChar w:fldCharType="begin"/>
        </w:r>
        <w:r>
          <w:rPr>
            <w:noProof/>
            <w:webHidden/>
          </w:rPr>
          <w:instrText xml:space="preserve"> PAGEREF _Toc7366769 \h </w:instrText>
        </w:r>
        <w:r>
          <w:rPr>
            <w:noProof/>
            <w:webHidden/>
          </w:rPr>
        </w:r>
        <w:r>
          <w:rPr>
            <w:noProof/>
            <w:webHidden/>
          </w:rPr>
          <w:fldChar w:fldCharType="separate"/>
        </w:r>
        <w:r>
          <w:rPr>
            <w:noProof/>
            <w:webHidden/>
          </w:rPr>
          <w:t>17</w:t>
        </w:r>
        <w:r>
          <w:rPr>
            <w:noProof/>
            <w:webHidden/>
          </w:rPr>
          <w:fldChar w:fldCharType="end"/>
        </w:r>
      </w:hyperlink>
    </w:p>
    <w:p w14:paraId="66815F5F" w14:textId="2A55D1A6"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70" w:history="1">
        <w:r w:rsidRPr="008B7BA0">
          <w:rPr>
            <w:rStyle w:val="Hiperhivatkozs"/>
            <w:noProof/>
          </w:rPr>
          <w:t>2.2.2.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ER diagram</w:t>
        </w:r>
        <w:r>
          <w:rPr>
            <w:noProof/>
            <w:webHidden/>
          </w:rPr>
          <w:tab/>
        </w:r>
        <w:r>
          <w:rPr>
            <w:noProof/>
            <w:webHidden/>
          </w:rPr>
          <w:fldChar w:fldCharType="begin"/>
        </w:r>
        <w:r>
          <w:rPr>
            <w:noProof/>
            <w:webHidden/>
          </w:rPr>
          <w:instrText xml:space="preserve"> PAGEREF _Toc7366770 \h </w:instrText>
        </w:r>
        <w:r>
          <w:rPr>
            <w:noProof/>
            <w:webHidden/>
          </w:rPr>
        </w:r>
        <w:r>
          <w:rPr>
            <w:noProof/>
            <w:webHidden/>
          </w:rPr>
          <w:fldChar w:fldCharType="separate"/>
        </w:r>
        <w:r>
          <w:rPr>
            <w:noProof/>
            <w:webHidden/>
          </w:rPr>
          <w:t>18</w:t>
        </w:r>
        <w:r>
          <w:rPr>
            <w:noProof/>
            <w:webHidden/>
          </w:rPr>
          <w:fldChar w:fldCharType="end"/>
        </w:r>
      </w:hyperlink>
    </w:p>
    <w:p w14:paraId="0C34C051" w14:textId="1C23FB6B"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71" w:history="1">
        <w:r w:rsidRPr="008B7BA0">
          <w:rPr>
            <w:rStyle w:val="Hiperhivatkozs"/>
            <w:noProof/>
          </w:rPr>
          <w:t>2.2.3.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Osztálydiagram</w:t>
        </w:r>
        <w:r>
          <w:rPr>
            <w:noProof/>
            <w:webHidden/>
          </w:rPr>
          <w:tab/>
        </w:r>
        <w:r>
          <w:rPr>
            <w:noProof/>
            <w:webHidden/>
          </w:rPr>
          <w:fldChar w:fldCharType="begin"/>
        </w:r>
        <w:r>
          <w:rPr>
            <w:noProof/>
            <w:webHidden/>
          </w:rPr>
          <w:instrText xml:space="preserve"> PAGEREF _Toc7366771 \h </w:instrText>
        </w:r>
        <w:r>
          <w:rPr>
            <w:noProof/>
            <w:webHidden/>
          </w:rPr>
        </w:r>
        <w:r>
          <w:rPr>
            <w:noProof/>
            <w:webHidden/>
          </w:rPr>
          <w:fldChar w:fldCharType="separate"/>
        </w:r>
        <w:r>
          <w:rPr>
            <w:noProof/>
            <w:webHidden/>
          </w:rPr>
          <w:t>19</w:t>
        </w:r>
        <w:r>
          <w:rPr>
            <w:noProof/>
            <w:webHidden/>
          </w:rPr>
          <w:fldChar w:fldCharType="end"/>
        </w:r>
      </w:hyperlink>
    </w:p>
    <w:p w14:paraId="5EC2A01E" w14:textId="23335C28"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72" w:history="1">
        <w:r w:rsidRPr="008B7BA0">
          <w:rPr>
            <w:rStyle w:val="Hiperhivatkozs"/>
            <w:noProof/>
          </w:rPr>
          <w:t>2.2.4.</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Szekvencia diagram</w:t>
        </w:r>
        <w:r>
          <w:rPr>
            <w:noProof/>
            <w:webHidden/>
          </w:rPr>
          <w:tab/>
        </w:r>
        <w:r>
          <w:rPr>
            <w:noProof/>
            <w:webHidden/>
          </w:rPr>
          <w:fldChar w:fldCharType="begin"/>
        </w:r>
        <w:r>
          <w:rPr>
            <w:noProof/>
            <w:webHidden/>
          </w:rPr>
          <w:instrText xml:space="preserve"> PAGEREF _Toc7366772 \h </w:instrText>
        </w:r>
        <w:r>
          <w:rPr>
            <w:noProof/>
            <w:webHidden/>
          </w:rPr>
        </w:r>
        <w:r>
          <w:rPr>
            <w:noProof/>
            <w:webHidden/>
          </w:rPr>
          <w:fldChar w:fldCharType="separate"/>
        </w:r>
        <w:r>
          <w:rPr>
            <w:noProof/>
            <w:webHidden/>
          </w:rPr>
          <w:t>20</w:t>
        </w:r>
        <w:r>
          <w:rPr>
            <w:noProof/>
            <w:webHidden/>
          </w:rPr>
          <w:fldChar w:fldCharType="end"/>
        </w:r>
      </w:hyperlink>
    </w:p>
    <w:p w14:paraId="6B857DAE" w14:textId="0CB83023"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73" w:history="1">
        <w:r w:rsidRPr="008B7BA0">
          <w:rPr>
            <w:rStyle w:val="Hiperhivatkozs"/>
            <w:noProof/>
          </w:rPr>
          <w:t>2.2.5.</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Folyamatábra</w:t>
        </w:r>
        <w:r>
          <w:rPr>
            <w:noProof/>
            <w:webHidden/>
          </w:rPr>
          <w:tab/>
        </w:r>
        <w:r>
          <w:rPr>
            <w:noProof/>
            <w:webHidden/>
          </w:rPr>
          <w:fldChar w:fldCharType="begin"/>
        </w:r>
        <w:r>
          <w:rPr>
            <w:noProof/>
            <w:webHidden/>
          </w:rPr>
          <w:instrText xml:space="preserve"> PAGEREF _Toc7366773 \h </w:instrText>
        </w:r>
        <w:r>
          <w:rPr>
            <w:noProof/>
            <w:webHidden/>
          </w:rPr>
        </w:r>
        <w:r>
          <w:rPr>
            <w:noProof/>
            <w:webHidden/>
          </w:rPr>
          <w:fldChar w:fldCharType="separate"/>
        </w:r>
        <w:r>
          <w:rPr>
            <w:noProof/>
            <w:webHidden/>
          </w:rPr>
          <w:t>21</w:t>
        </w:r>
        <w:r>
          <w:rPr>
            <w:noProof/>
            <w:webHidden/>
          </w:rPr>
          <w:fldChar w:fldCharType="end"/>
        </w:r>
      </w:hyperlink>
    </w:p>
    <w:p w14:paraId="7B3373CB" w14:textId="1F3147A3" w:rsidR="0035013A" w:rsidRDefault="0035013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366774" w:history="1">
        <w:r w:rsidRPr="008B7BA0">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Felhasznált technológiák ismertetése</w:t>
        </w:r>
        <w:r>
          <w:rPr>
            <w:noProof/>
            <w:webHidden/>
          </w:rPr>
          <w:tab/>
        </w:r>
        <w:r>
          <w:rPr>
            <w:noProof/>
            <w:webHidden/>
          </w:rPr>
          <w:fldChar w:fldCharType="begin"/>
        </w:r>
        <w:r>
          <w:rPr>
            <w:noProof/>
            <w:webHidden/>
          </w:rPr>
          <w:instrText xml:space="preserve"> PAGEREF _Toc7366774 \h </w:instrText>
        </w:r>
        <w:r>
          <w:rPr>
            <w:noProof/>
            <w:webHidden/>
          </w:rPr>
        </w:r>
        <w:r>
          <w:rPr>
            <w:noProof/>
            <w:webHidden/>
          </w:rPr>
          <w:fldChar w:fldCharType="separate"/>
        </w:r>
        <w:r>
          <w:rPr>
            <w:noProof/>
            <w:webHidden/>
          </w:rPr>
          <w:t>22</w:t>
        </w:r>
        <w:r>
          <w:rPr>
            <w:noProof/>
            <w:webHidden/>
          </w:rPr>
          <w:fldChar w:fldCharType="end"/>
        </w:r>
      </w:hyperlink>
    </w:p>
    <w:p w14:paraId="7FEE2F0C" w14:textId="18C45068"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75" w:history="1">
        <w:r w:rsidRPr="008B7BA0">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Verziókezelő rendszer</w:t>
        </w:r>
        <w:r>
          <w:rPr>
            <w:noProof/>
            <w:webHidden/>
          </w:rPr>
          <w:tab/>
        </w:r>
        <w:r>
          <w:rPr>
            <w:noProof/>
            <w:webHidden/>
          </w:rPr>
          <w:fldChar w:fldCharType="begin"/>
        </w:r>
        <w:r>
          <w:rPr>
            <w:noProof/>
            <w:webHidden/>
          </w:rPr>
          <w:instrText xml:space="preserve"> PAGEREF _Toc7366775 \h </w:instrText>
        </w:r>
        <w:r>
          <w:rPr>
            <w:noProof/>
            <w:webHidden/>
          </w:rPr>
        </w:r>
        <w:r>
          <w:rPr>
            <w:noProof/>
            <w:webHidden/>
          </w:rPr>
          <w:fldChar w:fldCharType="separate"/>
        </w:r>
        <w:r>
          <w:rPr>
            <w:noProof/>
            <w:webHidden/>
          </w:rPr>
          <w:t>22</w:t>
        </w:r>
        <w:r>
          <w:rPr>
            <w:noProof/>
            <w:webHidden/>
          </w:rPr>
          <w:fldChar w:fldCharType="end"/>
        </w:r>
      </w:hyperlink>
    </w:p>
    <w:p w14:paraId="6F8FECBF" w14:textId="5EB0F1A8"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76" w:history="1">
        <w:r w:rsidRPr="008B7BA0">
          <w:rPr>
            <w:rStyle w:val="Hiperhivatkozs"/>
            <w:noProof/>
          </w:rPr>
          <w:t>2.3.1.1.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Git</w:t>
        </w:r>
        <w:r>
          <w:rPr>
            <w:noProof/>
            <w:webHidden/>
          </w:rPr>
          <w:tab/>
        </w:r>
        <w:r>
          <w:rPr>
            <w:noProof/>
            <w:webHidden/>
          </w:rPr>
          <w:fldChar w:fldCharType="begin"/>
        </w:r>
        <w:r>
          <w:rPr>
            <w:noProof/>
            <w:webHidden/>
          </w:rPr>
          <w:instrText xml:space="preserve"> PAGEREF _Toc7366776 \h </w:instrText>
        </w:r>
        <w:r>
          <w:rPr>
            <w:noProof/>
            <w:webHidden/>
          </w:rPr>
        </w:r>
        <w:r>
          <w:rPr>
            <w:noProof/>
            <w:webHidden/>
          </w:rPr>
          <w:fldChar w:fldCharType="separate"/>
        </w:r>
        <w:r>
          <w:rPr>
            <w:noProof/>
            <w:webHidden/>
          </w:rPr>
          <w:t>23</w:t>
        </w:r>
        <w:r>
          <w:rPr>
            <w:noProof/>
            <w:webHidden/>
          </w:rPr>
          <w:fldChar w:fldCharType="end"/>
        </w:r>
      </w:hyperlink>
    </w:p>
    <w:p w14:paraId="7F7A524B" w14:textId="52F7B208"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77" w:history="1">
        <w:r w:rsidRPr="008B7BA0">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Frontend technológiák</w:t>
        </w:r>
        <w:r>
          <w:rPr>
            <w:noProof/>
            <w:webHidden/>
          </w:rPr>
          <w:tab/>
        </w:r>
        <w:r>
          <w:rPr>
            <w:noProof/>
            <w:webHidden/>
          </w:rPr>
          <w:fldChar w:fldCharType="begin"/>
        </w:r>
        <w:r>
          <w:rPr>
            <w:noProof/>
            <w:webHidden/>
          </w:rPr>
          <w:instrText xml:space="preserve"> PAGEREF _Toc7366777 \h </w:instrText>
        </w:r>
        <w:r>
          <w:rPr>
            <w:noProof/>
            <w:webHidden/>
          </w:rPr>
        </w:r>
        <w:r>
          <w:rPr>
            <w:noProof/>
            <w:webHidden/>
          </w:rPr>
          <w:fldChar w:fldCharType="separate"/>
        </w:r>
        <w:r>
          <w:rPr>
            <w:noProof/>
            <w:webHidden/>
          </w:rPr>
          <w:t>23</w:t>
        </w:r>
        <w:r>
          <w:rPr>
            <w:noProof/>
            <w:webHidden/>
          </w:rPr>
          <w:fldChar w:fldCharType="end"/>
        </w:r>
      </w:hyperlink>
    </w:p>
    <w:p w14:paraId="12B411A4" w14:textId="45A43E73"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78" w:history="1">
        <w:r w:rsidRPr="008B7BA0">
          <w:rPr>
            <w:rStyle w:val="Hiperhivatkozs"/>
            <w:noProof/>
          </w:rPr>
          <w:t>2.3.2.1.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HTML</w:t>
        </w:r>
        <w:r>
          <w:rPr>
            <w:noProof/>
            <w:webHidden/>
          </w:rPr>
          <w:tab/>
        </w:r>
        <w:r>
          <w:rPr>
            <w:noProof/>
            <w:webHidden/>
          </w:rPr>
          <w:fldChar w:fldCharType="begin"/>
        </w:r>
        <w:r>
          <w:rPr>
            <w:noProof/>
            <w:webHidden/>
          </w:rPr>
          <w:instrText xml:space="preserve"> PAGEREF _Toc7366778 \h </w:instrText>
        </w:r>
        <w:r>
          <w:rPr>
            <w:noProof/>
            <w:webHidden/>
          </w:rPr>
        </w:r>
        <w:r>
          <w:rPr>
            <w:noProof/>
            <w:webHidden/>
          </w:rPr>
          <w:fldChar w:fldCharType="separate"/>
        </w:r>
        <w:r>
          <w:rPr>
            <w:noProof/>
            <w:webHidden/>
          </w:rPr>
          <w:t>23</w:t>
        </w:r>
        <w:r>
          <w:rPr>
            <w:noProof/>
            <w:webHidden/>
          </w:rPr>
          <w:fldChar w:fldCharType="end"/>
        </w:r>
      </w:hyperlink>
    </w:p>
    <w:p w14:paraId="211586F0" w14:textId="4E062905"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79" w:history="1">
        <w:r w:rsidRPr="008B7BA0">
          <w:rPr>
            <w:rStyle w:val="Hiperhivatkozs"/>
            <w:noProof/>
          </w:rPr>
          <w:t>2.3.2.2.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CSS</w:t>
        </w:r>
        <w:r>
          <w:rPr>
            <w:noProof/>
            <w:webHidden/>
          </w:rPr>
          <w:tab/>
        </w:r>
        <w:r>
          <w:rPr>
            <w:noProof/>
            <w:webHidden/>
          </w:rPr>
          <w:fldChar w:fldCharType="begin"/>
        </w:r>
        <w:r>
          <w:rPr>
            <w:noProof/>
            <w:webHidden/>
          </w:rPr>
          <w:instrText xml:space="preserve"> PAGEREF _Toc7366779 \h </w:instrText>
        </w:r>
        <w:r>
          <w:rPr>
            <w:noProof/>
            <w:webHidden/>
          </w:rPr>
        </w:r>
        <w:r>
          <w:rPr>
            <w:noProof/>
            <w:webHidden/>
          </w:rPr>
          <w:fldChar w:fldCharType="separate"/>
        </w:r>
        <w:r>
          <w:rPr>
            <w:noProof/>
            <w:webHidden/>
          </w:rPr>
          <w:t>23</w:t>
        </w:r>
        <w:r>
          <w:rPr>
            <w:noProof/>
            <w:webHidden/>
          </w:rPr>
          <w:fldChar w:fldCharType="end"/>
        </w:r>
      </w:hyperlink>
    </w:p>
    <w:p w14:paraId="51E66E2B" w14:textId="1CA2213D"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80" w:history="1">
        <w:r w:rsidRPr="008B7BA0">
          <w:rPr>
            <w:rStyle w:val="Hiperhivatkozs"/>
            <w:noProof/>
          </w:rPr>
          <w:t>2.3.2.3.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JavaScript</w:t>
        </w:r>
        <w:r>
          <w:rPr>
            <w:noProof/>
            <w:webHidden/>
          </w:rPr>
          <w:tab/>
        </w:r>
        <w:r>
          <w:rPr>
            <w:noProof/>
            <w:webHidden/>
          </w:rPr>
          <w:fldChar w:fldCharType="begin"/>
        </w:r>
        <w:r>
          <w:rPr>
            <w:noProof/>
            <w:webHidden/>
          </w:rPr>
          <w:instrText xml:space="preserve"> PAGEREF _Toc7366780 \h </w:instrText>
        </w:r>
        <w:r>
          <w:rPr>
            <w:noProof/>
            <w:webHidden/>
          </w:rPr>
        </w:r>
        <w:r>
          <w:rPr>
            <w:noProof/>
            <w:webHidden/>
          </w:rPr>
          <w:fldChar w:fldCharType="separate"/>
        </w:r>
        <w:r>
          <w:rPr>
            <w:noProof/>
            <w:webHidden/>
          </w:rPr>
          <w:t>24</w:t>
        </w:r>
        <w:r>
          <w:rPr>
            <w:noProof/>
            <w:webHidden/>
          </w:rPr>
          <w:fldChar w:fldCharType="end"/>
        </w:r>
      </w:hyperlink>
    </w:p>
    <w:p w14:paraId="101D3E51" w14:textId="35D3E637"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81" w:history="1">
        <w:r w:rsidRPr="008B7BA0">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Backend technológiák</w:t>
        </w:r>
        <w:r>
          <w:rPr>
            <w:noProof/>
            <w:webHidden/>
          </w:rPr>
          <w:tab/>
        </w:r>
        <w:r>
          <w:rPr>
            <w:noProof/>
            <w:webHidden/>
          </w:rPr>
          <w:fldChar w:fldCharType="begin"/>
        </w:r>
        <w:r>
          <w:rPr>
            <w:noProof/>
            <w:webHidden/>
          </w:rPr>
          <w:instrText xml:space="preserve"> PAGEREF _Toc7366781 \h </w:instrText>
        </w:r>
        <w:r>
          <w:rPr>
            <w:noProof/>
            <w:webHidden/>
          </w:rPr>
        </w:r>
        <w:r>
          <w:rPr>
            <w:noProof/>
            <w:webHidden/>
          </w:rPr>
          <w:fldChar w:fldCharType="separate"/>
        </w:r>
        <w:r>
          <w:rPr>
            <w:noProof/>
            <w:webHidden/>
          </w:rPr>
          <w:t>24</w:t>
        </w:r>
        <w:r>
          <w:rPr>
            <w:noProof/>
            <w:webHidden/>
          </w:rPr>
          <w:fldChar w:fldCharType="end"/>
        </w:r>
      </w:hyperlink>
    </w:p>
    <w:p w14:paraId="4CEC62F8" w14:textId="78639B37"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82" w:history="1">
        <w:r w:rsidRPr="008B7BA0">
          <w:rPr>
            <w:rStyle w:val="Hiperhivatkozs"/>
            <w:noProof/>
          </w:rPr>
          <w:t>2.3.3.1.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Java</w:t>
        </w:r>
        <w:r>
          <w:rPr>
            <w:noProof/>
            <w:webHidden/>
          </w:rPr>
          <w:tab/>
        </w:r>
        <w:r>
          <w:rPr>
            <w:noProof/>
            <w:webHidden/>
          </w:rPr>
          <w:fldChar w:fldCharType="begin"/>
        </w:r>
        <w:r>
          <w:rPr>
            <w:noProof/>
            <w:webHidden/>
          </w:rPr>
          <w:instrText xml:space="preserve"> PAGEREF _Toc7366782 \h </w:instrText>
        </w:r>
        <w:r>
          <w:rPr>
            <w:noProof/>
            <w:webHidden/>
          </w:rPr>
        </w:r>
        <w:r>
          <w:rPr>
            <w:noProof/>
            <w:webHidden/>
          </w:rPr>
          <w:fldChar w:fldCharType="separate"/>
        </w:r>
        <w:r>
          <w:rPr>
            <w:noProof/>
            <w:webHidden/>
          </w:rPr>
          <w:t>24</w:t>
        </w:r>
        <w:r>
          <w:rPr>
            <w:noProof/>
            <w:webHidden/>
          </w:rPr>
          <w:fldChar w:fldCharType="end"/>
        </w:r>
      </w:hyperlink>
    </w:p>
    <w:p w14:paraId="239DB11E" w14:textId="0567CB47"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83" w:history="1">
        <w:r w:rsidRPr="008B7BA0">
          <w:rPr>
            <w:rStyle w:val="Hiperhivatkozs"/>
            <w:noProof/>
          </w:rPr>
          <w:t>2.3.3.2.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Spring Boot</w:t>
        </w:r>
        <w:r>
          <w:rPr>
            <w:noProof/>
            <w:webHidden/>
          </w:rPr>
          <w:tab/>
        </w:r>
        <w:r>
          <w:rPr>
            <w:noProof/>
            <w:webHidden/>
          </w:rPr>
          <w:fldChar w:fldCharType="begin"/>
        </w:r>
        <w:r>
          <w:rPr>
            <w:noProof/>
            <w:webHidden/>
          </w:rPr>
          <w:instrText xml:space="preserve"> PAGEREF _Toc7366783 \h </w:instrText>
        </w:r>
        <w:r>
          <w:rPr>
            <w:noProof/>
            <w:webHidden/>
          </w:rPr>
        </w:r>
        <w:r>
          <w:rPr>
            <w:noProof/>
            <w:webHidden/>
          </w:rPr>
          <w:fldChar w:fldCharType="separate"/>
        </w:r>
        <w:r>
          <w:rPr>
            <w:noProof/>
            <w:webHidden/>
          </w:rPr>
          <w:t>25</w:t>
        </w:r>
        <w:r>
          <w:rPr>
            <w:noProof/>
            <w:webHidden/>
          </w:rPr>
          <w:fldChar w:fldCharType="end"/>
        </w:r>
      </w:hyperlink>
    </w:p>
    <w:p w14:paraId="73A08A63" w14:textId="3493E635"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84" w:history="1">
        <w:r w:rsidRPr="008B7BA0">
          <w:rPr>
            <w:rStyle w:val="Hiperhivatkozs"/>
            <w:noProof/>
          </w:rPr>
          <w:t>2.3.3.3.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Thymeleaf</w:t>
        </w:r>
        <w:r>
          <w:rPr>
            <w:noProof/>
            <w:webHidden/>
          </w:rPr>
          <w:tab/>
        </w:r>
        <w:r>
          <w:rPr>
            <w:noProof/>
            <w:webHidden/>
          </w:rPr>
          <w:fldChar w:fldCharType="begin"/>
        </w:r>
        <w:r>
          <w:rPr>
            <w:noProof/>
            <w:webHidden/>
          </w:rPr>
          <w:instrText xml:space="preserve"> PAGEREF _Toc7366784 \h </w:instrText>
        </w:r>
        <w:r>
          <w:rPr>
            <w:noProof/>
            <w:webHidden/>
          </w:rPr>
        </w:r>
        <w:r>
          <w:rPr>
            <w:noProof/>
            <w:webHidden/>
          </w:rPr>
          <w:fldChar w:fldCharType="separate"/>
        </w:r>
        <w:r>
          <w:rPr>
            <w:noProof/>
            <w:webHidden/>
          </w:rPr>
          <w:t>25</w:t>
        </w:r>
        <w:r>
          <w:rPr>
            <w:noProof/>
            <w:webHidden/>
          </w:rPr>
          <w:fldChar w:fldCharType="end"/>
        </w:r>
      </w:hyperlink>
    </w:p>
    <w:p w14:paraId="70E9E489" w14:textId="313D37EB"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85" w:history="1">
        <w:r w:rsidRPr="008B7BA0">
          <w:rPr>
            <w:rStyle w:val="Hiperhivatkozs"/>
            <w:noProof/>
          </w:rPr>
          <w:t>2.3.3.4.</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Hibernate</w:t>
        </w:r>
        <w:r>
          <w:rPr>
            <w:noProof/>
            <w:webHidden/>
          </w:rPr>
          <w:tab/>
        </w:r>
        <w:r>
          <w:rPr>
            <w:noProof/>
            <w:webHidden/>
          </w:rPr>
          <w:fldChar w:fldCharType="begin"/>
        </w:r>
        <w:r>
          <w:rPr>
            <w:noProof/>
            <w:webHidden/>
          </w:rPr>
          <w:instrText xml:space="preserve"> PAGEREF _Toc7366785 \h </w:instrText>
        </w:r>
        <w:r>
          <w:rPr>
            <w:noProof/>
            <w:webHidden/>
          </w:rPr>
        </w:r>
        <w:r>
          <w:rPr>
            <w:noProof/>
            <w:webHidden/>
          </w:rPr>
          <w:fldChar w:fldCharType="separate"/>
        </w:r>
        <w:r>
          <w:rPr>
            <w:noProof/>
            <w:webHidden/>
          </w:rPr>
          <w:t>26</w:t>
        </w:r>
        <w:r>
          <w:rPr>
            <w:noProof/>
            <w:webHidden/>
          </w:rPr>
          <w:fldChar w:fldCharType="end"/>
        </w:r>
      </w:hyperlink>
    </w:p>
    <w:p w14:paraId="57F13D40" w14:textId="20E6A61F"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86" w:history="1">
        <w:r w:rsidRPr="008B7BA0">
          <w:rPr>
            <w:rStyle w:val="Hiperhivatkozs"/>
            <w:noProof/>
          </w:rPr>
          <w:t>2.3.3.5.</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PostgreSQL</w:t>
        </w:r>
        <w:r>
          <w:rPr>
            <w:noProof/>
            <w:webHidden/>
          </w:rPr>
          <w:tab/>
        </w:r>
        <w:r>
          <w:rPr>
            <w:noProof/>
            <w:webHidden/>
          </w:rPr>
          <w:fldChar w:fldCharType="begin"/>
        </w:r>
        <w:r>
          <w:rPr>
            <w:noProof/>
            <w:webHidden/>
          </w:rPr>
          <w:instrText xml:space="preserve"> PAGEREF _Toc7366786 \h </w:instrText>
        </w:r>
        <w:r>
          <w:rPr>
            <w:noProof/>
            <w:webHidden/>
          </w:rPr>
        </w:r>
        <w:r>
          <w:rPr>
            <w:noProof/>
            <w:webHidden/>
          </w:rPr>
          <w:fldChar w:fldCharType="separate"/>
        </w:r>
        <w:r>
          <w:rPr>
            <w:noProof/>
            <w:webHidden/>
          </w:rPr>
          <w:t>26</w:t>
        </w:r>
        <w:r>
          <w:rPr>
            <w:noProof/>
            <w:webHidden/>
          </w:rPr>
          <w:fldChar w:fldCharType="end"/>
        </w:r>
      </w:hyperlink>
    </w:p>
    <w:p w14:paraId="5CC7A63A" w14:textId="5EA0D480"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87" w:history="1">
        <w:r w:rsidRPr="008B7BA0">
          <w:rPr>
            <w:rStyle w:val="Hiperhivatkozs"/>
            <w:noProof/>
          </w:rPr>
          <w:t>2.3.3.6.</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Maven</w:t>
        </w:r>
        <w:r>
          <w:rPr>
            <w:noProof/>
            <w:webHidden/>
          </w:rPr>
          <w:tab/>
        </w:r>
        <w:r>
          <w:rPr>
            <w:noProof/>
            <w:webHidden/>
          </w:rPr>
          <w:fldChar w:fldCharType="begin"/>
        </w:r>
        <w:r>
          <w:rPr>
            <w:noProof/>
            <w:webHidden/>
          </w:rPr>
          <w:instrText xml:space="preserve"> PAGEREF _Toc7366787 \h </w:instrText>
        </w:r>
        <w:r>
          <w:rPr>
            <w:noProof/>
            <w:webHidden/>
          </w:rPr>
        </w:r>
        <w:r>
          <w:rPr>
            <w:noProof/>
            <w:webHidden/>
          </w:rPr>
          <w:fldChar w:fldCharType="separate"/>
        </w:r>
        <w:r>
          <w:rPr>
            <w:noProof/>
            <w:webHidden/>
          </w:rPr>
          <w:t>26</w:t>
        </w:r>
        <w:r>
          <w:rPr>
            <w:noProof/>
            <w:webHidden/>
          </w:rPr>
          <w:fldChar w:fldCharType="end"/>
        </w:r>
      </w:hyperlink>
    </w:p>
    <w:p w14:paraId="7240E113" w14:textId="2C1C276A"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88" w:history="1">
        <w:r w:rsidRPr="008B7BA0">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Fejlesztői eszközök</w:t>
        </w:r>
        <w:r>
          <w:rPr>
            <w:noProof/>
            <w:webHidden/>
          </w:rPr>
          <w:tab/>
        </w:r>
        <w:r>
          <w:rPr>
            <w:noProof/>
            <w:webHidden/>
          </w:rPr>
          <w:fldChar w:fldCharType="begin"/>
        </w:r>
        <w:r>
          <w:rPr>
            <w:noProof/>
            <w:webHidden/>
          </w:rPr>
          <w:instrText xml:space="preserve"> PAGEREF _Toc7366788 \h </w:instrText>
        </w:r>
        <w:r>
          <w:rPr>
            <w:noProof/>
            <w:webHidden/>
          </w:rPr>
        </w:r>
        <w:r>
          <w:rPr>
            <w:noProof/>
            <w:webHidden/>
          </w:rPr>
          <w:fldChar w:fldCharType="separate"/>
        </w:r>
        <w:r>
          <w:rPr>
            <w:noProof/>
            <w:webHidden/>
          </w:rPr>
          <w:t>28</w:t>
        </w:r>
        <w:r>
          <w:rPr>
            <w:noProof/>
            <w:webHidden/>
          </w:rPr>
          <w:fldChar w:fldCharType="end"/>
        </w:r>
      </w:hyperlink>
    </w:p>
    <w:p w14:paraId="3E078638" w14:textId="69B3A321"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89" w:history="1">
        <w:r w:rsidRPr="008B7BA0">
          <w:rPr>
            <w:rStyle w:val="Hiperhivatkozs"/>
            <w:noProof/>
          </w:rPr>
          <w:t>2.3.4.1.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IDE</w:t>
        </w:r>
        <w:r>
          <w:rPr>
            <w:noProof/>
            <w:webHidden/>
          </w:rPr>
          <w:tab/>
        </w:r>
        <w:r>
          <w:rPr>
            <w:noProof/>
            <w:webHidden/>
          </w:rPr>
          <w:fldChar w:fldCharType="begin"/>
        </w:r>
        <w:r>
          <w:rPr>
            <w:noProof/>
            <w:webHidden/>
          </w:rPr>
          <w:instrText xml:space="preserve"> PAGEREF _Toc7366789 \h </w:instrText>
        </w:r>
        <w:r>
          <w:rPr>
            <w:noProof/>
            <w:webHidden/>
          </w:rPr>
        </w:r>
        <w:r>
          <w:rPr>
            <w:noProof/>
            <w:webHidden/>
          </w:rPr>
          <w:fldChar w:fldCharType="separate"/>
        </w:r>
        <w:r>
          <w:rPr>
            <w:noProof/>
            <w:webHidden/>
          </w:rPr>
          <w:t>28</w:t>
        </w:r>
        <w:r>
          <w:rPr>
            <w:noProof/>
            <w:webHidden/>
          </w:rPr>
          <w:fldChar w:fldCharType="end"/>
        </w:r>
      </w:hyperlink>
    </w:p>
    <w:p w14:paraId="41B4F6F9" w14:textId="6D19CE58"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790" w:history="1">
        <w:r w:rsidRPr="008B7BA0">
          <w:rPr>
            <w:rStyle w:val="Hiperhivatkozs"/>
            <w:noProof/>
          </w:rPr>
          <w:t>2.3.4.2.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pgAdmin</w:t>
        </w:r>
        <w:r>
          <w:rPr>
            <w:noProof/>
            <w:webHidden/>
          </w:rPr>
          <w:tab/>
        </w:r>
        <w:r>
          <w:rPr>
            <w:noProof/>
            <w:webHidden/>
          </w:rPr>
          <w:fldChar w:fldCharType="begin"/>
        </w:r>
        <w:r>
          <w:rPr>
            <w:noProof/>
            <w:webHidden/>
          </w:rPr>
          <w:instrText xml:space="preserve"> PAGEREF _Toc7366790 \h </w:instrText>
        </w:r>
        <w:r>
          <w:rPr>
            <w:noProof/>
            <w:webHidden/>
          </w:rPr>
        </w:r>
        <w:r>
          <w:rPr>
            <w:noProof/>
            <w:webHidden/>
          </w:rPr>
          <w:fldChar w:fldCharType="separate"/>
        </w:r>
        <w:r>
          <w:rPr>
            <w:noProof/>
            <w:webHidden/>
          </w:rPr>
          <w:t>28</w:t>
        </w:r>
        <w:r>
          <w:rPr>
            <w:noProof/>
            <w:webHidden/>
          </w:rPr>
          <w:fldChar w:fldCharType="end"/>
        </w:r>
      </w:hyperlink>
    </w:p>
    <w:p w14:paraId="5673861F" w14:textId="4A457457" w:rsidR="0035013A" w:rsidRDefault="0035013A">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7366791" w:history="1">
        <w:r w:rsidRPr="008B7BA0">
          <w:rPr>
            <w:rStyle w:val="Hiperhivatkozs"/>
            <w:noProof/>
          </w:rPr>
          <w:t>3. Felhasználói dokumentáció</w:t>
        </w:r>
        <w:r>
          <w:rPr>
            <w:noProof/>
            <w:webHidden/>
          </w:rPr>
          <w:tab/>
        </w:r>
        <w:r>
          <w:rPr>
            <w:noProof/>
            <w:webHidden/>
          </w:rPr>
          <w:fldChar w:fldCharType="begin"/>
        </w:r>
        <w:r>
          <w:rPr>
            <w:noProof/>
            <w:webHidden/>
          </w:rPr>
          <w:instrText xml:space="preserve"> PAGEREF _Toc7366791 \h </w:instrText>
        </w:r>
        <w:r>
          <w:rPr>
            <w:noProof/>
            <w:webHidden/>
          </w:rPr>
        </w:r>
        <w:r>
          <w:rPr>
            <w:noProof/>
            <w:webHidden/>
          </w:rPr>
          <w:fldChar w:fldCharType="separate"/>
        </w:r>
        <w:r>
          <w:rPr>
            <w:noProof/>
            <w:webHidden/>
          </w:rPr>
          <w:t>29</w:t>
        </w:r>
        <w:r>
          <w:rPr>
            <w:noProof/>
            <w:webHidden/>
          </w:rPr>
          <w:fldChar w:fldCharType="end"/>
        </w:r>
      </w:hyperlink>
    </w:p>
    <w:p w14:paraId="28ED4109" w14:textId="463EAE82" w:rsidR="0035013A" w:rsidRDefault="0035013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366792" w:history="1">
        <w:r w:rsidRPr="008B7BA0">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Telepítési útmutató</w:t>
        </w:r>
        <w:r>
          <w:rPr>
            <w:noProof/>
            <w:webHidden/>
          </w:rPr>
          <w:tab/>
        </w:r>
        <w:r>
          <w:rPr>
            <w:noProof/>
            <w:webHidden/>
          </w:rPr>
          <w:fldChar w:fldCharType="begin"/>
        </w:r>
        <w:r>
          <w:rPr>
            <w:noProof/>
            <w:webHidden/>
          </w:rPr>
          <w:instrText xml:space="preserve"> PAGEREF _Toc7366792 \h </w:instrText>
        </w:r>
        <w:r>
          <w:rPr>
            <w:noProof/>
            <w:webHidden/>
          </w:rPr>
        </w:r>
        <w:r>
          <w:rPr>
            <w:noProof/>
            <w:webHidden/>
          </w:rPr>
          <w:fldChar w:fldCharType="separate"/>
        </w:r>
        <w:r>
          <w:rPr>
            <w:noProof/>
            <w:webHidden/>
          </w:rPr>
          <w:t>29</w:t>
        </w:r>
        <w:r>
          <w:rPr>
            <w:noProof/>
            <w:webHidden/>
          </w:rPr>
          <w:fldChar w:fldCharType="end"/>
        </w:r>
      </w:hyperlink>
    </w:p>
    <w:p w14:paraId="30E4ADB8" w14:textId="0E67D637"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93" w:history="1">
        <w:r w:rsidRPr="008B7BA0">
          <w:rPr>
            <w:rStyle w:val="Hiperhivatkozs"/>
            <w:noProof/>
          </w:rPr>
          <w:t>3.1.1.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Követelmények</w:t>
        </w:r>
        <w:r>
          <w:rPr>
            <w:noProof/>
            <w:webHidden/>
          </w:rPr>
          <w:tab/>
        </w:r>
        <w:r>
          <w:rPr>
            <w:noProof/>
            <w:webHidden/>
          </w:rPr>
          <w:fldChar w:fldCharType="begin"/>
        </w:r>
        <w:r>
          <w:rPr>
            <w:noProof/>
            <w:webHidden/>
          </w:rPr>
          <w:instrText xml:space="preserve"> PAGEREF _Toc7366793 \h </w:instrText>
        </w:r>
        <w:r>
          <w:rPr>
            <w:noProof/>
            <w:webHidden/>
          </w:rPr>
        </w:r>
        <w:r>
          <w:rPr>
            <w:noProof/>
            <w:webHidden/>
          </w:rPr>
          <w:fldChar w:fldCharType="separate"/>
        </w:r>
        <w:r>
          <w:rPr>
            <w:noProof/>
            <w:webHidden/>
          </w:rPr>
          <w:t>29</w:t>
        </w:r>
        <w:r>
          <w:rPr>
            <w:noProof/>
            <w:webHidden/>
          </w:rPr>
          <w:fldChar w:fldCharType="end"/>
        </w:r>
      </w:hyperlink>
    </w:p>
    <w:p w14:paraId="4FE92F34" w14:textId="000A1620"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94" w:history="1">
        <w:r w:rsidRPr="008B7BA0">
          <w:rPr>
            <w:rStyle w:val="Hiperhivatkozs"/>
            <w:noProof/>
          </w:rPr>
          <w:t>3.1.2.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PostgreSQL telepítése</w:t>
        </w:r>
        <w:r>
          <w:rPr>
            <w:noProof/>
            <w:webHidden/>
          </w:rPr>
          <w:tab/>
        </w:r>
        <w:r>
          <w:rPr>
            <w:noProof/>
            <w:webHidden/>
          </w:rPr>
          <w:fldChar w:fldCharType="begin"/>
        </w:r>
        <w:r>
          <w:rPr>
            <w:noProof/>
            <w:webHidden/>
          </w:rPr>
          <w:instrText xml:space="preserve"> PAGEREF _Toc7366794 \h </w:instrText>
        </w:r>
        <w:r>
          <w:rPr>
            <w:noProof/>
            <w:webHidden/>
          </w:rPr>
        </w:r>
        <w:r>
          <w:rPr>
            <w:noProof/>
            <w:webHidden/>
          </w:rPr>
          <w:fldChar w:fldCharType="separate"/>
        </w:r>
        <w:r>
          <w:rPr>
            <w:noProof/>
            <w:webHidden/>
          </w:rPr>
          <w:t>30</w:t>
        </w:r>
        <w:r>
          <w:rPr>
            <w:noProof/>
            <w:webHidden/>
          </w:rPr>
          <w:fldChar w:fldCharType="end"/>
        </w:r>
      </w:hyperlink>
    </w:p>
    <w:p w14:paraId="3FC4C30B" w14:textId="08074842"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95" w:history="1">
        <w:r w:rsidRPr="008B7BA0">
          <w:rPr>
            <w:rStyle w:val="Hiperhivatkozs"/>
            <w:noProof/>
          </w:rPr>
          <w:t>3.1.3.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Tomcat konfigurálás</w:t>
        </w:r>
        <w:r>
          <w:rPr>
            <w:noProof/>
            <w:webHidden/>
          </w:rPr>
          <w:tab/>
        </w:r>
        <w:r>
          <w:rPr>
            <w:noProof/>
            <w:webHidden/>
          </w:rPr>
          <w:fldChar w:fldCharType="begin"/>
        </w:r>
        <w:r>
          <w:rPr>
            <w:noProof/>
            <w:webHidden/>
          </w:rPr>
          <w:instrText xml:space="preserve"> PAGEREF _Toc7366795 \h </w:instrText>
        </w:r>
        <w:r>
          <w:rPr>
            <w:noProof/>
            <w:webHidden/>
          </w:rPr>
        </w:r>
        <w:r>
          <w:rPr>
            <w:noProof/>
            <w:webHidden/>
          </w:rPr>
          <w:fldChar w:fldCharType="separate"/>
        </w:r>
        <w:r>
          <w:rPr>
            <w:noProof/>
            <w:webHidden/>
          </w:rPr>
          <w:t>31</w:t>
        </w:r>
        <w:r>
          <w:rPr>
            <w:noProof/>
            <w:webHidden/>
          </w:rPr>
          <w:fldChar w:fldCharType="end"/>
        </w:r>
      </w:hyperlink>
    </w:p>
    <w:p w14:paraId="7A7B5F13" w14:textId="0FD1A99F"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96" w:history="1">
        <w:r w:rsidRPr="008B7BA0">
          <w:rPr>
            <w:rStyle w:val="Hiperhivatkozs"/>
            <w:noProof/>
          </w:rPr>
          <w:t>3.1.4.</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Google API key</w:t>
        </w:r>
        <w:r>
          <w:rPr>
            <w:noProof/>
            <w:webHidden/>
          </w:rPr>
          <w:tab/>
        </w:r>
        <w:r>
          <w:rPr>
            <w:noProof/>
            <w:webHidden/>
          </w:rPr>
          <w:fldChar w:fldCharType="begin"/>
        </w:r>
        <w:r>
          <w:rPr>
            <w:noProof/>
            <w:webHidden/>
          </w:rPr>
          <w:instrText xml:space="preserve"> PAGEREF _Toc7366796 \h </w:instrText>
        </w:r>
        <w:r>
          <w:rPr>
            <w:noProof/>
            <w:webHidden/>
          </w:rPr>
        </w:r>
        <w:r>
          <w:rPr>
            <w:noProof/>
            <w:webHidden/>
          </w:rPr>
          <w:fldChar w:fldCharType="separate"/>
        </w:r>
        <w:r>
          <w:rPr>
            <w:noProof/>
            <w:webHidden/>
          </w:rPr>
          <w:t>32</w:t>
        </w:r>
        <w:r>
          <w:rPr>
            <w:noProof/>
            <w:webHidden/>
          </w:rPr>
          <w:fldChar w:fldCharType="end"/>
        </w:r>
      </w:hyperlink>
    </w:p>
    <w:p w14:paraId="69FB5330" w14:textId="34B1CD20" w:rsidR="0035013A" w:rsidRDefault="0035013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7366797" w:history="1">
        <w:r w:rsidRPr="008B7BA0">
          <w:rPr>
            <w:rStyle w:val="Hiperhivatkozs"/>
            <w:noProof/>
          </w:rPr>
          <w:t>3.2.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Használati útmutató</w:t>
        </w:r>
        <w:r>
          <w:rPr>
            <w:noProof/>
            <w:webHidden/>
          </w:rPr>
          <w:tab/>
        </w:r>
        <w:r>
          <w:rPr>
            <w:noProof/>
            <w:webHidden/>
          </w:rPr>
          <w:fldChar w:fldCharType="begin"/>
        </w:r>
        <w:r>
          <w:rPr>
            <w:noProof/>
            <w:webHidden/>
          </w:rPr>
          <w:instrText xml:space="preserve"> PAGEREF _Toc7366797 \h </w:instrText>
        </w:r>
        <w:r>
          <w:rPr>
            <w:noProof/>
            <w:webHidden/>
          </w:rPr>
        </w:r>
        <w:r>
          <w:rPr>
            <w:noProof/>
            <w:webHidden/>
          </w:rPr>
          <w:fldChar w:fldCharType="separate"/>
        </w:r>
        <w:r>
          <w:rPr>
            <w:noProof/>
            <w:webHidden/>
          </w:rPr>
          <w:t>33</w:t>
        </w:r>
        <w:r>
          <w:rPr>
            <w:noProof/>
            <w:webHidden/>
          </w:rPr>
          <w:fldChar w:fldCharType="end"/>
        </w:r>
      </w:hyperlink>
    </w:p>
    <w:p w14:paraId="69B338DE" w14:textId="527DA12C"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98" w:history="1">
        <w:r w:rsidRPr="008B7BA0">
          <w:rPr>
            <w:rStyle w:val="Hiperhivatkozs"/>
            <w:noProof/>
          </w:rPr>
          <w:t>3.2.1.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Felhasználó típusok</w:t>
        </w:r>
        <w:r>
          <w:rPr>
            <w:noProof/>
            <w:webHidden/>
          </w:rPr>
          <w:tab/>
        </w:r>
        <w:r>
          <w:rPr>
            <w:noProof/>
            <w:webHidden/>
          </w:rPr>
          <w:fldChar w:fldCharType="begin"/>
        </w:r>
        <w:r>
          <w:rPr>
            <w:noProof/>
            <w:webHidden/>
          </w:rPr>
          <w:instrText xml:space="preserve"> PAGEREF _Toc7366798 \h </w:instrText>
        </w:r>
        <w:r>
          <w:rPr>
            <w:noProof/>
            <w:webHidden/>
          </w:rPr>
        </w:r>
        <w:r>
          <w:rPr>
            <w:noProof/>
            <w:webHidden/>
          </w:rPr>
          <w:fldChar w:fldCharType="separate"/>
        </w:r>
        <w:r>
          <w:rPr>
            <w:noProof/>
            <w:webHidden/>
          </w:rPr>
          <w:t>33</w:t>
        </w:r>
        <w:r>
          <w:rPr>
            <w:noProof/>
            <w:webHidden/>
          </w:rPr>
          <w:fldChar w:fldCharType="end"/>
        </w:r>
      </w:hyperlink>
    </w:p>
    <w:p w14:paraId="1B999416" w14:textId="7198ECEE"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799" w:history="1">
        <w:r w:rsidRPr="008B7BA0">
          <w:rPr>
            <w:rStyle w:val="Hiperhivatkozs"/>
            <w:noProof/>
          </w:rPr>
          <w:t>3.2.2.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Regisztráció</w:t>
        </w:r>
        <w:r>
          <w:rPr>
            <w:noProof/>
            <w:webHidden/>
          </w:rPr>
          <w:tab/>
        </w:r>
        <w:r>
          <w:rPr>
            <w:noProof/>
            <w:webHidden/>
          </w:rPr>
          <w:fldChar w:fldCharType="begin"/>
        </w:r>
        <w:r>
          <w:rPr>
            <w:noProof/>
            <w:webHidden/>
          </w:rPr>
          <w:instrText xml:space="preserve"> PAGEREF _Toc7366799 \h </w:instrText>
        </w:r>
        <w:r>
          <w:rPr>
            <w:noProof/>
            <w:webHidden/>
          </w:rPr>
        </w:r>
        <w:r>
          <w:rPr>
            <w:noProof/>
            <w:webHidden/>
          </w:rPr>
          <w:fldChar w:fldCharType="separate"/>
        </w:r>
        <w:r>
          <w:rPr>
            <w:noProof/>
            <w:webHidden/>
          </w:rPr>
          <w:t>33</w:t>
        </w:r>
        <w:r>
          <w:rPr>
            <w:noProof/>
            <w:webHidden/>
          </w:rPr>
          <w:fldChar w:fldCharType="end"/>
        </w:r>
      </w:hyperlink>
    </w:p>
    <w:p w14:paraId="6DD2D7FF" w14:textId="59626A85"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800" w:history="1">
        <w:r w:rsidRPr="008B7BA0">
          <w:rPr>
            <w:rStyle w:val="Hiperhivatkozs"/>
            <w:noProof/>
          </w:rPr>
          <w:t>3.2.3.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Vásárlás</w:t>
        </w:r>
        <w:r>
          <w:rPr>
            <w:noProof/>
            <w:webHidden/>
          </w:rPr>
          <w:tab/>
        </w:r>
        <w:r>
          <w:rPr>
            <w:noProof/>
            <w:webHidden/>
          </w:rPr>
          <w:fldChar w:fldCharType="begin"/>
        </w:r>
        <w:r>
          <w:rPr>
            <w:noProof/>
            <w:webHidden/>
          </w:rPr>
          <w:instrText xml:space="preserve"> PAGEREF _Toc7366800 \h </w:instrText>
        </w:r>
        <w:r>
          <w:rPr>
            <w:noProof/>
            <w:webHidden/>
          </w:rPr>
        </w:r>
        <w:r>
          <w:rPr>
            <w:noProof/>
            <w:webHidden/>
          </w:rPr>
          <w:fldChar w:fldCharType="separate"/>
        </w:r>
        <w:r>
          <w:rPr>
            <w:noProof/>
            <w:webHidden/>
          </w:rPr>
          <w:t>34</w:t>
        </w:r>
        <w:r>
          <w:rPr>
            <w:noProof/>
            <w:webHidden/>
          </w:rPr>
          <w:fldChar w:fldCharType="end"/>
        </w:r>
      </w:hyperlink>
    </w:p>
    <w:p w14:paraId="4CB540D4" w14:textId="27FC6306"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801" w:history="1">
        <w:r w:rsidRPr="008B7BA0">
          <w:rPr>
            <w:rStyle w:val="Hiperhivatkozs"/>
            <w:noProof/>
          </w:rPr>
          <w:t>3.2.4.</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Alkalmazott</w:t>
        </w:r>
        <w:r>
          <w:rPr>
            <w:noProof/>
            <w:webHidden/>
          </w:rPr>
          <w:tab/>
        </w:r>
        <w:r>
          <w:rPr>
            <w:noProof/>
            <w:webHidden/>
          </w:rPr>
          <w:fldChar w:fldCharType="begin"/>
        </w:r>
        <w:r>
          <w:rPr>
            <w:noProof/>
            <w:webHidden/>
          </w:rPr>
          <w:instrText xml:space="preserve"> PAGEREF _Toc7366801 \h </w:instrText>
        </w:r>
        <w:r>
          <w:rPr>
            <w:noProof/>
            <w:webHidden/>
          </w:rPr>
        </w:r>
        <w:r>
          <w:rPr>
            <w:noProof/>
            <w:webHidden/>
          </w:rPr>
          <w:fldChar w:fldCharType="separate"/>
        </w:r>
        <w:r>
          <w:rPr>
            <w:noProof/>
            <w:webHidden/>
          </w:rPr>
          <w:t>35</w:t>
        </w:r>
        <w:r>
          <w:rPr>
            <w:noProof/>
            <w:webHidden/>
          </w:rPr>
          <w:fldChar w:fldCharType="end"/>
        </w:r>
      </w:hyperlink>
    </w:p>
    <w:p w14:paraId="6084F422" w14:textId="1BA0ECE6" w:rsidR="0035013A" w:rsidRDefault="0035013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7366802" w:history="1">
        <w:r w:rsidRPr="008B7BA0">
          <w:rPr>
            <w:rStyle w:val="Hiperhivatkozs"/>
            <w:noProof/>
          </w:rPr>
          <w:t>3.2.5.</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Admin</w:t>
        </w:r>
        <w:r>
          <w:rPr>
            <w:noProof/>
            <w:webHidden/>
          </w:rPr>
          <w:tab/>
        </w:r>
        <w:r>
          <w:rPr>
            <w:noProof/>
            <w:webHidden/>
          </w:rPr>
          <w:fldChar w:fldCharType="begin"/>
        </w:r>
        <w:r>
          <w:rPr>
            <w:noProof/>
            <w:webHidden/>
          </w:rPr>
          <w:instrText xml:space="preserve"> PAGEREF _Toc7366802 \h </w:instrText>
        </w:r>
        <w:r>
          <w:rPr>
            <w:noProof/>
            <w:webHidden/>
          </w:rPr>
        </w:r>
        <w:r>
          <w:rPr>
            <w:noProof/>
            <w:webHidden/>
          </w:rPr>
          <w:fldChar w:fldCharType="separate"/>
        </w:r>
        <w:r>
          <w:rPr>
            <w:noProof/>
            <w:webHidden/>
          </w:rPr>
          <w:t>37</w:t>
        </w:r>
        <w:r>
          <w:rPr>
            <w:noProof/>
            <w:webHidden/>
          </w:rPr>
          <w:fldChar w:fldCharType="end"/>
        </w:r>
      </w:hyperlink>
    </w:p>
    <w:p w14:paraId="6796A480" w14:textId="12A1DFAD"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803" w:history="1">
        <w:r w:rsidRPr="008B7BA0">
          <w:rPr>
            <w:rStyle w:val="Hiperhivatkozs"/>
            <w:noProof/>
          </w:rPr>
          <w:t>3.2.5.1.</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Alkalmazottak, vásárlók</w:t>
        </w:r>
        <w:r>
          <w:rPr>
            <w:noProof/>
            <w:webHidden/>
          </w:rPr>
          <w:tab/>
        </w:r>
        <w:r>
          <w:rPr>
            <w:noProof/>
            <w:webHidden/>
          </w:rPr>
          <w:fldChar w:fldCharType="begin"/>
        </w:r>
        <w:r>
          <w:rPr>
            <w:noProof/>
            <w:webHidden/>
          </w:rPr>
          <w:instrText xml:space="preserve"> PAGEREF _Toc7366803 \h </w:instrText>
        </w:r>
        <w:r>
          <w:rPr>
            <w:noProof/>
            <w:webHidden/>
          </w:rPr>
        </w:r>
        <w:r>
          <w:rPr>
            <w:noProof/>
            <w:webHidden/>
          </w:rPr>
          <w:fldChar w:fldCharType="separate"/>
        </w:r>
        <w:r>
          <w:rPr>
            <w:noProof/>
            <w:webHidden/>
          </w:rPr>
          <w:t>38</w:t>
        </w:r>
        <w:r>
          <w:rPr>
            <w:noProof/>
            <w:webHidden/>
          </w:rPr>
          <w:fldChar w:fldCharType="end"/>
        </w:r>
      </w:hyperlink>
    </w:p>
    <w:p w14:paraId="1931AEC6" w14:textId="571CEB5C"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804" w:history="1">
        <w:r w:rsidRPr="008B7BA0">
          <w:rPr>
            <w:rStyle w:val="Hiperhivatkozs"/>
            <w:noProof/>
          </w:rPr>
          <w:t>3.2.5.2.</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Termékek</w:t>
        </w:r>
        <w:r>
          <w:rPr>
            <w:noProof/>
            <w:webHidden/>
          </w:rPr>
          <w:tab/>
        </w:r>
        <w:r>
          <w:rPr>
            <w:noProof/>
            <w:webHidden/>
          </w:rPr>
          <w:fldChar w:fldCharType="begin"/>
        </w:r>
        <w:r>
          <w:rPr>
            <w:noProof/>
            <w:webHidden/>
          </w:rPr>
          <w:instrText xml:space="preserve"> PAGEREF _Toc7366804 \h </w:instrText>
        </w:r>
        <w:r>
          <w:rPr>
            <w:noProof/>
            <w:webHidden/>
          </w:rPr>
        </w:r>
        <w:r>
          <w:rPr>
            <w:noProof/>
            <w:webHidden/>
          </w:rPr>
          <w:fldChar w:fldCharType="separate"/>
        </w:r>
        <w:r>
          <w:rPr>
            <w:noProof/>
            <w:webHidden/>
          </w:rPr>
          <w:t>38</w:t>
        </w:r>
        <w:r>
          <w:rPr>
            <w:noProof/>
            <w:webHidden/>
          </w:rPr>
          <w:fldChar w:fldCharType="end"/>
        </w:r>
      </w:hyperlink>
    </w:p>
    <w:p w14:paraId="220AA777" w14:textId="3B41BCF7"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805" w:history="1">
        <w:r w:rsidRPr="008B7BA0">
          <w:rPr>
            <w:rStyle w:val="Hiperhivatkozs"/>
            <w:noProof/>
          </w:rPr>
          <w:t>3.2.5.3.</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Rendelések</w:t>
        </w:r>
        <w:r>
          <w:rPr>
            <w:noProof/>
            <w:webHidden/>
          </w:rPr>
          <w:tab/>
        </w:r>
        <w:r>
          <w:rPr>
            <w:noProof/>
            <w:webHidden/>
          </w:rPr>
          <w:fldChar w:fldCharType="begin"/>
        </w:r>
        <w:r>
          <w:rPr>
            <w:noProof/>
            <w:webHidden/>
          </w:rPr>
          <w:instrText xml:space="preserve"> PAGEREF _Toc7366805 \h </w:instrText>
        </w:r>
        <w:r>
          <w:rPr>
            <w:noProof/>
            <w:webHidden/>
          </w:rPr>
        </w:r>
        <w:r>
          <w:rPr>
            <w:noProof/>
            <w:webHidden/>
          </w:rPr>
          <w:fldChar w:fldCharType="separate"/>
        </w:r>
        <w:r>
          <w:rPr>
            <w:noProof/>
            <w:webHidden/>
          </w:rPr>
          <w:t>40</w:t>
        </w:r>
        <w:r>
          <w:rPr>
            <w:noProof/>
            <w:webHidden/>
          </w:rPr>
          <w:fldChar w:fldCharType="end"/>
        </w:r>
      </w:hyperlink>
    </w:p>
    <w:p w14:paraId="0DC7494A" w14:textId="0C0F15D1" w:rsidR="0035013A" w:rsidRDefault="0035013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7366806" w:history="1">
        <w:r w:rsidRPr="008B7BA0">
          <w:rPr>
            <w:rStyle w:val="Hiperhivatkozs"/>
            <w:noProof/>
          </w:rPr>
          <w:t>3.2.5.4.</w:t>
        </w:r>
        <w:r>
          <w:rPr>
            <w:rFonts w:asciiTheme="minorHAnsi" w:eastAsiaTheme="minorEastAsia" w:hAnsiTheme="minorHAnsi" w:cstheme="minorBidi"/>
            <w:noProof/>
            <w:color w:val="auto"/>
            <w:kern w:val="0"/>
            <w:sz w:val="22"/>
            <w:szCs w:val="22"/>
            <w:lang w:eastAsia="hu-HU" w:bidi="ar-SA"/>
          </w:rPr>
          <w:tab/>
        </w:r>
        <w:r w:rsidRPr="008B7BA0">
          <w:rPr>
            <w:rStyle w:val="Hiperhivatkozs"/>
            <w:noProof/>
          </w:rPr>
          <w:t>Kiszállítások</w:t>
        </w:r>
        <w:r>
          <w:rPr>
            <w:noProof/>
            <w:webHidden/>
          </w:rPr>
          <w:tab/>
        </w:r>
        <w:r>
          <w:rPr>
            <w:noProof/>
            <w:webHidden/>
          </w:rPr>
          <w:fldChar w:fldCharType="begin"/>
        </w:r>
        <w:r>
          <w:rPr>
            <w:noProof/>
            <w:webHidden/>
          </w:rPr>
          <w:instrText xml:space="preserve"> PAGEREF _Toc7366806 \h </w:instrText>
        </w:r>
        <w:r>
          <w:rPr>
            <w:noProof/>
            <w:webHidden/>
          </w:rPr>
        </w:r>
        <w:r>
          <w:rPr>
            <w:noProof/>
            <w:webHidden/>
          </w:rPr>
          <w:fldChar w:fldCharType="separate"/>
        </w:r>
        <w:r>
          <w:rPr>
            <w:noProof/>
            <w:webHidden/>
          </w:rPr>
          <w:t>42</w:t>
        </w:r>
        <w:r>
          <w:rPr>
            <w:noProof/>
            <w:webHidden/>
          </w:rPr>
          <w:fldChar w:fldCharType="end"/>
        </w:r>
      </w:hyperlink>
    </w:p>
    <w:p w14:paraId="7DC8F13A" w14:textId="4C12C499" w:rsidR="003F0768" w:rsidRPr="003F0768" w:rsidRDefault="000E6892" w:rsidP="003F0768">
      <w:pPr>
        <w:pStyle w:val="Szvegtrzs"/>
        <w:jc w:val="center"/>
        <w:rPr>
          <w:rFonts w:cs="Times New Roman"/>
        </w:rPr>
      </w:pPr>
      <w:r>
        <w:rPr>
          <w:rFonts w:cs="Times New Roman"/>
        </w:rPr>
        <w:fldChar w:fldCharType="end"/>
      </w:r>
    </w:p>
    <w:p w14:paraId="4E875E65" w14:textId="5791FDF3" w:rsidR="003F0768" w:rsidRPr="003F0768" w:rsidRDefault="003F0768" w:rsidP="00256400">
      <w:pPr>
        <w:pStyle w:val="Cmsor1"/>
        <w:numPr>
          <w:ilvl w:val="0"/>
          <w:numId w:val="2"/>
        </w:numPr>
        <w:jc w:val="center"/>
        <w:rPr>
          <w:rFonts w:cs="Times New Roman"/>
        </w:rPr>
      </w:pPr>
      <w:r w:rsidRPr="003F0768">
        <w:rPr>
          <w:rFonts w:cs="Times New Roman"/>
        </w:rPr>
        <w:lastRenderedPageBreak/>
        <w:t>Ábrajegyzék</w:t>
      </w:r>
    </w:p>
    <w:p w14:paraId="00A97DC2" w14:textId="7B4B9D43" w:rsidR="007E0D11"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7E0D11">
        <w:rPr>
          <w:noProof/>
        </w:rPr>
        <w:t>1. ábra: Genetikus algoritmus működésének folyamatábrája</w:t>
      </w:r>
      <w:r w:rsidR="007E0D11">
        <w:rPr>
          <w:noProof/>
        </w:rPr>
        <w:tab/>
      </w:r>
      <w:r w:rsidR="007E0D11">
        <w:rPr>
          <w:noProof/>
        </w:rPr>
        <w:fldChar w:fldCharType="begin"/>
      </w:r>
      <w:r w:rsidR="007E0D11">
        <w:rPr>
          <w:noProof/>
        </w:rPr>
        <w:instrText xml:space="preserve"> PAGEREF _Toc7036673 \h </w:instrText>
      </w:r>
      <w:r w:rsidR="007E0D11">
        <w:rPr>
          <w:noProof/>
        </w:rPr>
      </w:r>
      <w:r w:rsidR="007E0D11">
        <w:rPr>
          <w:noProof/>
        </w:rPr>
        <w:fldChar w:fldCharType="separate"/>
      </w:r>
      <w:r w:rsidR="007E0D11">
        <w:rPr>
          <w:noProof/>
        </w:rPr>
        <w:t>4</w:t>
      </w:r>
      <w:r w:rsidR="007E0D11">
        <w:rPr>
          <w:noProof/>
        </w:rPr>
        <w:fldChar w:fldCharType="end"/>
      </w:r>
    </w:p>
    <w:p w14:paraId="014A388C" w14:textId="770E1E11"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_Toc7036674 \h </w:instrText>
      </w:r>
      <w:r>
        <w:rPr>
          <w:noProof/>
        </w:rPr>
      </w:r>
      <w:r>
        <w:rPr>
          <w:noProof/>
        </w:rPr>
        <w:fldChar w:fldCharType="separate"/>
      </w:r>
      <w:r>
        <w:rPr>
          <w:noProof/>
        </w:rPr>
        <w:t>5</w:t>
      </w:r>
      <w:r>
        <w:rPr>
          <w:noProof/>
        </w:rPr>
        <w:fldChar w:fldCharType="end"/>
      </w:r>
    </w:p>
    <w:p w14:paraId="176807C3" w14:textId="3C819DE0"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_Toc7036675 \h </w:instrText>
      </w:r>
      <w:r>
        <w:rPr>
          <w:noProof/>
        </w:rPr>
      </w:r>
      <w:r>
        <w:rPr>
          <w:noProof/>
        </w:rPr>
        <w:fldChar w:fldCharType="separate"/>
      </w:r>
      <w:r>
        <w:rPr>
          <w:noProof/>
        </w:rPr>
        <w:t>7</w:t>
      </w:r>
      <w:r>
        <w:rPr>
          <w:noProof/>
        </w:rPr>
        <w:fldChar w:fldCharType="end"/>
      </w:r>
    </w:p>
    <w:p w14:paraId="0CFE8BF6" w14:textId="7111AFAD"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_Toc7036676 \h </w:instrText>
      </w:r>
      <w:r>
        <w:rPr>
          <w:noProof/>
        </w:rPr>
      </w:r>
      <w:r>
        <w:rPr>
          <w:noProof/>
        </w:rPr>
        <w:fldChar w:fldCharType="separate"/>
      </w:r>
      <w:r>
        <w:rPr>
          <w:noProof/>
        </w:rPr>
        <w:t>9</w:t>
      </w:r>
      <w:r>
        <w:rPr>
          <w:noProof/>
        </w:rPr>
        <w:fldChar w:fldCharType="end"/>
      </w:r>
    </w:p>
    <w:p w14:paraId="1C4C0578" w14:textId="2439F976"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_Toc7036677 \h </w:instrText>
      </w:r>
      <w:r>
        <w:rPr>
          <w:noProof/>
        </w:rPr>
      </w:r>
      <w:r>
        <w:rPr>
          <w:noProof/>
        </w:rPr>
        <w:fldChar w:fldCharType="separate"/>
      </w:r>
      <w:r>
        <w:rPr>
          <w:noProof/>
        </w:rPr>
        <w:t>9</w:t>
      </w:r>
      <w:r>
        <w:rPr>
          <w:noProof/>
        </w:rPr>
        <w:fldChar w:fldCharType="end"/>
      </w:r>
    </w:p>
    <w:p w14:paraId="2B7A850E" w14:textId="2B960AE5"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_Toc7036678 \h </w:instrText>
      </w:r>
      <w:r>
        <w:rPr>
          <w:noProof/>
        </w:rPr>
      </w:r>
      <w:r>
        <w:rPr>
          <w:noProof/>
        </w:rPr>
        <w:fldChar w:fldCharType="separate"/>
      </w:r>
      <w:r>
        <w:rPr>
          <w:noProof/>
        </w:rPr>
        <w:t>9</w:t>
      </w:r>
      <w:r>
        <w:rPr>
          <w:noProof/>
        </w:rPr>
        <w:fldChar w:fldCharType="end"/>
      </w:r>
    </w:p>
    <w:p w14:paraId="164F2B9D" w14:textId="03E51CED"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_Toc7036679 \h </w:instrText>
      </w:r>
      <w:r>
        <w:rPr>
          <w:noProof/>
        </w:rPr>
      </w:r>
      <w:r>
        <w:rPr>
          <w:noProof/>
        </w:rPr>
        <w:fldChar w:fldCharType="separate"/>
      </w:r>
      <w:r>
        <w:rPr>
          <w:noProof/>
        </w:rPr>
        <w:t>10</w:t>
      </w:r>
      <w:r>
        <w:rPr>
          <w:noProof/>
        </w:rPr>
        <w:fldChar w:fldCharType="end"/>
      </w:r>
    </w:p>
    <w:p w14:paraId="7648E6BC" w14:textId="7E3B4258"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_Toc7036680 \h </w:instrText>
      </w:r>
      <w:r>
        <w:rPr>
          <w:noProof/>
        </w:rPr>
      </w:r>
      <w:r>
        <w:rPr>
          <w:noProof/>
        </w:rPr>
        <w:fldChar w:fldCharType="separate"/>
      </w:r>
      <w:r>
        <w:rPr>
          <w:noProof/>
        </w:rPr>
        <w:t>11</w:t>
      </w:r>
      <w:r>
        <w:rPr>
          <w:noProof/>
        </w:rPr>
        <w:fldChar w:fldCharType="end"/>
      </w:r>
    </w:p>
    <w:p w14:paraId="65C8A16F" w14:textId="66F798AD"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_Toc7036681 \h </w:instrText>
      </w:r>
      <w:r>
        <w:rPr>
          <w:noProof/>
        </w:rPr>
      </w:r>
      <w:r>
        <w:rPr>
          <w:noProof/>
        </w:rPr>
        <w:fldChar w:fldCharType="separate"/>
      </w:r>
      <w:r>
        <w:rPr>
          <w:noProof/>
        </w:rPr>
        <w:t>11</w:t>
      </w:r>
      <w:r>
        <w:rPr>
          <w:noProof/>
        </w:rPr>
        <w:fldChar w:fldCharType="end"/>
      </w:r>
    </w:p>
    <w:p w14:paraId="5CE60D8B" w14:textId="6592C421"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_Toc7036682 \h </w:instrText>
      </w:r>
      <w:r>
        <w:rPr>
          <w:noProof/>
        </w:rPr>
      </w:r>
      <w:r>
        <w:rPr>
          <w:noProof/>
        </w:rPr>
        <w:fldChar w:fldCharType="separate"/>
      </w:r>
      <w:r>
        <w:rPr>
          <w:noProof/>
        </w:rPr>
        <w:t>12</w:t>
      </w:r>
      <w:r>
        <w:rPr>
          <w:noProof/>
        </w:rPr>
        <w:fldChar w:fldCharType="end"/>
      </w:r>
    </w:p>
    <w:p w14:paraId="00A26EC2" w14:textId="628C949C"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_Toc7036683 \h </w:instrText>
      </w:r>
      <w:r>
        <w:rPr>
          <w:noProof/>
        </w:rPr>
      </w:r>
      <w:r>
        <w:rPr>
          <w:noProof/>
        </w:rPr>
        <w:fldChar w:fldCharType="separate"/>
      </w:r>
      <w:r>
        <w:rPr>
          <w:noProof/>
        </w:rPr>
        <w:t>12</w:t>
      </w:r>
      <w:r>
        <w:rPr>
          <w:noProof/>
        </w:rPr>
        <w:fldChar w:fldCharType="end"/>
      </w:r>
    </w:p>
    <w:p w14:paraId="727FB31C" w14:textId="7CB0EECB"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_Toc7036684 \h </w:instrText>
      </w:r>
      <w:r>
        <w:rPr>
          <w:noProof/>
        </w:rPr>
      </w:r>
      <w:r>
        <w:rPr>
          <w:noProof/>
        </w:rPr>
        <w:fldChar w:fldCharType="separate"/>
      </w:r>
      <w:r>
        <w:rPr>
          <w:noProof/>
        </w:rPr>
        <w:t>15</w:t>
      </w:r>
      <w:r>
        <w:rPr>
          <w:noProof/>
        </w:rPr>
        <w:fldChar w:fldCharType="end"/>
      </w:r>
    </w:p>
    <w:p w14:paraId="28072093" w14:textId="2CAEEEB3"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_Toc7036685 \h </w:instrText>
      </w:r>
      <w:r>
        <w:rPr>
          <w:noProof/>
        </w:rPr>
      </w:r>
      <w:r>
        <w:rPr>
          <w:noProof/>
        </w:rPr>
        <w:fldChar w:fldCharType="separate"/>
      </w:r>
      <w:r>
        <w:rPr>
          <w:noProof/>
        </w:rPr>
        <w:t>18</w:t>
      </w:r>
      <w:r>
        <w:rPr>
          <w:noProof/>
        </w:rPr>
        <w:fldChar w:fldCharType="end"/>
      </w:r>
    </w:p>
    <w:p w14:paraId="34797FE5" w14:textId="22CBADEF"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_Toc7036686 \h </w:instrText>
      </w:r>
      <w:r>
        <w:rPr>
          <w:noProof/>
        </w:rPr>
      </w:r>
      <w:r>
        <w:rPr>
          <w:noProof/>
        </w:rPr>
        <w:fldChar w:fldCharType="separate"/>
      </w:r>
      <w:r>
        <w:rPr>
          <w:noProof/>
        </w:rPr>
        <w:t>18</w:t>
      </w:r>
      <w:r>
        <w:rPr>
          <w:noProof/>
        </w:rPr>
        <w:fldChar w:fldCharType="end"/>
      </w:r>
    </w:p>
    <w:p w14:paraId="342C3B86" w14:textId="388FD01D"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_Toc7036687 \h </w:instrText>
      </w:r>
      <w:r>
        <w:rPr>
          <w:noProof/>
        </w:rPr>
      </w:r>
      <w:r>
        <w:rPr>
          <w:noProof/>
        </w:rPr>
        <w:fldChar w:fldCharType="separate"/>
      </w:r>
      <w:r>
        <w:rPr>
          <w:noProof/>
        </w:rPr>
        <w:t>19</w:t>
      </w:r>
      <w:r>
        <w:rPr>
          <w:noProof/>
        </w:rPr>
        <w:fldChar w:fldCharType="end"/>
      </w:r>
    </w:p>
    <w:p w14:paraId="1FF45A86" w14:textId="62BFD26E"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_Toc7036688 \h </w:instrText>
      </w:r>
      <w:r>
        <w:rPr>
          <w:noProof/>
        </w:rPr>
      </w:r>
      <w:r>
        <w:rPr>
          <w:noProof/>
        </w:rPr>
        <w:fldChar w:fldCharType="separate"/>
      </w:r>
      <w:r>
        <w:rPr>
          <w:noProof/>
        </w:rPr>
        <w:t>20</w:t>
      </w:r>
      <w:r>
        <w:rPr>
          <w:noProof/>
        </w:rPr>
        <w:fldChar w:fldCharType="end"/>
      </w:r>
    </w:p>
    <w:p w14:paraId="7C418E28" w14:textId="734224CE"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_Toc7036689 \h </w:instrText>
      </w:r>
      <w:r>
        <w:rPr>
          <w:noProof/>
        </w:rPr>
      </w:r>
      <w:r>
        <w:rPr>
          <w:noProof/>
        </w:rPr>
        <w:fldChar w:fldCharType="separate"/>
      </w:r>
      <w:r>
        <w:rPr>
          <w:noProof/>
        </w:rPr>
        <w:t>21</w:t>
      </w:r>
      <w:r>
        <w:rPr>
          <w:noProof/>
        </w:rPr>
        <w:fldChar w:fldCharType="end"/>
      </w:r>
    </w:p>
    <w:p w14:paraId="79F79FAB" w14:textId="45C466B4"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18. ábra: Tomcat könyvtár struktúra</w:t>
      </w:r>
      <w:r>
        <w:rPr>
          <w:noProof/>
        </w:rPr>
        <w:tab/>
      </w:r>
      <w:r>
        <w:rPr>
          <w:noProof/>
        </w:rPr>
        <w:fldChar w:fldCharType="begin"/>
      </w:r>
      <w:r>
        <w:rPr>
          <w:noProof/>
        </w:rPr>
        <w:instrText xml:space="preserve"> PAGEREF _Toc7036690 \h </w:instrText>
      </w:r>
      <w:r>
        <w:rPr>
          <w:noProof/>
        </w:rPr>
      </w:r>
      <w:r>
        <w:rPr>
          <w:noProof/>
        </w:rPr>
        <w:fldChar w:fldCharType="separate"/>
      </w:r>
      <w:r>
        <w:rPr>
          <w:noProof/>
        </w:rPr>
        <w:t>32</w:t>
      </w:r>
      <w:r>
        <w:rPr>
          <w:noProof/>
        </w:rPr>
        <w:fldChar w:fldCharType="end"/>
      </w:r>
    </w:p>
    <w:p w14:paraId="2BB56F2A" w14:textId="1A53D059"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19. ábra: Regisztrációs felület</w:t>
      </w:r>
      <w:r>
        <w:rPr>
          <w:noProof/>
        </w:rPr>
        <w:tab/>
      </w:r>
      <w:r>
        <w:rPr>
          <w:noProof/>
        </w:rPr>
        <w:fldChar w:fldCharType="begin"/>
      </w:r>
      <w:r>
        <w:rPr>
          <w:noProof/>
        </w:rPr>
        <w:instrText xml:space="preserve"> PAGEREF _Toc7036691 \h </w:instrText>
      </w:r>
      <w:r>
        <w:rPr>
          <w:noProof/>
        </w:rPr>
      </w:r>
      <w:r>
        <w:rPr>
          <w:noProof/>
        </w:rPr>
        <w:fldChar w:fldCharType="separate"/>
      </w:r>
      <w:r>
        <w:rPr>
          <w:noProof/>
        </w:rPr>
        <w:t>33</w:t>
      </w:r>
      <w:r>
        <w:rPr>
          <w:noProof/>
        </w:rPr>
        <w:fldChar w:fldCharType="end"/>
      </w:r>
    </w:p>
    <w:p w14:paraId="6A766477" w14:textId="22A1B025"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20. ábra: Fő oldal</w:t>
      </w:r>
      <w:r>
        <w:rPr>
          <w:noProof/>
        </w:rPr>
        <w:tab/>
      </w:r>
      <w:r>
        <w:rPr>
          <w:noProof/>
        </w:rPr>
        <w:fldChar w:fldCharType="begin"/>
      </w:r>
      <w:r>
        <w:rPr>
          <w:noProof/>
        </w:rPr>
        <w:instrText xml:space="preserve"> PAGEREF _Toc7036692 \h </w:instrText>
      </w:r>
      <w:r>
        <w:rPr>
          <w:noProof/>
        </w:rPr>
      </w:r>
      <w:r>
        <w:rPr>
          <w:noProof/>
        </w:rPr>
        <w:fldChar w:fldCharType="separate"/>
      </w:r>
      <w:r>
        <w:rPr>
          <w:noProof/>
        </w:rPr>
        <w:t>34</w:t>
      </w:r>
      <w:r>
        <w:rPr>
          <w:noProof/>
        </w:rPr>
        <w:fldChar w:fldCharType="end"/>
      </w:r>
    </w:p>
    <w:p w14:paraId="5AF90AA3" w14:textId="5CD2BD07"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21. ábra: Kiszállítások megtekintése és kérése</w:t>
      </w:r>
      <w:r>
        <w:rPr>
          <w:noProof/>
        </w:rPr>
        <w:tab/>
      </w:r>
      <w:r>
        <w:rPr>
          <w:noProof/>
        </w:rPr>
        <w:fldChar w:fldCharType="begin"/>
      </w:r>
      <w:r>
        <w:rPr>
          <w:noProof/>
        </w:rPr>
        <w:instrText xml:space="preserve"> PAGEREF _Toc7036693 \h </w:instrText>
      </w:r>
      <w:r>
        <w:rPr>
          <w:noProof/>
        </w:rPr>
      </w:r>
      <w:r>
        <w:rPr>
          <w:noProof/>
        </w:rPr>
        <w:fldChar w:fldCharType="separate"/>
      </w:r>
      <w:r>
        <w:rPr>
          <w:noProof/>
        </w:rPr>
        <w:t>35</w:t>
      </w:r>
      <w:r>
        <w:rPr>
          <w:noProof/>
        </w:rPr>
        <w:fldChar w:fldCharType="end"/>
      </w:r>
    </w:p>
    <w:p w14:paraId="1F19EE27" w14:textId="75E882E7"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22. ábra: Kiszállítás kezelése</w:t>
      </w:r>
      <w:r>
        <w:rPr>
          <w:noProof/>
        </w:rPr>
        <w:tab/>
      </w:r>
      <w:r>
        <w:rPr>
          <w:noProof/>
        </w:rPr>
        <w:fldChar w:fldCharType="begin"/>
      </w:r>
      <w:r>
        <w:rPr>
          <w:noProof/>
        </w:rPr>
        <w:instrText xml:space="preserve"> PAGEREF _Toc7036694 \h </w:instrText>
      </w:r>
      <w:r>
        <w:rPr>
          <w:noProof/>
        </w:rPr>
      </w:r>
      <w:r>
        <w:rPr>
          <w:noProof/>
        </w:rPr>
        <w:fldChar w:fldCharType="separate"/>
      </w:r>
      <w:r>
        <w:rPr>
          <w:noProof/>
        </w:rPr>
        <w:t>36</w:t>
      </w:r>
      <w:r>
        <w:rPr>
          <w:noProof/>
        </w:rPr>
        <w:fldChar w:fldCharType="end"/>
      </w:r>
    </w:p>
    <w:p w14:paraId="40D206F7" w14:textId="75664F48"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23. ábra: Admin menü</w:t>
      </w:r>
      <w:r>
        <w:rPr>
          <w:noProof/>
        </w:rPr>
        <w:tab/>
      </w:r>
      <w:r>
        <w:rPr>
          <w:noProof/>
        </w:rPr>
        <w:fldChar w:fldCharType="begin"/>
      </w:r>
      <w:r>
        <w:rPr>
          <w:noProof/>
        </w:rPr>
        <w:instrText xml:space="preserve"> PAGEREF _Toc7036695 \h </w:instrText>
      </w:r>
      <w:r>
        <w:rPr>
          <w:noProof/>
        </w:rPr>
      </w:r>
      <w:r>
        <w:rPr>
          <w:noProof/>
        </w:rPr>
        <w:fldChar w:fldCharType="separate"/>
      </w:r>
      <w:r>
        <w:rPr>
          <w:noProof/>
        </w:rPr>
        <w:t>37</w:t>
      </w:r>
      <w:r>
        <w:rPr>
          <w:noProof/>
        </w:rPr>
        <w:fldChar w:fldCharType="end"/>
      </w:r>
    </w:p>
    <w:p w14:paraId="5461FF6E" w14:textId="1D1BCC59"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24. ábra: Törölt termék visszaállítása</w:t>
      </w:r>
      <w:r>
        <w:rPr>
          <w:noProof/>
        </w:rPr>
        <w:tab/>
      </w:r>
      <w:r>
        <w:rPr>
          <w:noProof/>
        </w:rPr>
        <w:fldChar w:fldCharType="begin"/>
      </w:r>
      <w:r>
        <w:rPr>
          <w:noProof/>
        </w:rPr>
        <w:instrText xml:space="preserve"> PAGEREF _Toc7036696 \h </w:instrText>
      </w:r>
      <w:r>
        <w:rPr>
          <w:noProof/>
        </w:rPr>
      </w:r>
      <w:r>
        <w:rPr>
          <w:noProof/>
        </w:rPr>
        <w:fldChar w:fldCharType="separate"/>
      </w:r>
      <w:r>
        <w:rPr>
          <w:noProof/>
        </w:rPr>
        <w:t>39</w:t>
      </w:r>
      <w:r>
        <w:rPr>
          <w:noProof/>
        </w:rPr>
        <w:fldChar w:fldCharType="end"/>
      </w:r>
    </w:p>
    <w:p w14:paraId="4E9106A9" w14:textId="3D7F7252"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25. ábra: Termék szerkesztése</w:t>
      </w:r>
      <w:r>
        <w:rPr>
          <w:noProof/>
        </w:rPr>
        <w:tab/>
      </w:r>
      <w:r>
        <w:rPr>
          <w:noProof/>
        </w:rPr>
        <w:fldChar w:fldCharType="begin"/>
      </w:r>
      <w:r>
        <w:rPr>
          <w:noProof/>
        </w:rPr>
        <w:instrText xml:space="preserve"> PAGEREF _Toc7036697 \h </w:instrText>
      </w:r>
      <w:r>
        <w:rPr>
          <w:noProof/>
        </w:rPr>
      </w:r>
      <w:r>
        <w:rPr>
          <w:noProof/>
        </w:rPr>
        <w:fldChar w:fldCharType="separate"/>
      </w:r>
      <w:r>
        <w:rPr>
          <w:noProof/>
        </w:rPr>
        <w:t>40</w:t>
      </w:r>
      <w:r>
        <w:rPr>
          <w:noProof/>
        </w:rPr>
        <w:fldChar w:fldCharType="end"/>
      </w:r>
    </w:p>
    <w:p w14:paraId="2CB96A39" w14:textId="7CDA36D9"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26. ábra: Rendelés szerkesztése</w:t>
      </w:r>
      <w:r>
        <w:rPr>
          <w:noProof/>
        </w:rPr>
        <w:tab/>
      </w:r>
      <w:r>
        <w:rPr>
          <w:noProof/>
        </w:rPr>
        <w:fldChar w:fldCharType="begin"/>
      </w:r>
      <w:r>
        <w:rPr>
          <w:noProof/>
        </w:rPr>
        <w:instrText xml:space="preserve"> PAGEREF _Toc7036698 \h </w:instrText>
      </w:r>
      <w:r>
        <w:rPr>
          <w:noProof/>
        </w:rPr>
      </w:r>
      <w:r>
        <w:rPr>
          <w:noProof/>
        </w:rPr>
        <w:fldChar w:fldCharType="separate"/>
      </w:r>
      <w:r>
        <w:rPr>
          <w:noProof/>
        </w:rPr>
        <w:t>41</w:t>
      </w:r>
      <w:r>
        <w:rPr>
          <w:noProof/>
        </w:rPr>
        <w:fldChar w:fldCharType="end"/>
      </w:r>
    </w:p>
    <w:p w14:paraId="602CC49A" w14:textId="1F06CEB5" w:rsidR="007E0D11" w:rsidRDefault="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27. ábra: Kiszállítás szerkesztése</w:t>
      </w:r>
      <w:r>
        <w:rPr>
          <w:noProof/>
        </w:rPr>
        <w:tab/>
      </w:r>
      <w:r>
        <w:rPr>
          <w:noProof/>
        </w:rPr>
        <w:fldChar w:fldCharType="begin"/>
      </w:r>
      <w:r>
        <w:rPr>
          <w:noProof/>
        </w:rPr>
        <w:instrText xml:space="preserve"> PAGEREF _Toc7036699 \h </w:instrText>
      </w:r>
      <w:r>
        <w:rPr>
          <w:noProof/>
        </w:rPr>
      </w:r>
      <w:r>
        <w:rPr>
          <w:noProof/>
        </w:rPr>
        <w:fldChar w:fldCharType="separate"/>
      </w:r>
      <w:r>
        <w:rPr>
          <w:noProof/>
        </w:rPr>
        <w:t>42</w:t>
      </w:r>
      <w:r>
        <w:rPr>
          <w:noProof/>
        </w:rPr>
        <w:fldChar w:fldCharType="end"/>
      </w:r>
    </w:p>
    <w:p w14:paraId="1D43AF13" w14:textId="77777777" w:rsidR="007E0D11" w:rsidRDefault="003F0768" w:rsidP="00256400">
      <w:pPr>
        <w:pStyle w:val="Cmsor1"/>
        <w:numPr>
          <w:ilvl w:val="0"/>
          <w:numId w:val="2"/>
        </w:numPr>
        <w:jc w:val="center"/>
        <w:rPr>
          <w:noProof/>
        </w:rPr>
      </w:pPr>
      <w:r>
        <w:lastRenderedPageBreak/>
        <w:fldChar w:fldCharType="end"/>
      </w:r>
      <w:r w:rsidRPr="00142A12">
        <w:rPr>
          <w:rFonts w:cs="Times New Roman"/>
        </w:rPr>
        <w:t>Forráskódjegyzék</w:t>
      </w:r>
      <w:r>
        <w:fldChar w:fldCharType="begin"/>
      </w:r>
      <w:r>
        <w:instrText xml:space="preserve"> TOC \c "Forráskód" </w:instrText>
      </w:r>
      <w:r>
        <w:fldChar w:fldCharType="separate"/>
      </w:r>
    </w:p>
    <w:p w14:paraId="48A03ABA" w14:textId="07AB66AE" w:rsidR="007E0D11" w:rsidRDefault="007E0D11" w:rsidP="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_Toc7036700 \h </w:instrText>
      </w:r>
      <w:r>
        <w:rPr>
          <w:noProof/>
        </w:rPr>
      </w:r>
      <w:r>
        <w:rPr>
          <w:noProof/>
        </w:rPr>
        <w:fldChar w:fldCharType="separate"/>
      </w:r>
      <w:r>
        <w:rPr>
          <w:noProof/>
        </w:rPr>
        <w:t>25</w:t>
      </w:r>
      <w:r>
        <w:rPr>
          <w:noProof/>
        </w:rPr>
        <w:fldChar w:fldCharType="end"/>
      </w:r>
    </w:p>
    <w:p w14:paraId="45F9CEB5" w14:textId="7B9CFD5F" w:rsidR="007E0D11" w:rsidRDefault="007E0D11" w:rsidP="007E0D11">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_Toc7036701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6B7B62">
          <w:footerReference w:type="first" r:id="rId12"/>
          <w:pgSz w:w="11906" w:h="16838"/>
          <w:pgMar w:top="1440" w:right="1440" w:bottom="1440" w:left="1701" w:header="1134" w:footer="1134" w:gutter="0"/>
          <w:pgNumType w:start="1"/>
          <w:cols w:space="708"/>
          <w:titlePg/>
          <w:docGrid w:linePitch="326" w:charSpace="-6554"/>
        </w:sectPr>
      </w:pPr>
    </w:p>
    <w:p w14:paraId="6EC07F17" w14:textId="77777777" w:rsidR="007C5DF4" w:rsidRPr="00BC22DE" w:rsidRDefault="007C5DF4" w:rsidP="00256400">
      <w:pPr>
        <w:pStyle w:val="Cmsor1"/>
        <w:numPr>
          <w:ilvl w:val="0"/>
          <w:numId w:val="2"/>
        </w:numPr>
        <w:jc w:val="center"/>
      </w:pPr>
      <w:r w:rsidRPr="001777F5">
        <w:rPr>
          <w:rFonts w:cs="Times New Roman"/>
        </w:rPr>
        <w:lastRenderedPageBreak/>
        <w:t>Bevezetés</w:t>
      </w:r>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759CBD27"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A cégek, mint mindig, szeretnék csökkenteni a működési költségeiket. Ennek az egyik módja lehet, ha a sofőrök nem tesznek meg felesleges kil</w:t>
      </w:r>
      <w:r w:rsidR="00E805F4">
        <w:rPr>
          <w:rFonts w:cs="Times New Roman"/>
        </w:rPr>
        <w:t>o</w:t>
      </w:r>
      <w:r w:rsidR="00461DD8">
        <w:rPr>
          <w:rFonts w:cs="Times New Roman"/>
        </w:rPr>
        <w:t xml:space="preserve">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5ACD338A"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E736F1">
        <w:rPr>
          <w:rFonts w:cs="Times New Roman"/>
        </w:rPr>
        <w:t>[3]</w:t>
      </w:r>
      <w:r w:rsidR="0071110C">
        <w:rPr>
          <w:rFonts w:cs="Times New Roman"/>
        </w:rPr>
        <w:t>,</w:t>
      </w:r>
      <w:r w:rsidR="00E736F1">
        <w:rPr>
          <w:rFonts w:cs="Times New Roman"/>
        </w:rPr>
        <w:t>[4]</w:t>
      </w:r>
      <w:r w:rsidR="00846D11">
        <w:rPr>
          <w:rFonts w:cs="Times New Roman"/>
        </w:rPr>
        <w:t>,</w:t>
      </w:r>
      <w:r w:rsidR="00232406" w:rsidRPr="00BC22DE">
        <w:rPr>
          <w:rFonts w:cs="Times New Roman"/>
        </w:rPr>
        <w:t xml:space="preserve"> heurisztikák</w:t>
      </w:r>
      <w:r w:rsidR="00182ACB">
        <w:rPr>
          <w:rFonts w:cs="Times New Roman"/>
        </w:rPr>
        <w:t xml:space="preserve"> </w:t>
      </w:r>
      <w:r w:rsidR="00E736F1">
        <w:rPr>
          <w:rFonts w:cs="Times New Roman"/>
        </w:rPr>
        <w:t>[18]</w:t>
      </w:r>
      <w:r w:rsidR="000A73CC">
        <w:rPr>
          <w:rFonts w:cs="Times New Roman"/>
        </w:rPr>
        <w:t>,</w:t>
      </w:r>
      <w:r w:rsidR="00E736F1">
        <w:rPr>
          <w:rFonts w:cs="Times New Roman"/>
        </w:rPr>
        <w:t>[2]</w:t>
      </w:r>
      <w:r w:rsidR="00232406" w:rsidRPr="00BC22DE">
        <w:rPr>
          <w:rFonts w:cs="Times New Roman"/>
        </w:rPr>
        <w:t xml:space="preserve"> mellett a genetikus algoritmusok</w:t>
      </w:r>
      <w:r w:rsidR="00D618FA">
        <w:rPr>
          <w:rFonts w:cs="Times New Roman"/>
        </w:rPr>
        <w:t xml:space="preserve"> </w:t>
      </w:r>
      <w:r w:rsidR="00E736F1">
        <w:rPr>
          <w:rFonts w:ascii="TimesNewRomanPSMT" w:eastAsia="Times New Roman" w:hAnsi="TimesNewRomanPSMT" w:cs="TimesNewRomanPSMT"/>
          <w:color w:val="auto"/>
          <w:kern w:val="0"/>
          <w:lang w:eastAsia="hu-HU" w:bidi="ar-SA"/>
        </w:rPr>
        <w:t>[17]</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2" w:name="_Toc7366747"/>
      <w:r w:rsidRPr="00BC22DE">
        <w:lastRenderedPageBreak/>
        <w:t>Genetikus algoritmusok</w:t>
      </w:r>
      <w:bookmarkEnd w:id="2"/>
    </w:p>
    <w:p w14:paraId="74DEA38A" w14:textId="37F99EFB"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w:t>
      </w:r>
      <w:r w:rsidR="00E736F1">
        <w:t>[10]</w:t>
      </w:r>
      <w:r w:rsidR="00DF3B86">
        <w:t>,</w:t>
      </w:r>
      <w:r w:rsidR="00E736F1">
        <w:t>[17]</w:t>
      </w:r>
      <w:r w:rsidR="00372662">
        <w:t>,</w:t>
      </w:r>
      <w:r w:rsidR="00951516">
        <w:t>[22]</w:t>
      </w:r>
      <w:r w:rsidR="00372662">
        <w:t>,</w:t>
      </w:r>
      <w:r w:rsidR="00951516">
        <w:t>[23]</w:t>
      </w:r>
      <w:r w:rsidR="004F0C22">
        <w:t xml:space="preserve"> irodalmak alapján mutatok be.</w:t>
      </w:r>
    </w:p>
    <w:p w14:paraId="1C34E82F" w14:textId="77777777" w:rsidR="006371A5" w:rsidRPr="00BC22DE" w:rsidRDefault="00F468EB" w:rsidP="001226F4">
      <w:pPr>
        <w:pStyle w:val="SzDCmsor2"/>
      </w:pPr>
      <w:bookmarkStart w:id="3" w:name="_Toc7366748"/>
      <w:r>
        <w:t>Történeti áttekintés</w:t>
      </w:r>
      <w:bookmarkEnd w:id="3"/>
    </w:p>
    <w:p w14:paraId="304DB31D" w14:textId="250137C9" w:rsidR="007204E8" w:rsidRPr="00BC22DE" w:rsidRDefault="006A1285" w:rsidP="00E82D9E">
      <w:pPr>
        <w:pStyle w:val="SzDSzvegTrzs"/>
      </w:pPr>
      <w:r>
        <w:t>Az 1950-es években merült fel</w:t>
      </w:r>
      <w:r w:rsidR="0080451B" w:rsidRPr="00BC22DE">
        <w:t xml:space="preserve"> az a gondolat</w:t>
      </w:r>
      <w:r w:rsidR="00797A7E" w:rsidRPr="00BC22DE">
        <w:t xml:space="preserve"> több tudósban is</w:t>
      </w:r>
      <w:r w:rsidR="0080451B"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3C52DBF0" w:rsidR="007204E8" w:rsidRPr="00BC22DE" w:rsidRDefault="00771BB6" w:rsidP="00E82D9E">
      <w:pPr>
        <w:pStyle w:val="SzDSzvegTrzs"/>
      </w:pPr>
      <w:r w:rsidRPr="00BC22DE">
        <w:t>Ingo Rechenberg publikálta 1965-ben az evolúciós stratégiák alapjait</w:t>
      </w:r>
      <w:r w:rsidR="00F45192">
        <w:t xml:space="preserve"> </w:t>
      </w:r>
      <w:r w:rsidR="00951516">
        <w:t>[19][20]</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E736F1">
        <w:t>[7]</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31C9F99A"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E736F1">
        <w:t>[5]</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w:t>
      </w:r>
      <w:r w:rsidR="00E736F1">
        <w:t>[12]</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4"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5" w:name="_Toc7366749"/>
      <w:r>
        <w:t>Működése</w:t>
      </w:r>
      <w:bookmarkEnd w:id="5"/>
    </w:p>
    <w:p w14:paraId="1F4077AE" w14:textId="77777777" w:rsidR="00666F3D"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w:t>
      </w:r>
    </w:p>
    <w:p w14:paraId="79372AE1" w14:textId="77777777" w:rsidR="00666F3D" w:rsidRDefault="00C92D3F" w:rsidP="00256400">
      <w:pPr>
        <w:pStyle w:val="SzDSzvegTrzs"/>
        <w:numPr>
          <w:ilvl w:val="0"/>
          <w:numId w:val="23"/>
        </w:numPr>
      </w:pPr>
      <w:r>
        <w:t xml:space="preserve">inicializálás, </w:t>
      </w:r>
    </w:p>
    <w:p w14:paraId="0A50E36C" w14:textId="77777777" w:rsidR="00666F3D" w:rsidRDefault="00C92D3F" w:rsidP="00256400">
      <w:pPr>
        <w:pStyle w:val="SzDSzvegTrzs"/>
        <w:numPr>
          <w:ilvl w:val="0"/>
          <w:numId w:val="23"/>
        </w:numPr>
      </w:pPr>
      <w:r>
        <w:t xml:space="preserve">kiértékelés, </w:t>
      </w:r>
    </w:p>
    <w:p w14:paraId="09C4D2BC" w14:textId="77777777" w:rsidR="00666F3D" w:rsidRDefault="00C92D3F" w:rsidP="00256400">
      <w:pPr>
        <w:pStyle w:val="SzDSzvegTrzs"/>
        <w:numPr>
          <w:ilvl w:val="0"/>
          <w:numId w:val="23"/>
        </w:numPr>
      </w:pPr>
      <w:r>
        <w:t xml:space="preserve">kiválasztás, </w:t>
      </w:r>
    </w:p>
    <w:p w14:paraId="6FDF7C2F" w14:textId="77777777" w:rsidR="00666F3D" w:rsidRDefault="00C92D3F" w:rsidP="00256400">
      <w:pPr>
        <w:pStyle w:val="SzDSzvegTrzs"/>
        <w:numPr>
          <w:ilvl w:val="0"/>
          <w:numId w:val="23"/>
        </w:numPr>
      </w:pPr>
      <w:r>
        <w:t>ke</w:t>
      </w:r>
      <w:r w:rsidR="005E309F">
        <w:t xml:space="preserve">resztezés, </w:t>
      </w:r>
    </w:p>
    <w:p w14:paraId="0043CE57" w14:textId="77777777" w:rsidR="00666F3D" w:rsidRDefault="005E309F" w:rsidP="00256400">
      <w:pPr>
        <w:pStyle w:val="SzDSzvegTrzs"/>
        <w:numPr>
          <w:ilvl w:val="0"/>
          <w:numId w:val="23"/>
        </w:numPr>
      </w:pPr>
      <w:r>
        <w:t xml:space="preserve">mutáció, </w:t>
      </w:r>
    </w:p>
    <w:p w14:paraId="2E4AB486" w14:textId="77777777" w:rsidR="00666F3D" w:rsidRDefault="005E309F" w:rsidP="00256400">
      <w:pPr>
        <w:pStyle w:val="SzDSzvegTrzs"/>
        <w:numPr>
          <w:ilvl w:val="0"/>
          <w:numId w:val="23"/>
        </w:numPr>
      </w:pPr>
      <w:r>
        <w:t xml:space="preserve">reprodukció. </w:t>
      </w:r>
    </w:p>
    <w:p w14:paraId="227C166C" w14:textId="5450794F" w:rsidR="00C50475" w:rsidRDefault="005E309F" w:rsidP="00666F3D">
      <w:pPr>
        <w:pStyle w:val="SzDSzvegTrzs"/>
      </w:pPr>
      <w:r>
        <w:t>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74944" behindDoc="0" locked="0" layoutInCell="1" allowOverlap="1" wp14:anchorId="42292601" wp14:editId="5676E955">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F11CEB" w:rsidRDefault="00F11CEB"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F11CEB" w:rsidRDefault="00F11CEB"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F11CEB" w:rsidRDefault="00F11CEB"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F11CEB" w:rsidRDefault="00F11CEB"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F11CEB" w:rsidRDefault="00F11CEB"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F11CEB" w:rsidRDefault="00F11CEB"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F11CEB" w:rsidRDefault="00F11CEB"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F11CEB" w:rsidRDefault="00F11CEB"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F11CEB" w:rsidRDefault="00F11CEB"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F11CEB" w:rsidRDefault="00F11CEB"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F11CEB" w:rsidRDefault="00F11CEB"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bookmarkStart w:id="6" w:name="_Ref7355930"/>
                            <w:p w14:paraId="04F4DFD4" w14:textId="30AD5AE5" w:rsidR="00F11CEB" w:rsidRPr="00580F03" w:rsidRDefault="00F11CEB" w:rsidP="00C50475">
                              <w:pPr>
                                <w:pStyle w:val="SzKpalrs"/>
                              </w:pPr>
                              <w:r>
                                <w:fldChar w:fldCharType="begin"/>
                              </w:r>
                              <w:r>
                                <w:instrText xml:space="preserve"> SEQ ábra \* ARABIC </w:instrText>
                              </w:r>
                              <w:r>
                                <w:fldChar w:fldCharType="separate"/>
                              </w:r>
                              <w:bookmarkStart w:id="7" w:name="_Toc7036673"/>
                              <w:r>
                                <w:t>1</w:t>
                              </w:r>
                              <w:r>
                                <w:fldChar w:fldCharType="end"/>
                              </w:r>
                              <w:r w:rsidRPr="00580F03">
                                <w:t>. ábra: Genetikus algoritmus működésének folyamatábrája</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74944"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F11CEB" w:rsidRDefault="00F11CEB" w:rsidP="00C50475">
                              <w:pPr>
                                <w:jc w:val="center"/>
                              </w:pPr>
                              <w:r>
                                <w:t>Mutáció</w:t>
                              </w:r>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F11CEB" w:rsidRDefault="00F11CEB"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F11CEB" w:rsidRDefault="00F11CEB"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F11CEB" w:rsidRDefault="00F11CEB"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F11CEB" w:rsidRDefault="00F11CEB"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F11CEB" w:rsidRDefault="00F11CEB"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F11CEB" w:rsidRDefault="00F11CEB"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F11CEB" w:rsidRDefault="00F11CEB"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F11CEB" w:rsidRDefault="00F11CEB" w:rsidP="00691730">
                                    <w:pPr>
                                      <w:jc w:val="center"/>
                                    </w:pPr>
                                    <w:r>
                                      <w:t>Inicializálás</w:t>
                                    </w:r>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F11CEB" w:rsidRDefault="00F11CEB"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F11CEB" w:rsidRDefault="00F11CEB"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bookmarkStart w:id="8" w:name="_Ref7355930"/>
                      <w:p w14:paraId="04F4DFD4" w14:textId="30AD5AE5" w:rsidR="00F11CEB" w:rsidRPr="00580F03" w:rsidRDefault="00F11CEB" w:rsidP="00C50475">
                        <w:pPr>
                          <w:pStyle w:val="SzKpalrs"/>
                        </w:pPr>
                        <w:r>
                          <w:fldChar w:fldCharType="begin"/>
                        </w:r>
                        <w:r>
                          <w:instrText xml:space="preserve"> SEQ ábra \* ARABIC </w:instrText>
                        </w:r>
                        <w:r>
                          <w:fldChar w:fldCharType="separate"/>
                        </w:r>
                        <w:bookmarkStart w:id="9" w:name="_Toc7036673"/>
                        <w:r>
                          <w:t>1</w:t>
                        </w:r>
                        <w:r>
                          <w:fldChar w:fldCharType="end"/>
                        </w:r>
                        <w:r w:rsidRPr="00580F03">
                          <w:t>. ábra: Genetikus algoritmus működésének folyamatábrája</w:t>
                        </w:r>
                        <w:bookmarkEnd w:id="8"/>
                        <w:bookmarkEnd w:id="9"/>
                      </w:p>
                    </w:txbxContent>
                  </v:textbox>
                </v:shape>
                <w10:wrap type="topAndBottom"/>
              </v:group>
            </w:pict>
          </mc:Fallback>
        </mc:AlternateContent>
      </w:r>
    </w:p>
    <w:p w14:paraId="5A8F58C0" w14:textId="77777777" w:rsidR="006D19A9" w:rsidRDefault="006D19A9" w:rsidP="001226F4">
      <w:pPr>
        <w:pStyle w:val="SzDCmsor3"/>
      </w:pPr>
      <w:bookmarkStart w:id="10" w:name="_Toc7366750"/>
      <w:r>
        <w:t>Reprezentáció</w:t>
      </w:r>
      <w:bookmarkEnd w:id="10"/>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bitsztring</w:t>
      </w:r>
      <w:r w:rsidR="00DF1AE1">
        <w:t>ben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1FAABFB" w:rsidR="000B60EE" w:rsidRDefault="000B60EE" w:rsidP="000B60EE">
      <w:pPr>
        <w:pStyle w:val="SzDSzvegTrzs"/>
      </w:pPr>
      <w:r>
        <w:t xml:space="preserve">TSP megoldására használt módszer többek között a szomszédsági vektor, sorrendi reprezentáció </w:t>
      </w:r>
      <w:r w:rsidR="00E736F1">
        <w:t>[8]</w:t>
      </w:r>
      <w:r w:rsidR="00226044">
        <w:t xml:space="preserve">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02624" behindDoc="0" locked="0" layoutInCell="1" allowOverlap="1" wp14:anchorId="7A982D26" wp14:editId="2AE23EB7">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F11CEB" w:rsidRDefault="00F11CEB"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F11CEB" w:rsidRDefault="00F11CEB"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F11CEB" w:rsidRDefault="00F11CEB"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F11CEB" w:rsidRDefault="00F11CEB"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F11CEB" w:rsidRDefault="00F11CEB">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F11CEB" w:rsidRDefault="00F11CEB"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F11CEB" w:rsidRDefault="00F11CEB"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F11CEB" w:rsidRDefault="00F11CEB"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F11CEB" w:rsidRDefault="00F11CEB"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F11CEB" w:rsidRDefault="00F11CEB"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F11CEB" w:rsidRDefault="00F11CEB"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F11CEB" w:rsidRDefault="00F11CEB" w:rsidP="00871402">
                                    <w:r w:rsidRPr="00871402">
                                      <w:rPr>
                                        <w:u w:val="single"/>
                                      </w:rPr>
                                      <w:t>2</w:t>
                                    </w:r>
                                    <w:r>
                                      <w:t xml:space="preserve"> 3 4 5 6 7 8</w:t>
                                    </w:r>
                                  </w:p>
                                  <w:p w14:paraId="025EF490" w14:textId="77777777" w:rsidR="00F11CEB" w:rsidRDefault="00F11CEB"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F11CEB" w:rsidRDefault="00F11CEB"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F11CEB" w:rsidRDefault="00F11CEB" w:rsidP="00871402">
                                      <w:r>
                                        <w:t xml:space="preserve">3 4 </w:t>
                                      </w:r>
                                      <w:r w:rsidRPr="004C26A4">
                                        <w:rPr>
                                          <w:u w:val="single"/>
                                        </w:rPr>
                                        <w:t>5</w:t>
                                      </w:r>
                                      <w:r>
                                        <w:t xml:space="preserve"> 6 7 8</w:t>
                                      </w:r>
                                    </w:p>
                                    <w:p w14:paraId="31BAF254" w14:textId="77777777" w:rsidR="00F11CEB" w:rsidRDefault="00F11CEB"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F11CEB" w:rsidRDefault="00F11CEB" w:rsidP="00871402">
                                    <w:r>
                                      <w:t xml:space="preserve">3 4 </w:t>
                                    </w:r>
                                    <w:r w:rsidRPr="004C26A4">
                                      <w:rPr>
                                        <w:u w:val="single"/>
                                      </w:rPr>
                                      <w:t>6</w:t>
                                    </w:r>
                                    <w:r>
                                      <w:t xml:space="preserve"> 7 8</w:t>
                                    </w:r>
                                  </w:p>
                                  <w:p w14:paraId="560E81E3" w14:textId="77777777" w:rsidR="00F11CEB" w:rsidRDefault="00F11CEB"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F11CEB" w:rsidRDefault="00F11CEB" w:rsidP="00871402">
                                    <w:r>
                                      <w:t xml:space="preserve">3 </w:t>
                                    </w:r>
                                    <w:r w:rsidRPr="004C26A4">
                                      <w:rPr>
                                        <w:u w:val="single"/>
                                      </w:rPr>
                                      <w:t>4</w:t>
                                    </w:r>
                                    <w:r>
                                      <w:t xml:space="preserve"> 7 8</w:t>
                                    </w:r>
                                  </w:p>
                                  <w:p w14:paraId="78D84CCB" w14:textId="77777777" w:rsidR="00F11CEB" w:rsidRDefault="00F11CEB"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F11CEB" w:rsidRDefault="00F11CEB" w:rsidP="00871402">
                                    <w:r>
                                      <w:t xml:space="preserve">7 </w:t>
                                    </w:r>
                                    <w:r w:rsidRPr="004C26A4">
                                      <w:rPr>
                                        <w:u w:val="single"/>
                                      </w:rPr>
                                      <w:t>8</w:t>
                                    </w:r>
                                  </w:p>
                                  <w:p w14:paraId="31448CF9" w14:textId="77777777" w:rsidR="00F11CEB" w:rsidRDefault="00F11CEB"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F11CEB" w:rsidRDefault="00F11CEB" w:rsidP="00871402">
                                      <w:r w:rsidRPr="004C26A4">
                                        <w:rPr>
                                          <w:u w:val="single"/>
                                        </w:rPr>
                                        <w:t>3</w:t>
                                      </w:r>
                                      <w:r>
                                        <w:t xml:space="preserve"> 7 8</w:t>
                                      </w:r>
                                    </w:p>
                                    <w:p w14:paraId="2D5F3BE9" w14:textId="77777777" w:rsidR="00F11CEB" w:rsidRDefault="00F11CEB"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F11CEB" w:rsidRPr="004C26A4" w:rsidRDefault="00F11CEB" w:rsidP="00871402">
                                      <w:pPr>
                                        <w:rPr>
                                          <w:u w:val="single"/>
                                        </w:rPr>
                                      </w:pPr>
                                      <w:r w:rsidRPr="004C26A4">
                                        <w:rPr>
                                          <w:u w:val="single"/>
                                        </w:rPr>
                                        <w:t>7</w:t>
                                      </w:r>
                                    </w:p>
                                    <w:p w14:paraId="051F96A5" w14:textId="77777777" w:rsidR="00F11CEB" w:rsidRDefault="00F11CEB"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F11CEB" w:rsidRDefault="00F11CEB"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F11CEB" w:rsidRDefault="00F11CEB"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F11CEB" w:rsidRDefault="00F11CEB"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F11CEB" w:rsidRDefault="00F11CEB"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F11CEB" w:rsidRDefault="00F11CEB"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F11CEB" w:rsidRDefault="00F11CEB"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F11CEB" w:rsidRDefault="00F11CEB"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F11CEB" w:rsidRDefault="00F11CEB"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33B52B86" w:rsidR="00F11CEB" w:rsidRPr="00065B92" w:rsidRDefault="00F11CEB" w:rsidP="002913E6">
                              <w:pPr>
                                <w:pStyle w:val="SzKpalrs"/>
                              </w:pPr>
                              <w:r>
                                <w:fldChar w:fldCharType="begin"/>
                              </w:r>
                              <w:r>
                                <w:instrText xml:space="preserve"> SEQ ábra \* ARABIC </w:instrText>
                              </w:r>
                              <w:r>
                                <w:fldChar w:fldCharType="separate"/>
                              </w:r>
                              <w:bookmarkStart w:id="11" w:name="_Toc7036674"/>
                              <w:r>
                                <w:t>2</w:t>
                              </w:r>
                              <w:r>
                                <w:fldChar w:fldCharType="end"/>
                              </w:r>
                              <w:r>
                                <w:t>. ábra: Sorrendi reprezentáció bemutatása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02624"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F11CEB" w:rsidRDefault="00F11CEB" w:rsidP="00344AA1">
                          <w:r>
                            <w:t>Aktuális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F11CEB" w:rsidRDefault="00F11CEB"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F11CEB" w:rsidRDefault="00F11CEB"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F11CEB" w:rsidRDefault="00F11CEB"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F11CEB" w:rsidRDefault="00F11CEB">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F11CEB" w:rsidRDefault="00F11CEB"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F11CEB" w:rsidRDefault="00F11CEB"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F11CEB" w:rsidRDefault="00F11CEB"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F11CEB" w:rsidRDefault="00F11CEB"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F11CEB" w:rsidRDefault="00F11CEB"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F11CEB" w:rsidRDefault="00F11CEB"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F11CEB" w:rsidRDefault="00F11CEB" w:rsidP="00871402">
                              <w:r w:rsidRPr="00871402">
                                <w:rPr>
                                  <w:u w:val="single"/>
                                </w:rPr>
                                <w:t>2</w:t>
                              </w:r>
                              <w:r>
                                <w:t xml:space="preserve"> 3 4 5 6 7 8</w:t>
                              </w:r>
                            </w:p>
                            <w:p w14:paraId="025EF490" w14:textId="77777777" w:rsidR="00F11CEB" w:rsidRDefault="00F11CEB"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F11CEB" w:rsidRDefault="00F11CEB"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F11CEB" w:rsidRDefault="00F11CEB" w:rsidP="00871402">
                                <w:r>
                                  <w:t xml:space="preserve">3 4 </w:t>
                                </w:r>
                                <w:r w:rsidRPr="004C26A4">
                                  <w:rPr>
                                    <w:u w:val="single"/>
                                  </w:rPr>
                                  <w:t>5</w:t>
                                </w:r>
                                <w:r>
                                  <w:t xml:space="preserve"> 6 7 8</w:t>
                                </w:r>
                              </w:p>
                              <w:p w14:paraId="31BAF254" w14:textId="77777777" w:rsidR="00F11CEB" w:rsidRDefault="00F11CEB"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F11CEB" w:rsidRDefault="00F11CEB" w:rsidP="00871402">
                              <w:r>
                                <w:t xml:space="preserve">3 4 </w:t>
                              </w:r>
                              <w:r w:rsidRPr="004C26A4">
                                <w:rPr>
                                  <w:u w:val="single"/>
                                </w:rPr>
                                <w:t>6</w:t>
                              </w:r>
                              <w:r>
                                <w:t xml:space="preserve"> 7 8</w:t>
                              </w:r>
                            </w:p>
                            <w:p w14:paraId="560E81E3" w14:textId="77777777" w:rsidR="00F11CEB" w:rsidRDefault="00F11CEB"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F11CEB" w:rsidRDefault="00F11CEB" w:rsidP="00871402">
                              <w:r>
                                <w:t xml:space="preserve">3 </w:t>
                              </w:r>
                              <w:r w:rsidRPr="004C26A4">
                                <w:rPr>
                                  <w:u w:val="single"/>
                                </w:rPr>
                                <w:t>4</w:t>
                              </w:r>
                              <w:r>
                                <w:t xml:space="preserve"> 7 8</w:t>
                              </w:r>
                            </w:p>
                            <w:p w14:paraId="78D84CCB" w14:textId="77777777" w:rsidR="00F11CEB" w:rsidRDefault="00F11CEB"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F11CEB" w:rsidRDefault="00F11CEB" w:rsidP="00871402">
                              <w:r>
                                <w:t xml:space="preserve">7 </w:t>
                              </w:r>
                              <w:r w:rsidRPr="004C26A4">
                                <w:rPr>
                                  <w:u w:val="single"/>
                                </w:rPr>
                                <w:t>8</w:t>
                              </w:r>
                            </w:p>
                            <w:p w14:paraId="31448CF9" w14:textId="77777777" w:rsidR="00F11CEB" w:rsidRDefault="00F11CEB"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F11CEB" w:rsidRDefault="00F11CEB" w:rsidP="00871402">
                                <w:r w:rsidRPr="004C26A4">
                                  <w:rPr>
                                    <w:u w:val="single"/>
                                  </w:rPr>
                                  <w:t>3</w:t>
                                </w:r>
                                <w:r>
                                  <w:t xml:space="preserve"> 7 8</w:t>
                                </w:r>
                              </w:p>
                              <w:p w14:paraId="2D5F3BE9" w14:textId="77777777" w:rsidR="00F11CEB" w:rsidRDefault="00F11CEB"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F11CEB" w:rsidRPr="004C26A4" w:rsidRDefault="00F11CEB" w:rsidP="00871402">
                                <w:pPr>
                                  <w:rPr>
                                    <w:u w:val="single"/>
                                  </w:rPr>
                                </w:pPr>
                                <w:r w:rsidRPr="004C26A4">
                                  <w:rPr>
                                    <w:u w:val="single"/>
                                  </w:rPr>
                                  <w:t>7</w:t>
                                </w:r>
                              </w:p>
                              <w:p w14:paraId="051F96A5" w14:textId="77777777" w:rsidR="00F11CEB" w:rsidRDefault="00F11CEB"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F11CEB" w:rsidRDefault="00F11CEB"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F11CEB" w:rsidRDefault="00F11CEB"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F11CEB" w:rsidRDefault="00F11CEB"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F11CEB" w:rsidRDefault="00F11CEB"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F11CEB" w:rsidRDefault="00F11CEB"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F11CEB" w:rsidRDefault="00F11CEB"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F11CEB" w:rsidRDefault="00F11CEB"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F11CEB" w:rsidRDefault="00F11CEB"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33B52B86" w:rsidR="00F11CEB" w:rsidRPr="00065B92" w:rsidRDefault="00F11CEB" w:rsidP="002913E6">
                        <w:pPr>
                          <w:pStyle w:val="SzKpalrs"/>
                        </w:pPr>
                        <w:r>
                          <w:fldChar w:fldCharType="begin"/>
                        </w:r>
                        <w:r>
                          <w:instrText xml:space="preserve"> SEQ ábra \* ARABIC </w:instrText>
                        </w:r>
                        <w:r>
                          <w:fldChar w:fldCharType="separate"/>
                        </w:r>
                        <w:bookmarkStart w:id="12" w:name="_Toc7036674"/>
                        <w:r>
                          <w:t>2</w:t>
                        </w:r>
                        <w:r>
                          <w:fldChar w:fldCharType="end"/>
                        </w:r>
                        <w:r>
                          <w:t>. ábra: Sorrendi reprezentáció bemutatása</w:t>
                        </w:r>
                        <w:bookmarkEnd w:id="12"/>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sztring,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A,B és C után érünk el.</w:t>
      </w:r>
    </w:p>
    <w:p w14:paraId="3E90FFD2" w14:textId="6E9472D4" w:rsidR="00DB7FD1" w:rsidRPr="00DB7FD1" w:rsidRDefault="005D2084" w:rsidP="001226F4">
      <w:pPr>
        <w:pStyle w:val="SzDCmsor3"/>
      </w:pPr>
      <w:bookmarkStart w:id="13" w:name="_Toc7366751"/>
      <w:r>
        <w:t>Inicializálás</w:t>
      </w:r>
      <w:bookmarkEnd w:id="13"/>
    </w:p>
    <w:p w14:paraId="5BB2E5D7" w14:textId="4C454000" w:rsidR="00DB7FD1" w:rsidRPr="005E309F" w:rsidRDefault="00C47764" w:rsidP="00E82D9E">
      <w:pPr>
        <w:pStyle w:val="SzDSzvegTrzs"/>
      </w:pPr>
      <w:r>
        <w:t xml:space="preserve">Ahogy az </w:t>
      </w:r>
      <w:r>
        <w:fldChar w:fldCharType="begin"/>
      </w:r>
      <w:r>
        <w:instrText xml:space="preserve"> REF _Ref7355930 \h </w:instrText>
      </w:r>
      <w:r>
        <w:fldChar w:fldCharType="separate"/>
      </w:r>
      <w:r>
        <w:t>1. ábrán</w:t>
      </w:r>
      <w:r>
        <w:fldChar w:fldCharType="end"/>
      </w:r>
      <w:r>
        <w:t xml:space="preserve"> </w:t>
      </w:r>
      <w:r w:rsidR="00795C3F" w:rsidRPr="005E309F">
        <w:t xml:space="preserve">látható, az új generáció egy iteráció során, több lépésen keresztül automatikusan </w:t>
      </w:r>
      <w:r w:rsidR="00E60E00">
        <w:rPr>
          <w:rStyle w:val="SzDSzvegTrzsChar"/>
        </w:rPr>
        <w:t>jön létre, de a kezdeti populációnál más a helyzet.</w:t>
      </w:r>
      <w:r w:rsidR="00795C3F" w:rsidRPr="00F468EB">
        <w:rPr>
          <w:rStyle w:val="SzDSzvegTrzsChar"/>
        </w:rPr>
        <w:t xml:space="preserve"> </w:t>
      </w:r>
      <w:r w:rsidR="00E60E00">
        <w:rPr>
          <w:rStyle w:val="SzDSzvegTrzsChar"/>
        </w:rPr>
        <w:t>E</w:t>
      </w:r>
      <w:r w:rsidR="00795C3F" w:rsidRPr="00F468EB">
        <w:rPr>
          <w:rStyle w:val="SzDSzvegTrzsChar"/>
        </w:rPr>
        <w:t>zt az inicializá</w:t>
      </w:r>
      <w:r w:rsidR="00E60E00">
        <w:rPr>
          <w:rStyle w:val="SzDSzvegTrzsChar"/>
        </w:rPr>
        <w:t xml:space="preserve">lás során hozzuk létre. Mivel az esetek </w:t>
      </w:r>
      <w:r w:rsidR="00795C3F" w:rsidRPr="00F468EB">
        <w:rPr>
          <w:rStyle w:val="SzDSzvegTrzsChar"/>
        </w:rPr>
        <w:t xml:space="preserve">nagy részénél nem </w:t>
      </w:r>
      <w:r w:rsidR="00E60E00">
        <w:rPr>
          <w:rStyle w:val="SzDSzvegTrzsChar"/>
        </w:rPr>
        <w:t>ismerjük a viszonylag jó megoldásokat</w:t>
      </w:r>
      <w:r w:rsidR="00795C3F"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14" w:name="_Toc7366752"/>
      <w:r>
        <w:t>Kiértékelési</w:t>
      </w:r>
      <w:r w:rsidR="00593A14">
        <w:t>-, cél-</w:t>
      </w:r>
      <w:r>
        <w:t xml:space="preserve"> és jósági függvény</w:t>
      </w:r>
      <w:bookmarkEnd w:id="14"/>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15" w:name="_Ref1295997"/>
      <w:bookmarkStart w:id="16" w:name="_Ref1296000"/>
      <w:bookmarkStart w:id="17" w:name="_Ref1296008"/>
      <w:bookmarkStart w:id="18" w:name="_Toc7366753"/>
      <w:r>
        <w:t>Szelekció</w:t>
      </w:r>
      <w:bookmarkEnd w:id="15"/>
      <w:bookmarkEnd w:id="16"/>
      <w:bookmarkEnd w:id="17"/>
      <w:bookmarkEnd w:id="18"/>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21056" behindDoc="0" locked="0" layoutInCell="1" allowOverlap="1" wp14:anchorId="7B68B76A" wp14:editId="448CCE58">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F11CEB" w:rsidRDefault="00F11CEB"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F11CEB" w:rsidRDefault="00F11CEB"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F11CEB" w:rsidRDefault="00F11CEB"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F11CEB" w:rsidRDefault="00F11CEB"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F11CEB" w:rsidRDefault="00F11CEB"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F11CEB" w:rsidRDefault="00F11CEB">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F11CEB" w:rsidRDefault="00F11CEB"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19" w:name="_Ref3119135"/>
                              <w:p w14:paraId="3A62B27F" w14:textId="2DD75C9A" w:rsidR="00F11CEB" w:rsidRPr="00A95FF8" w:rsidRDefault="00F11CEB" w:rsidP="002913E6">
                                <w:pPr>
                                  <w:pStyle w:val="SzKpalrs"/>
                                </w:pPr>
                                <w:r>
                                  <w:fldChar w:fldCharType="begin"/>
                                </w:r>
                                <w:r>
                                  <w:instrText xml:space="preserve"> SEQ ábra \* ARABIC </w:instrText>
                                </w:r>
                                <w:r>
                                  <w:fldChar w:fldCharType="separate"/>
                                </w:r>
                                <w:bookmarkStart w:id="20" w:name="_Toc7036675"/>
                                <w:r>
                                  <w:t>3</w:t>
                                </w:r>
                                <w:r>
                                  <w:fldChar w:fldCharType="end"/>
                                </w:r>
                                <w:r>
                                  <w:t>. ábra: A rulett</w:t>
                                </w:r>
                                <w:r w:rsidRPr="00BF386E">
                                  <w:t>kerék kiválasztás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F11CEB" w:rsidRDefault="00F11CEB"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F11CEB" w:rsidRDefault="00F11CEB"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F11CEB" w:rsidRDefault="00F11CEB"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F11CEB" w:rsidRDefault="00F11CEB"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F11CEB" w:rsidRDefault="00F11CEB"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F11CEB" w:rsidRDefault="00F11CEB"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F11CEB" w:rsidRDefault="00F11CEB"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F11CEB" w:rsidRDefault="00F11CEB"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F11CEB" w:rsidRDefault="00F11CEB"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F11CEB" w:rsidRDefault="00F11CEB"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F11CEB" w:rsidRDefault="00F11CEB"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F11CEB" w:rsidRDefault="00F11CEB"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21056;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F11CEB" w:rsidRDefault="00F11CEB" w:rsidP="000D79F0">
                              <w:pPr>
                                <w:jc w:val="center"/>
                              </w:pPr>
                              <w:r>
                                <w:t>Krom.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F11CEB" w:rsidRDefault="00F11CEB" w:rsidP="000D79F0">
                              <w:pPr>
                                <w:jc w:val="center"/>
                              </w:pPr>
                              <w:r>
                                <w:t>Krom.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F11CEB" w:rsidRDefault="00F11CEB" w:rsidP="000D79F0">
                              <w:pPr>
                                <w:jc w:val="center"/>
                              </w:pPr>
                              <w:r>
                                <w:t>Krom.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F11CEB" w:rsidRDefault="00F11CEB" w:rsidP="000D79F0">
                              <w:pPr>
                                <w:jc w:val="center"/>
                              </w:pPr>
                              <w:r>
                                <w:t>Krom.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F11CEB" w:rsidRDefault="00F11CEB" w:rsidP="000D79F0">
                              <w:pPr>
                                <w:jc w:val="center"/>
                              </w:pPr>
                              <w:r>
                                <w:t>Krom.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F11CEB" w:rsidRDefault="00F11CEB">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F11CEB" w:rsidRDefault="00F11CEB"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21" w:name="_Ref3119135"/>
                        <w:p w14:paraId="3A62B27F" w14:textId="2DD75C9A" w:rsidR="00F11CEB" w:rsidRPr="00A95FF8" w:rsidRDefault="00F11CEB" w:rsidP="002913E6">
                          <w:pPr>
                            <w:pStyle w:val="SzKpalrs"/>
                          </w:pPr>
                          <w:r>
                            <w:fldChar w:fldCharType="begin"/>
                          </w:r>
                          <w:r>
                            <w:instrText xml:space="preserve"> SEQ ábra \* ARABIC </w:instrText>
                          </w:r>
                          <w:r>
                            <w:fldChar w:fldCharType="separate"/>
                          </w:r>
                          <w:bookmarkStart w:id="22" w:name="_Toc7036675"/>
                          <w:r>
                            <w:t>3</w:t>
                          </w:r>
                          <w:r>
                            <w:fldChar w:fldCharType="end"/>
                          </w:r>
                          <w:r>
                            <w:t>. ábra: A rulett</w:t>
                          </w:r>
                          <w:r w:rsidRPr="00BF386E">
                            <w:t>kerék kiválasztás</w:t>
                          </w:r>
                          <w:bookmarkEnd w:id="21"/>
                          <w:bookmarkEnd w:id="22"/>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F11CEB" w:rsidRDefault="00F11CEB"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F11CEB" w:rsidRDefault="00F11CEB" w:rsidP="00875990">
                            <w:pPr>
                              <w:jc w:val="center"/>
                            </w:pPr>
                            <w:r>
                              <w:t>Krom.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F11CEB" w:rsidRDefault="00F11CEB" w:rsidP="00875990">
                            <w:pPr>
                              <w:jc w:val="center"/>
                            </w:pPr>
                            <w:r>
                              <w:t>Krom.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F11CEB" w:rsidRDefault="00F11CEB" w:rsidP="00875990">
                            <w:pPr>
                              <w:jc w:val="center"/>
                            </w:pPr>
                            <w:r>
                              <w:t>Krom.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F11CEB" w:rsidRDefault="00F11CEB" w:rsidP="00875990">
                            <w:pPr>
                              <w:jc w:val="center"/>
                            </w:pPr>
                            <w:r>
                              <w:t>Krom.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F11CEB" w:rsidRDefault="00F11CEB" w:rsidP="00875990">
                            <w:pPr>
                              <w:jc w:val="center"/>
                            </w:pPr>
                            <w:r>
                              <w:t>Krom.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F11CEB" w:rsidRDefault="00F11CEB"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F11CEB" w:rsidRDefault="00F11CEB"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F11CEB" w:rsidRDefault="00F11CEB"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F11CEB" w:rsidRDefault="00F11CEB"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F11CEB" w:rsidRDefault="00F11CEB"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F11CEB" w:rsidRDefault="00F11CEB"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23" w:name="_Toc7366754"/>
      <w:r>
        <w:t>Keresztezés</w:t>
      </w:r>
      <w:bookmarkEnd w:id="23"/>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33344" behindDoc="0" locked="0" layoutInCell="1" allowOverlap="1" wp14:anchorId="275D74EE" wp14:editId="68D4D3F8">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F11CEB" w:rsidRDefault="00F11CEB"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F11CEB" w:rsidRDefault="00F11CEB"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33344"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F11CEB" w:rsidRDefault="00F11CEB"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F11CEB" w:rsidRDefault="00F11CEB"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F11CEB" w:rsidRDefault="00F11CEB"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F11CEB" w:rsidRDefault="00F11CEB"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F11CEB" w:rsidRDefault="00F11CEB"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F11CEB" w:rsidRDefault="00F11CEB"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F11CEB" w:rsidRDefault="00F11CEB"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F11CEB" w:rsidRDefault="00F11CEB"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F11CEB" w:rsidRDefault="00F11CEB"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F11CEB" w:rsidRDefault="00F11CEB"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F11CEB" w:rsidRDefault="00F11CEB"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F11CEB" w:rsidRDefault="00F11CEB"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F11CEB" w:rsidRDefault="00F11CEB"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F11CEB" w:rsidRDefault="00F11CEB"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F11CEB" w:rsidRDefault="00F11CEB"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F11CEB" w:rsidRDefault="00F11CEB"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F11CEB" w:rsidRDefault="00F11CEB"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F11CEB" w:rsidRDefault="00F11CEB"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F11CEB" w:rsidRDefault="00F11CEB"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F11CEB" w:rsidRDefault="00F11CEB"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F11CEB" w:rsidRDefault="00F11CEB"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F11CEB" w:rsidRDefault="00F11CEB"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F11CEB" w:rsidRDefault="00F11CEB"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F11CEB" w:rsidRDefault="00F11CEB"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F11CEB" w:rsidRDefault="00F11CEB"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F11CEB" w:rsidRDefault="00F11CEB"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F11CEB" w:rsidRDefault="00F11CEB"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F11CEB" w:rsidRDefault="00F11CEB"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F11CEB" w:rsidRDefault="00F11CEB"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F11CEB" w:rsidRDefault="00F11CEB"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F11CEB" w:rsidRDefault="00F11CEB"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F11CEB" w:rsidRDefault="00F11CEB"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F11CEB" w:rsidRDefault="00F11CEB"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F11CEB" w:rsidRDefault="00F11CEB"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F11CEB" w:rsidRDefault="00F11CEB"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F11CEB" w:rsidRDefault="00F11CEB"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F11CEB" w:rsidRDefault="00F11CEB"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F11CEB" w:rsidRDefault="00F11CEB"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F11CEB" w:rsidRDefault="00F11CEB"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F11CEB" w:rsidRDefault="00F11CEB"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34368" behindDoc="0" locked="0" layoutInCell="1" allowOverlap="1" wp14:anchorId="4108BFD5" wp14:editId="47D4AE4E">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037E8BB2" w:rsidR="00F11CEB" w:rsidRPr="00E8144C" w:rsidRDefault="00F11CEB" w:rsidP="002356CA">
                            <w:pPr>
                              <w:pStyle w:val="SzKpalrs"/>
                            </w:pPr>
                            <w:r>
                              <w:fldChar w:fldCharType="begin"/>
                            </w:r>
                            <w:r>
                              <w:instrText xml:space="preserve"> SEQ ábra \* ARABIC </w:instrText>
                            </w:r>
                            <w:r>
                              <w:fldChar w:fldCharType="separate"/>
                            </w:r>
                            <w:bookmarkStart w:id="24" w:name="_Toc7036676"/>
                            <w:r>
                              <w:t>4</w:t>
                            </w:r>
                            <w:r>
                              <w:fldChar w:fldCharType="end"/>
                            </w:r>
                            <w:r>
                              <w:t xml:space="preserve">. ábra: </w:t>
                            </w:r>
                            <w:r w:rsidRPr="00A10221">
                              <w:t>Egy pontos keresztezés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037E8BB2" w:rsidR="00F11CEB" w:rsidRPr="00E8144C" w:rsidRDefault="00F11CEB" w:rsidP="002356CA">
                      <w:pPr>
                        <w:pStyle w:val="SzKpalrs"/>
                      </w:pPr>
                      <w:r>
                        <w:fldChar w:fldCharType="begin"/>
                      </w:r>
                      <w:r>
                        <w:instrText xml:space="preserve"> SEQ ábra \* ARABIC </w:instrText>
                      </w:r>
                      <w:r>
                        <w:fldChar w:fldCharType="separate"/>
                      </w:r>
                      <w:bookmarkStart w:id="25" w:name="_Toc7036676"/>
                      <w:r>
                        <w:t>4</w:t>
                      </w:r>
                      <w:r>
                        <w:fldChar w:fldCharType="end"/>
                      </w:r>
                      <w:r>
                        <w:t xml:space="preserve">. ábra: </w:t>
                      </w:r>
                      <w:r w:rsidRPr="00A10221">
                        <w:t>Egy pontos keresztezés</w:t>
                      </w:r>
                      <w:bookmarkEnd w:id="25"/>
                    </w:p>
                  </w:txbxContent>
                </v:textbox>
                <w10:wrap type="topAndBottom"/>
              </v:shape>
            </w:pict>
          </mc:Fallback>
        </mc:AlternateContent>
      </w:r>
      <w:r>
        <w:rPr>
          <w:noProof/>
          <w:lang w:eastAsia="hu-HU" w:bidi="ar-SA"/>
        </w:rPr>
        <mc:AlternateContent>
          <mc:Choice Requires="wpg">
            <w:drawing>
              <wp:anchor distT="0" distB="0" distL="114300" distR="114300" simplePos="0" relativeHeight="251838464" behindDoc="0" locked="0" layoutInCell="1" allowOverlap="1" wp14:anchorId="3FAE78DF" wp14:editId="452FBEAD">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3"/>
                            <a:ext cx="5553075" cy="820106"/>
                            <a:chOff x="0" y="-2"/>
                            <a:chExt cx="5553075" cy="820106"/>
                          </a:xfrm>
                        </wpg:grpSpPr>
                        <wpg:grpSp>
                          <wpg:cNvPr id="171" name="Csoportba foglalás 171"/>
                          <wpg:cNvGrpSpPr/>
                          <wpg:grpSpPr>
                            <a:xfrm>
                              <a:off x="0" y="-2"/>
                              <a:ext cx="2476500" cy="324002"/>
                              <a:chOff x="0" y="-1"/>
                              <a:chExt cx="2476500" cy="219076"/>
                            </a:xfrm>
                          </wpg:grpSpPr>
                          <wpg:grpSp>
                            <wpg:cNvPr id="172" name="Csoportba foglalás 172"/>
                            <wpg:cNvGrpSpPr/>
                            <wpg:grpSpPr>
                              <a:xfrm>
                                <a:off x="0" y="-1"/>
                                <a:ext cx="990600" cy="219076"/>
                                <a:chOff x="0" y="-1"/>
                                <a:chExt cx="990600" cy="219076"/>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1"/>
                                  <a:ext cx="495300" cy="219076"/>
                                  <a:chOff x="0" y="-1"/>
                                  <a:chExt cx="495300" cy="219076"/>
                                </a:xfrm>
                              </wpg:grpSpPr>
                              <wps:wsp>
                                <wps:cNvPr id="177" name="Téglalap 177"/>
                                <wps:cNvSpPr/>
                                <wps:spPr>
                                  <a:xfrm>
                                    <a:off x="0" y="-1"/>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F11CEB" w:rsidRDefault="00F11CEB" w:rsidP="00DA1AAF">
                                      <w:pPr>
                                        <w:jc w:val="cente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F11CEB" w:rsidRPr="00B75018" w:rsidRDefault="00F11CEB" w:rsidP="00DA1AAF">
                                      <w:pPr>
                                        <w:jc w:val="center"/>
                                        <w:rPr>
                                          <w:sz w:val="18"/>
                                        </w:rPr>
                                      </w:pPr>
                                      <w:r w:rsidRPr="00B75018">
                                        <w:rPr>
                                          <w:sz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F11CEB" w:rsidRPr="00B75018" w:rsidRDefault="00F11CEB"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F11CEB" w:rsidRPr="00B75018" w:rsidRDefault="00F11CEB"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38464"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">
                <v:group id="Csoportba foglalás 254" o:spid="_x0000_s1215" style="position:absolute;top:857;width:55530;height:8201" coordorigin=""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origin=""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origin=""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F11CEB" w:rsidRPr="00B75018" w:rsidRDefault="00F11CEB" w:rsidP="00DA1AAF">
                                <w:pPr>
                                  <w:jc w:val="center"/>
                                  <w:rPr>
                                    <w:sz w:val="20"/>
                                  </w:rPr>
                                </w:pPr>
                                <w:r w:rsidRPr="00B75018">
                                  <w:rPr>
                                    <w:sz w:val="20"/>
                                  </w:rP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F11CEB" w:rsidRPr="00B75018" w:rsidRDefault="00F11CEB" w:rsidP="00DA1AAF">
                                <w:pPr>
                                  <w:jc w:val="center"/>
                                  <w:rPr>
                                    <w:sz w:val="20"/>
                                  </w:rPr>
                                </w:pPr>
                                <w:r w:rsidRPr="00B75018">
                                  <w:rPr>
                                    <w:sz w:val="20"/>
                                  </w:rPr>
                                  <w:t>0</w:t>
                                </w:r>
                              </w:p>
                            </w:txbxContent>
                          </v:textbox>
                        </v:rect>
                      </v:group>
                      <v:group id="Csoportba foglalás 176" o:spid="_x0000_s1221" style="position:absolute;width:4953;height:2190" coordorigin=",-1" coordsize="495300,21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top:-1;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F11CEB" w:rsidRDefault="00F11CEB" w:rsidP="00DA1AAF">
                                <w:pPr>
                                  <w:jc w:val="center"/>
                                </w:pPr>
                                <w:r w:rsidRPr="00B75018">
                                  <w:rPr>
                                    <w:sz w:val="20"/>
                                  </w:rP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F11CEB" w:rsidRPr="00B75018" w:rsidRDefault="00F11CEB" w:rsidP="00DA1AAF">
                                <w:pPr>
                                  <w:jc w:val="center"/>
                                  <w:rPr>
                                    <w:sz w:val="20"/>
                                  </w:rPr>
                                </w:pPr>
                                <w:r w:rsidRPr="00B75018">
                                  <w:rPr>
                                    <w:sz w:val="20"/>
                                  </w:rP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F11CEB" w:rsidRPr="00B75018" w:rsidRDefault="00F11CEB" w:rsidP="00DA1AAF">
                              <w:pPr>
                                <w:jc w:val="center"/>
                                <w:rPr>
                                  <w:sz w:val="20"/>
                                </w:rPr>
                              </w:pPr>
                              <w:r w:rsidRPr="00B75018">
                                <w:rPr>
                                  <w:sz w:val="20"/>
                                </w:rP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F11CEB" w:rsidRPr="00B75018" w:rsidRDefault="00F11CEB" w:rsidP="00DA1AAF">
                              <w:pPr>
                                <w:jc w:val="center"/>
                                <w:rPr>
                                  <w:sz w:val="20"/>
                                </w:rPr>
                              </w:pPr>
                              <w:r w:rsidRPr="00B75018">
                                <w:rPr>
                                  <w:sz w:val="20"/>
                                </w:rP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F11CEB" w:rsidRPr="00B75018" w:rsidRDefault="00F11CEB" w:rsidP="00DA1AAF">
                                <w:pPr>
                                  <w:jc w:val="center"/>
                                  <w:rPr>
                                    <w:sz w:val="20"/>
                                  </w:rPr>
                                </w:pPr>
                                <w:r w:rsidRPr="00B75018">
                                  <w:rPr>
                                    <w:sz w:val="20"/>
                                  </w:rP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F11CEB" w:rsidRPr="00B75018" w:rsidRDefault="00F11CEB" w:rsidP="00DA1AAF">
                                <w:pPr>
                                  <w:jc w:val="center"/>
                                  <w:rPr>
                                    <w:sz w:val="20"/>
                                  </w:rPr>
                                </w:pPr>
                                <w:r w:rsidRPr="00B75018">
                                  <w:rPr>
                                    <w:sz w:val="20"/>
                                  </w:rP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F11CEB" w:rsidRPr="00B75018" w:rsidRDefault="00F11CEB" w:rsidP="00DA1AAF">
                                <w:pPr>
                                  <w:jc w:val="center"/>
                                  <w:rPr>
                                    <w:sz w:val="20"/>
                                  </w:rPr>
                                </w:pPr>
                                <w:r w:rsidRPr="00B75018">
                                  <w:rPr>
                                    <w:sz w:val="20"/>
                                  </w:rP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F11CEB" w:rsidRPr="00B75018" w:rsidRDefault="00F11CEB" w:rsidP="00DA1AAF">
                                <w:pPr>
                                  <w:jc w:val="center"/>
                                  <w:rPr>
                                    <w:sz w:val="20"/>
                                  </w:rPr>
                                </w:pPr>
                                <w:r w:rsidRPr="00B75018">
                                  <w:rPr>
                                    <w:sz w:val="20"/>
                                  </w:rP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F11CEB" w:rsidRPr="00B75018" w:rsidRDefault="00F11CEB" w:rsidP="00DA1AAF">
                              <w:pPr>
                                <w:jc w:val="center"/>
                                <w:rPr>
                                  <w:sz w:val="20"/>
                                </w:rPr>
                              </w:pPr>
                              <w:r w:rsidRPr="00B75018">
                                <w:rPr>
                                  <w:sz w:val="20"/>
                                </w:rP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F11CEB" w:rsidRPr="00B75018" w:rsidRDefault="00F11CEB" w:rsidP="00DA1AAF">
                              <w:pPr>
                                <w:jc w:val="center"/>
                                <w:rPr>
                                  <w:sz w:val="20"/>
                                </w:rPr>
                              </w:pPr>
                              <w:r w:rsidRPr="00B75018">
                                <w:rPr>
                                  <w:sz w:val="20"/>
                                </w:rP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F11CEB" w:rsidRPr="00B75018" w:rsidRDefault="00F11CEB" w:rsidP="00DA1AAF">
                              <w:pPr>
                                <w:jc w:val="center"/>
                                <w:rPr>
                                  <w:sz w:val="20"/>
                                </w:rPr>
                              </w:pPr>
                              <w:r w:rsidRPr="00B75018">
                                <w:rPr>
                                  <w:sz w:val="20"/>
                                </w:rP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F11CEB" w:rsidRPr="00B75018" w:rsidRDefault="00F11CEB" w:rsidP="00DA1AAF">
                              <w:pPr>
                                <w:jc w:val="center"/>
                                <w:rPr>
                                  <w:sz w:val="20"/>
                                </w:rPr>
                              </w:pPr>
                              <w:r w:rsidRPr="00B75018">
                                <w:rPr>
                                  <w:sz w:val="20"/>
                                </w:rP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F11CEB" w:rsidRPr="00B75018" w:rsidRDefault="00F11CEB" w:rsidP="00DA1AAF">
                              <w:pPr>
                                <w:jc w:val="center"/>
                                <w:rPr>
                                  <w:sz w:val="20"/>
                                </w:rPr>
                              </w:pPr>
                              <w:r w:rsidRPr="00B75018">
                                <w:rPr>
                                  <w:sz w:val="20"/>
                                </w:rP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F11CEB" w:rsidRPr="00B75018" w:rsidRDefault="00F11CEB" w:rsidP="00DA1AAF">
                              <w:pPr>
                                <w:jc w:val="center"/>
                                <w:rPr>
                                  <w:sz w:val="20"/>
                                </w:rPr>
                              </w:pPr>
                              <w:r w:rsidRPr="00B75018">
                                <w:rPr>
                                  <w:sz w:val="20"/>
                                </w:rP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F11CEB" w:rsidRPr="00B75018" w:rsidRDefault="00F11CEB" w:rsidP="00DA1AAF">
                                <w:pPr>
                                  <w:jc w:val="center"/>
                                  <w:rPr>
                                    <w:sz w:val="20"/>
                                  </w:rPr>
                                </w:pPr>
                                <w:r w:rsidRPr="00B75018">
                                  <w:rPr>
                                    <w:sz w:val="20"/>
                                  </w:rP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F11CEB" w:rsidRPr="00B75018" w:rsidRDefault="00F11CEB" w:rsidP="00DA1AAF">
                                <w:pPr>
                                  <w:jc w:val="center"/>
                                  <w:rPr>
                                    <w:sz w:val="20"/>
                                  </w:rPr>
                                </w:pPr>
                                <w:r w:rsidRPr="00B75018">
                                  <w:rPr>
                                    <w:sz w:val="20"/>
                                  </w:rP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F11CEB" w:rsidRPr="00B75018" w:rsidRDefault="00F11CEB" w:rsidP="00DA1AAF">
                                <w:pPr>
                                  <w:jc w:val="center"/>
                                  <w:rPr>
                                    <w:sz w:val="20"/>
                                  </w:rPr>
                                </w:pPr>
                                <w:r w:rsidRPr="00B75018">
                                  <w:rPr>
                                    <w:sz w:val="20"/>
                                  </w:rP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F11CEB" w:rsidRPr="00B75018" w:rsidRDefault="00F11CEB" w:rsidP="00DA1AAF">
                                <w:pPr>
                                  <w:jc w:val="center"/>
                                  <w:rPr>
                                    <w:sz w:val="18"/>
                                  </w:rPr>
                                </w:pPr>
                                <w:r w:rsidRPr="00B75018">
                                  <w:rPr>
                                    <w:sz w:val="18"/>
                                  </w:rP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F11CEB" w:rsidRPr="00B75018" w:rsidRDefault="00F11CEB" w:rsidP="00DA1AAF">
                            <w:pPr>
                              <w:jc w:val="center"/>
                              <w:rPr>
                                <w:sz w:val="20"/>
                              </w:rPr>
                            </w:pPr>
                            <w:r w:rsidRPr="00B75018">
                              <w:rPr>
                                <w:sz w:val="20"/>
                              </w:rP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F11CEB" w:rsidRPr="00B75018" w:rsidRDefault="00F11CEB" w:rsidP="00DA1AAF">
                            <w:pPr>
                              <w:jc w:val="center"/>
                              <w:rPr>
                                <w:sz w:val="20"/>
                              </w:rPr>
                            </w:pPr>
                            <w:r w:rsidRPr="00B75018">
                              <w:rPr>
                                <w:sz w:val="20"/>
                              </w:rP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F11CEB" w:rsidRPr="00B75018" w:rsidRDefault="00F11CEB" w:rsidP="00DA1AAF">
                            <w:pPr>
                              <w:jc w:val="center"/>
                              <w:rPr>
                                <w:sz w:val="20"/>
                              </w:rPr>
                            </w:pPr>
                            <w:r w:rsidRPr="00B75018">
                              <w:rPr>
                                <w:sz w:val="20"/>
                              </w:rP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F11CEB" w:rsidRPr="00B75018" w:rsidRDefault="00F11CEB" w:rsidP="00DA1AAF">
                            <w:pPr>
                              <w:jc w:val="center"/>
                              <w:rPr>
                                <w:sz w:val="20"/>
                              </w:rPr>
                            </w:pPr>
                            <w:r w:rsidRPr="00B75018">
                              <w:rPr>
                                <w:sz w:val="20"/>
                              </w:rP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F11CEB" w:rsidRPr="00B75018" w:rsidRDefault="00F11CEB" w:rsidP="00DA1AAF">
                            <w:pPr>
                              <w:jc w:val="center"/>
                              <w:rPr>
                                <w:sz w:val="20"/>
                              </w:rPr>
                            </w:pPr>
                            <w:r w:rsidRPr="00B75018">
                              <w:rPr>
                                <w:sz w:val="20"/>
                              </w:rP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F11CEB" w:rsidRPr="00B75018" w:rsidRDefault="00F11CEB" w:rsidP="00DA1AAF">
                            <w:pPr>
                              <w:jc w:val="center"/>
                              <w:rPr>
                                <w:sz w:val="20"/>
                              </w:rPr>
                            </w:pPr>
                            <w:r w:rsidRPr="00B75018">
                              <w:rPr>
                                <w:sz w:val="20"/>
                              </w:rP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F11CEB" w:rsidRPr="00B75018" w:rsidRDefault="00F11CEB" w:rsidP="00DA1AAF">
                            <w:pPr>
                              <w:jc w:val="center"/>
                              <w:rPr>
                                <w:sz w:val="20"/>
                              </w:rPr>
                            </w:pPr>
                            <w:r w:rsidRPr="00B75018">
                              <w:rPr>
                                <w:sz w:val="20"/>
                              </w:rP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F11CEB" w:rsidRPr="00B75018" w:rsidRDefault="00F11CEB" w:rsidP="00DA1AAF">
                              <w:pPr>
                                <w:jc w:val="center"/>
                                <w:rPr>
                                  <w:sz w:val="20"/>
                                </w:rPr>
                              </w:pPr>
                              <w:r w:rsidRPr="00B75018">
                                <w:rPr>
                                  <w:sz w:val="20"/>
                                </w:rP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F11CEB" w:rsidRPr="00B75018" w:rsidRDefault="00F11CEB" w:rsidP="00DA1AAF">
                              <w:pPr>
                                <w:jc w:val="center"/>
                                <w:rPr>
                                  <w:sz w:val="20"/>
                                </w:rPr>
                              </w:pPr>
                              <w:r w:rsidRPr="00B75018">
                                <w:rPr>
                                  <w:sz w:val="20"/>
                                </w:rP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F11CEB" w:rsidRPr="00B75018" w:rsidRDefault="00F11CEB" w:rsidP="00DA1AAF">
                              <w:pPr>
                                <w:jc w:val="center"/>
                                <w:rPr>
                                  <w:sz w:val="20"/>
                                </w:rPr>
                              </w:pPr>
                              <w:r w:rsidRPr="00B75018">
                                <w:rPr>
                                  <w:sz w:val="20"/>
                                </w:rP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F11CEB" w:rsidRPr="00B75018" w:rsidRDefault="00F11CEB" w:rsidP="00DA1AAF">
                              <w:pPr>
                                <w:jc w:val="center"/>
                                <w:rPr>
                                  <w:sz w:val="20"/>
                                </w:rPr>
                              </w:pPr>
                              <w:r w:rsidRPr="00B75018">
                                <w:rPr>
                                  <w:sz w:val="20"/>
                                </w:rP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F11CEB" w:rsidRPr="00B75018" w:rsidRDefault="00F11CEB" w:rsidP="00DA1AAF">
                              <w:pPr>
                                <w:jc w:val="center"/>
                                <w:rPr>
                                  <w:sz w:val="20"/>
                                </w:rPr>
                              </w:pPr>
                              <w:r w:rsidRPr="00B75018">
                                <w:rPr>
                                  <w:sz w:val="20"/>
                                </w:rP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F11CEB" w:rsidRPr="00B75018" w:rsidRDefault="00F11CEB" w:rsidP="00DA1AAF">
                              <w:pPr>
                                <w:jc w:val="center"/>
                                <w:rPr>
                                  <w:sz w:val="20"/>
                                </w:rPr>
                              </w:pPr>
                              <w:r w:rsidRPr="00B75018">
                                <w:rPr>
                                  <w:sz w:val="20"/>
                                </w:rP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F11CEB" w:rsidRPr="00B75018" w:rsidRDefault="00F11CEB" w:rsidP="00DA1AAF">
                            <w:pPr>
                              <w:jc w:val="center"/>
                              <w:rPr>
                                <w:sz w:val="20"/>
                              </w:rPr>
                            </w:pPr>
                            <w:r w:rsidRPr="00B75018">
                              <w:rPr>
                                <w:sz w:val="20"/>
                              </w:rP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F11CEB" w:rsidRPr="00B75018" w:rsidRDefault="00F11CEB" w:rsidP="00DA1AAF">
                            <w:pPr>
                              <w:jc w:val="center"/>
                              <w:rPr>
                                <w:sz w:val="20"/>
                              </w:rPr>
                            </w:pPr>
                            <w:r w:rsidRPr="00B75018">
                              <w:rPr>
                                <w:sz w:val="20"/>
                              </w:rP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F11CEB" w:rsidRPr="00B75018" w:rsidRDefault="00F11CEB" w:rsidP="00DA1AAF">
                            <w:pPr>
                              <w:jc w:val="center"/>
                              <w:rPr>
                                <w:sz w:val="20"/>
                              </w:rPr>
                            </w:pPr>
                            <w:r w:rsidRPr="00B75018">
                              <w:rPr>
                                <w:sz w:val="20"/>
                              </w:rP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F11CEB" w:rsidRPr="00B75018" w:rsidRDefault="00F11CEB" w:rsidP="00DA1AAF">
                            <w:pPr>
                              <w:jc w:val="center"/>
                              <w:rPr>
                                <w:sz w:val="20"/>
                              </w:rPr>
                            </w:pPr>
                            <w:r w:rsidRPr="00B75018">
                              <w:rPr>
                                <w:sz w:val="20"/>
                              </w:rP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F11CEB" w:rsidRPr="00B75018" w:rsidRDefault="00F11CEB" w:rsidP="00DA1AAF">
                            <w:pPr>
                              <w:jc w:val="center"/>
                              <w:rPr>
                                <w:sz w:val="20"/>
                              </w:rPr>
                            </w:pPr>
                            <w:r w:rsidRPr="00B75018">
                              <w:rPr>
                                <w:sz w:val="20"/>
                              </w:rP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F11CEB" w:rsidRPr="00B75018" w:rsidRDefault="00F11CEB" w:rsidP="00DA1AAF">
                            <w:pPr>
                              <w:jc w:val="center"/>
                              <w:rPr>
                                <w:sz w:val="20"/>
                              </w:rPr>
                            </w:pPr>
                            <w:r w:rsidRPr="00B75018">
                              <w:rPr>
                                <w:sz w:val="20"/>
                              </w:rP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F11CEB" w:rsidRPr="00B75018" w:rsidRDefault="00F11CEB" w:rsidP="00DA1AAF">
                            <w:pPr>
                              <w:jc w:val="center"/>
                              <w:rPr>
                                <w:sz w:val="20"/>
                              </w:rPr>
                            </w:pPr>
                            <w:r w:rsidRPr="00B75018">
                              <w:rPr>
                                <w:sz w:val="20"/>
                              </w:rP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39488" behindDoc="0" locked="0" layoutInCell="1" allowOverlap="1" wp14:anchorId="2D34D763" wp14:editId="53B2D29B">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6DB4230B" w:rsidR="00F11CEB" w:rsidRPr="00B91B2A" w:rsidRDefault="00F11CEB" w:rsidP="002356CA">
                            <w:pPr>
                              <w:pStyle w:val="SzKpalrs"/>
                            </w:pPr>
                            <w:r>
                              <w:fldChar w:fldCharType="begin"/>
                            </w:r>
                            <w:r>
                              <w:instrText xml:space="preserve"> SEQ ábra \* ARABIC </w:instrText>
                            </w:r>
                            <w:r>
                              <w:fldChar w:fldCharType="separate"/>
                            </w:r>
                            <w:bookmarkStart w:id="26" w:name="_Toc7036677"/>
                            <w:r>
                              <w:t>5</w:t>
                            </w:r>
                            <w:r>
                              <w:fldChar w:fldCharType="end"/>
                            </w:r>
                            <w:r>
                              <w:t xml:space="preserve">. ábra: </w:t>
                            </w:r>
                            <w:r w:rsidRPr="008A4093">
                              <w:t>Több (4) pontos keresztezés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6DB4230B" w:rsidR="00F11CEB" w:rsidRPr="00B91B2A" w:rsidRDefault="00F11CEB" w:rsidP="002356CA">
                      <w:pPr>
                        <w:pStyle w:val="SzKpalrs"/>
                      </w:pPr>
                      <w:r>
                        <w:fldChar w:fldCharType="begin"/>
                      </w:r>
                      <w:r>
                        <w:instrText xml:space="preserve"> SEQ ábra \* ARABIC </w:instrText>
                      </w:r>
                      <w:r>
                        <w:fldChar w:fldCharType="separate"/>
                      </w:r>
                      <w:bookmarkStart w:id="27" w:name="_Toc7036677"/>
                      <w:r>
                        <w:t>5</w:t>
                      </w:r>
                      <w:r>
                        <w:fldChar w:fldCharType="end"/>
                      </w:r>
                      <w:r>
                        <w:t xml:space="preserve">. ábra: </w:t>
                      </w:r>
                      <w:r w:rsidRPr="008A4093">
                        <w:t>Több (4) pontos keresztezés</w:t>
                      </w:r>
                      <w:bookmarkEnd w:id="27"/>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69152" behindDoc="0" locked="0" layoutInCell="1" allowOverlap="1" wp14:anchorId="1BFFEB8C" wp14:editId="0E466365">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F11CEB" w:rsidRDefault="00F11CEB"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6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F11CEB" w:rsidRDefault="00F11CEB"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3D5FE06D">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F11CEB" w:rsidRDefault="00F11CEB"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F11CEB" w:rsidRDefault="00F11CEB"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F11CEB" w:rsidRDefault="00F11CEB"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F11CEB" w:rsidRDefault="00F11CEB"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F11CEB" w:rsidRDefault="00F11CEB"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F11CEB" w:rsidRDefault="00F11CEB"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F11CEB" w:rsidRDefault="00F11CEB"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F11CEB" w:rsidRDefault="00F11CEB"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F11CEB" w:rsidRDefault="00F11CEB"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F11CEB" w:rsidRDefault="00F11CEB"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F11CEB" w:rsidRDefault="00F11CEB"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F11CEB" w:rsidRDefault="00F11CEB"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F11CEB" w:rsidRDefault="00F11CEB"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F11CEB" w:rsidRDefault="00F11CEB"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F11CEB" w:rsidRDefault="00F11CEB"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F11CEB" w:rsidRDefault="00F11CEB"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F11CEB" w:rsidRDefault="00F11CEB"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F11CEB" w:rsidRDefault="00F11CEB"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F11CEB" w:rsidRDefault="00F11CEB"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F11CEB" w:rsidRDefault="00F11CEB"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F11CEB" w:rsidRDefault="00F11CEB"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F11CEB" w:rsidRDefault="00F11CEB"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F11CEB" w:rsidRDefault="00F11CEB"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F11CEB" w:rsidRDefault="00F11CEB"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F11CEB" w:rsidRDefault="00F11CEB"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F11CEB" w:rsidRDefault="00F11CEB"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F11CEB" w:rsidRDefault="00F11CEB"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F11CEB" w:rsidRDefault="00F11CEB"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F11CEB" w:rsidRDefault="00F11CEB"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F11CEB" w:rsidRDefault="00F11CEB"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F11CEB" w:rsidRDefault="00F11CEB"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F11CEB" w:rsidRDefault="00F11CEB"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F11CEB" w:rsidRDefault="00F11CEB"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F11CEB" w:rsidRDefault="00F11CEB"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F11CEB" w:rsidRDefault="00F11CEB"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F11CEB" w:rsidRDefault="00F11CEB"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F11CEB" w:rsidRDefault="00F11CEB"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F11CEB" w:rsidRDefault="00F11CEB"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F11CEB" w:rsidRDefault="00F11CEB" w:rsidP="00D22843">
                            <w:pPr>
                              <w:jc w:val="center"/>
                            </w:pPr>
                            <w:r>
                              <w:t>1</w:t>
                            </w:r>
                          </w:p>
                        </w:txbxContent>
                      </v:textbox>
                    </v:rect>
                  </v:group>
                </v:group>
                <w10:anchorlock/>
              </v:group>
            </w:pict>
          </mc:Fallback>
        </mc:AlternateContent>
      </w:r>
    </w:p>
    <w:p w14:paraId="46B74040" w14:textId="0FF73BC2" w:rsidR="00D22843" w:rsidRDefault="002356CA" w:rsidP="002356CA">
      <w:pPr>
        <w:pStyle w:val="SzKpalrs"/>
      </w:pPr>
      <w:r>
        <w:fldChar w:fldCharType="begin"/>
      </w:r>
      <w:r>
        <w:instrText xml:space="preserve"> SEQ ábra \* ARABIC </w:instrText>
      </w:r>
      <w:r>
        <w:fldChar w:fldCharType="separate"/>
      </w:r>
      <w:bookmarkStart w:id="28" w:name="_Toc7036678"/>
      <w:r w:rsidR="001412EB">
        <w:t>6</w:t>
      </w:r>
      <w:r>
        <w:fldChar w:fldCharType="end"/>
      </w:r>
      <w:r>
        <w:t xml:space="preserve">. ábra: </w:t>
      </w:r>
      <w:r w:rsidRPr="004A320C">
        <w:t>Egyenletes keresztezés egy utóddal</w:t>
      </w:r>
      <w:bookmarkEnd w:id="28"/>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42560" behindDoc="0" locked="0" layoutInCell="1" allowOverlap="1" wp14:anchorId="3960A9B7" wp14:editId="22317B0F">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F11CEB" w:rsidRDefault="00F11CEB"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F11CEB" w:rsidRDefault="00F11CEB"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F11CEB" w:rsidRDefault="00F11CEB"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F11CEB" w:rsidRDefault="00F11CEB"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F11CEB" w:rsidRDefault="00F11CEB"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F11CEB" w:rsidRDefault="00F11CEB"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F11CEB" w:rsidRDefault="00F11CEB"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F11CEB" w:rsidRDefault="00F11CEB"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F11CEB" w:rsidRDefault="00F11CEB"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F11CEB" w:rsidRDefault="00F11CEB"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F11CEB" w:rsidRDefault="00F11CEB"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F11CEB" w:rsidRDefault="00F11CEB"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F11CEB" w:rsidRDefault="00F11CEB"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F11CEB" w:rsidRDefault="00F11CEB"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F11CEB" w:rsidRDefault="00F11CEB"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F11CEB" w:rsidRDefault="00F11CEB"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F11CEB" w:rsidRDefault="00F11CE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F11CEB" w:rsidRDefault="00F11CEB"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F11CEB" w:rsidRDefault="00F11CEB"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F11CEB" w:rsidRDefault="00F11CEB"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F11CEB" w:rsidRDefault="00F11CEB"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F11CEB" w:rsidRDefault="00F11CEB"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F11CEB" w:rsidRDefault="00F11CEB"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F11CEB" w:rsidRDefault="00F11CEB"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F11CEB" w:rsidRDefault="00F11CEB"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F11CEB" w:rsidRDefault="00F11CEB"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F11CEB" w:rsidRDefault="00F11CEB"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F11CEB" w:rsidRDefault="00F11CEB"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F11CEB" w:rsidRDefault="00F11CEB"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F11CEB" w:rsidRDefault="00F11CEB"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F11CEB" w:rsidRDefault="00F11CEB"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F11CEB" w:rsidRDefault="00F11CEB"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F11CEB" w:rsidRDefault="00F11CEB"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F11CEB" w:rsidRDefault="00F11CEB"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F11CEB" w:rsidRDefault="00F11CEB"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F11CEB" w:rsidRDefault="00F11CEB"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F11CEB" w:rsidRDefault="00F11CEB"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F11CEB" w:rsidRDefault="00F11CEB"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29" w:name="_Ref3119845"/>
                            <w:p w14:paraId="794EE6E3" w14:textId="00221434" w:rsidR="00F11CEB" w:rsidRPr="00407D35" w:rsidRDefault="00F11CEB" w:rsidP="002356CA">
                              <w:pPr>
                                <w:pStyle w:val="SzKpalrs"/>
                              </w:pPr>
                              <w:r>
                                <w:fldChar w:fldCharType="begin"/>
                              </w:r>
                              <w:r>
                                <w:instrText xml:space="preserve"> SEQ ábra \* ARABIC </w:instrText>
                              </w:r>
                              <w:r>
                                <w:fldChar w:fldCharType="separate"/>
                              </w:r>
                              <w:bookmarkStart w:id="30" w:name="_Toc7036679"/>
                              <w:r>
                                <w:t>7</w:t>
                              </w:r>
                              <w:r>
                                <w:fldChar w:fldCharType="end"/>
                              </w:r>
                              <w:r>
                                <w:t xml:space="preserve">. ábra: </w:t>
                              </w:r>
                              <w:r w:rsidRPr="00A95906">
                                <w:t>PMX működése</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42560;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F11CEB" w:rsidRDefault="00F11CEB"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F11CEB" w:rsidRDefault="00F11CEB"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F11CEB" w:rsidRDefault="00F11CEB"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F11CEB" w:rsidRDefault="00F11CEB"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F11CEB" w:rsidRDefault="00F11CEB"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F11CEB" w:rsidRDefault="00F11CEB"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F11CEB" w:rsidRDefault="00F11CEB"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F11CEB" w:rsidRDefault="00F11CEB"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F11CEB" w:rsidRDefault="00F11CEB"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F11CEB" w:rsidRDefault="00F11CEB"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F11CEB" w:rsidRDefault="00F11CEB"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F11CEB" w:rsidRDefault="00F11CEB"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F11CEB" w:rsidRDefault="00F11CEB"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F11CEB" w:rsidRDefault="00F11CEB"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F11CEB" w:rsidRDefault="00F11CEB"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F11CEB" w:rsidRDefault="00F11CEB"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F11CEB" w:rsidRDefault="00F11CEB">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F11CEB" w:rsidRDefault="00F11CEB"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F11CEB" w:rsidRDefault="00F11CEB"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F11CEB" w:rsidRDefault="00F11CEB"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F11CEB" w:rsidRDefault="00F11CEB"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F11CEB" w:rsidRDefault="00F11CEB"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F11CEB" w:rsidRDefault="00F11CEB"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F11CEB" w:rsidRDefault="00F11CEB"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F11CEB" w:rsidRDefault="00F11CEB"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F11CEB" w:rsidRDefault="00F11CEB"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F11CEB" w:rsidRDefault="00F11CEB"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F11CEB" w:rsidRDefault="00F11CEB"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F11CEB" w:rsidRDefault="00F11CEB"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F11CEB" w:rsidRDefault="00F11CEB"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F11CEB" w:rsidRDefault="00F11CEB"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F11CEB" w:rsidRDefault="00F11CEB"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F11CEB" w:rsidRDefault="00F11CEB"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F11CEB" w:rsidRDefault="00F11CEB"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F11CEB" w:rsidRDefault="00F11CEB"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F11CEB" w:rsidRDefault="00F11CEB"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F11CEB" w:rsidRDefault="00F11CEB"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F11CEB" w:rsidRDefault="00F11CEB"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31" w:name="_Ref3119845"/>
                      <w:p w14:paraId="794EE6E3" w14:textId="00221434" w:rsidR="00F11CEB" w:rsidRPr="00407D35" w:rsidRDefault="00F11CEB" w:rsidP="002356CA">
                        <w:pPr>
                          <w:pStyle w:val="SzKpalrs"/>
                        </w:pPr>
                        <w:r>
                          <w:fldChar w:fldCharType="begin"/>
                        </w:r>
                        <w:r>
                          <w:instrText xml:space="preserve"> SEQ ábra \* ARABIC </w:instrText>
                        </w:r>
                        <w:r>
                          <w:fldChar w:fldCharType="separate"/>
                        </w:r>
                        <w:bookmarkStart w:id="32" w:name="_Toc7036679"/>
                        <w:r>
                          <w:t>7</w:t>
                        </w:r>
                        <w:r>
                          <w:fldChar w:fldCharType="end"/>
                        </w:r>
                        <w:r>
                          <w:t xml:space="preserve">. ábra: </w:t>
                        </w:r>
                        <w:r w:rsidRPr="00A95906">
                          <w:t>PMX működése</w:t>
                        </w:r>
                        <w:bookmarkEnd w:id="31"/>
                        <w:bookmarkEnd w:id="32"/>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256400">
      <w:pPr>
        <w:pStyle w:val="SzDSzvegTrzs"/>
        <w:numPr>
          <w:ilvl w:val="0"/>
          <w:numId w:val="7"/>
        </w:numPr>
      </w:pPr>
      <w:r>
        <w:t>E – C: megkeressük a pár két tagját az első szülőben, majd megcseréljük őket. (részállás: HBCAFGDE)</w:t>
      </w:r>
    </w:p>
    <w:p w14:paraId="2DEAE283" w14:textId="017B8E11" w:rsidR="00957123" w:rsidRDefault="00957123" w:rsidP="00256400">
      <w:pPr>
        <w:pStyle w:val="SzDSzvegTrzs"/>
        <w:numPr>
          <w:ilvl w:val="0"/>
          <w:numId w:val="7"/>
        </w:numPr>
      </w:pPr>
      <w:r>
        <w:t>A – D: itt is megkeressük a géneket és megcseréljük őket. (részállás HBCDFGAE)</w:t>
      </w:r>
    </w:p>
    <w:p w14:paraId="6A2D62A7" w14:textId="03C6BB52" w:rsidR="00957123" w:rsidRDefault="007135EA" w:rsidP="00256400">
      <w:pPr>
        <w:pStyle w:val="SzDSzvegTrzs"/>
        <w:numPr>
          <w:ilvl w:val="0"/>
          <w:numId w:val="7"/>
        </w:numPr>
      </w:pPr>
      <w:r>
        <w:t>F – E: lépés ugyan az, mint előbb. Végeredmény: HBCDEGAF.</w:t>
      </w:r>
    </w:p>
    <w:p w14:paraId="45B21FBC" w14:textId="332B4398" w:rsidR="00AA03C2" w:rsidRDefault="00D55B12" w:rsidP="004C265B">
      <w:pPr>
        <w:pStyle w:val="SzDSzvegTrzs"/>
      </w:pPr>
      <w:r>
        <w:t>Az átrendezési keresztezés</w:t>
      </w:r>
      <w:r w:rsidR="00727B48">
        <w:t xml:space="preserve"> (order crossover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0CC66015" w:rsidR="005122D2" w:rsidRDefault="0059608A" w:rsidP="00A15012">
      <w:pPr>
        <w:pStyle w:val="SzDSzvegTrzs"/>
      </w:pPr>
      <w:r>
        <w:rPr>
          <w:noProof/>
          <w:lang w:eastAsia="hu-HU" w:bidi="ar-SA"/>
        </w:rPr>
        <w:lastRenderedPageBreak/>
        <mc:AlternateContent>
          <mc:Choice Requires="wpg">
            <w:drawing>
              <wp:anchor distT="0" distB="0" distL="114300" distR="114300" simplePos="0" relativeHeight="251615232" behindDoc="0" locked="0" layoutInCell="1" allowOverlap="1" wp14:anchorId="365304AA" wp14:editId="5F4AB089">
                <wp:simplePos x="0" y="0"/>
                <wp:positionH relativeFrom="column">
                  <wp:posOffset>34290</wp:posOffset>
                </wp:positionH>
                <wp:positionV relativeFrom="paragraph">
                  <wp:posOffset>4298315</wp:posOffset>
                </wp:positionV>
                <wp:extent cx="5617210"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10"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F11CEB" w:rsidRDefault="00F11CEB"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F11CEB" w:rsidRDefault="00F11CEB"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F11CEB" w:rsidRDefault="00F11CEB"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F11CEB" w:rsidRDefault="00F11CEB"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F11CEB" w:rsidRDefault="00F11CEB"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F11CEB" w:rsidRDefault="00F11CEB"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F11CEB" w:rsidRDefault="00F11CEB"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F11CEB" w:rsidRDefault="00F11CEB"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F11CEB" w:rsidRDefault="00F11CEB"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F11CEB" w:rsidRDefault="00F11CEB"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F11CEB" w:rsidRDefault="00F11CEB"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F11CEB" w:rsidRDefault="00F11CEB"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F11CEB" w:rsidRDefault="00F11CEB"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F11CEB" w:rsidRDefault="00F11CEB"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F11CEB" w:rsidRDefault="00F11CEB"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F11CEB" w:rsidRDefault="00F11CEB"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F11CEB" w:rsidRDefault="00F11CEB"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F11CEB" w:rsidRDefault="00F11CEB"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F11CEB" w:rsidRDefault="00F11CEB"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F11CEB" w:rsidRDefault="00F11CEB"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F11CEB" w:rsidRDefault="00F11CEB"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F11CEB" w:rsidRDefault="00F11CEB"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F11CEB" w:rsidRDefault="00F11CEB"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F11CEB" w:rsidRDefault="00F11CEB"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F11CEB" w:rsidRDefault="00F11CEB"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F11CEB" w:rsidRDefault="00F11CEB"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F11CEB" w:rsidRDefault="00F11CEB"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F11CEB" w:rsidRDefault="00F11CEB"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35" y="476250"/>
                                <a:ext cx="1981214" cy="323850"/>
                                <a:chOff x="-215640" y="-95250"/>
                                <a:chExt cx="1981214"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F11CEB" w:rsidRDefault="00F11CEB"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F11CEB" w:rsidRDefault="00F11CEB"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F11CEB" w:rsidRDefault="00F11CEB"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40"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F11CEB" w:rsidRDefault="00F11CEB"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F11CEB" w:rsidRDefault="00F11CEB"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F11CEB" w:rsidRDefault="00F11CEB"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F11CEB" w:rsidRDefault="00F11CEB"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F11CEB" w:rsidRDefault="00F11CEB"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F11CEB" w:rsidRDefault="00F11CEB"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16" style="position:absolute;left:0;text-align:left;margin-left:2.7pt;margin-top:338.45pt;width:442.3pt;height:306pt;z-index:251615232;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">
                <v:group id="Csoportba foglalás 556" o:spid="_x0000_s1417"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18"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F11CEB" w:rsidRDefault="00F11CEB" w:rsidP="00F05408">
                          <w:pPr>
                            <w:jc w:val="center"/>
                          </w:pPr>
                          <w:r>
                            <w:t>E</w:t>
                          </w:r>
                        </w:p>
                      </w:txbxContent>
                    </v:textbox>
                  </v:rect>
                  <v:rect id="Téglalap 558" o:spid="_x0000_s1419"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F11CEB" w:rsidRDefault="00F11CEB" w:rsidP="00F05408">
                          <w:pPr>
                            <w:jc w:val="center"/>
                          </w:pPr>
                          <w:r>
                            <w:t>A</w:t>
                          </w:r>
                        </w:p>
                      </w:txbxContent>
                    </v:textbox>
                  </v:rect>
                  <v:rect id="Téglalap 559" o:spid="_x0000_s1420"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F11CEB" w:rsidRDefault="00F11CEB" w:rsidP="00F05408">
                          <w:pPr>
                            <w:jc w:val="center"/>
                          </w:pPr>
                          <w:r>
                            <w:t>B</w:t>
                          </w:r>
                        </w:p>
                      </w:txbxContent>
                    </v:textbox>
                  </v:rect>
                  <v:rect id="Téglalap 560" o:spid="_x0000_s1421"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F11CEB" w:rsidRDefault="00F11CEB" w:rsidP="00F05408">
                          <w:pPr>
                            <w:jc w:val="center"/>
                          </w:pPr>
                          <w:r>
                            <w:t>H</w:t>
                          </w:r>
                        </w:p>
                      </w:txbxContent>
                    </v:textbox>
                  </v:rect>
                  <v:rect id="Téglalap 561" o:spid="_x0000_s1422"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F11CEB" w:rsidRDefault="00F11CEB" w:rsidP="00F05408">
                          <w:pPr>
                            <w:jc w:val="center"/>
                          </w:pPr>
                          <w:r>
                            <w:t>F</w:t>
                          </w:r>
                        </w:p>
                      </w:txbxContent>
                    </v:textbox>
                  </v:rect>
                  <v:rect id="Téglalap 562" o:spid="_x0000_s1423"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F11CEB" w:rsidRDefault="00F11CEB" w:rsidP="00F05408">
                          <w:pPr>
                            <w:jc w:val="center"/>
                          </w:pPr>
                          <w:r>
                            <w:t>G</w:t>
                          </w:r>
                        </w:p>
                      </w:txbxContent>
                    </v:textbox>
                  </v:rect>
                  <v:rect id="Téglalap 563" o:spid="_x0000_s1424"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F11CEB" w:rsidRDefault="00F11CEB" w:rsidP="00F05408">
                          <w:pPr>
                            <w:jc w:val="center"/>
                          </w:pPr>
                          <w:r>
                            <w:t>D</w:t>
                          </w:r>
                        </w:p>
                      </w:txbxContent>
                    </v:textbox>
                  </v:rect>
                  <v:rect id="Téglalap 564" o:spid="_x0000_s1425"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F11CEB" w:rsidRDefault="00F11CEB" w:rsidP="00F05408">
                          <w:pPr>
                            <w:jc w:val="center"/>
                          </w:pPr>
                          <w:r>
                            <w:t>C</w:t>
                          </w:r>
                        </w:p>
                      </w:txbxContent>
                    </v:textbox>
                  </v:rect>
                </v:group>
                <v:group id="Csoportba foglalás 565" o:spid="_x0000_s1426"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27"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F11CEB" w:rsidRDefault="00F11CEB" w:rsidP="00F05408">
                          <w:pPr>
                            <w:jc w:val="center"/>
                          </w:pPr>
                          <w:r>
                            <w:t>C</w:t>
                          </w:r>
                        </w:p>
                      </w:txbxContent>
                    </v:textbox>
                  </v:rect>
                  <v:rect id="Téglalap 567" o:spid="_x0000_s1428"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F11CEB" w:rsidRDefault="00F11CEB" w:rsidP="00F05408">
                          <w:pPr>
                            <w:jc w:val="center"/>
                          </w:pPr>
                          <w:r>
                            <w:t>D</w:t>
                          </w:r>
                        </w:p>
                      </w:txbxContent>
                    </v:textbox>
                  </v:rect>
                  <v:rect id="Téglalap 568" o:spid="_x0000_s1429"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F11CEB" w:rsidRDefault="00F11CEB" w:rsidP="00F05408">
                          <w:pPr>
                            <w:jc w:val="center"/>
                          </w:pPr>
                          <w:r>
                            <w:t>B</w:t>
                          </w:r>
                        </w:p>
                      </w:txbxContent>
                    </v:textbox>
                  </v:rect>
                  <v:rect id="Téglalap 569" o:spid="_x0000_s1430"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F11CEB" w:rsidRDefault="00F11CEB" w:rsidP="00F05408">
                          <w:pPr>
                            <w:jc w:val="center"/>
                          </w:pPr>
                          <w:r>
                            <w:t>A</w:t>
                          </w:r>
                        </w:p>
                      </w:txbxContent>
                    </v:textbox>
                  </v:rect>
                  <v:rect id="Téglalap 570" o:spid="_x0000_s1431"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F11CEB" w:rsidRDefault="00F11CEB" w:rsidP="00F05408">
                          <w:pPr>
                            <w:jc w:val="center"/>
                          </w:pPr>
                          <w:r>
                            <w:t>E</w:t>
                          </w:r>
                        </w:p>
                      </w:txbxContent>
                    </v:textbox>
                  </v:rect>
                  <v:rect id="Téglalap 571" o:spid="_x0000_s1432"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F11CEB" w:rsidRDefault="00F11CEB" w:rsidP="00F05408">
                          <w:pPr>
                            <w:jc w:val="center"/>
                          </w:pPr>
                          <w:r>
                            <w:t>H</w:t>
                          </w:r>
                        </w:p>
                      </w:txbxContent>
                    </v:textbox>
                  </v:rect>
                  <v:rect id="Téglalap 572" o:spid="_x0000_s1433"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F11CEB" w:rsidRDefault="00F11CEB" w:rsidP="00F05408">
                          <w:pPr>
                            <w:jc w:val="center"/>
                          </w:pPr>
                          <w:r>
                            <w:t>G</w:t>
                          </w:r>
                        </w:p>
                      </w:txbxContent>
                    </v:textbox>
                  </v:rect>
                  <v:rect id="Téglalap 573" o:spid="_x0000_s1434"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F11CEB" w:rsidRDefault="00F11CEB" w:rsidP="00F05408">
                          <w:pPr>
                            <w:jc w:val="center"/>
                          </w:pPr>
                          <w:r>
                            <w:t>F</w:t>
                          </w:r>
                        </w:p>
                      </w:txbxContent>
                    </v:textbox>
                  </v:rect>
                </v:group>
                <v:group id="Csoportba foglalás 640" o:spid="_x0000_s1435"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436"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437"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438"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F11CEB" w:rsidRDefault="00F11CEB" w:rsidP="00F05408">
                              <w:pPr>
                                <w:jc w:val="center"/>
                              </w:pPr>
                            </w:p>
                          </w:txbxContent>
                        </v:textbox>
                      </v:rect>
                      <v:rect id="Téglalap 609" o:spid="_x0000_s1439"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F11CEB" w:rsidRDefault="00F11CEB" w:rsidP="00F05408">
                              <w:pPr>
                                <w:jc w:val="center"/>
                              </w:pPr>
                              <w:r>
                                <w:t>A</w:t>
                              </w:r>
                            </w:p>
                          </w:txbxContent>
                        </v:textbox>
                      </v:rect>
                      <v:rect id="Téglalap 610" o:spid="_x0000_s1440"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F11CEB" w:rsidRDefault="00F11CEB" w:rsidP="00F05408">
                              <w:pPr>
                                <w:jc w:val="center"/>
                              </w:pPr>
                            </w:p>
                          </w:txbxContent>
                        </v:textbox>
                      </v:rect>
                      <v:rect id="Téglalap 611" o:spid="_x0000_s1441"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F11CEB" w:rsidRDefault="00F11CEB" w:rsidP="00F05408">
                              <w:pPr>
                                <w:jc w:val="center"/>
                              </w:pPr>
                              <w:r>
                                <w:t>H</w:t>
                              </w:r>
                            </w:p>
                          </w:txbxContent>
                        </v:textbox>
                      </v:rect>
                      <v:rect id="Téglalap 612" o:spid="_x0000_s1442"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F11CEB" w:rsidRDefault="00F11CEB" w:rsidP="00B82100"/>
                          </w:txbxContent>
                        </v:textbox>
                      </v:rect>
                      <v:rect id="Téglalap 613" o:spid="_x0000_s1443"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F11CEB" w:rsidRDefault="00F11CEB" w:rsidP="00F05408">
                              <w:pPr>
                                <w:jc w:val="center"/>
                              </w:pPr>
                              <w:r>
                                <w:t>G</w:t>
                              </w:r>
                            </w:p>
                          </w:txbxContent>
                        </v:textbox>
                      </v:rect>
                      <v:rect id="Téglalap 614" o:spid="_x0000_s1444"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F11CEB" w:rsidRDefault="00F11CEB" w:rsidP="009360BB">
                              <w:r>
                                <w:t>D</w:t>
                              </w:r>
                            </w:p>
                          </w:txbxContent>
                        </v:textbox>
                      </v:rect>
                      <v:rect id="Téglalap 615" o:spid="_x0000_s1445"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F11CEB" w:rsidRDefault="00F11CEB" w:rsidP="00F05408">
                              <w:pPr>
                                <w:jc w:val="center"/>
                              </w:pPr>
                            </w:p>
                          </w:txbxContent>
                        </v:textbox>
                      </v:rect>
                    </v:group>
                    <v:shape id="Szövegdoboz 618" o:spid="_x0000_s1446"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F11CEB" w:rsidRDefault="00F11CEB" w:rsidP="00F05408">
                            <w:r>
                              <w:t>3. …és ezt addig folytatjuk amíg el nem érünk egy olyan allélig ami már szerepel az új egyedben, ami most a negyedik lépés után következett be.</w:t>
                            </w:r>
                          </w:p>
                        </w:txbxContent>
                      </v:textbox>
                    </v:shape>
                  </v:group>
                  <v:group id="Csoportba foglalás 591" o:spid="_x0000_s1447"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448"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449"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F11CEB" w:rsidRDefault="00F11CEB" w:rsidP="00F05408">
                              <w:pPr>
                                <w:jc w:val="center"/>
                              </w:pPr>
                            </w:p>
                          </w:txbxContent>
                        </v:textbox>
                      </v:rect>
                      <v:rect id="Téglalap 595" o:spid="_x0000_s1450"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F11CEB" w:rsidRDefault="00F11CEB" w:rsidP="00F05408">
                              <w:pPr>
                                <w:jc w:val="center"/>
                              </w:pPr>
                              <w:r>
                                <w:t>A</w:t>
                              </w:r>
                            </w:p>
                          </w:txbxContent>
                        </v:textbox>
                      </v:rect>
                      <v:rect id="Téglalap 596" o:spid="_x0000_s1451"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F11CEB" w:rsidRDefault="00F11CEB" w:rsidP="00F05408">
                              <w:pPr>
                                <w:jc w:val="center"/>
                              </w:pPr>
                            </w:p>
                          </w:txbxContent>
                        </v:textbox>
                      </v:rect>
                      <v:rect id="Téglalap 597" o:spid="_x0000_s1452"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F11CEB" w:rsidRDefault="00F11CEB" w:rsidP="00F05408">
                              <w:pPr>
                                <w:jc w:val="center"/>
                              </w:pPr>
                              <w:r>
                                <w:t>H</w:t>
                              </w:r>
                            </w:p>
                          </w:txbxContent>
                        </v:textbox>
                      </v:rect>
                      <v:rect id="Téglalap 598" o:spid="_x0000_s1453"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F11CEB" w:rsidRDefault="00F11CEB" w:rsidP="00F05408">
                              <w:pPr>
                                <w:jc w:val="center"/>
                              </w:pPr>
                            </w:p>
                          </w:txbxContent>
                        </v:textbox>
                      </v:rect>
                      <v:rect id="Téglalap 599" o:spid="_x0000_s1454"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F11CEB" w:rsidRDefault="00F11CEB" w:rsidP="00F05408">
                              <w:pPr>
                                <w:jc w:val="center"/>
                              </w:pPr>
                            </w:p>
                          </w:txbxContent>
                        </v:textbox>
                      </v:rect>
                      <v:rect id="Téglalap 600" o:spid="_x0000_s1455"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F11CEB" w:rsidRDefault="00F11CEB" w:rsidP="00F05408">
                              <w:pPr>
                                <w:jc w:val="center"/>
                              </w:pPr>
                            </w:p>
                          </w:txbxContent>
                        </v:textbox>
                      </v:rect>
                      <v:rect id="Téglalap 601" o:spid="_x0000_s1456"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F11CEB" w:rsidRDefault="00F11CEB" w:rsidP="00F05408">
                              <w:pPr>
                                <w:jc w:val="center"/>
                              </w:pPr>
                            </w:p>
                          </w:txbxContent>
                        </v:textbox>
                      </v:rect>
                    </v:group>
                    <v:shape id="Szövegdoboz 604" o:spid="_x0000_s1457"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F11CEB" w:rsidRDefault="00F11CEB"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458"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459"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460"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F11CEB" w:rsidRDefault="00F11CEB" w:rsidP="00F05408">
                              <w:pPr>
                                <w:jc w:val="center"/>
                              </w:pPr>
                            </w:p>
                          </w:txbxContent>
                        </v:textbox>
                      </v:rect>
                      <v:rect id="Téglalap 581" o:spid="_x0000_s1461"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F11CEB" w:rsidRDefault="00F11CEB" w:rsidP="00F05408">
                              <w:pPr>
                                <w:jc w:val="center"/>
                              </w:pPr>
                            </w:p>
                          </w:txbxContent>
                        </v:textbox>
                      </v:rect>
                      <v:rect id="Téglalap 582" o:spid="_x0000_s1462"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F11CEB" w:rsidRDefault="00F11CEB" w:rsidP="00F05408">
                              <w:pPr>
                                <w:jc w:val="center"/>
                              </w:pPr>
                            </w:p>
                          </w:txbxContent>
                        </v:textbox>
                      </v:rect>
                      <v:rect id="Téglalap 583" o:spid="_x0000_s1463"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F11CEB" w:rsidRDefault="00F11CEB" w:rsidP="00F05408">
                              <w:pPr>
                                <w:jc w:val="center"/>
                              </w:pPr>
                              <w:r>
                                <w:t>H</w:t>
                              </w:r>
                            </w:p>
                          </w:txbxContent>
                        </v:textbox>
                      </v:rect>
                      <v:rect id="Téglalap 584" o:spid="_x0000_s1464"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F11CEB" w:rsidRDefault="00F11CEB" w:rsidP="00F05408">
                              <w:pPr>
                                <w:jc w:val="center"/>
                              </w:pPr>
                            </w:p>
                          </w:txbxContent>
                        </v:textbox>
                      </v:rect>
                      <v:rect id="Téglalap 585" o:spid="_x0000_s1465"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F11CEB" w:rsidRDefault="00F11CEB" w:rsidP="00F05408">
                              <w:pPr>
                                <w:jc w:val="center"/>
                              </w:pPr>
                            </w:p>
                          </w:txbxContent>
                        </v:textbox>
                      </v:rect>
                      <v:rect id="Téglalap 586" o:spid="_x0000_s1466"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F11CEB" w:rsidRDefault="00F11CEB" w:rsidP="00F05408">
                              <w:pPr>
                                <w:jc w:val="center"/>
                              </w:pPr>
                            </w:p>
                          </w:txbxContent>
                        </v:textbox>
                      </v:rect>
                      <v:rect id="Téglalap 587" o:spid="_x0000_s1467"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F11CEB" w:rsidRDefault="00F11CEB" w:rsidP="00F05408">
                              <w:pPr>
                                <w:jc w:val="center"/>
                              </w:pPr>
                            </w:p>
                          </w:txbxContent>
                        </v:textbox>
                      </v:rect>
                    </v:group>
                    <v:shape id="Szövegdoboz 590" o:spid="_x0000_s1468"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F11CEB" w:rsidRDefault="00F11CEB" w:rsidP="00F05408">
                            <w:r>
                              <w:t>1. Átmásoljuk az első allélt az első szülőből</w:t>
                            </w:r>
                          </w:p>
                        </w:txbxContent>
                      </v:textbox>
                    </v:shape>
                  </v:group>
                  <v:group id="Csoportba foglalás 629" o:spid="_x0000_s1469"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470"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471"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F11CEB" w:rsidRDefault="00F11CEB" w:rsidP="00A15012">
                              <w:pPr>
                                <w:jc w:val="center"/>
                              </w:pPr>
                              <w:r>
                                <w:t>C</w:t>
                              </w:r>
                            </w:p>
                          </w:txbxContent>
                        </v:textbox>
                      </v:rect>
                      <v:rect id="Téglalap 632" o:spid="_x0000_s1472"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F11CEB" w:rsidRDefault="00F11CEB" w:rsidP="00A15012">
                              <w:pPr>
                                <w:jc w:val="center"/>
                              </w:pPr>
                              <w:r>
                                <w:t>A</w:t>
                              </w:r>
                            </w:p>
                          </w:txbxContent>
                        </v:textbox>
                      </v:rect>
                      <v:rect id="Téglalap 633" o:spid="_x0000_s1473"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F11CEB" w:rsidRDefault="00F11CEB" w:rsidP="00A15012">
                              <w:pPr>
                                <w:jc w:val="center"/>
                              </w:pPr>
                              <w:r>
                                <w:t>B</w:t>
                              </w:r>
                            </w:p>
                          </w:txbxContent>
                        </v:textbox>
                      </v:rect>
                      <v:rect id="Téglalap 634" o:spid="_x0000_s1474" style="position:absolute;left:-2156;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F11CEB" w:rsidRDefault="00F11CEB" w:rsidP="00A15012">
                              <w:pPr>
                                <w:jc w:val="center"/>
                              </w:pPr>
                              <w:r>
                                <w:t>H</w:t>
                              </w:r>
                            </w:p>
                          </w:txbxContent>
                        </v:textbox>
                      </v:rect>
                      <v:rect id="Téglalap 635" o:spid="_x0000_s1475"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F11CEB" w:rsidRDefault="00F11CEB" w:rsidP="00A15012">
                              <w:r>
                                <w:t>E</w:t>
                              </w:r>
                            </w:p>
                          </w:txbxContent>
                        </v:textbox>
                      </v:rect>
                      <v:rect id="Téglalap 636" o:spid="_x0000_s1476"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F11CEB" w:rsidRDefault="00F11CEB" w:rsidP="00A15012">
                              <w:pPr>
                                <w:jc w:val="center"/>
                              </w:pPr>
                              <w:r>
                                <w:t>G</w:t>
                              </w:r>
                            </w:p>
                          </w:txbxContent>
                        </v:textbox>
                      </v:rect>
                      <v:rect id="Téglalap 637" o:spid="_x0000_s1477"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F11CEB" w:rsidRDefault="00F11CEB" w:rsidP="00A15012">
                              <w:r>
                                <w:t>D</w:t>
                              </w:r>
                            </w:p>
                          </w:txbxContent>
                        </v:textbox>
                      </v:rect>
                      <v:rect id="Téglalap 638" o:spid="_x0000_s1478"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F11CEB" w:rsidRDefault="00F11CEB" w:rsidP="00A15012">
                              <w:pPr>
                                <w:jc w:val="center"/>
                              </w:pPr>
                              <w:r>
                                <w:t>F</w:t>
                              </w:r>
                            </w:p>
                          </w:txbxContent>
                        </v:textbox>
                      </v:rect>
                    </v:group>
                    <v:shape id="Szövegdoboz 639" o:spid="_x0000_s1479"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F11CEB" w:rsidRDefault="00F11CEB" w:rsidP="00A15012">
                            <w:r>
                              <w:t>4. Végül a második kromoszóma génjeit átmásoljuk az új egyed üres helyeire.</w:t>
                            </w:r>
                          </w:p>
                        </w:txbxContent>
                      </v:textbox>
                    </v:shape>
                  </v:group>
                </v:group>
                <w10:wrap type="topAndBottom"/>
              </v:group>
            </w:pict>
          </mc:Fallback>
        </mc:AlternateContent>
      </w:r>
      <w:r w:rsidR="00141757">
        <w:rPr>
          <w:noProof/>
          <w:lang w:eastAsia="hu-HU" w:bidi="ar-SA"/>
        </w:rPr>
        <mc:AlternateContent>
          <mc:Choice Requires="wpg">
            <w:drawing>
              <wp:anchor distT="0" distB="0" distL="114300" distR="114300" simplePos="0" relativeHeight="251846656" behindDoc="0" locked="0" layoutInCell="1" allowOverlap="1" wp14:anchorId="1FA1CCB9" wp14:editId="4F63598D">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F11CEB" w:rsidRDefault="00F11CEB"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F11CEB" w:rsidRDefault="00F11CEB"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F11CEB" w:rsidRDefault="00F11CEB"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F11CEB" w:rsidRDefault="00F11CEB"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F11CEB" w:rsidRDefault="00F11CEB"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F11CEB" w:rsidRDefault="00F11CEB"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F11CEB" w:rsidRDefault="00F11CEB"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F11CEB" w:rsidRDefault="00F11CEB"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F11CEB" w:rsidRDefault="00F11CEB"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F11CEB" w:rsidRDefault="00F11CEB"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F11CEB" w:rsidRDefault="00F11CEB"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F11CEB" w:rsidRDefault="00F11CEB"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F11CEB" w:rsidRDefault="00F11CEB"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F11CEB" w:rsidRDefault="00F11CEB"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F11CEB" w:rsidRDefault="00F11CEB"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F11CEB" w:rsidRDefault="00F11CEB"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F11CEB" w:rsidRDefault="00F11CEB"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F11CEB" w:rsidRDefault="00F11CEB"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F11CEB" w:rsidRDefault="00F11CEB"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F11CEB" w:rsidRDefault="00F11CEB"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F11CEB" w:rsidRDefault="00F11CEB"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F11CEB" w:rsidRDefault="00F11CEB"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F11CEB" w:rsidRDefault="00F11CEB"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F11CEB" w:rsidRDefault="00F11CEB"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F11CEB" w:rsidRDefault="00F11CEB">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F11CEB" w:rsidRDefault="00F11CEB"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F11CEB" w:rsidRDefault="00F11CEB"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F11CEB" w:rsidRDefault="00F11CEB"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F11CEB" w:rsidRDefault="00F11CEB"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F11CEB" w:rsidRDefault="00F11CEB"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F11CEB" w:rsidRDefault="00F11CEB"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F11CEB" w:rsidRDefault="00F11CEB"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F11CEB" w:rsidRDefault="00F11CEB"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F11CEB" w:rsidRDefault="00F11CEB"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F11CEB" w:rsidRDefault="00F11CEB"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F11CEB" w:rsidRDefault="00F11CEB"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F11CEB" w:rsidRDefault="00F11CEB"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F11CEB" w:rsidRDefault="00F11CEB"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F11CEB" w:rsidRDefault="00F11CEB"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F11CEB" w:rsidRDefault="00F11CEB"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F11CEB" w:rsidRDefault="00F11CEB"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F11CEB" w:rsidRDefault="00F11CEB"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F11CEB" w:rsidRDefault="00F11CEB"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80" style="position:absolute;left:0;text-align:left;margin-left:-10.05pt;margin-top:0;width:459pt;height:228pt;z-index:251846656;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">
                <v:group id="Csoportba foglalás 478" o:spid="_x0000_s1481"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82"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8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F11CEB" w:rsidRDefault="00F11CEB" w:rsidP="005122D2">
                            <w:pPr>
                              <w:jc w:val="center"/>
                            </w:pPr>
                            <w:r>
                              <w:t>E</w:t>
                            </w:r>
                          </w:p>
                        </w:txbxContent>
                      </v:textbox>
                    </v:rect>
                    <v:rect id="Téglalap 420" o:spid="_x0000_s148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F11CEB" w:rsidRDefault="00F11CEB" w:rsidP="005122D2">
                            <w:pPr>
                              <w:jc w:val="center"/>
                            </w:pPr>
                            <w:r>
                              <w:t>A</w:t>
                            </w:r>
                          </w:p>
                        </w:txbxContent>
                      </v:textbox>
                    </v:rect>
                    <v:rect id="Téglalap 421" o:spid="_x0000_s1485"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F11CEB" w:rsidRDefault="00F11CEB" w:rsidP="005122D2">
                            <w:pPr>
                              <w:jc w:val="center"/>
                            </w:pPr>
                            <w:r>
                              <w:t>B</w:t>
                            </w:r>
                          </w:p>
                        </w:txbxContent>
                      </v:textbox>
                    </v:rect>
                    <v:rect id="Téglalap 422" o:spid="_x0000_s1486"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F11CEB" w:rsidRDefault="00F11CEB" w:rsidP="005122D2">
                            <w:pPr>
                              <w:jc w:val="center"/>
                            </w:pPr>
                            <w:r>
                              <w:t>H</w:t>
                            </w:r>
                          </w:p>
                        </w:txbxContent>
                      </v:textbox>
                    </v:rect>
                    <v:rect id="Téglalap 423" o:spid="_x0000_s1487"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F11CEB" w:rsidRDefault="00F11CEB" w:rsidP="005122D2">
                            <w:pPr>
                              <w:jc w:val="center"/>
                            </w:pPr>
                            <w:r>
                              <w:t>F</w:t>
                            </w:r>
                          </w:p>
                        </w:txbxContent>
                      </v:textbox>
                    </v:rect>
                    <v:rect id="Téglalap 424" o:spid="_x0000_s1488"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F11CEB" w:rsidRDefault="00F11CEB" w:rsidP="005122D2">
                            <w:pPr>
                              <w:jc w:val="center"/>
                            </w:pPr>
                            <w:r>
                              <w:t>G</w:t>
                            </w:r>
                          </w:p>
                        </w:txbxContent>
                      </v:textbox>
                    </v:rect>
                    <v:rect id="Téglalap 425" o:spid="_x0000_s1489"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F11CEB" w:rsidRDefault="00F11CEB" w:rsidP="005122D2">
                            <w:pPr>
                              <w:jc w:val="center"/>
                            </w:pPr>
                            <w:r>
                              <w:t>D</w:t>
                            </w:r>
                          </w:p>
                        </w:txbxContent>
                      </v:textbox>
                    </v:rect>
                    <v:rect id="Téglalap 426" o:spid="_x0000_s1490"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F11CEB" w:rsidRDefault="00F11CEB" w:rsidP="005122D2">
                            <w:pPr>
                              <w:jc w:val="center"/>
                            </w:pPr>
                            <w:r>
                              <w:t>C</w:t>
                            </w:r>
                          </w:p>
                        </w:txbxContent>
                      </v:textbox>
                    </v:rect>
                  </v:group>
                  <v:group id="Csoportba foglalás 438" o:spid="_x0000_s1491"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9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F11CEB" w:rsidRDefault="00F11CEB" w:rsidP="005122D2">
                            <w:pPr>
                              <w:jc w:val="center"/>
                            </w:pPr>
                            <w:r>
                              <w:t>C</w:t>
                            </w:r>
                          </w:p>
                        </w:txbxContent>
                      </v:textbox>
                    </v:rect>
                    <v:rect id="Téglalap 428" o:spid="_x0000_s149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F11CEB" w:rsidRDefault="00F11CEB" w:rsidP="005122D2">
                            <w:pPr>
                              <w:jc w:val="center"/>
                            </w:pPr>
                            <w:r>
                              <w:t>D</w:t>
                            </w:r>
                          </w:p>
                        </w:txbxContent>
                      </v:textbox>
                    </v:rect>
                    <v:rect id="Téglalap 429" o:spid="_x0000_s149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F11CEB" w:rsidRDefault="00F11CEB" w:rsidP="005122D2">
                            <w:pPr>
                              <w:jc w:val="center"/>
                            </w:pPr>
                            <w:r>
                              <w:t>B</w:t>
                            </w:r>
                          </w:p>
                        </w:txbxContent>
                      </v:textbox>
                    </v:rect>
                    <v:rect id="Téglalap 430" o:spid="_x0000_s149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F11CEB" w:rsidRDefault="00F11CEB" w:rsidP="005122D2">
                            <w:pPr>
                              <w:jc w:val="center"/>
                            </w:pPr>
                            <w:r>
                              <w:t>A</w:t>
                            </w:r>
                          </w:p>
                        </w:txbxContent>
                      </v:textbox>
                    </v:rect>
                    <v:rect id="Téglalap 431" o:spid="_x0000_s149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F11CEB" w:rsidRDefault="00F11CEB" w:rsidP="005122D2">
                            <w:pPr>
                              <w:jc w:val="center"/>
                            </w:pPr>
                            <w:r>
                              <w:t>E</w:t>
                            </w:r>
                          </w:p>
                        </w:txbxContent>
                      </v:textbox>
                    </v:rect>
                    <v:rect id="Téglalap 432" o:spid="_x0000_s149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F11CEB" w:rsidRDefault="00F11CEB" w:rsidP="005122D2">
                            <w:pPr>
                              <w:jc w:val="center"/>
                            </w:pPr>
                            <w:r>
                              <w:t>F</w:t>
                            </w:r>
                          </w:p>
                        </w:txbxContent>
                      </v:textbox>
                    </v:rect>
                    <v:rect id="Téglalap 433" o:spid="_x0000_s149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F11CEB" w:rsidRDefault="00F11CEB" w:rsidP="005122D2">
                            <w:pPr>
                              <w:jc w:val="center"/>
                            </w:pPr>
                            <w:r>
                              <w:t>G</w:t>
                            </w:r>
                          </w:p>
                        </w:txbxContent>
                      </v:textbox>
                    </v:rect>
                    <v:rect id="Téglalap 434" o:spid="_x0000_s149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F11CEB" w:rsidRDefault="00F11CEB" w:rsidP="005122D2">
                            <w:pPr>
                              <w:jc w:val="center"/>
                            </w:pPr>
                            <w:r>
                              <w:t>H</w:t>
                            </w:r>
                          </w:p>
                        </w:txbxContent>
                      </v:textbox>
                    </v:rect>
                  </v:group>
                  <v:line id="Egyenes összekötő 435" o:spid="_x0000_s1500"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501"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502"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503"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504"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50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50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F11CEB" w:rsidRDefault="00F11CEB" w:rsidP="005122D2">
                                <w:pPr>
                                  <w:jc w:val="center"/>
                                </w:pPr>
                                <w:r>
                                  <w:t>C</w:t>
                                </w:r>
                              </w:p>
                            </w:txbxContent>
                          </v:textbox>
                        </v:rect>
                        <v:rect id="Téglalap 441" o:spid="_x0000_s150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F11CEB" w:rsidRDefault="00F11CEB" w:rsidP="005122D2">
                                <w:pPr>
                                  <w:jc w:val="center"/>
                                </w:pPr>
                                <w:r>
                                  <w:t>D</w:t>
                                </w:r>
                              </w:p>
                            </w:txbxContent>
                          </v:textbox>
                        </v:rect>
                        <v:rect id="Téglalap 442" o:spid="_x0000_s150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F11CEB" w:rsidRDefault="00F11CEB" w:rsidP="005122D2">
                                <w:pPr>
                                  <w:jc w:val="center"/>
                                </w:pPr>
                                <w:r>
                                  <w:t>B</w:t>
                                </w:r>
                              </w:p>
                            </w:txbxContent>
                          </v:textbox>
                        </v:rect>
                        <v:rect id="Téglalap 443" o:spid="_x0000_s150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F11CEB" w:rsidRDefault="00F11CEB" w:rsidP="005122D2">
                                <w:pPr>
                                  <w:jc w:val="center"/>
                                </w:pPr>
                              </w:p>
                            </w:txbxContent>
                          </v:textbox>
                        </v:rect>
                        <v:rect id="Téglalap 444" o:spid="_x0000_s151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F11CEB" w:rsidRDefault="00F11CEB" w:rsidP="005122D2">
                                <w:pPr>
                                  <w:jc w:val="center"/>
                                </w:pPr>
                              </w:p>
                            </w:txbxContent>
                          </v:textbox>
                        </v:rect>
                        <v:rect id="Téglalap 445" o:spid="_x0000_s151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F11CEB" w:rsidRDefault="00F11CEB" w:rsidP="005122D2">
                                <w:pPr>
                                  <w:jc w:val="center"/>
                                </w:pPr>
                              </w:p>
                            </w:txbxContent>
                          </v:textbox>
                        </v:rect>
                        <v:rect id="Téglalap 446" o:spid="_x0000_s151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F11CEB" w:rsidRDefault="00F11CEB" w:rsidP="005122D2">
                                <w:pPr>
                                  <w:jc w:val="center"/>
                                </w:pPr>
                                <w:r>
                                  <w:t>G</w:t>
                                </w:r>
                              </w:p>
                            </w:txbxContent>
                          </v:textbox>
                        </v:rect>
                        <v:rect id="Téglalap 447" o:spid="_x0000_s151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F11CEB" w:rsidRDefault="00F11CEB" w:rsidP="005122D2">
                                <w:pPr>
                                  <w:jc w:val="center"/>
                                </w:pPr>
                                <w:r>
                                  <w:t>H</w:t>
                                </w:r>
                              </w:p>
                            </w:txbxContent>
                          </v:textbox>
                        </v:rect>
                      </v:group>
                      <v:line id="Egyenes összekötő 448" o:spid="_x0000_s151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51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516"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F11CEB" w:rsidRDefault="00F11CEB">
                            <w:r>
                              <w:t>1. Eltávolítjuk a megfeleltetési szakasz elemeit</w:t>
                            </w:r>
                          </w:p>
                        </w:txbxContent>
                      </v:textbox>
                    </v:shape>
                  </v:group>
                  <v:group id="Csoportba foglalás 480" o:spid="_x0000_s1517"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51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51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5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F11CEB" w:rsidRDefault="00F11CEB" w:rsidP="005122D2">
                                <w:pPr>
                                  <w:jc w:val="center"/>
                                </w:pPr>
                              </w:p>
                            </w:txbxContent>
                          </v:textbox>
                        </v:rect>
                        <v:rect id="Téglalap 454" o:spid="_x0000_s15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F11CEB" w:rsidRDefault="00F11CEB" w:rsidP="005122D2">
                                <w:pPr>
                                  <w:jc w:val="center"/>
                                </w:pPr>
                              </w:p>
                            </w:txbxContent>
                          </v:textbox>
                        </v:rect>
                        <v:rect id="Téglalap 455" o:spid="_x0000_s152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F11CEB" w:rsidRDefault="00F11CEB" w:rsidP="005122D2">
                                <w:pPr>
                                  <w:jc w:val="center"/>
                                </w:pPr>
                                <w:r>
                                  <w:t>D</w:t>
                                </w:r>
                              </w:p>
                            </w:txbxContent>
                          </v:textbox>
                        </v:rect>
                        <v:rect id="Téglalap 456" o:spid="_x0000_s152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F11CEB" w:rsidRDefault="00F11CEB" w:rsidP="005122D2">
                                <w:pPr>
                                  <w:jc w:val="center"/>
                                </w:pPr>
                                <w:r>
                                  <w:t>C</w:t>
                                </w:r>
                              </w:p>
                            </w:txbxContent>
                          </v:textbox>
                        </v:rect>
                        <v:rect id="Téglalap 457" o:spid="_x0000_s152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F11CEB" w:rsidRDefault="00F11CEB" w:rsidP="005122D2">
                                <w:pPr>
                                  <w:jc w:val="center"/>
                                </w:pPr>
                              </w:p>
                            </w:txbxContent>
                          </v:textbox>
                        </v:rect>
                        <v:rect id="Téglalap 458" o:spid="_x0000_s152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F11CEB" w:rsidRDefault="00F11CEB" w:rsidP="005122D2">
                                <w:pPr>
                                  <w:jc w:val="center"/>
                                </w:pPr>
                                <w:r>
                                  <w:t>G</w:t>
                                </w:r>
                              </w:p>
                            </w:txbxContent>
                          </v:textbox>
                        </v:rect>
                        <v:rect id="Téglalap 459" o:spid="_x0000_s152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F11CEB" w:rsidRDefault="00F11CEB" w:rsidP="005122D2">
                                <w:pPr>
                                  <w:jc w:val="center"/>
                                </w:pPr>
                                <w:r>
                                  <w:t>H</w:t>
                                </w:r>
                              </w:p>
                            </w:txbxContent>
                          </v:textbox>
                        </v:rect>
                        <v:rect id="Téglalap 460" o:spid="_x0000_s152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F11CEB" w:rsidRDefault="00F11CEB" w:rsidP="005122D2">
                                <w:pPr>
                                  <w:jc w:val="center"/>
                                </w:pPr>
                                <w:r>
                                  <w:t>B</w:t>
                                </w:r>
                              </w:p>
                            </w:txbxContent>
                          </v:textbox>
                        </v:rect>
                      </v:group>
                      <v:line id="Egyenes összekötő 461" o:spid="_x0000_s152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52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53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F11CEB" w:rsidRDefault="00F11CEB" w:rsidP="005122D2">
                            <w:r>
                              <w:t>2.Addig toljuk balra az elemeket amíg az üres gének középre nem kerülnek</w:t>
                            </w:r>
                          </w:p>
                        </w:txbxContent>
                      </v:textbox>
                    </v:shape>
                  </v:group>
                  <v:group id="Csoportba foglalás 481" o:spid="_x0000_s1531"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532"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533"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534"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F11CEB" w:rsidRDefault="00F11CEB" w:rsidP="005122D2">
                                <w:pPr>
                                  <w:jc w:val="center"/>
                                </w:pPr>
                                <w:r>
                                  <w:t>E</w:t>
                                </w:r>
                              </w:p>
                            </w:txbxContent>
                          </v:textbox>
                        </v:rect>
                        <v:rect id="Téglalap 468" o:spid="_x0000_s1535"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F11CEB" w:rsidRDefault="00F11CEB" w:rsidP="005122D2">
                                <w:pPr>
                                  <w:jc w:val="center"/>
                                </w:pPr>
                                <w:r>
                                  <w:t>A</w:t>
                                </w:r>
                              </w:p>
                            </w:txbxContent>
                          </v:textbox>
                        </v:rect>
                        <v:rect id="Téglalap 469" o:spid="_x0000_s153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F11CEB" w:rsidRDefault="00F11CEB" w:rsidP="005122D2">
                                <w:pPr>
                                  <w:jc w:val="center"/>
                                </w:pPr>
                                <w:r>
                                  <w:t>D</w:t>
                                </w:r>
                              </w:p>
                            </w:txbxContent>
                          </v:textbox>
                        </v:rect>
                        <v:rect id="Téglalap 470" o:spid="_x0000_s1537"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F11CEB" w:rsidRDefault="00F11CEB" w:rsidP="005122D2">
                                <w:pPr>
                                  <w:jc w:val="center"/>
                                </w:pPr>
                                <w:r>
                                  <w:t>C</w:t>
                                </w:r>
                              </w:p>
                            </w:txbxContent>
                          </v:textbox>
                        </v:rect>
                        <v:rect id="Téglalap 471" o:spid="_x0000_s1538"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F11CEB" w:rsidRDefault="00F11CEB" w:rsidP="005122D2">
                                <w:pPr>
                                  <w:jc w:val="center"/>
                                </w:pPr>
                                <w:r>
                                  <w:t>F</w:t>
                                </w:r>
                              </w:p>
                            </w:txbxContent>
                          </v:textbox>
                        </v:rect>
                        <v:rect id="Téglalap 472" o:spid="_x0000_s1539"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F11CEB" w:rsidRDefault="00F11CEB" w:rsidP="005122D2">
                                <w:pPr>
                                  <w:jc w:val="center"/>
                                </w:pPr>
                                <w:r>
                                  <w:t>G</w:t>
                                </w:r>
                              </w:p>
                            </w:txbxContent>
                          </v:textbox>
                        </v:rect>
                        <v:rect id="Téglalap 473" o:spid="_x0000_s1540"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F11CEB" w:rsidRDefault="00F11CEB" w:rsidP="005122D2">
                                <w:pPr>
                                  <w:jc w:val="center"/>
                                </w:pPr>
                                <w:r>
                                  <w:t>H</w:t>
                                </w:r>
                              </w:p>
                            </w:txbxContent>
                          </v:textbox>
                        </v:rect>
                        <v:rect id="Téglalap 474" o:spid="_x0000_s1541"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F11CEB" w:rsidRDefault="00F11CEB" w:rsidP="005122D2">
                                <w:pPr>
                                  <w:jc w:val="center"/>
                                </w:pPr>
                                <w:r>
                                  <w:t>B</w:t>
                                </w:r>
                              </w:p>
                            </w:txbxContent>
                          </v:textbox>
                        </v:rect>
                      </v:group>
                      <v:line id="Egyenes összekötő 475" o:spid="_x0000_s1542"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543"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544"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F11CEB" w:rsidRDefault="00F11CEB" w:rsidP="005122D2">
                            <w:r>
                              <w:t>3. Végül beillesszük a megfeleltetési szakaszt a másik kromoszómából</w:t>
                            </w:r>
                          </w:p>
                        </w:txbxContent>
                      </v:textbox>
                    </v:shape>
                  </v:group>
                </v:group>
                <w10:wrap type="topAndBottom"/>
              </v:group>
            </w:pict>
          </mc:Fallback>
        </mc:AlternateContent>
      </w:r>
      <w:r w:rsidR="00141757">
        <w:rPr>
          <w:noProof/>
          <w:lang w:eastAsia="hu-HU" w:bidi="ar-SA"/>
        </w:rPr>
        <mc:AlternateContent>
          <mc:Choice Requires="wps">
            <w:drawing>
              <wp:anchor distT="0" distB="0" distL="114300" distR="114300" simplePos="0" relativeHeight="251847680" behindDoc="0" locked="0" layoutInCell="1" allowOverlap="1" wp14:anchorId="14B0B3BF" wp14:editId="316F51A3">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33" w:name="_Ref3119928"/>
                          <w:p w14:paraId="2F473D3D" w14:textId="387CC585" w:rsidR="00F11CEB" w:rsidRPr="00E4016C" w:rsidRDefault="00F11CEB" w:rsidP="00141757">
                            <w:pPr>
                              <w:pStyle w:val="SzKpalrs"/>
                            </w:pPr>
                            <w:r>
                              <w:fldChar w:fldCharType="begin"/>
                            </w:r>
                            <w:r>
                              <w:instrText xml:space="preserve"> SEQ ábra \* ARABIC </w:instrText>
                            </w:r>
                            <w:r>
                              <w:fldChar w:fldCharType="separate"/>
                            </w:r>
                            <w:bookmarkStart w:id="34" w:name="_Toc7036680"/>
                            <w:r>
                              <w:t>8</w:t>
                            </w:r>
                            <w:r>
                              <w:fldChar w:fldCharType="end"/>
                            </w:r>
                            <w:r>
                              <w:t xml:space="preserve">. ábra: </w:t>
                            </w:r>
                            <w:r w:rsidRPr="003B2C93">
                              <w:t>Az OX működése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545" type="#_x0000_t202" style="position:absolute;left:0;text-align:left;margin-left:-10.05pt;margin-top:232.3pt;width:459pt;height:37.8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" stroked="f">
                <v:textbox style="mso-fit-shape-to-text:t" inset="0,0,0,0">
                  <w:txbxContent>
                    <w:bookmarkStart w:id="35" w:name="_Ref3119928"/>
                    <w:p w14:paraId="2F473D3D" w14:textId="387CC585" w:rsidR="00F11CEB" w:rsidRPr="00E4016C" w:rsidRDefault="00F11CEB" w:rsidP="00141757">
                      <w:pPr>
                        <w:pStyle w:val="SzKpalrs"/>
                      </w:pPr>
                      <w:r>
                        <w:fldChar w:fldCharType="begin"/>
                      </w:r>
                      <w:r>
                        <w:instrText xml:space="preserve"> SEQ ábra \* ARABIC </w:instrText>
                      </w:r>
                      <w:r>
                        <w:fldChar w:fldCharType="separate"/>
                      </w:r>
                      <w:bookmarkStart w:id="36" w:name="_Toc7036680"/>
                      <w:r>
                        <w:t>8</w:t>
                      </w:r>
                      <w:r>
                        <w:fldChar w:fldCharType="end"/>
                      </w:r>
                      <w:r>
                        <w:t xml:space="preserve">. ábra: </w:t>
                      </w:r>
                      <w:r w:rsidRPr="003B2C93">
                        <w:t>Az OX működése</w:t>
                      </w:r>
                      <w:bookmarkEnd w:id="35"/>
                      <w:bookmarkEnd w:id="36"/>
                    </w:p>
                  </w:txbxContent>
                </v:textbox>
                <w10:wrap type="topAndBottom"/>
              </v:shape>
            </w:pict>
          </mc:Fallback>
        </mc:AlternateContent>
      </w:r>
      <w:r w:rsidR="00141757">
        <w:rPr>
          <w:noProof/>
          <w:lang w:eastAsia="hu-HU" w:bidi="ar-SA"/>
        </w:rPr>
        <mc:AlternateContent>
          <mc:Choice Requires="wps">
            <w:drawing>
              <wp:anchor distT="0" distB="0" distL="114300" distR="114300" simplePos="0" relativeHeight="251849728" behindDoc="0" locked="0" layoutInCell="1" allowOverlap="1" wp14:anchorId="4AA17D01" wp14:editId="169BA4C5">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37" w:name="_Ref3120132"/>
                          <w:p w14:paraId="1686D3ED" w14:textId="5B89A376" w:rsidR="00F11CEB" w:rsidRPr="00641507" w:rsidRDefault="00F11CEB" w:rsidP="00141757">
                            <w:pPr>
                              <w:pStyle w:val="SzKpalrs"/>
                            </w:pPr>
                            <w:r>
                              <w:fldChar w:fldCharType="begin"/>
                            </w:r>
                            <w:r>
                              <w:instrText xml:space="preserve"> SEQ ábra \* ARABIC </w:instrText>
                            </w:r>
                            <w:r>
                              <w:fldChar w:fldCharType="separate"/>
                            </w:r>
                            <w:bookmarkStart w:id="38" w:name="_Toc7036681"/>
                            <w:r>
                              <w:t>9</w:t>
                            </w:r>
                            <w:r>
                              <w:fldChar w:fldCharType="end"/>
                            </w:r>
                            <w:r>
                              <w:t>. ábra: A</w:t>
                            </w:r>
                            <w:r w:rsidRPr="00C47163">
                              <w:t xml:space="preserve"> CX működése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546" type="#_x0000_t202" style="position:absolute;left:0;text-align:left;margin-left:3pt;margin-top:649.3pt;width:442.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BPD89BOwIAAG4EAAAOAAAA&#10;AAAAAAAAAAAAAC4CAABkcnMvZTJvRG9jLnhtbFBLAQItABQABgAIAAAAIQBfAU994AAAAAsBAAAP&#10;AAAAAAAAAAAAAAAAAJUEAABkcnMvZG93bnJldi54bWxQSwUGAAAAAAQABADzAAAAogUAAAAA&#10;" stroked="f">
                <v:textbox style="mso-fit-shape-to-text:t" inset="0,0,0,0">
                  <w:txbxContent>
                    <w:bookmarkStart w:id="39" w:name="_Ref3120132"/>
                    <w:p w14:paraId="1686D3ED" w14:textId="5B89A376" w:rsidR="00F11CEB" w:rsidRPr="00641507" w:rsidRDefault="00F11CEB" w:rsidP="00141757">
                      <w:pPr>
                        <w:pStyle w:val="SzKpalrs"/>
                      </w:pPr>
                      <w:r>
                        <w:fldChar w:fldCharType="begin"/>
                      </w:r>
                      <w:r>
                        <w:instrText xml:space="preserve"> SEQ ábra \* ARABIC </w:instrText>
                      </w:r>
                      <w:r>
                        <w:fldChar w:fldCharType="separate"/>
                      </w:r>
                      <w:bookmarkStart w:id="40" w:name="_Toc7036681"/>
                      <w:r>
                        <w:t>9</w:t>
                      </w:r>
                      <w:r>
                        <w:fldChar w:fldCharType="end"/>
                      </w:r>
                      <w:r>
                        <w:t>. ábra: A</w:t>
                      </w:r>
                      <w:r w:rsidRPr="00C47163">
                        <w:t xml:space="preserve"> CX működése</w:t>
                      </w:r>
                      <w:bookmarkEnd w:id="39"/>
                      <w:bookmarkEnd w:id="40"/>
                    </w:p>
                  </w:txbxContent>
                </v:textbox>
                <w10:wrap type="topAndBottom"/>
              </v:shape>
            </w:pict>
          </mc:Fallback>
        </mc:AlternateContent>
      </w:r>
      <w:r w:rsidR="00F447DE">
        <w:t>Az utolsó általam szemléltetett operátor a ciklikus keresztezés (cycle crossover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41" w:name="_Toc7366755"/>
      <w:r>
        <w:t>Mutáció</w:t>
      </w:r>
      <w:bookmarkEnd w:id="41"/>
    </w:p>
    <w:p w14:paraId="63CE274F" w14:textId="33EFF11E" w:rsidR="0001211D" w:rsidRDefault="00F014D9" w:rsidP="001957B0">
      <w:pPr>
        <w:pStyle w:val="SzDSzvegTrzs"/>
      </w:pPr>
      <w:r>
        <w:rPr>
          <w:noProof/>
          <w:lang w:eastAsia="hu-HU" w:bidi="ar-SA"/>
        </w:rPr>
        <mc:AlternateContent>
          <mc:Choice Requires="wpg">
            <w:drawing>
              <wp:anchor distT="0" distB="0" distL="114300" distR="114300" simplePos="0" relativeHeight="251852800" behindDoc="0" locked="0" layoutInCell="1" allowOverlap="1" wp14:anchorId="4202AB5B" wp14:editId="70FB477B">
                <wp:simplePos x="0" y="0"/>
                <wp:positionH relativeFrom="margin">
                  <wp:align>center</wp:align>
                </wp:positionH>
                <wp:positionV relativeFrom="paragraph">
                  <wp:posOffset>1329690</wp:posOffset>
                </wp:positionV>
                <wp:extent cx="5467350" cy="1194435"/>
                <wp:effectExtent l="0" t="19050" r="19050" b="5715"/>
                <wp:wrapTopAndBottom/>
                <wp:docPr id="494" name="Csoportba foglalás 494"/>
                <wp:cNvGraphicFramePr/>
                <a:graphic xmlns:a="http://schemas.openxmlformats.org/drawingml/2006/main">
                  <a:graphicData uri="http://schemas.microsoft.com/office/word/2010/wordprocessingGroup">
                    <wpg:wgp>
                      <wpg:cNvGrpSpPr/>
                      <wpg:grpSpPr>
                        <a:xfrm>
                          <a:off x="0" y="0"/>
                          <a:ext cx="5467350" cy="1194435"/>
                          <a:chOff x="0" y="0"/>
                          <a:chExt cx="5467350" cy="1194435"/>
                        </a:xfrm>
                      </wpg:grpSpPr>
                      <wpg:grpSp>
                        <wpg:cNvPr id="700" name="Csoportba foglalás 700"/>
                        <wpg:cNvGrpSpPr/>
                        <wpg:grpSpPr>
                          <a:xfrm>
                            <a:off x="0" y="0"/>
                            <a:ext cx="5457825" cy="638175"/>
                            <a:chOff x="0" y="0"/>
                            <a:chExt cx="5457825" cy="638175"/>
                          </a:xfrm>
                        </wpg:grpSpPr>
                        <wps:wsp>
                          <wps:cNvPr id="669" name="Egyenes összekötő nyíllal 669"/>
                          <wps:cNvCnPr/>
                          <wps:spPr>
                            <a:xfrm>
                              <a:off x="2562225" y="4667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638175"/>
                              <a:chOff x="0" y="0"/>
                              <a:chExt cx="5457825" cy="638175"/>
                            </a:xfrm>
                          </wpg:grpSpPr>
                          <wpg:grpSp>
                            <wpg:cNvPr id="655" name="Csoportba foglalás 655"/>
                            <wpg:cNvGrpSpPr/>
                            <wpg:grpSpPr>
                              <a:xfrm>
                                <a:off x="0" y="0"/>
                                <a:ext cx="2476500" cy="638175"/>
                                <a:chOff x="0" y="0"/>
                                <a:chExt cx="2476500" cy="638175"/>
                              </a:xfrm>
                            </wpg:grpSpPr>
                            <wpg:grpSp>
                              <wpg:cNvPr id="653" name="Csoportba foglalás 653"/>
                              <wpg:cNvGrpSpPr/>
                              <wpg:grpSpPr>
                                <a:xfrm>
                                  <a:off x="0" y="314325"/>
                                  <a:ext cx="2476500" cy="323850"/>
                                  <a:chOff x="0" y="-76232"/>
                                  <a:chExt cx="2476500" cy="324000"/>
                                </a:xfrm>
                              </wpg:grpSpPr>
                              <wps:wsp>
                                <wps:cNvPr id="643" name="Téglalap 643"/>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F11CEB" w:rsidRDefault="00F11CEB"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F11CEB" w:rsidRDefault="00F11CEB"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F11CEB" w:rsidRDefault="00F11CEB"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F11CEB" w:rsidRDefault="00F11CEB"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190500" cy="2667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14325"/>
                                <a:ext cx="2476500" cy="323850"/>
                                <a:chOff x="0" y="-76232"/>
                                <a:chExt cx="2476500" cy="324000"/>
                              </a:xfrm>
                            </wpg:grpSpPr>
                            <wps:wsp>
                              <wps:cNvPr id="658" name="Téglalap 658"/>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F11CEB" w:rsidRDefault="00F11CEB"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F11CEB" w:rsidRDefault="00F11CEB"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F11CEB" w:rsidRDefault="00F11CEB"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F11CEB" w:rsidRDefault="00F11CEB"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F11CEB" w:rsidRDefault="00F11CEB"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F11CEB" w:rsidRDefault="00F11CEB"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88" name="Szövegdoboz 488"/>
                        <wps:cNvSpPr txBox="1"/>
                        <wps:spPr>
                          <a:xfrm>
                            <a:off x="9525" y="714375"/>
                            <a:ext cx="5457825" cy="480060"/>
                          </a:xfrm>
                          <a:prstGeom prst="rect">
                            <a:avLst/>
                          </a:prstGeom>
                          <a:solidFill>
                            <a:prstClr val="white"/>
                          </a:solidFill>
                          <a:ln>
                            <a:noFill/>
                          </a:ln>
                        </wps:spPr>
                        <wps:txbx>
                          <w:txbxContent>
                            <w:p w14:paraId="6B0C9877" w14:textId="22A18512" w:rsidR="00F11CEB" w:rsidRPr="00E50764" w:rsidRDefault="00F11CEB" w:rsidP="00620F6F">
                              <w:pPr>
                                <w:pStyle w:val="SzKpalrs"/>
                              </w:pPr>
                              <w:r>
                                <w:fldChar w:fldCharType="begin"/>
                              </w:r>
                              <w:r>
                                <w:instrText xml:space="preserve"> SEQ ábra \* ARABIC </w:instrText>
                              </w:r>
                              <w:r>
                                <w:fldChar w:fldCharType="separate"/>
                              </w:r>
                              <w:bookmarkStart w:id="42" w:name="_Toc7036682"/>
                              <w:r>
                                <w:t>10</w:t>
                              </w:r>
                              <w:r>
                                <w:fldChar w:fldCharType="end"/>
                              </w:r>
                              <w:r>
                                <w:t xml:space="preserve">. ábra: </w:t>
                              </w:r>
                              <w:r w:rsidRPr="009C4B10">
                                <w:t>Gén értékének vátozása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02AB5B" id="Csoportba foglalás 494" o:spid="_x0000_s1547" style="position:absolute;left:0;text-align:left;margin-left:0;margin-top:104.7pt;width:430.5pt;height:94.05pt;z-index:251852800;mso-position-horizontal:center;mso-position-horizontal-relative:margin;mso-position-vertical-relative:text" coordsize="54673,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">
                <v:group id="Csoportba foglalás 700" o:spid="_x0000_s1548"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Egyenes összekötő nyíllal 669" o:spid="_x0000_s1549" type="#_x0000_t32" style="position:absolute;left:25622;top:4667;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6381" coordsize="2476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F11CEB" w:rsidRDefault="00F11CEB" w:rsidP="0001211D">
                                <w:pPr>
                                  <w:jc w:val="center"/>
                                </w:pPr>
                                <w:r>
                                  <w:t>0</w:t>
                                </w:r>
                              </w:p>
                            </w:txbxContent>
                          </v:textbox>
                        </v:rect>
                        <v:rect id="Téglalap 644" o:spid="_x0000_s1554"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F11CEB" w:rsidRDefault="00F11CEB" w:rsidP="0001211D">
                                <w:pPr>
                                  <w:jc w:val="center"/>
                                </w:pPr>
                                <w:r>
                                  <w:t>0</w:t>
                                </w:r>
                              </w:p>
                            </w:txbxContent>
                          </v:textbox>
                        </v:rect>
                        <v:rect id="Téglalap 645" o:spid="_x0000_s1555"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F11CEB" w:rsidRDefault="00F11CEB" w:rsidP="0001211D">
                                <w:pPr>
                                  <w:jc w:val="center"/>
                                </w:pPr>
                                <w:r>
                                  <w:t>1</w:t>
                                </w:r>
                              </w:p>
                            </w:txbxContent>
                          </v:textbox>
                        </v:rect>
                        <v:rect id="Téglalap 646" o:spid="_x0000_s1556"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F11CEB" w:rsidRDefault="00F11CEB" w:rsidP="0001211D">
                                <w:pPr>
                                  <w:jc w:val="center"/>
                                </w:pPr>
                                <w:r>
                                  <w:t>0</w:t>
                                </w:r>
                              </w:p>
                            </w:txbxContent>
                          </v:textbox>
                        </v:rect>
                        <v:rect id="Téglalap 647" o:spid="_x0000_s1557"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F11CEB" w:rsidRDefault="00F11CEB" w:rsidP="0001211D">
                                <w:pPr>
                                  <w:jc w:val="center"/>
                                </w:pPr>
                                <w:r>
                                  <w:t>1</w:t>
                                </w:r>
                              </w:p>
                            </w:txbxContent>
                          </v:textbox>
                        </v:rect>
                        <v:rect id="Téglalap 648" o:spid="_x0000_s1558"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F11CEB" w:rsidRDefault="00F11CEB" w:rsidP="0001211D">
                                <w:pPr>
                                  <w:jc w:val="center"/>
                                </w:pPr>
                                <w:r>
                                  <w:t>1</w:t>
                                </w:r>
                              </w:p>
                            </w:txbxContent>
                          </v:textbox>
                        </v:rect>
                        <v:rect id="Téglalap 649" o:spid="_x0000_s1559"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F11CEB" w:rsidRDefault="00F11CEB" w:rsidP="0001211D">
                                <w:pPr>
                                  <w:jc w:val="center"/>
                                </w:pPr>
                                <w:r>
                                  <w:t>1</w:t>
                                </w:r>
                              </w:p>
                            </w:txbxContent>
                          </v:textbox>
                        </v:rect>
                        <v:rect id="Téglalap 650" o:spid="_x0000_s1560"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F11CEB" w:rsidRDefault="00F11CEB" w:rsidP="0001211D">
                                <w:pPr>
                                  <w:jc w:val="center"/>
                                </w:pPr>
                                <w:r>
                                  <w:t>1</w:t>
                                </w:r>
                              </w:p>
                            </w:txbxContent>
                          </v:textbox>
                        </v:rect>
                        <v:rect id="Téglalap 651" o:spid="_x0000_s1561"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F11CEB" w:rsidRDefault="00F11CEB" w:rsidP="0001211D">
                                <w:pPr>
                                  <w:jc w:val="center"/>
                                </w:pPr>
                                <w:r>
                                  <w:t>0</w:t>
                                </w:r>
                              </w:p>
                            </w:txbxContent>
                          </v:textbox>
                        </v:rect>
                        <v:rect id="Téglalap 652" o:spid="_x0000_s1562"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F11CEB" w:rsidRDefault="00F11CEB"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19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F11CEB" w:rsidRDefault="00F11CEB" w:rsidP="0001211D">
                              <w:pPr>
                                <w:jc w:val="center"/>
                              </w:pPr>
                              <w:r>
                                <w:t>0</w:t>
                              </w:r>
                            </w:p>
                          </w:txbxContent>
                        </v:textbox>
                      </v:rect>
                      <v:rect id="Téglalap 659" o:spid="_x0000_s1566"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F11CEB" w:rsidRDefault="00F11CEB" w:rsidP="0001211D">
                              <w:pPr>
                                <w:jc w:val="center"/>
                              </w:pPr>
                              <w:r>
                                <w:t>0</w:t>
                              </w:r>
                            </w:p>
                          </w:txbxContent>
                        </v:textbox>
                      </v:rect>
                      <v:rect id="Téglalap 660" o:spid="_x0000_s1567"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F11CEB" w:rsidRDefault="00F11CEB" w:rsidP="0001211D">
                              <w:pPr>
                                <w:jc w:val="center"/>
                              </w:pPr>
                              <w:r>
                                <w:t>1</w:t>
                              </w:r>
                            </w:p>
                          </w:txbxContent>
                        </v:textbox>
                      </v:rect>
                      <v:rect id="Téglalap 661" o:spid="_x0000_s1568"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F11CEB" w:rsidRDefault="00F11CEB" w:rsidP="0001211D">
                              <w:pPr>
                                <w:jc w:val="center"/>
                              </w:pPr>
                              <w:r>
                                <w:t>0</w:t>
                              </w:r>
                            </w:p>
                          </w:txbxContent>
                        </v:textbox>
                      </v:rect>
                      <v:rect id="Téglalap 662" o:spid="_x0000_s1569"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F11CEB" w:rsidRDefault="00F11CEB" w:rsidP="0001211D">
                              <w:pPr>
                                <w:jc w:val="center"/>
                              </w:pPr>
                              <w:r>
                                <w:t>0</w:t>
                              </w:r>
                            </w:p>
                          </w:txbxContent>
                        </v:textbox>
                      </v:rect>
                      <v:rect id="Téglalap 663" o:spid="_x0000_s1570"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F11CEB" w:rsidRDefault="00F11CEB" w:rsidP="0001211D">
                              <w:pPr>
                                <w:jc w:val="center"/>
                              </w:pPr>
                              <w:r>
                                <w:t>1</w:t>
                              </w:r>
                            </w:p>
                          </w:txbxContent>
                        </v:textbox>
                      </v:rect>
                      <v:rect id="Téglalap 664" o:spid="_x0000_s1571"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F11CEB" w:rsidRDefault="00F11CEB" w:rsidP="0001211D">
                              <w:pPr>
                                <w:jc w:val="center"/>
                              </w:pPr>
                              <w:r>
                                <w:t>1</w:t>
                              </w:r>
                            </w:p>
                          </w:txbxContent>
                        </v:textbox>
                      </v:rect>
                      <v:rect id="Téglalap 665" o:spid="_x0000_s1572"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F11CEB" w:rsidRDefault="00F11CEB" w:rsidP="0001211D">
                              <w:pPr>
                                <w:jc w:val="center"/>
                              </w:pPr>
                              <w:r>
                                <w:t>1</w:t>
                              </w:r>
                            </w:p>
                          </w:txbxContent>
                        </v:textbox>
                      </v:rect>
                      <v:rect id="Téglalap 666" o:spid="_x0000_s1573"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F11CEB" w:rsidRDefault="00F11CEB" w:rsidP="0001211D">
                              <w:pPr>
                                <w:jc w:val="center"/>
                              </w:pPr>
                              <w:r>
                                <w:t>0</w:t>
                              </w:r>
                            </w:p>
                          </w:txbxContent>
                        </v:textbox>
                      </v:rect>
                      <v:rect id="Téglalap 667" o:spid="_x0000_s1574"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F11CEB" w:rsidRDefault="00F11CEB" w:rsidP="0001211D">
                              <w:pPr>
                                <w:jc w:val="center"/>
                              </w:pPr>
                              <w:r>
                                <w:t>1</w:t>
                              </w:r>
                            </w:p>
                          </w:txbxContent>
                        </v:textbox>
                      </v:rect>
                    </v:group>
                  </v:group>
                </v:group>
                <v:shape id="Szövegdoboz 488" o:spid="_x0000_s1575" type="#_x0000_t202" style="position:absolute;left:95;top:7143;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" stroked="f">
                  <v:textbox style="mso-fit-shape-to-text:t" inset="0,0,0,0">
                    <w:txbxContent>
                      <w:p w14:paraId="6B0C9877" w14:textId="22A18512" w:rsidR="00F11CEB" w:rsidRPr="00E50764" w:rsidRDefault="00F11CEB" w:rsidP="00620F6F">
                        <w:pPr>
                          <w:pStyle w:val="SzKpalrs"/>
                        </w:pPr>
                        <w:r>
                          <w:fldChar w:fldCharType="begin"/>
                        </w:r>
                        <w:r>
                          <w:instrText xml:space="preserve"> SEQ ábra \* ARABIC </w:instrText>
                        </w:r>
                        <w:r>
                          <w:fldChar w:fldCharType="separate"/>
                        </w:r>
                        <w:bookmarkStart w:id="43" w:name="_Toc7036682"/>
                        <w:r>
                          <w:t>10</w:t>
                        </w:r>
                        <w:r>
                          <w:fldChar w:fldCharType="end"/>
                        </w:r>
                        <w:r>
                          <w:t xml:space="preserve">. ábra: </w:t>
                        </w:r>
                        <w:r w:rsidRPr="009C4B10">
                          <w:t>Gén értékének vátozása</w:t>
                        </w:r>
                        <w:bookmarkEnd w:id="43"/>
                      </w:p>
                    </w:txbxContent>
                  </v:textbox>
                </v:shape>
                <w10:wrap type="topAndBottom" anchorx="margin"/>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1701DF39" w:rsidR="001957B0" w:rsidRDefault="00F014D9" w:rsidP="001957B0">
      <w:pPr>
        <w:pStyle w:val="SzDSzvegTrzs"/>
      </w:pPr>
      <w:r>
        <w:rPr>
          <w:noProof/>
          <w:lang w:eastAsia="hu-HU" w:bidi="ar-SA"/>
        </w:rPr>
        <mc:AlternateContent>
          <mc:Choice Requires="wpg">
            <w:drawing>
              <wp:anchor distT="0" distB="0" distL="114300" distR="114300" simplePos="0" relativeHeight="251855872" behindDoc="0" locked="0" layoutInCell="1" allowOverlap="1" wp14:anchorId="0D84EBDF" wp14:editId="5E3307D5">
                <wp:simplePos x="0" y="0"/>
                <wp:positionH relativeFrom="margin">
                  <wp:align>center</wp:align>
                </wp:positionH>
                <wp:positionV relativeFrom="paragraph">
                  <wp:posOffset>1958340</wp:posOffset>
                </wp:positionV>
                <wp:extent cx="5457825" cy="2023110"/>
                <wp:effectExtent l="0" t="19050" r="28575" b="0"/>
                <wp:wrapTopAndBottom/>
                <wp:docPr id="495" name="Csoportba foglalás 495"/>
                <wp:cNvGraphicFramePr/>
                <a:graphic xmlns:a="http://schemas.openxmlformats.org/drawingml/2006/main">
                  <a:graphicData uri="http://schemas.microsoft.com/office/word/2010/wordprocessingGroup">
                    <wpg:wgp>
                      <wpg:cNvGrpSpPr/>
                      <wpg:grpSpPr>
                        <a:xfrm>
                          <a:off x="0" y="0"/>
                          <a:ext cx="5457825" cy="2023110"/>
                          <a:chOff x="0" y="0"/>
                          <a:chExt cx="5457825" cy="2023110"/>
                        </a:xfrm>
                      </wpg:grpSpPr>
                      <wpg:grpSp>
                        <wpg:cNvPr id="745" name="Csoportba foglalás 745"/>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F11CEB" w:rsidRDefault="00F11CEB"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F11CEB" w:rsidRDefault="00F11CEB"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F11CEB" w:rsidRDefault="00F11CEB"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F11CEB" w:rsidRDefault="00F11CEB"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F11CEB" w:rsidRDefault="00F11CEB"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F11CEB" w:rsidRDefault="00F11CEB"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F11CEB" w:rsidRDefault="00F11CEB"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F11CEB" w:rsidRDefault="00F11CEB"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F11CEB" w:rsidRDefault="00F11CEB"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F11CEB" w:rsidRDefault="00F11CEB"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F11CEB" w:rsidRDefault="00F11CEB"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F11CEB" w:rsidRDefault="00F11CEB"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F11CEB" w:rsidRDefault="00F11CEB"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F11CEB" w:rsidRDefault="00F11CEB"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F11CEB" w:rsidRDefault="00F11CEB"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F11CEB" w:rsidRDefault="00F11CEB"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F11CEB" w:rsidRDefault="00F11CEB"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F11CEB" w:rsidRDefault="00F11CEB"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F11CEB" w:rsidRDefault="00F11CEB"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F11CEB" w:rsidRDefault="00F11CEB"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F11CEB" w:rsidRDefault="00F11CEB"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F11CEB" w:rsidRDefault="00F11CEB"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F11CEB" w:rsidRDefault="00F11CEB"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F11CEB" w:rsidRDefault="00F11CEB"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F11CEB" w:rsidRDefault="00F11CEB"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F11CEB" w:rsidRDefault="00F11CEB"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F11CEB" w:rsidRDefault="00F11CEB"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F11CEB" w:rsidRDefault="00F11CEB"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F11CEB" w:rsidRDefault="00F11CEB"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F11CEB" w:rsidRDefault="00F11CEB"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F11CEB" w:rsidRDefault="00F11CEB"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F11CEB" w:rsidRDefault="00F11CEB"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F11CEB" w:rsidRDefault="00F11CEB"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F11CEB" w:rsidRDefault="00F11CEB"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F11CEB" w:rsidRDefault="00F11CEB"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F11CEB" w:rsidRDefault="00F11CEB"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F11CEB" w:rsidRDefault="00F11CEB"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F11CEB" w:rsidRDefault="00F11CEB"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F11CEB" w:rsidRDefault="00F11CEB"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F11CEB" w:rsidRDefault="00F11CEB"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89" name="Szövegdoboz 489"/>
                        <wps:cNvSpPr txBox="1"/>
                        <wps:spPr>
                          <a:xfrm>
                            <a:off x="0" y="1543050"/>
                            <a:ext cx="5457825" cy="480060"/>
                          </a:xfrm>
                          <a:prstGeom prst="rect">
                            <a:avLst/>
                          </a:prstGeom>
                          <a:solidFill>
                            <a:prstClr val="white"/>
                          </a:solidFill>
                          <a:ln>
                            <a:noFill/>
                          </a:ln>
                        </wps:spPr>
                        <wps:txbx>
                          <w:txbxContent>
                            <w:p w14:paraId="4F6ED44A" w14:textId="214407CE" w:rsidR="00F11CEB" w:rsidRPr="00BF2C98" w:rsidRDefault="00F11CEB" w:rsidP="00620F6F">
                              <w:pPr>
                                <w:pStyle w:val="SzKpalrs"/>
                              </w:pPr>
                              <w:r>
                                <w:fldChar w:fldCharType="begin"/>
                              </w:r>
                              <w:r>
                                <w:instrText xml:space="preserve"> SEQ ábra \* ARABIC </w:instrText>
                              </w:r>
                              <w:r>
                                <w:fldChar w:fldCharType="separate"/>
                              </w:r>
                              <w:bookmarkStart w:id="44" w:name="_Toc7036683"/>
                              <w:r>
                                <w:t>11</w:t>
                              </w:r>
                              <w:r>
                                <w:fldChar w:fldCharType="end"/>
                              </w:r>
                              <w:r>
                                <w:t xml:space="preserve">. ábra: </w:t>
                              </w:r>
                              <w:r w:rsidRPr="00525C07">
                                <w:t>Gén értékek cseréje és az inverzió</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84EBDF" id="Csoportba foglalás 495" o:spid="_x0000_s1576" style="position:absolute;left:0;text-align:left;margin-left:0;margin-top:154.2pt;width:429.75pt;height:159.3pt;z-index:251855872;mso-position-horizontal:center;mso-position-horizontal-relative:margin;mso-position-vertical-relative:text" coordsize="54578,20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">
                <v:group id="Csoportba foglalás 745" o:spid="_x0000_s1577" style="position:absolute;width:54578;height:14859" coordsize="54578,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Csoportba foglalás 74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9"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80"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1"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F11CEB" w:rsidRDefault="00F11CEB" w:rsidP="0001211D">
                                <w:pPr>
                                  <w:jc w:val="center"/>
                                </w:pPr>
                                <w:r>
                                  <w:t>C</w:t>
                                </w:r>
                              </w:p>
                            </w:txbxContent>
                          </v:textbox>
                        </v:rect>
                        <v:rect id="Téglalap 678" o:spid="_x0000_s1582"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F11CEB" w:rsidRDefault="00F11CEB" w:rsidP="0001211D">
                                <w:pPr>
                                  <w:jc w:val="center"/>
                                </w:pPr>
                                <w:r>
                                  <w:t>D</w:t>
                                </w:r>
                              </w:p>
                            </w:txbxContent>
                          </v:textbox>
                        </v:rect>
                        <v:rect id="Téglalap 679" o:spid="_x0000_s1583"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F11CEB" w:rsidRDefault="00F11CEB" w:rsidP="0001211D">
                                <w:pPr>
                                  <w:jc w:val="center"/>
                                </w:pPr>
                                <w:r>
                                  <w:t>A</w:t>
                                </w:r>
                              </w:p>
                            </w:txbxContent>
                          </v:textbox>
                        </v:rect>
                        <v:rect id="Téglalap 680" o:spid="_x0000_s1584"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F11CEB" w:rsidRDefault="00F11CEB" w:rsidP="0001211D">
                                <w:pPr>
                                  <w:jc w:val="center"/>
                                </w:pPr>
                                <w:r>
                                  <w:t>B</w:t>
                                </w:r>
                              </w:p>
                            </w:txbxContent>
                          </v:textbox>
                        </v:rect>
                        <v:rect id="Téglalap 681" o:spid="_x0000_s1585"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F11CEB" w:rsidRDefault="00F11CEB" w:rsidP="0001211D">
                                <w:pPr>
                                  <w:jc w:val="center"/>
                                </w:pPr>
                                <w:r>
                                  <w:t>E</w:t>
                                </w:r>
                              </w:p>
                            </w:txbxContent>
                          </v:textbox>
                        </v:rect>
                        <v:rect id="Téglalap 682" o:spid="_x0000_s1586"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F11CEB" w:rsidRDefault="00F11CEB" w:rsidP="0001211D">
                                <w:pPr>
                                  <w:jc w:val="center"/>
                                </w:pPr>
                                <w:r>
                                  <w:t>F</w:t>
                                </w:r>
                              </w:p>
                            </w:txbxContent>
                          </v:textbox>
                        </v:rect>
                        <v:rect id="Téglalap 683" o:spid="_x0000_s1587"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F11CEB" w:rsidRDefault="00F11CEB" w:rsidP="0001211D">
                                <w:pPr>
                                  <w:jc w:val="center"/>
                                </w:pPr>
                                <w:r>
                                  <w:t>I</w:t>
                                </w:r>
                              </w:p>
                            </w:txbxContent>
                          </v:textbox>
                        </v:rect>
                        <v:rect id="Téglalap 684" o:spid="_x0000_s1588"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F11CEB" w:rsidRDefault="00F11CEB" w:rsidP="0001211D">
                                <w:pPr>
                                  <w:jc w:val="center"/>
                                </w:pPr>
                                <w:r>
                                  <w:t>J</w:t>
                                </w:r>
                              </w:p>
                            </w:txbxContent>
                          </v:textbox>
                        </v:rect>
                        <v:rect id="Téglalap 685" o:spid="_x0000_s1589"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F11CEB" w:rsidRDefault="00F11CEB" w:rsidP="0001211D">
                                <w:pPr>
                                  <w:jc w:val="center"/>
                                </w:pPr>
                                <w:r>
                                  <w:t>G</w:t>
                                </w:r>
                              </w:p>
                            </w:txbxContent>
                          </v:textbox>
                        </v:rect>
                        <v:rect id="Téglalap 686" o:spid="_x0000_s1590"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F11CEB" w:rsidRDefault="00F11CEB" w:rsidP="0001211D">
                                <w:pPr>
                                  <w:jc w:val="center"/>
                                </w:pPr>
                                <w:r>
                                  <w:t>H</w:t>
                                </w:r>
                              </w:p>
                            </w:txbxContent>
                          </v:textbox>
                        </v:rect>
                      </v:group>
                      <v:shape id="Villám 687" o:spid="_x0000_s1591"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2"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3"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4"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F11CEB" w:rsidRDefault="00F11CEB" w:rsidP="0001211D">
                                <w:pPr>
                                  <w:jc w:val="center"/>
                                </w:pPr>
                                <w:r>
                                  <w:t>C</w:t>
                                </w:r>
                              </w:p>
                            </w:txbxContent>
                          </v:textbox>
                        </v:rect>
                        <v:rect id="Téglalap 704" o:spid="_x0000_s1595"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F11CEB" w:rsidRDefault="00F11CEB" w:rsidP="0001211D">
                                <w:pPr>
                                  <w:jc w:val="center"/>
                                </w:pPr>
                                <w:r>
                                  <w:t>D</w:t>
                                </w:r>
                              </w:p>
                            </w:txbxContent>
                          </v:textbox>
                        </v:rect>
                        <v:rect id="Téglalap 705" o:spid="_x0000_s1596"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F11CEB" w:rsidRDefault="00F11CEB" w:rsidP="0001211D">
                                <w:pPr>
                                  <w:jc w:val="center"/>
                                </w:pPr>
                                <w:r>
                                  <w:t>A</w:t>
                                </w:r>
                              </w:p>
                            </w:txbxContent>
                          </v:textbox>
                        </v:rect>
                        <v:rect id="Téglalap 706" o:spid="_x0000_s1597"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F11CEB" w:rsidRDefault="00F11CEB" w:rsidP="0001211D">
                                <w:pPr>
                                  <w:jc w:val="center"/>
                                </w:pPr>
                                <w:r>
                                  <w:t>B</w:t>
                                </w:r>
                              </w:p>
                            </w:txbxContent>
                          </v:textbox>
                        </v:rect>
                        <v:rect id="Téglalap 707" o:spid="_x0000_s1598"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F11CEB" w:rsidRDefault="00F11CEB" w:rsidP="0001211D">
                                <w:pPr>
                                  <w:jc w:val="center"/>
                                </w:pPr>
                                <w:r>
                                  <w:t>I</w:t>
                                </w:r>
                              </w:p>
                            </w:txbxContent>
                          </v:textbox>
                        </v:rect>
                        <v:rect id="Téglalap 708" o:spid="_x0000_s1599"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F11CEB" w:rsidRDefault="00F11CEB" w:rsidP="0001211D">
                                <w:pPr>
                                  <w:jc w:val="center"/>
                                </w:pPr>
                                <w:r>
                                  <w:t>F</w:t>
                                </w:r>
                              </w:p>
                            </w:txbxContent>
                          </v:textbox>
                        </v:rect>
                        <v:rect id="Téglalap 709" o:spid="_x0000_s1600"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F11CEB" w:rsidRDefault="00F11CEB" w:rsidP="0001211D">
                                <w:pPr>
                                  <w:jc w:val="center"/>
                                </w:pPr>
                                <w:r>
                                  <w:t>E</w:t>
                                </w:r>
                              </w:p>
                            </w:txbxContent>
                          </v:textbox>
                        </v:rect>
                        <v:rect id="Téglalap 710" o:spid="_x0000_s1601"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F11CEB" w:rsidRDefault="00F11CEB" w:rsidP="0001211D">
                                <w:pPr>
                                  <w:jc w:val="center"/>
                                </w:pPr>
                                <w:r>
                                  <w:t>J</w:t>
                                </w:r>
                              </w:p>
                            </w:txbxContent>
                          </v:textbox>
                        </v:rect>
                        <v:rect id="Téglalap 711" o:spid="_x0000_s1602"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F11CEB" w:rsidRDefault="00F11CEB" w:rsidP="0001211D">
                                <w:pPr>
                                  <w:jc w:val="center"/>
                                </w:pPr>
                                <w:r>
                                  <w:t>G</w:t>
                                </w:r>
                              </w:p>
                            </w:txbxContent>
                          </v:textbox>
                        </v:rect>
                        <v:rect id="Téglalap 712" o:spid="_x0000_s1603"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F11CEB" w:rsidRDefault="00F11CEB" w:rsidP="0001211D">
                                <w:pPr>
                                  <w:jc w:val="center"/>
                                </w:pPr>
                                <w:r>
                                  <w:t>H</w:t>
                                </w:r>
                              </w:p>
                            </w:txbxContent>
                          </v:textbox>
                        </v:rect>
                      </v:group>
                    </v:group>
                    <v:shape id="Egyenes összekötő nyíllal 741" o:spid="_x0000_s1604"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5"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6"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7"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8"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F11CEB" w:rsidRDefault="00F11CEB" w:rsidP="0001211D">
                                <w:pPr>
                                  <w:jc w:val="center"/>
                                </w:pPr>
                                <w:r>
                                  <w:t>C</w:t>
                                </w:r>
                              </w:p>
                            </w:txbxContent>
                          </v:textbox>
                        </v:rect>
                        <v:rect id="Téglalap 718" o:spid="_x0000_s1609"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F11CEB" w:rsidRDefault="00F11CEB" w:rsidP="0001211D">
                                <w:pPr>
                                  <w:jc w:val="center"/>
                                </w:pPr>
                                <w:r>
                                  <w:t>D</w:t>
                                </w:r>
                              </w:p>
                            </w:txbxContent>
                          </v:textbox>
                        </v:rect>
                        <v:rect id="Téglalap 719" o:spid="_x0000_s1610"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F11CEB" w:rsidRDefault="00F11CEB" w:rsidP="0001211D">
                                <w:pPr>
                                  <w:jc w:val="center"/>
                                </w:pPr>
                                <w:r>
                                  <w:t>A</w:t>
                                </w:r>
                              </w:p>
                            </w:txbxContent>
                          </v:textbox>
                        </v:rect>
                        <v:rect id="Téglalap 720" o:spid="_x0000_s1611"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F11CEB" w:rsidRDefault="00F11CEB" w:rsidP="0001211D">
                                <w:pPr>
                                  <w:jc w:val="center"/>
                                </w:pPr>
                                <w:r>
                                  <w:t>B</w:t>
                                </w:r>
                              </w:p>
                            </w:txbxContent>
                          </v:textbox>
                        </v:rect>
                        <v:rect id="Téglalap 721" o:spid="_x0000_s161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F11CEB" w:rsidRDefault="00F11CEB" w:rsidP="0001211D">
                                <w:pPr>
                                  <w:jc w:val="center"/>
                                </w:pPr>
                                <w:r>
                                  <w:t>E</w:t>
                                </w:r>
                              </w:p>
                            </w:txbxContent>
                          </v:textbox>
                        </v:rect>
                        <v:rect id="Téglalap 722" o:spid="_x0000_s161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F11CEB" w:rsidRDefault="00F11CEB" w:rsidP="0001211D">
                                <w:pPr>
                                  <w:jc w:val="center"/>
                                </w:pPr>
                                <w:r>
                                  <w:t>F</w:t>
                                </w:r>
                              </w:p>
                            </w:txbxContent>
                          </v:textbox>
                        </v:rect>
                        <v:rect id="Téglalap 723" o:spid="_x0000_s161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F11CEB" w:rsidRDefault="00F11CEB" w:rsidP="0001211D">
                                <w:pPr>
                                  <w:jc w:val="center"/>
                                </w:pPr>
                                <w:r>
                                  <w:t>I</w:t>
                                </w:r>
                              </w:p>
                            </w:txbxContent>
                          </v:textbox>
                        </v:rect>
                        <v:rect id="Téglalap 724" o:spid="_x0000_s161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F11CEB" w:rsidRDefault="00F11CEB" w:rsidP="0001211D">
                                <w:pPr>
                                  <w:jc w:val="center"/>
                                </w:pPr>
                                <w:r>
                                  <w:t>J</w:t>
                                </w:r>
                              </w:p>
                            </w:txbxContent>
                          </v:textbox>
                        </v:rect>
                        <v:rect id="Téglalap 725" o:spid="_x0000_s161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F11CEB" w:rsidRDefault="00F11CEB" w:rsidP="0001211D">
                                <w:pPr>
                                  <w:jc w:val="center"/>
                                </w:pPr>
                                <w:r>
                                  <w:t>G</w:t>
                                </w:r>
                              </w:p>
                            </w:txbxContent>
                          </v:textbox>
                        </v:rect>
                        <v:rect id="Téglalap 726" o:spid="_x0000_s161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F11CEB" w:rsidRDefault="00F11CEB" w:rsidP="0001211D">
                                <w:pPr>
                                  <w:jc w:val="center"/>
                                </w:pPr>
                                <w:r>
                                  <w:t>H</w:t>
                                </w:r>
                              </w:p>
                            </w:txbxContent>
                          </v:textbox>
                        </v:rect>
                      </v:group>
                      <v:shape id="Villám 727" o:spid="_x0000_s1618"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9"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20"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1"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F11CEB" w:rsidRDefault="00F11CEB" w:rsidP="0001211D">
                                <w:pPr>
                                  <w:jc w:val="center"/>
                                </w:pPr>
                                <w:r>
                                  <w:t>C</w:t>
                                </w:r>
                              </w:p>
                            </w:txbxContent>
                          </v:textbox>
                        </v:rect>
                        <v:rect id="Téglalap 731" o:spid="_x0000_s1622"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F11CEB" w:rsidRDefault="00F11CEB" w:rsidP="0001211D">
                                <w:pPr>
                                  <w:jc w:val="center"/>
                                </w:pPr>
                                <w:r>
                                  <w:t>D</w:t>
                                </w:r>
                              </w:p>
                            </w:txbxContent>
                          </v:textbox>
                        </v:rect>
                        <v:rect id="Téglalap 732" o:spid="_x0000_s1623"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F11CEB" w:rsidRDefault="00F11CEB" w:rsidP="0001211D">
                                <w:pPr>
                                  <w:jc w:val="center"/>
                                </w:pPr>
                                <w:r>
                                  <w:t>A</w:t>
                                </w:r>
                              </w:p>
                            </w:txbxContent>
                          </v:textbox>
                        </v:rect>
                        <v:rect id="Téglalap 733" o:spid="_x0000_s162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F11CEB" w:rsidRDefault="00F11CEB" w:rsidP="0001211D">
                                <w:pPr>
                                  <w:jc w:val="center"/>
                                </w:pPr>
                                <w:r>
                                  <w:t>B</w:t>
                                </w:r>
                              </w:p>
                            </w:txbxContent>
                          </v:textbox>
                        </v:rect>
                        <v:rect id="Téglalap 734" o:spid="_x0000_s1625"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F11CEB" w:rsidRDefault="00F11CEB" w:rsidP="0001211D">
                                <w:pPr>
                                  <w:jc w:val="center"/>
                                </w:pPr>
                                <w:r>
                                  <w:t>I</w:t>
                                </w:r>
                              </w:p>
                            </w:txbxContent>
                          </v:textbox>
                        </v:rect>
                        <v:rect id="Téglalap 735" o:spid="_x0000_s1626"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F11CEB" w:rsidRDefault="00F11CEB" w:rsidP="0001211D">
                                <w:pPr>
                                  <w:jc w:val="center"/>
                                </w:pPr>
                                <w:r>
                                  <w:t>H</w:t>
                                </w:r>
                              </w:p>
                            </w:txbxContent>
                          </v:textbox>
                        </v:rect>
                        <v:rect id="Téglalap 736" o:spid="_x0000_s1627"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F11CEB" w:rsidRDefault="00F11CEB" w:rsidP="0001211D">
                                <w:pPr>
                                  <w:jc w:val="center"/>
                                </w:pPr>
                                <w:r>
                                  <w:t>E</w:t>
                                </w:r>
                              </w:p>
                            </w:txbxContent>
                          </v:textbox>
                        </v:rect>
                        <v:rect id="Téglalap 737" o:spid="_x0000_s1628"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F11CEB" w:rsidRDefault="00F11CEB" w:rsidP="0001211D">
                                <w:pPr>
                                  <w:jc w:val="center"/>
                                </w:pPr>
                                <w:r>
                                  <w:t>J</w:t>
                                </w:r>
                              </w:p>
                            </w:txbxContent>
                          </v:textbox>
                        </v:rect>
                        <v:rect id="Téglalap 738" o:spid="_x0000_s1629"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F11CEB" w:rsidRDefault="00F11CEB" w:rsidP="0001211D">
                                <w:pPr>
                                  <w:jc w:val="center"/>
                                </w:pPr>
                                <w:r>
                                  <w:t>G</w:t>
                                </w:r>
                              </w:p>
                            </w:txbxContent>
                          </v:textbox>
                        </v:rect>
                        <v:rect id="Téglalap 739" o:spid="_x0000_s1630"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F11CEB" w:rsidRDefault="00F11CEB" w:rsidP="0001211D">
                                <w:pPr>
                                  <w:jc w:val="center"/>
                                </w:pPr>
                                <w:r>
                                  <w:t>F</w:t>
                                </w:r>
                              </w:p>
                            </w:txbxContent>
                          </v:textbox>
                        </v:rect>
                      </v:group>
                    </v:group>
                    <v:shape id="Egyenes összekötő nyíllal 742" o:spid="_x0000_s1631"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v:group>
                <v:shape id="Szövegdoboz 489" o:spid="_x0000_s1632" type="#_x0000_t202" style="position:absolute;top:15430;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4F6ED44A" w14:textId="214407CE" w:rsidR="00F11CEB" w:rsidRPr="00BF2C98" w:rsidRDefault="00F11CEB" w:rsidP="00620F6F">
                        <w:pPr>
                          <w:pStyle w:val="SzKpalrs"/>
                        </w:pPr>
                        <w:r>
                          <w:fldChar w:fldCharType="begin"/>
                        </w:r>
                        <w:r>
                          <w:instrText xml:space="preserve"> SEQ ábra \* ARABIC </w:instrText>
                        </w:r>
                        <w:r>
                          <w:fldChar w:fldCharType="separate"/>
                        </w:r>
                        <w:bookmarkStart w:id="45" w:name="_Toc7036683"/>
                        <w:r>
                          <w:t>11</w:t>
                        </w:r>
                        <w:r>
                          <w:fldChar w:fldCharType="end"/>
                        </w:r>
                        <w:r>
                          <w:t xml:space="preserve">. ábra: </w:t>
                        </w:r>
                        <w:r w:rsidRPr="00525C07">
                          <w:t>Gén értékek cseréje és az inverzió</w:t>
                        </w:r>
                        <w:bookmarkEnd w:id="45"/>
                      </w:p>
                    </w:txbxContent>
                  </v:textbox>
                </v:shape>
                <w10:wrap type="topAndBottom" anchorx="margin"/>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46" w:name="_Toc7366756"/>
      <w:r>
        <w:t>Reprodukció</w:t>
      </w:r>
      <w:bookmarkEnd w:id="46"/>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w:t>
      </w:r>
      <w:r>
        <w:lastRenderedPageBreak/>
        <w:t>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47" w:name="_Toc7366757"/>
      <w:r>
        <w:t>Kilépési feltétel</w:t>
      </w:r>
      <w:bookmarkEnd w:id="47"/>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3B6CE21A" w:rsidR="00316512" w:rsidRDefault="00316512" w:rsidP="00316512">
      <w:pPr>
        <w:pStyle w:val="SzDCmsor2"/>
      </w:pPr>
      <w:bookmarkStart w:id="48" w:name="_Ref7035140"/>
      <w:bookmarkStart w:id="49" w:name="_Toc7366758"/>
      <w:r>
        <w:t>A dolgozatban használt módszer</w:t>
      </w:r>
      <w:bookmarkEnd w:id="48"/>
      <w:bookmarkEnd w:id="49"/>
    </w:p>
    <w:p w14:paraId="684C90A4" w14:textId="77777777" w:rsidR="0017294F" w:rsidRDefault="0017294F" w:rsidP="0017294F">
      <w:pPr>
        <w:pStyle w:val="SzDCmsor3"/>
      </w:pPr>
      <w:bookmarkStart w:id="50" w:name="_Toc7366759"/>
      <w:r w:rsidRPr="0017294F">
        <w:t>Reprezentáció</w:t>
      </w:r>
      <w:bookmarkEnd w:id="50"/>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51" w:name="_Toc7366760"/>
      <w:r>
        <w:lastRenderedPageBreak/>
        <w:t>Kiértékelési</w:t>
      </w:r>
      <w:r w:rsidR="0027617B">
        <w:t xml:space="preserve">- </w:t>
      </w:r>
      <w:r>
        <w:t>és jósági függvény</w:t>
      </w:r>
      <w:bookmarkEnd w:id="51"/>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52" w:name="_Toc7366761"/>
      <w:r>
        <w:t>Szelekció</w:t>
      </w:r>
      <w:bookmarkEnd w:id="52"/>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53" w:name="_Toc7366762"/>
      <w:r>
        <w:t>Keresztezés</w:t>
      </w:r>
      <w:bookmarkEnd w:id="53"/>
    </w:p>
    <w:p w14:paraId="50630291" w14:textId="2EF4358D" w:rsidR="00C64E0A" w:rsidRDefault="001344E8" w:rsidP="00C64E0A">
      <w:pPr>
        <w:pStyle w:val="SzDSzvegTrzs"/>
      </w:pPr>
      <w:r>
        <w:t xml:space="preserve">A keresztezési operátor kiválasztása is nagyon fontos lépés volt. Szakirodalmak olvasása </w:t>
      </w:r>
      <w:r w:rsidR="00E736F1">
        <w:t>[1][13]</w:t>
      </w:r>
      <w:r>
        <w:t xml:space="preserve"> és különböző módszerek letesztelése után döntöttem a Heurisztikus Mohó Keresztezés (</w:t>
      </w:r>
      <w:r w:rsidRPr="001344E8">
        <w:rPr>
          <w:i/>
        </w:rPr>
        <w:t>heuristic greedy crossover</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E736F1">
        <w:t>[9]</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256400">
      <w:pPr>
        <w:pStyle w:val="SzDSzvegTrzs"/>
        <w:numPr>
          <w:ilvl w:val="0"/>
          <w:numId w:val="8"/>
        </w:numPr>
      </w:pPr>
      <w:r>
        <w:t>Véletlenszerűen kiválasztunk egy várost kezdő pontnak</w:t>
      </w:r>
    </w:p>
    <w:p w14:paraId="18718EAF" w14:textId="2571F205" w:rsidR="001701DE" w:rsidRDefault="001701DE" w:rsidP="00256400">
      <w:pPr>
        <w:pStyle w:val="SzDSzvegTrzs"/>
        <w:numPr>
          <w:ilvl w:val="0"/>
          <w:numId w:val="8"/>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256400">
      <w:pPr>
        <w:pStyle w:val="SzDSzvegTrzs"/>
        <w:numPr>
          <w:ilvl w:val="0"/>
          <w:numId w:val="8"/>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256400">
      <w:pPr>
        <w:pStyle w:val="SzDSzvegTrzs"/>
        <w:numPr>
          <w:ilvl w:val="0"/>
          <w:numId w:val="8"/>
        </w:numPr>
      </w:pPr>
      <w:r>
        <w:t>2. és 3. lépés ismétlése, amíg minden gént felhasználunk</w:t>
      </w:r>
      <w:r w:rsidR="0036456D">
        <w:t>.</w:t>
      </w:r>
    </w:p>
    <w:p w14:paraId="725D9550" w14:textId="394F5B36" w:rsidR="001701DE" w:rsidRDefault="00392B35" w:rsidP="00256400">
      <w:pPr>
        <w:pStyle w:val="SzDSzvegTrzs"/>
        <w:numPr>
          <w:ilvl w:val="0"/>
          <w:numId w:val="8"/>
        </w:numPr>
      </w:pPr>
      <w:r>
        <w:rPr>
          <w:noProof/>
          <w:lang w:eastAsia="hu-HU" w:bidi="ar-SA"/>
        </w:rPr>
        <w:lastRenderedPageBreak/>
        <mc:AlternateContent>
          <mc:Choice Requires="wpg">
            <w:drawing>
              <wp:anchor distT="0" distB="0" distL="114300" distR="114300" simplePos="0" relativeHeight="251799552" behindDoc="0" locked="0" layoutInCell="1" allowOverlap="1" wp14:anchorId="541EFF11" wp14:editId="026BFC86">
                <wp:simplePos x="0" y="0"/>
                <wp:positionH relativeFrom="margin">
                  <wp:posOffset>-146685</wp:posOffset>
                </wp:positionH>
                <wp:positionV relativeFrom="paragraph">
                  <wp:posOffset>793115</wp:posOffset>
                </wp:positionV>
                <wp:extent cx="5857875" cy="5086350"/>
                <wp:effectExtent l="0" t="0" r="0" b="19050"/>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86350"/>
                          <a:chOff x="0" y="0"/>
                          <a:chExt cx="5810250" cy="5086350"/>
                        </a:xfrm>
                      </wpg:grpSpPr>
                      <wpg:grpSp>
                        <wpg:cNvPr id="656" name="Csoportba foglalás 656"/>
                        <wpg:cNvGrpSpPr/>
                        <wpg:grpSpPr>
                          <a:xfrm>
                            <a:off x="0" y="0"/>
                            <a:ext cx="5810250" cy="5086350"/>
                            <a:chOff x="0" y="0"/>
                            <a:chExt cx="5810250" cy="5086350"/>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F11CEB" w:rsidRDefault="00F11CEB"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F11CEB" w:rsidRDefault="00F11CEB"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F11CEB" w:rsidRDefault="00F11CEB"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F11CEB" w:rsidRDefault="00F11CEB"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F11CEB" w:rsidRDefault="00F11CEB"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F11CEB" w:rsidRDefault="00F11CEB"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F11CEB" w:rsidRDefault="00F11CEB"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F11CEB" w:rsidRDefault="00F11CEB"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F11CEB" w:rsidRDefault="00F11CEB"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F11CEB" w:rsidRDefault="00F11CEB"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F11CEB" w:rsidRDefault="00F11CEB"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F11CEB" w:rsidRDefault="00F11CEB"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F11CEB" w:rsidRDefault="00F11CEB"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F11CEB" w:rsidRDefault="00F11CEB"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F11CEB" w:rsidRDefault="00F11CEB"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F11CEB" w:rsidRDefault="00F11CEB"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F11CEB" w:rsidRDefault="00F11CEB"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F11CEB" w:rsidRDefault="00F11CEB"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F11CEB" w:rsidRDefault="00F11CEB"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F11CEB" w:rsidRDefault="00F11CEB"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F11CEB" w:rsidRDefault="00F11CEB"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F11CEB" w:rsidRDefault="00F11CEB"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F11CEB" w:rsidRDefault="00F11CEB"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F11CEB" w:rsidRDefault="00F11CEB"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F11CEB" w:rsidRDefault="00F11CEB"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F11CEB" w:rsidRDefault="00F11CEB"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F11CEB" w:rsidRDefault="00F11CEB"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F11CEB" w:rsidRDefault="00F11CEB"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F11CEB" w:rsidRDefault="00F11CEB"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F11CEB" w:rsidRDefault="00F11CEB"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F11CEB" w:rsidRDefault="00F11CEB"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F11CEB" w:rsidRDefault="00F11CEB"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F11CEB" w:rsidRDefault="00F11CEB"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F11CEB" w:rsidRDefault="00F11CEB"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F11CEB" w:rsidRDefault="00F11CEB"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F11CEB" w:rsidRDefault="00F11CEB"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F11CEB" w:rsidRDefault="00F11CEB"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F11CEB" w:rsidRDefault="00F11CEB"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F11CEB" w:rsidRDefault="00F11CEB"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F11CEB" w:rsidRDefault="00F11CEB"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F11CEB" w:rsidRDefault="00F11CEB"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F11CEB" w:rsidRDefault="00F11CEB"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F11CEB" w:rsidRDefault="00F11CEB"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F11CEB" w:rsidRDefault="00F11CEB"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F11CEB" w:rsidRDefault="00F11CEB"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62350"/>
                              <a:ext cx="2638425" cy="1524000"/>
                              <a:chOff x="0" y="-19050"/>
                              <a:chExt cx="2638425" cy="1524000"/>
                            </a:xfrm>
                          </wpg:grpSpPr>
                          <wpg:grpSp>
                            <wpg:cNvPr id="628" name="Csoportba foglalás 628"/>
                            <wpg:cNvGrpSpPr/>
                            <wpg:grpSpPr>
                              <a:xfrm>
                                <a:off x="85725" y="1181100"/>
                                <a:ext cx="2013585" cy="323850"/>
                                <a:chOff x="0" y="28575"/>
                                <a:chExt cx="2013714" cy="323850"/>
                              </a:xfrm>
                            </wpg:grpSpPr>
                            <wps:wsp>
                              <wps:cNvPr id="210" name="Téglalap 210"/>
                              <wps:cNvSpPr/>
                              <wps:spPr>
                                <a:xfrm>
                                  <a:off x="50482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F11CEB" w:rsidRDefault="00F11CEB"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F11CEB" w:rsidRDefault="00F11CEB"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F11CEB" w:rsidRDefault="00F11CEB"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28575"/>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F11CEB" w:rsidRDefault="00F11CEB"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F11CEB" w:rsidRDefault="00F11CEB"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F11CEB" w:rsidRDefault="00F11CEB"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F11CEB" w:rsidRDefault="00F11CEB"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F11CEB" w:rsidRDefault="00F11CEB"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19050"/>
                                <a:ext cx="2638425" cy="1200150"/>
                              </a:xfrm>
                              <a:prstGeom prst="rect">
                                <a:avLst/>
                              </a:prstGeom>
                              <a:noFill/>
                              <a:ln w="6350">
                                <a:noFill/>
                              </a:ln>
                            </wps:spPr>
                            <wps:txbx>
                              <w:txbxContent>
                                <w:p w14:paraId="353A52F0" w14:textId="77777777" w:rsidR="00F11CEB" w:rsidRDefault="00F11CEB"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F11CEB" w:rsidRDefault="00F11CEB"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F11CEB" w:rsidRDefault="00F11CEB"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F11CEB" w:rsidRDefault="00F11CEB"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F11CEB" w:rsidRDefault="00F11CEB"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F11CEB" w:rsidRDefault="00F11CEB"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F11CEB" w:rsidRDefault="00F11CEB"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F11CEB" w:rsidRDefault="00F11CEB"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F11CEB" w:rsidRDefault="00F11CEB"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F11CEB" w:rsidRDefault="00F11CEB"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F11CEB" w:rsidRDefault="00F11CEB"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F11CEB" w:rsidRDefault="00F11CEB"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F11CEB" w:rsidRDefault="00F11CEB"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F11CEB" w:rsidRDefault="00F11CEB"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F11CEB" w:rsidRDefault="00F11CEB"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F11CEB" w:rsidRDefault="00F11CEB"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F11CEB" w:rsidRDefault="00F11CEB"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F11CEB" w:rsidRDefault="00F11CEB"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F11CEB" w:rsidRDefault="00F11CEB"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F11CEB" w:rsidRDefault="00F11CEB"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F11CEB" w:rsidRDefault="00F11CEB"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F11CEB" w:rsidRDefault="00F11CEB"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F11CEB" w:rsidRDefault="00F11CEB"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F11CEB" w:rsidRDefault="00F11CEB"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F11CEB" w:rsidRDefault="00F11CEB"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F11CEB" w:rsidRDefault="00F11CEB"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F11CEB" w:rsidRDefault="00F11CEB"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F11CEB" w:rsidRDefault="00F11CEB"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F11CEB" w:rsidRDefault="00F11CEB"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F11CEB" w:rsidRDefault="00F11CEB"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F11CEB" w:rsidRDefault="00F11CEB"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F11CEB" w:rsidRDefault="00F11CEB"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F11CEB" w:rsidRDefault="00F11CEB"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F11CEB" w:rsidRDefault="00F11CEB"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F11CEB" w:rsidRDefault="00F11CEB"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F11CEB" w:rsidRDefault="00F11CEB"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F11CEB" w:rsidRDefault="00F11CEB"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F11CEB" w:rsidRDefault="00F11CEB"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F11CEB" w:rsidRDefault="00F11CEB"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F11CEB" w:rsidRDefault="00F11CEB"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F11CEB" w:rsidRDefault="00F11CEB"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F11CEB" w:rsidRDefault="00F11CEB"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F11CEB" w:rsidRDefault="00F11CEB"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F11CEB" w:rsidRDefault="00F11CEB"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F11CEB" w:rsidRDefault="00F11CEB"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F11CEB" w:rsidRDefault="00F11CEB"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F11CEB" w:rsidRDefault="00F11CEB"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F11CEB" w:rsidRDefault="00F11CEB"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F11CEB" w:rsidRDefault="00F11CEB"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F11CEB" w:rsidRDefault="00F11CEB"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F11CEB" w:rsidRDefault="00F11CEB"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F11CEB" w:rsidRDefault="00F11CEB"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F11CEB" w:rsidRDefault="00F11CEB"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F11CEB" w:rsidRDefault="00F11CEB"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F11CEB" w:rsidRDefault="00F11CEB"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F11CEB" w:rsidRDefault="00F11CEB"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F11CEB" w:rsidRDefault="00F11CEB"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F11CEB" w:rsidRDefault="00F11CEB"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F11CEB" w:rsidRDefault="00F11CEB"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F11CEB" w:rsidRDefault="00F11CEB"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F11CEB" w:rsidRDefault="00F11CEB"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F11CEB" w:rsidRDefault="00F11CEB"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F11CEB" w:rsidRDefault="00F11CEB"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F11CEB" w:rsidRDefault="00F11CEB"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F11CEB" w:rsidRDefault="00F11CEB"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F11CEB" w:rsidRDefault="00F11CEB"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F11CEB" w:rsidRDefault="00F11CEB"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F11CEB" w:rsidRDefault="00F11CEB"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F11CEB" w:rsidRDefault="00F11CEB"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F11CEB" w:rsidRDefault="00F11CEB"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F11CEB" w:rsidRDefault="00F11CEB"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F11CEB" w:rsidRDefault="00F11CEB"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F11CEB" w:rsidRDefault="00F11CEB"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F11CEB" w:rsidRDefault="00F11CEB"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F11CEB" w:rsidRDefault="00F11CEB"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F11CEB" w:rsidRDefault="00F11CEB"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F11CEB" w:rsidRDefault="00F11CEB"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F11CEB" w:rsidRDefault="00F11CEB"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F11CEB" w:rsidRDefault="00F11CEB"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F11CEB" w:rsidRDefault="00F11CEB"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F11CEB" w:rsidRDefault="00F11CEB"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F11CEB" w:rsidRDefault="00F11CEB"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3" style="position:absolute;left:0;text-align:left;margin-left:-11.55pt;margin-top:62.45pt;width:461.25pt;height:400.5pt;z-index:251799552;mso-position-horizontal-relative:margin;mso-position-vertical-relative:text;mso-width-relative:margin;mso-height-relative:margin" coordsize="58102,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">
                <v:group id="Csoportba foglalás 656" o:spid="_x0000_s1634" style="position:absolute;width:58102;height:50863" coordsize="58102,5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5"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6"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F11CEB" w:rsidRDefault="00F11CEB" w:rsidP="0004445F">
                              <w:pPr>
                                <w:jc w:val="center"/>
                              </w:pPr>
                            </w:p>
                          </w:txbxContent>
                        </v:textbox>
                      </v:rect>
                      <v:rect id="Téglalap 546" o:spid="_x0000_s163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F11CEB" w:rsidRDefault="00F11CEB" w:rsidP="0004445F">
                              <w:pPr>
                                <w:jc w:val="center"/>
                              </w:pPr>
                            </w:p>
                          </w:txbxContent>
                        </v:textbox>
                      </v:rect>
                      <v:rect id="Téglalap 547" o:spid="_x0000_s163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F11CEB" w:rsidRDefault="00F11CEB" w:rsidP="0004445F"/>
                          </w:txbxContent>
                        </v:textbox>
                      </v:rect>
                      <v:rect id="Téglalap 548" o:spid="_x0000_s164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F11CEB" w:rsidRDefault="00F11CEB" w:rsidP="0004445F">
                              <w:pPr>
                                <w:jc w:val="center"/>
                              </w:pPr>
                              <w:r>
                                <w:t>A</w:t>
                              </w:r>
                            </w:p>
                          </w:txbxContent>
                        </v:textbox>
                      </v:rect>
                      <v:rect id="Téglalap 549" o:spid="_x0000_s164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F11CEB" w:rsidRDefault="00F11CEB" w:rsidP="0004445F">
                              <w:pPr>
                                <w:jc w:val="center"/>
                              </w:pPr>
                            </w:p>
                          </w:txbxContent>
                        </v:textbox>
                      </v:rect>
                      <v:rect id="Téglalap 550" o:spid="_x0000_s164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F11CEB" w:rsidRDefault="00F11CEB" w:rsidP="0004445F">
                              <w:pPr>
                                <w:jc w:val="center"/>
                              </w:pPr>
                            </w:p>
                          </w:txbxContent>
                        </v:textbox>
                      </v:rect>
                      <v:rect id="Téglalap 551" o:spid="_x0000_s164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F11CEB" w:rsidRDefault="00F11CEB" w:rsidP="0004445F"/>
                          </w:txbxContent>
                        </v:textbox>
                      </v:rect>
                      <v:rect id="Téglalap 552" o:spid="_x0000_s164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F11CEB" w:rsidRDefault="00F11CEB" w:rsidP="0004445F">
                              <w:pPr>
                                <w:jc w:val="center"/>
                              </w:pPr>
                            </w:p>
                          </w:txbxContent>
                        </v:textbox>
                      </v:rect>
                    </v:group>
                    <v:shape id="Szövegdoboz 554" o:spid="_x0000_s1645"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F11CEB" w:rsidRDefault="00F11CEB" w:rsidP="00D217CF">
                            <w:pPr>
                              <w:tabs>
                                <w:tab w:val="left" w:pos="709"/>
                              </w:tabs>
                            </w:pPr>
                            <w:r>
                              <w:t>1. Kiválasztunk egy kezdő várost:</w:t>
                            </w:r>
                          </w:p>
                        </w:txbxContent>
                      </v:textbox>
                    </v:shape>
                  </v:group>
                  <v:group id="Csoportba foglalás 236" o:spid="_x0000_s1646"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7"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F11CEB" w:rsidRDefault="00F11CEB" w:rsidP="0004445F">
                              <w:pPr>
                                <w:jc w:val="center"/>
                              </w:pPr>
                            </w:p>
                          </w:txbxContent>
                        </v:textbox>
                      </v:rect>
                      <v:rect id="Téglalap 575" o:spid="_x0000_s164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F11CEB" w:rsidRDefault="00F11CEB" w:rsidP="0004445F">
                              <w:pPr>
                                <w:jc w:val="center"/>
                              </w:pPr>
                            </w:p>
                          </w:txbxContent>
                        </v:textbox>
                      </v:rect>
                      <v:rect id="Téglalap 128" o:spid="_x0000_s165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F11CEB" w:rsidRDefault="00F11CEB" w:rsidP="0004445F">
                              <w:r>
                                <w:t>F</w:t>
                              </w:r>
                            </w:p>
                          </w:txbxContent>
                        </v:textbox>
                      </v:rect>
                      <v:rect id="Téglalap 129" o:spid="_x0000_s165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F11CEB" w:rsidRDefault="00F11CEB" w:rsidP="0004445F">
                              <w:pPr>
                                <w:jc w:val="center"/>
                              </w:pPr>
                              <w:r>
                                <w:t>A</w:t>
                              </w:r>
                            </w:p>
                          </w:txbxContent>
                        </v:textbox>
                      </v:rect>
                      <v:rect id="Téglalap 130" o:spid="_x0000_s165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F11CEB" w:rsidRDefault="00F11CEB" w:rsidP="0004445F">
                              <w:pPr>
                                <w:jc w:val="center"/>
                              </w:pPr>
                            </w:p>
                          </w:txbxContent>
                        </v:textbox>
                      </v:rect>
                      <v:rect id="Téglalap 131" o:spid="_x0000_s165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F11CEB" w:rsidRDefault="00F11CEB" w:rsidP="0004445F">
                              <w:pPr>
                                <w:jc w:val="center"/>
                              </w:pPr>
                            </w:p>
                          </w:txbxContent>
                        </v:textbox>
                      </v:rect>
                      <v:rect id="Téglalap 132" o:spid="_x0000_s165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F11CEB" w:rsidRDefault="00F11CEB" w:rsidP="0004445F"/>
                          </w:txbxContent>
                        </v:textbox>
                      </v:rect>
                      <v:rect id="Téglalap 133" o:spid="_x0000_s165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F11CEB" w:rsidRDefault="00F11CEB" w:rsidP="0004445F">
                              <w:pPr>
                                <w:jc w:val="center"/>
                              </w:pPr>
                            </w:p>
                          </w:txbxContent>
                        </v:textbox>
                      </v:rect>
                    </v:group>
                    <v:shape id="Szövegdoboz 134" o:spid="_x0000_s1656"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F11CEB" w:rsidRDefault="00F11CEB"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7"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8"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9"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6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F11CEB" w:rsidRDefault="00F11CEB" w:rsidP="0004445F">
                                <w:pPr>
                                  <w:jc w:val="center"/>
                                </w:pPr>
                                <w:r>
                                  <w:t>G</w:t>
                                </w:r>
                              </w:p>
                            </w:txbxContent>
                          </v:textbox>
                        </v:rect>
                        <v:rect id="Téglalap 525" o:spid="_x0000_s166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F11CEB" w:rsidRDefault="00F11CEB" w:rsidP="0004445F">
                                <w:pPr>
                                  <w:jc w:val="center"/>
                                </w:pPr>
                                <w:r>
                                  <w:t>A</w:t>
                                </w:r>
                              </w:p>
                            </w:txbxContent>
                          </v:textbox>
                        </v:rect>
                        <v:rect id="Téglalap 526" o:spid="_x0000_s166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F11CEB" w:rsidRDefault="00F11CEB" w:rsidP="0004445F">
                                <w:pPr>
                                  <w:jc w:val="center"/>
                                </w:pPr>
                                <w:r>
                                  <w:t>C</w:t>
                                </w:r>
                              </w:p>
                            </w:txbxContent>
                          </v:textbox>
                        </v:rect>
                        <v:rect id="Téglalap 527" o:spid="_x0000_s166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F11CEB" w:rsidRDefault="00F11CEB" w:rsidP="0004445F">
                                <w:pPr>
                                  <w:jc w:val="center"/>
                                </w:pPr>
                                <w:r>
                                  <w:t>D</w:t>
                                </w:r>
                              </w:p>
                            </w:txbxContent>
                          </v:textbox>
                        </v:rect>
                        <v:rect id="Téglalap 528" o:spid="_x0000_s166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F11CEB" w:rsidRDefault="00F11CEB" w:rsidP="0004445F">
                                <w:pPr>
                                  <w:jc w:val="center"/>
                                </w:pPr>
                                <w:r>
                                  <w:t>F</w:t>
                                </w:r>
                              </w:p>
                            </w:txbxContent>
                          </v:textbox>
                        </v:rect>
                        <v:rect id="Téglalap 529" o:spid="_x0000_s166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F11CEB" w:rsidRDefault="00F11CEB" w:rsidP="0004445F">
                                <w:pPr>
                                  <w:jc w:val="center"/>
                                </w:pPr>
                                <w:r>
                                  <w:t>H</w:t>
                                </w:r>
                              </w:p>
                            </w:txbxContent>
                          </v:textbox>
                        </v:rect>
                        <v:rect id="Téglalap 530" o:spid="_x0000_s166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F11CEB" w:rsidRDefault="00F11CEB" w:rsidP="0004445F">
                                <w:pPr>
                                  <w:jc w:val="center"/>
                                </w:pPr>
                                <w:r>
                                  <w:t>B</w:t>
                                </w:r>
                              </w:p>
                            </w:txbxContent>
                          </v:textbox>
                        </v:rect>
                        <v:rect id="Téglalap 531" o:spid="_x0000_s166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F11CEB" w:rsidRDefault="00F11CEB" w:rsidP="0004445F">
                                <w:pPr>
                                  <w:jc w:val="center"/>
                                </w:pPr>
                                <w:r>
                                  <w:t>E</w:t>
                                </w:r>
                              </w:p>
                            </w:txbxContent>
                          </v:textbox>
                        </v:rect>
                      </v:group>
                      <v:group id="Csoportba foglalás 533" o:spid="_x0000_s1668"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F11CEB" w:rsidRDefault="00F11CEB" w:rsidP="0004445F">
                                <w:pPr>
                                  <w:jc w:val="center"/>
                                </w:pPr>
                                <w:r>
                                  <w:t>A</w:t>
                                </w:r>
                              </w:p>
                            </w:txbxContent>
                          </v:textbox>
                        </v:rect>
                        <v:rect id="Téglalap 535" o:spid="_x0000_s167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F11CEB" w:rsidRDefault="00F11CEB" w:rsidP="0004445F">
                                <w:pPr>
                                  <w:jc w:val="center"/>
                                </w:pPr>
                                <w:r>
                                  <w:t>H</w:t>
                                </w:r>
                              </w:p>
                            </w:txbxContent>
                          </v:textbox>
                        </v:rect>
                        <v:rect id="Téglalap 536" o:spid="_x0000_s167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F11CEB" w:rsidRDefault="00F11CEB" w:rsidP="0004445F">
                                <w:pPr>
                                  <w:jc w:val="center"/>
                                </w:pPr>
                                <w:r>
                                  <w:t>D</w:t>
                                </w:r>
                              </w:p>
                            </w:txbxContent>
                          </v:textbox>
                        </v:rect>
                        <v:rect id="Téglalap 537" o:spid="_x0000_s167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F11CEB" w:rsidRDefault="00F11CEB" w:rsidP="0004445F">
                                <w:pPr>
                                  <w:jc w:val="center"/>
                                </w:pPr>
                                <w:r>
                                  <w:t>F</w:t>
                                </w:r>
                              </w:p>
                            </w:txbxContent>
                          </v:textbox>
                        </v:rect>
                        <v:rect id="Téglalap 538" o:spid="_x0000_s167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F11CEB" w:rsidRDefault="00F11CEB" w:rsidP="0004445F">
                                <w:pPr>
                                  <w:jc w:val="center"/>
                                </w:pPr>
                                <w:r>
                                  <w:t>B</w:t>
                                </w:r>
                              </w:p>
                            </w:txbxContent>
                          </v:textbox>
                        </v:rect>
                        <v:rect id="Téglalap 539" o:spid="_x0000_s167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F11CEB" w:rsidRDefault="00F11CEB" w:rsidP="0004445F">
                                <w:pPr>
                                  <w:jc w:val="center"/>
                                </w:pPr>
                                <w:r>
                                  <w:t>C</w:t>
                                </w:r>
                              </w:p>
                            </w:txbxContent>
                          </v:textbox>
                        </v:rect>
                        <v:rect id="Téglalap 540" o:spid="_x0000_s167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F11CEB" w:rsidRDefault="00F11CEB" w:rsidP="0004445F">
                                <w:pPr>
                                  <w:jc w:val="center"/>
                                </w:pPr>
                                <w:r>
                                  <w:t>E</w:t>
                                </w:r>
                              </w:p>
                            </w:txbxContent>
                          </v:textbox>
                        </v:rect>
                        <v:rect id="Téglalap 541" o:spid="_x0000_s167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F11CEB" w:rsidRDefault="00F11CEB" w:rsidP="0004445F">
                                <w:pPr>
                                  <w:jc w:val="center"/>
                                </w:pPr>
                                <w:r>
                                  <w:t>G</w:t>
                                </w:r>
                              </w:p>
                            </w:txbxContent>
                          </v:textbox>
                        </v:rect>
                      </v:group>
                      <v:shape id="Szövegdoboz 543" o:spid="_x0000_s1677"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F11CEB" w:rsidRDefault="00F11CEB" w:rsidP="0004445F">
                              <w:r>
                                <w:t>Szülő kromoszómák:</w:t>
                              </w:r>
                            </w:p>
                          </w:txbxContent>
                        </v:textbox>
                      </v:shape>
                    </v:group>
                    <v:shape id="Szövegdoboz 135" o:spid="_x0000_s1678"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F11CEB" w:rsidRDefault="00F11CEB" w:rsidP="00322A29">
                            <w:r>
                              <w:t>Távolság mátrix:</w:t>
                            </w:r>
                          </w:p>
                        </w:txbxContent>
                      </v:textbox>
                    </v:shape>
                  </v:group>
                  <v:group id="Csoportba foglalás 239" o:spid="_x0000_s1679"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80"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F11CEB" w:rsidRDefault="00F11CEB" w:rsidP="00A9281C">
                              <w:pPr>
                                <w:jc w:val="center"/>
                              </w:pPr>
                              <w:r>
                                <w:t>D</w:t>
                              </w:r>
                            </w:p>
                          </w:txbxContent>
                        </v:textbox>
                      </v:rect>
                      <v:rect id="Téglalap 576" o:spid="_x0000_s168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F11CEB" w:rsidRDefault="00F11CEB" w:rsidP="00A9281C">
                              <w:pPr>
                                <w:jc w:val="center"/>
                              </w:pPr>
                            </w:p>
                          </w:txbxContent>
                        </v:textbox>
                      </v:rect>
                      <v:rect id="Téglalap 578" o:spid="_x0000_s168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F11CEB" w:rsidRDefault="00F11CEB" w:rsidP="00A9281C">
                              <w:r>
                                <w:t>F</w:t>
                              </w:r>
                            </w:p>
                          </w:txbxContent>
                        </v:textbox>
                      </v:rect>
                      <v:rect id="Téglalap 588" o:spid="_x0000_s168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F11CEB" w:rsidRDefault="00F11CEB" w:rsidP="00A9281C">
                              <w:pPr>
                                <w:jc w:val="center"/>
                              </w:pPr>
                              <w:r>
                                <w:t>A</w:t>
                              </w:r>
                            </w:p>
                          </w:txbxContent>
                        </v:textbox>
                      </v:rect>
                      <v:rect id="Téglalap 589" o:spid="_x0000_s168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F11CEB" w:rsidRDefault="00F11CEB" w:rsidP="00A9281C">
                              <w:pPr>
                                <w:jc w:val="center"/>
                              </w:pPr>
                            </w:p>
                          </w:txbxContent>
                        </v:textbox>
                      </v:rect>
                      <v:rect id="Téglalap 592" o:spid="_x0000_s168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F11CEB" w:rsidRDefault="00F11CEB" w:rsidP="00A9281C">
                              <w:pPr>
                                <w:jc w:val="center"/>
                              </w:pPr>
                            </w:p>
                          </w:txbxContent>
                        </v:textbox>
                      </v:rect>
                      <v:rect id="Téglalap 602" o:spid="_x0000_s168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F11CEB" w:rsidRDefault="00F11CEB" w:rsidP="00A9281C"/>
                          </w:txbxContent>
                        </v:textbox>
                      </v:rect>
                      <v:rect id="Téglalap 603" o:spid="_x0000_s168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F11CEB" w:rsidRDefault="00F11CEB" w:rsidP="00A9281C">
                              <w:pPr>
                                <w:jc w:val="center"/>
                              </w:pPr>
                            </w:p>
                          </w:txbxContent>
                        </v:textbox>
                      </v:rect>
                    </v:group>
                    <v:shape id="Szövegdoboz 606" o:spid="_x0000_s1689"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F11CEB" w:rsidRDefault="00F11CEB"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90"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1"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F11CEB" w:rsidRDefault="00F11CEB" w:rsidP="0021315A">
                              <w:pPr>
                                <w:jc w:val="center"/>
                              </w:pPr>
                              <w:r>
                                <w:t>D</w:t>
                              </w:r>
                            </w:p>
                          </w:txbxContent>
                        </v:textbox>
                      </v:rect>
                      <v:rect id="Téglalap 620" o:spid="_x0000_s169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F11CEB" w:rsidRDefault="00F11CEB" w:rsidP="0021315A">
                              <w:pPr>
                                <w:jc w:val="center"/>
                              </w:pPr>
                              <w:r>
                                <w:t>C</w:t>
                              </w:r>
                            </w:p>
                          </w:txbxContent>
                        </v:textbox>
                      </v:rect>
                      <v:rect id="Téglalap 621" o:spid="_x0000_s169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F11CEB" w:rsidRDefault="00F11CEB" w:rsidP="0021315A">
                              <w:r>
                                <w:t>F</w:t>
                              </w:r>
                            </w:p>
                          </w:txbxContent>
                        </v:textbox>
                      </v:rect>
                      <v:rect id="Téglalap 622" o:spid="_x0000_s169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F11CEB" w:rsidRDefault="00F11CEB" w:rsidP="0021315A">
                              <w:pPr>
                                <w:jc w:val="center"/>
                              </w:pPr>
                              <w:r>
                                <w:t>A</w:t>
                              </w:r>
                            </w:p>
                          </w:txbxContent>
                        </v:textbox>
                      </v:rect>
                      <v:rect id="Téglalap 623" o:spid="_x0000_s169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F11CEB" w:rsidRDefault="00F11CEB" w:rsidP="0021315A">
                              <w:pPr>
                                <w:jc w:val="center"/>
                              </w:pPr>
                            </w:p>
                          </w:txbxContent>
                        </v:textbox>
                      </v:rect>
                      <v:rect id="Téglalap 624" o:spid="_x0000_s169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F11CEB" w:rsidRDefault="00F11CEB" w:rsidP="0021315A">
                              <w:pPr>
                                <w:jc w:val="center"/>
                              </w:pPr>
                            </w:p>
                          </w:txbxContent>
                        </v:textbox>
                      </v:rect>
                      <v:rect id="Téglalap 625" o:spid="_x0000_s169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F11CEB" w:rsidRDefault="00F11CEB" w:rsidP="0021315A"/>
                          </w:txbxContent>
                        </v:textbox>
                      </v:rect>
                      <v:rect id="Téglalap 626" o:spid="_x0000_s169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F11CEB" w:rsidRDefault="00F11CEB" w:rsidP="0021315A">
                              <w:pPr>
                                <w:jc w:val="center"/>
                              </w:pPr>
                            </w:p>
                          </w:txbxContent>
                        </v:textbox>
                      </v:rect>
                    </v:group>
                    <v:shape id="Szövegdoboz 627" o:spid="_x0000_s1700"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F11CEB" w:rsidRDefault="00F11CEB"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1" style="position:absolute;left:31718;top:35623;width:26384;height:15240" coordorigin=",-190" coordsize="26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2" style="position:absolute;left:857;top:11811;width:20136;height:3238" coordorigin=",285"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3" style="position:absolute;left:5048;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F11CEB" w:rsidRDefault="00F11CEB" w:rsidP="0021315A">
                              <w:pPr>
                                <w:jc w:val="center"/>
                              </w:pPr>
                              <w:r>
                                <w:t>D</w:t>
                              </w:r>
                            </w:p>
                          </w:txbxContent>
                        </v:textbox>
                      </v:rect>
                      <v:rect id="Téglalap 211" o:spid="_x0000_s1704" style="position:absolute;left:7620;top:285;width:251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F11CEB" w:rsidRDefault="00F11CEB" w:rsidP="0021315A">
                              <w:pPr>
                                <w:jc w:val="center"/>
                              </w:pPr>
                              <w:r>
                                <w:t>C</w:t>
                              </w:r>
                            </w:p>
                          </w:txbxContent>
                        </v:textbox>
                      </v:rect>
                      <v:rect id="Téglalap 214" o:spid="_x0000_s1705" style="position:absolute;left:2571;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F11CEB" w:rsidRDefault="00F11CEB" w:rsidP="0021315A">
                              <w:r>
                                <w:t>F</w:t>
                              </w:r>
                            </w:p>
                          </w:txbxContent>
                        </v:textbox>
                      </v:rect>
                      <v:rect id="Téglalap 217" o:spid="_x0000_s1706" style="position:absolute;top:285;width:2515;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F11CEB" w:rsidRDefault="00F11CEB" w:rsidP="0021315A">
                              <w:pPr>
                                <w:jc w:val="center"/>
                              </w:pPr>
                              <w:r>
                                <w:t>A</w:t>
                              </w:r>
                            </w:p>
                          </w:txbxContent>
                        </v:textbox>
                      </v:rect>
                      <v:rect id="Téglalap 218" o:spid="_x0000_s1707" style="position:absolute;left:10096;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F11CEB" w:rsidRDefault="00F11CEB" w:rsidP="0021315A">
                              <w:pPr>
                                <w:jc w:val="center"/>
                              </w:pPr>
                              <w:r>
                                <w:t>G</w:t>
                              </w:r>
                            </w:p>
                          </w:txbxContent>
                        </v:textbox>
                      </v:rect>
                      <v:rect id="Téglalap 221" o:spid="_x0000_s1708" style="position:absolute;left:12573;top:285;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F11CEB" w:rsidRDefault="00F11CEB" w:rsidP="0021315A">
                              <w:pPr>
                                <w:jc w:val="center"/>
                              </w:pPr>
                              <w:r>
                                <w:t>B</w:t>
                              </w:r>
                            </w:p>
                          </w:txbxContent>
                        </v:textbox>
                      </v:rect>
                      <v:rect id="Téglalap 222" o:spid="_x0000_s1709" style="position:absolute;left:15144;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F11CEB" w:rsidRDefault="00F11CEB" w:rsidP="0021315A">
                              <w:r>
                                <w:t>E</w:t>
                              </w:r>
                            </w:p>
                          </w:txbxContent>
                        </v:textbox>
                      </v:rect>
                      <v:rect id="Téglalap 225" o:spid="_x0000_s1710" style="position:absolute;left:17621;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F11CEB" w:rsidRDefault="00F11CEB" w:rsidP="0021315A">
                              <w:pPr>
                                <w:jc w:val="center"/>
                              </w:pPr>
                              <w:r>
                                <w:t>H</w:t>
                              </w:r>
                            </w:p>
                          </w:txbxContent>
                        </v:textbox>
                      </v:rect>
                    </v:group>
                    <v:shape id="Szövegdoboz 228" o:spid="_x0000_s1711" type="#_x0000_t202" style="position:absolute;top:-190;width:26384;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F11CEB" w:rsidRDefault="00F11CEB"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2"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3"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4"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5"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6"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7"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F11CEB" w:rsidRDefault="00F11CEB" w:rsidP="005165D1">
                                  <w:pPr>
                                    <w:jc w:val="center"/>
                                  </w:pPr>
                                </w:p>
                              </w:txbxContent>
                            </v:textbox>
                          </v:rect>
                          <v:rect id="Téglalap 368" o:spid="_x0000_s1718"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F11CEB" w:rsidRDefault="00F11CEB" w:rsidP="005165D1">
                                  <w:pPr>
                                    <w:jc w:val="center"/>
                                  </w:pPr>
                                  <w:r>
                                    <w:t>A</w:t>
                                  </w:r>
                                </w:p>
                              </w:txbxContent>
                            </v:textbox>
                          </v:rect>
                        </v:group>
                        <v:group id="Csoportba foglalás 772" o:spid="_x0000_s1719"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2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F11CEB" w:rsidRDefault="00F11CEB" w:rsidP="005165D1">
                                  <w:pPr>
                                    <w:jc w:val="center"/>
                                  </w:pPr>
                                  <w:r>
                                    <w:t>B</w:t>
                                  </w:r>
                                </w:p>
                              </w:txbxContent>
                            </v:textbox>
                          </v:rect>
                          <v:rect id="Téglalap 375" o:spid="_x0000_s172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F11CEB" w:rsidRDefault="00F11CEB" w:rsidP="005165D1">
                                  <w:pPr>
                                    <w:jc w:val="center"/>
                                  </w:pPr>
                                  <w:r>
                                    <w:t>C</w:t>
                                  </w:r>
                                </w:p>
                              </w:txbxContent>
                            </v:textbox>
                          </v:rect>
                        </v:group>
                        <v:rect id="Téglalap 774" o:spid="_x0000_s1722"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F11CEB" w:rsidRDefault="00F11CEB" w:rsidP="00993E37">
                                <w:pPr>
                                  <w:jc w:val="center"/>
                                </w:pPr>
                                <w:r>
                                  <w:t>D</w:t>
                                </w:r>
                              </w:p>
                            </w:txbxContent>
                          </v:textbox>
                        </v:rect>
                        <v:rect id="Téglalap 775" o:spid="_x0000_s1723"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F11CEB" w:rsidRDefault="00F11CEB" w:rsidP="00993E37">
                                <w:pPr>
                                  <w:jc w:val="center"/>
                                </w:pPr>
                                <w:r>
                                  <w:t>E</w:t>
                                </w:r>
                              </w:p>
                            </w:txbxContent>
                          </v:textbox>
                        </v:rect>
                        <v:group id="Csoportba foglalás 778" o:spid="_x0000_s1724"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F11CEB" w:rsidRDefault="00F11CEB" w:rsidP="00993E37">
                                  <w:pPr>
                                    <w:jc w:val="center"/>
                                  </w:pPr>
                                  <w:r>
                                    <w:t>F</w:t>
                                  </w:r>
                                </w:p>
                              </w:txbxContent>
                            </v:textbox>
                          </v:rect>
                          <v:rect id="Téglalap 777" o:spid="_x0000_s172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F11CEB" w:rsidRDefault="00F11CEB" w:rsidP="00993E37">
                                  <w:pPr>
                                    <w:jc w:val="center"/>
                                  </w:pPr>
                                  <w:r>
                                    <w:t>G</w:t>
                                  </w:r>
                                </w:p>
                              </w:txbxContent>
                            </v:textbox>
                          </v:rect>
                        </v:group>
                      </v:group>
                      <v:group id="Csoportba foglalás 780" o:spid="_x0000_s1727"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F11CEB" w:rsidRDefault="00F11CEB" w:rsidP="00993E37">
                                  <w:pPr>
                                    <w:jc w:val="center"/>
                                  </w:pPr>
                                  <w:r>
                                    <w:t>A</w:t>
                                  </w:r>
                                </w:p>
                              </w:txbxContent>
                            </v:textbox>
                          </v:rect>
                          <v:rect id="Téglalap 783" o:spid="_x0000_s173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F11CEB" w:rsidRDefault="00F11CEB" w:rsidP="00993E37">
                                  <w:pPr>
                                    <w:jc w:val="center"/>
                                  </w:pPr>
                                  <w:r>
                                    <w:t>0</w:t>
                                  </w:r>
                                </w:p>
                              </w:txbxContent>
                            </v:textbox>
                          </v:rect>
                        </v:group>
                        <v:group id="Csoportba foglalás 784" o:spid="_x0000_s173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F11CEB" w:rsidRDefault="00F11CEB" w:rsidP="00993E37">
                                  <w:pPr>
                                    <w:jc w:val="center"/>
                                  </w:pPr>
                                  <w:r>
                                    <w:t>7</w:t>
                                  </w:r>
                                </w:p>
                              </w:txbxContent>
                            </v:textbox>
                          </v:rect>
                          <v:rect id="Téglalap 786" o:spid="_x0000_s173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F11CEB" w:rsidRDefault="00F11CEB" w:rsidP="00993E37">
                                  <w:pPr>
                                    <w:jc w:val="center"/>
                                  </w:pPr>
                                  <w:r>
                                    <w:t>3</w:t>
                                  </w:r>
                                </w:p>
                              </w:txbxContent>
                            </v:textbox>
                          </v:rect>
                        </v:group>
                        <v:rect id="Téglalap 787" o:spid="_x0000_s173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F11CEB" w:rsidRDefault="00F11CEB" w:rsidP="00993E37">
                                <w:pPr>
                                  <w:jc w:val="center"/>
                                </w:pPr>
                                <w:r>
                                  <w:t>2</w:t>
                                </w:r>
                              </w:p>
                            </w:txbxContent>
                          </v:textbox>
                        </v:rect>
                        <v:rect id="Téglalap 788" o:spid="_x0000_s173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F11CEB" w:rsidRDefault="00F11CEB" w:rsidP="00993E37">
                                <w:pPr>
                                  <w:jc w:val="center"/>
                                </w:pPr>
                                <w:r>
                                  <w:t>8</w:t>
                                </w:r>
                              </w:p>
                            </w:txbxContent>
                          </v:textbox>
                        </v:rect>
                        <v:group id="Csoportba foglalás 789" o:spid="_x0000_s173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F11CEB" w:rsidRDefault="00F11CEB" w:rsidP="00993E37">
                                  <w:pPr>
                                    <w:jc w:val="center"/>
                                  </w:pPr>
                                  <w:r>
                                    <w:t>3</w:t>
                                  </w:r>
                                </w:p>
                              </w:txbxContent>
                            </v:textbox>
                          </v:rect>
                          <v:rect id="Téglalap 791" o:spid="_x0000_s173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F11CEB" w:rsidRDefault="00F11CEB" w:rsidP="00993E37">
                                  <w:pPr>
                                    <w:jc w:val="center"/>
                                  </w:pPr>
                                  <w:r>
                                    <w:t>4</w:t>
                                  </w:r>
                                </w:p>
                              </w:txbxContent>
                            </v:textbox>
                          </v:rect>
                        </v:group>
                      </v:group>
                      <v:group id="Csoportba foglalás 830" o:spid="_x0000_s1739"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4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F11CEB" w:rsidRDefault="00F11CEB" w:rsidP="00993E37">
                                    <w:pPr>
                                      <w:jc w:val="center"/>
                                    </w:pPr>
                                    <w:r>
                                      <w:t>B</w:t>
                                    </w:r>
                                  </w:p>
                                </w:txbxContent>
                              </v:textbox>
                            </v:rect>
                            <v:rect id="Téglalap 795" o:spid="_x0000_s174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F11CEB" w:rsidRDefault="00F11CEB" w:rsidP="00993E37">
                                    <w:pPr>
                                      <w:jc w:val="center"/>
                                    </w:pPr>
                                    <w:r>
                                      <w:t>7</w:t>
                                    </w:r>
                                  </w:p>
                                </w:txbxContent>
                              </v:textbox>
                            </v:rect>
                          </v:group>
                          <v:group id="Csoportba foglalás 796" o:spid="_x0000_s174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F11CEB" w:rsidRDefault="00F11CEB" w:rsidP="00993E37">
                                    <w:pPr>
                                      <w:jc w:val="center"/>
                                    </w:pPr>
                                    <w:r>
                                      <w:t>0</w:t>
                                    </w:r>
                                  </w:p>
                                </w:txbxContent>
                              </v:textbox>
                            </v:rect>
                            <v:rect id="Téglalap 798" o:spid="_x0000_s174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F11CEB" w:rsidRDefault="00F11CEB" w:rsidP="00993E37">
                                    <w:pPr>
                                      <w:jc w:val="center"/>
                                    </w:pPr>
                                    <w:r>
                                      <w:t>5</w:t>
                                    </w:r>
                                  </w:p>
                                </w:txbxContent>
                              </v:textbox>
                            </v:rect>
                          </v:group>
                          <v:rect id="Téglalap 799" o:spid="_x0000_s174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F11CEB" w:rsidRDefault="00F11CEB" w:rsidP="00993E37">
                                  <w:pPr>
                                    <w:jc w:val="center"/>
                                  </w:pPr>
                                  <w:r>
                                    <w:t>4</w:t>
                                  </w:r>
                                </w:p>
                              </w:txbxContent>
                            </v:textbox>
                          </v:rect>
                          <v:rect id="Téglalap 800" o:spid="_x0000_s174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F11CEB" w:rsidRDefault="00F11CEB" w:rsidP="00993E37">
                                  <w:pPr>
                                    <w:jc w:val="center"/>
                                  </w:pPr>
                                  <w:r>
                                    <w:t>3</w:t>
                                  </w:r>
                                </w:p>
                              </w:txbxContent>
                            </v:textbox>
                          </v:rect>
                          <v:group id="Csoportba foglalás 801" o:spid="_x0000_s174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5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F11CEB" w:rsidRDefault="00F11CEB" w:rsidP="00993E37">
                                    <w:pPr>
                                      <w:jc w:val="center"/>
                                    </w:pPr>
                                    <w:r>
                                      <w:t>7</w:t>
                                    </w:r>
                                  </w:p>
                                </w:txbxContent>
                              </v:textbox>
                            </v:rect>
                            <v:rect id="Téglalap 803" o:spid="_x0000_s175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F11CEB" w:rsidRDefault="00F11CEB" w:rsidP="00993E37">
                                    <w:pPr>
                                      <w:jc w:val="center"/>
                                    </w:pPr>
                                    <w:r>
                                      <w:t>1</w:t>
                                    </w:r>
                                  </w:p>
                                </w:txbxContent>
                              </v:textbox>
                            </v:rect>
                          </v:group>
                        </v:group>
                        <v:group id="Csoportba foglalás 805" o:spid="_x0000_s1752"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3"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4"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5"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F11CEB" w:rsidRDefault="00F11CEB" w:rsidP="00993E37">
                                      <w:pPr>
                                        <w:jc w:val="center"/>
                                      </w:pPr>
                                      <w:r>
                                        <w:t>C</w:t>
                                      </w:r>
                                    </w:p>
                                  </w:txbxContent>
                                </v:textbox>
                              </v:rect>
                              <v:rect id="Téglalap 809" o:spid="_x0000_s1756"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F11CEB" w:rsidRDefault="00F11CEB" w:rsidP="00993E37">
                                      <w:pPr>
                                        <w:jc w:val="center"/>
                                      </w:pPr>
                                      <w:r>
                                        <w:t>2</w:t>
                                      </w:r>
                                    </w:p>
                                  </w:txbxContent>
                                </v:textbox>
                              </v:rect>
                            </v:group>
                            <v:group id="Csoportba foglalás 810" o:spid="_x0000_s1757"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8"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F11CEB" w:rsidRDefault="00F11CEB" w:rsidP="00993E37">
                                      <w:pPr>
                                        <w:jc w:val="center"/>
                                      </w:pPr>
                                      <w:r>
                                        <w:t>5</w:t>
                                      </w:r>
                                    </w:p>
                                  </w:txbxContent>
                                </v:textbox>
                              </v:rect>
                              <v:rect id="Téglalap 812" o:spid="_x0000_s1759"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F11CEB" w:rsidRDefault="00F11CEB" w:rsidP="00993E37">
                                      <w:pPr>
                                        <w:jc w:val="center"/>
                                      </w:pPr>
                                      <w:r>
                                        <w:t>0</w:t>
                                      </w:r>
                                    </w:p>
                                  </w:txbxContent>
                                </v:textbox>
                              </v:rect>
                            </v:group>
                            <v:rect id="Téglalap 813" o:spid="_x0000_s1760"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F11CEB" w:rsidRDefault="00F11CEB" w:rsidP="00993E37">
                                    <w:pPr>
                                      <w:jc w:val="center"/>
                                    </w:pPr>
                                    <w:r>
                                      <w:t>3</w:t>
                                    </w:r>
                                  </w:p>
                                </w:txbxContent>
                              </v:textbox>
                            </v:rect>
                            <v:rect id="Téglalap 814" o:spid="_x0000_s1761"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F11CEB" w:rsidRDefault="00F11CEB" w:rsidP="00993E37">
                                    <w:pPr>
                                      <w:jc w:val="center"/>
                                    </w:pPr>
                                    <w:r>
                                      <w:t>6</w:t>
                                    </w:r>
                                  </w:p>
                                </w:txbxContent>
                              </v:textbox>
                            </v:rect>
                            <v:group id="Csoportba foglalás 815" o:spid="_x0000_s1762"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3"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F11CEB" w:rsidRDefault="00F11CEB" w:rsidP="00993E37">
                                      <w:pPr>
                                        <w:jc w:val="center"/>
                                      </w:pPr>
                                      <w:r>
                                        <w:t>9</w:t>
                                      </w:r>
                                    </w:p>
                                  </w:txbxContent>
                                </v:textbox>
                              </v:rect>
                              <v:rect id="Téglalap 817" o:spid="_x0000_s1764"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F11CEB" w:rsidRDefault="00F11CEB" w:rsidP="00993E37">
                                      <w:pPr>
                                        <w:jc w:val="center"/>
                                      </w:pPr>
                                      <w:r>
                                        <w:t>3</w:t>
                                      </w:r>
                                    </w:p>
                                  </w:txbxContent>
                                </v:textbox>
                              </v:rect>
                            </v:group>
                          </v:group>
                          <v:group id="Csoportba foglalás 818" o:spid="_x0000_s1765"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6"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7"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F11CEB" w:rsidRDefault="00F11CEB" w:rsidP="00993E37">
                                      <w:pPr>
                                        <w:jc w:val="center"/>
                                      </w:pPr>
                                      <w:r>
                                        <w:t>D</w:t>
                                      </w:r>
                                    </w:p>
                                  </w:txbxContent>
                                </v:textbox>
                              </v:rect>
                              <v:rect id="Téglalap 821" o:spid="_x0000_s1768"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F11CEB" w:rsidRDefault="00F11CEB" w:rsidP="00993E37">
                                      <w:pPr>
                                        <w:jc w:val="center"/>
                                      </w:pPr>
                                      <w:r>
                                        <w:t>3</w:t>
                                      </w:r>
                                    </w:p>
                                  </w:txbxContent>
                                </v:textbox>
                              </v:rect>
                            </v:group>
                            <v:group id="Csoportba foglalás 822" o:spid="_x0000_s1769"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7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F11CEB" w:rsidRDefault="00F11CEB" w:rsidP="00993E37">
                                      <w:pPr>
                                        <w:jc w:val="center"/>
                                      </w:pPr>
                                      <w:r>
                                        <w:t>4</w:t>
                                      </w:r>
                                    </w:p>
                                  </w:txbxContent>
                                </v:textbox>
                              </v:rect>
                              <v:rect id="Téglalap 824" o:spid="_x0000_s177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F11CEB" w:rsidRDefault="00F11CEB" w:rsidP="00993E37">
                                      <w:pPr>
                                        <w:jc w:val="center"/>
                                      </w:pPr>
                                      <w:r>
                                        <w:t>4</w:t>
                                      </w:r>
                                    </w:p>
                                  </w:txbxContent>
                                </v:textbox>
                              </v:rect>
                            </v:group>
                            <v:rect id="Téglalap 825" o:spid="_x0000_s1772"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F11CEB" w:rsidRDefault="00F11CEB" w:rsidP="00993E37">
                                    <w:pPr>
                                      <w:jc w:val="center"/>
                                    </w:pPr>
                                    <w:r>
                                      <w:t>0</w:t>
                                    </w:r>
                                  </w:p>
                                </w:txbxContent>
                              </v:textbox>
                            </v:rect>
                            <v:rect id="Téglalap 826" o:spid="_x0000_s1773"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F11CEB" w:rsidRDefault="00F11CEB" w:rsidP="00993E37">
                                    <w:pPr>
                                      <w:jc w:val="center"/>
                                    </w:pPr>
                                    <w:r>
                                      <w:t>6</w:t>
                                    </w:r>
                                  </w:p>
                                </w:txbxContent>
                              </v:textbox>
                            </v:rect>
                            <v:group id="Csoportba foglalás 827" o:spid="_x0000_s1774"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F11CEB" w:rsidRDefault="00F11CEB" w:rsidP="00993E37">
                                      <w:pPr>
                                        <w:jc w:val="center"/>
                                      </w:pPr>
                                      <w:r>
                                        <w:t>3</w:t>
                                      </w:r>
                                    </w:p>
                                  </w:txbxContent>
                                </v:textbox>
                              </v:rect>
                              <v:rect id="Téglalap 829" o:spid="_x0000_s177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F11CEB" w:rsidRDefault="00F11CEB" w:rsidP="00993E37">
                                      <w:pPr>
                                        <w:jc w:val="center"/>
                                      </w:pPr>
                                      <w:r>
                                        <w:t>1</w:t>
                                      </w:r>
                                    </w:p>
                                  </w:txbxContent>
                                </v:textbox>
                              </v:rect>
                            </v:group>
                          </v:group>
                        </v:group>
                      </v:group>
                      <v:group id="Csoportba foglalás 831" o:spid="_x0000_s1777"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8"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9"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80"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F11CEB" w:rsidRDefault="00F11CEB" w:rsidP="004C4D3C">
                                    <w:pPr>
                                      <w:jc w:val="center"/>
                                    </w:pPr>
                                    <w:r>
                                      <w:t>E</w:t>
                                    </w:r>
                                  </w:p>
                                </w:txbxContent>
                              </v:textbox>
                            </v:rect>
                            <v:rect id="Téglalap 835" o:spid="_x0000_s1781"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F11CEB" w:rsidRDefault="00F11CEB" w:rsidP="004C4D3C">
                                    <w:pPr>
                                      <w:jc w:val="center"/>
                                    </w:pPr>
                                    <w:r>
                                      <w:t>9</w:t>
                                    </w:r>
                                  </w:p>
                                </w:txbxContent>
                              </v:textbox>
                            </v:rect>
                          </v:group>
                          <v:group id="Csoportba foglalás 836" o:spid="_x0000_s1782"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3"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F11CEB" w:rsidRDefault="00F11CEB" w:rsidP="004C4D3C">
                                    <w:pPr>
                                      <w:jc w:val="center"/>
                                    </w:pPr>
                                    <w:r>
                                      <w:t>2</w:t>
                                    </w:r>
                                  </w:p>
                                </w:txbxContent>
                              </v:textbox>
                            </v:rect>
                            <v:rect id="Téglalap 838" o:spid="_x0000_s1784"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F11CEB" w:rsidRDefault="00F11CEB" w:rsidP="004C4D3C">
                                    <w:pPr>
                                      <w:jc w:val="center"/>
                                    </w:pPr>
                                    <w:r>
                                      <w:t>6</w:t>
                                    </w:r>
                                  </w:p>
                                </w:txbxContent>
                              </v:textbox>
                            </v:rect>
                          </v:group>
                          <v:rect id="Téglalap 839" o:spid="_x0000_s1785"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F11CEB" w:rsidRDefault="00F11CEB" w:rsidP="004C4D3C">
                                  <w:pPr>
                                    <w:jc w:val="center"/>
                                  </w:pPr>
                                  <w:r>
                                    <w:t>6</w:t>
                                  </w:r>
                                </w:p>
                              </w:txbxContent>
                            </v:textbox>
                          </v:rect>
                          <v:rect id="Téglalap 840" o:spid="_x0000_s1786"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F11CEB" w:rsidRDefault="00F11CEB" w:rsidP="004C4D3C">
                                  <w:pPr>
                                    <w:jc w:val="center"/>
                                  </w:pPr>
                                  <w:r>
                                    <w:t>0</w:t>
                                  </w:r>
                                </w:p>
                              </w:txbxContent>
                            </v:textbox>
                          </v:rect>
                          <v:group id="Csoportba foglalás 841" o:spid="_x0000_s1787"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8"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F11CEB" w:rsidRDefault="00F11CEB" w:rsidP="004C4D3C">
                                    <w:pPr>
                                      <w:jc w:val="center"/>
                                    </w:pPr>
                                    <w:r>
                                      <w:t>2</w:t>
                                    </w:r>
                                  </w:p>
                                </w:txbxContent>
                              </v:textbox>
                            </v:rect>
                            <v:rect id="Téglalap 843" o:spid="_x0000_s1789"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F11CEB" w:rsidRDefault="00F11CEB" w:rsidP="004C4D3C">
                                    <w:pPr>
                                      <w:jc w:val="center"/>
                                    </w:pPr>
                                    <w:r>
                                      <w:t>5</w:t>
                                    </w:r>
                                  </w:p>
                                </w:txbxContent>
                              </v:textbox>
                            </v:rect>
                          </v:group>
                        </v:group>
                        <v:group id="Csoportba foglalás 844" o:spid="_x0000_s1790"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1"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2"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3"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F11CEB" w:rsidRDefault="00F11CEB" w:rsidP="004C4D3C">
                                      <w:pPr>
                                        <w:jc w:val="center"/>
                                      </w:pPr>
                                      <w:r>
                                        <w:t>F</w:t>
                                      </w:r>
                                    </w:p>
                                  </w:txbxContent>
                                </v:textbox>
                              </v:rect>
                              <v:rect id="Téglalap 848" o:spid="_x0000_s1794"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F11CEB" w:rsidRDefault="00F11CEB" w:rsidP="004C4D3C">
                                      <w:pPr>
                                        <w:jc w:val="center"/>
                                      </w:pPr>
                                      <w:r>
                                        <w:t>3</w:t>
                                      </w:r>
                                    </w:p>
                                  </w:txbxContent>
                                </v:textbox>
                              </v:rect>
                            </v:group>
                            <v:group id="Csoportba foglalás 849" o:spid="_x0000_s1795"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F11CEB" w:rsidRDefault="00F11CEB" w:rsidP="004C4D3C">
                                      <w:pPr>
                                        <w:jc w:val="center"/>
                                      </w:pPr>
                                      <w:r>
                                        <w:t>7</w:t>
                                      </w:r>
                                    </w:p>
                                  </w:txbxContent>
                                </v:textbox>
                              </v:rect>
                              <v:rect id="Téglalap 851" o:spid="_x0000_s179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F11CEB" w:rsidRDefault="00F11CEB" w:rsidP="004C4D3C">
                                      <w:pPr>
                                        <w:jc w:val="center"/>
                                      </w:pPr>
                                      <w:r>
                                        <w:t>9</w:t>
                                      </w:r>
                                    </w:p>
                                  </w:txbxContent>
                                </v:textbox>
                              </v:rect>
                            </v:group>
                            <v:rect id="Téglalap 852" o:spid="_x0000_s179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F11CEB" w:rsidRDefault="00F11CEB" w:rsidP="004C4D3C">
                                    <w:pPr>
                                      <w:jc w:val="center"/>
                                    </w:pPr>
                                    <w:r>
                                      <w:t>3</w:t>
                                    </w:r>
                                  </w:p>
                                </w:txbxContent>
                              </v:textbox>
                            </v:rect>
                            <v:rect id="Téglalap 853" o:spid="_x0000_s179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F11CEB" w:rsidRDefault="00F11CEB" w:rsidP="004C4D3C">
                                    <w:pPr>
                                      <w:jc w:val="center"/>
                                    </w:pPr>
                                    <w:r>
                                      <w:t>2</w:t>
                                    </w:r>
                                  </w:p>
                                </w:txbxContent>
                              </v:textbox>
                            </v:rect>
                            <v:group id="Csoportba foglalás 854" o:spid="_x0000_s1800"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F11CEB" w:rsidRDefault="00F11CEB" w:rsidP="004C4D3C">
                                      <w:pPr>
                                        <w:jc w:val="center"/>
                                      </w:pPr>
                                      <w:r>
                                        <w:t>0</w:t>
                                      </w:r>
                                    </w:p>
                                  </w:txbxContent>
                                </v:textbox>
                              </v:rect>
                              <v:rect id="Téglalap 856" o:spid="_x0000_s180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F11CEB" w:rsidRDefault="00F11CEB" w:rsidP="004C4D3C">
                                      <w:pPr>
                                        <w:jc w:val="center"/>
                                      </w:pPr>
                                      <w:r>
                                        <w:t>6</w:t>
                                      </w:r>
                                    </w:p>
                                  </w:txbxContent>
                                </v:textbox>
                              </v:rect>
                            </v:group>
                          </v:group>
                          <v:group id="Csoportba foglalás 857" o:spid="_x0000_s1803"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4"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5"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F11CEB" w:rsidRDefault="00F11CEB" w:rsidP="004C4D3C">
                                      <w:pPr>
                                        <w:jc w:val="center"/>
                                      </w:pPr>
                                      <w:r>
                                        <w:t>G</w:t>
                                      </w:r>
                                    </w:p>
                                  </w:txbxContent>
                                </v:textbox>
                              </v:rect>
                              <v:rect id="Téglalap 860" o:spid="_x0000_s1806"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F11CEB" w:rsidRDefault="00F11CEB" w:rsidP="004C4D3C">
                                      <w:pPr>
                                        <w:jc w:val="center"/>
                                      </w:pPr>
                                      <w:r>
                                        <w:t>4</w:t>
                                      </w:r>
                                    </w:p>
                                  </w:txbxContent>
                                </v:textbox>
                              </v:rect>
                            </v:group>
                            <v:group id="Csoportba foglalás 861" o:spid="_x0000_s1807"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8"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F11CEB" w:rsidRDefault="00F11CEB" w:rsidP="004C4D3C">
                                      <w:pPr>
                                        <w:jc w:val="center"/>
                                      </w:pPr>
                                      <w:r>
                                        <w:t>1</w:t>
                                      </w:r>
                                    </w:p>
                                  </w:txbxContent>
                                </v:textbox>
                              </v:rect>
                              <v:rect id="Téglalap 863" o:spid="_x0000_s1809"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F11CEB" w:rsidRDefault="00F11CEB" w:rsidP="004C4D3C">
                                      <w:pPr>
                                        <w:jc w:val="center"/>
                                      </w:pPr>
                                      <w:r>
                                        <w:t>2</w:t>
                                      </w:r>
                                    </w:p>
                                  </w:txbxContent>
                                </v:textbox>
                              </v:rect>
                            </v:group>
                            <v:rect id="Téglalap 864" o:spid="_x0000_s1810"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F11CEB" w:rsidRDefault="00F11CEB" w:rsidP="004C4D3C">
                                    <w:pPr>
                                      <w:jc w:val="center"/>
                                    </w:pPr>
                                    <w:r>
                                      <w:t>3</w:t>
                                    </w:r>
                                  </w:p>
                                </w:txbxContent>
                              </v:textbox>
                            </v:rect>
                            <v:rect id="Téglalap 865" o:spid="_x0000_s1811"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F11CEB" w:rsidRDefault="00F11CEB" w:rsidP="004C4D3C">
                                    <w:pPr>
                                      <w:jc w:val="center"/>
                                    </w:pPr>
                                    <w:r>
                                      <w:t>7</w:t>
                                    </w:r>
                                  </w:p>
                                </w:txbxContent>
                              </v:textbox>
                            </v:rect>
                            <v:group id="Csoportba foglalás 866" o:spid="_x0000_s1812"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3"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F11CEB" w:rsidRDefault="00F11CEB" w:rsidP="004C4D3C">
                                      <w:pPr>
                                        <w:jc w:val="center"/>
                                      </w:pPr>
                                      <w:r>
                                        <w:t>6</w:t>
                                      </w:r>
                                    </w:p>
                                  </w:txbxContent>
                                </v:textbox>
                              </v:rect>
                              <v:rect id="Téglalap 868" o:spid="_x0000_s1814"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F11CEB" w:rsidRDefault="00F11CEB" w:rsidP="004C4D3C">
                                      <w:pPr>
                                        <w:jc w:val="center"/>
                                      </w:pPr>
                                      <w:r>
                                        <w:t>0</w:t>
                                      </w:r>
                                    </w:p>
                                  </w:txbxContent>
                                </v:textbox>
                              </v:rect>
                            </v:group>
                          </v:group>
                        </v:group>
                      </v:group>
                    </v:group>
                    <v:group id="Csoportba foglalás 878" o:spid="_x0000_s1815"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F11CEB" w:rsidRDefault="00F11CEB" w:rsidP="00A86103">
                              <w:pPr>
                                <w:jc w:val="center"/>
                              </w:pPr>
                              <w:r>
                                <w:t>H</w:t>
                              </w:r>
                            </w:p>
                          </w:txbxContent>
                        </v:textbox>
                      </v:rect>
                      <v:rect id="Téglalap 871" o:spid="_x0000_s1817"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F11CEB" w:rsidRDefault="00F11CEB" w:rsidP="00A86103">
                              <w:pPr>
                                <w:jc w:val="center"/>
                              </w:pPr>
                              <w:r>
                                <w:t>5</w:t>
                              </w:r>
                            </w:p>
                          </w:txbxContent>
                        </v:textbox>
                      </v:rect>
                      <v:rect id="Téglalap 872" o:spid="_x0000_s1818"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F11CEB" w:rsidRDefault="00F11CEB" w:rsidP="00A86103">
                              <w:pPr>
                                <w:jc w:val="center"/>
                              </w:pPr>
                              <w:r>
                                <w:t>8</w:t>
                              </w:r>
                            </w:p>
                          </w:txbxContent>
                        </v:textbox>
                      </v:rect>
                      <v:rect id="Téglalap 873" o:spid="_x0000_s1819"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F11CEB" w:rsidRDefault="00F11CEB" w:rsidP="00A86103">
                              <w:pPr>
                                <w:jc w:val="center"/>
                              </w:pPr>
                              <w:r>
                                <w:t>7</w:t>
                              </w:r>
                            </w:p>
                          </w:txbxContent>
                        </v:textbox>
                      </v:rect>
                      <v:rect id="Téglalap 874" o:spid="_x0000_s1820"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F11CEB" w:rsidRDefault="00F11CEB" w:rsidP="00A86103">
                              <w:pPr>
                                <w:jc w:val="center"/>
                              </w:pPr>
                              <w:r>
                                <w:t>9</w:t>
                              </w:r>
                            </w:p>
                          </w:txbxContent>
                        </v:textbox>
                      </v:rect>
                      <v:rect id="Téglalap 875" o:spid="_x0000_s1821"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F11CEB" w:rsidRDefault="00F11CEB" w:rsidP="00A86103">
                              <w:pPr>
                                <w:jc w:val="center"/>
                              </w:pPr>
                              <w:r>
                                <w:t>3</w:t>
                              </w:r>
                            </w:p>
                          </w:txbxContent>
                        </v:textbox>
                      </v:rect>
                      <v:rect id="Téglalap 876" o:spid="_x0000_s1822"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F11CEB" w:rsidRDefault="00F11CEB" w:rsidP="00A86103">
                              <w:pPr>
                                <w:jc w:val="center"/>
                              </w:pPr>
                              <w:r>
                                <w:t>4</w:t>
                              </w:r>
                            </w:p>
                          </w:txbxContent>
                        </v:textbox>
                      </v:rect>
                      <v:rect id="Téglalap 877" o:spid="_x0000_s1823"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F11CEB" w:rsidRDefault="00F11CEB" w:rsidP="00A86103">
                              <w:pPr>
                                <w:jc w:val="center"/>
                              </w:pPr>
                              <w:r>
                                <w:t>1</w:t>
                              </w:r>
                            </w:p>
                          </w:txbxContent>
                        </v:textbox>
                      </v:rect>
                    </v:group>
                  </v:group>
                  <v:group id="Csoportba foglalás 889" o:spid="_x0000_s1824"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5"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F11CEB" w:rsidRDefault="00F11CEB" w:rsidP="00F81E7E">
                            <w:pPr>
                              <w:jc w:val="center"/>
                            </w:pPr>
                            <w:r>
                              <w:t>H</w:t>
                            </w:r>
                          </w:p>
                        </w:txbxContent>
                      </v:textbox>
                    </v:rect>
                    <v:rect id="Téglalap 881" o:spid="_x0000_s1826"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F11CEB" w:rsidRDefault="00F11CEB" w:rsidP="00F81E7E">
                            <w:pPr>
                              <w:jc w:val="center"/>
                            </w:pPr>
                            <w:r>
                              <w:t>5</w:t>
                            </w:r>
                          </w:p>
                        </w:txbxContent>
                      </v:textbox>
                    </v:rect>
                    <v:rect id="Téglalap 882" o:spid="_x0000_s1827"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F11CEB" w:rsidRDefault="00F11CEB" w:rsidP="00F81E7E">
                            <w:pPr>
                              <w:jc w:val="center"/>
                            </w:pPr>
                            <w:r>
                              <w:t>8</w:t>
                            </w:r>
                          </w:p>
                        </w:txbxContent>
                      </v:textbox>
                    </v:rect>
                    <v:rect id="Téglalap 883" o:spid="_x0000_s1828"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F11CEB" w:rsidRDefault="00F11CEB" w:rsidP="00F81E7E">
                            <w:pPr>
                              <w:jc w:val="center"/>
                            </w:pPr>
                            <w:r>
                              <w:t>7</w:t>
                            </w:r>
                          </w:p>
                        </w:txbxContent>
                      </v:textbox>
                    </v:rect>
                    <v:rect id="Téglalap 884" o:spid="_x0000_s182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F11CEB" w:rsidRDefault="00F11CEB" w:rsidP="00F81E7E">
                            <w:pPr>
                              <w:jc w:val="center"/>
                            </w:pPr>
                            <w:r>
                              <w:t>8</w:t>
                            </w:r>
                          </w:p>
                        </w:txbxContent>
                      </v:textbox>
                    </v:rect>
                    <v:rect id="Téglalap 885" o:spid="_x0000_s183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F11CEB" w:rsidRDefault="00F11CEB" w:rsidP="00F81E7E">
                            <w:pPr>
                              <w:jc w:val="center"/>
                            </w:pPr>
                            <w:r>
                              <w:t>4</w:t>
                            </w:r>
                          </w:p>
                        </w:txbxContent>
                      </v:textbox>
                    </v:rect>
                    <v:rect id="Téglalap 886" o:spid="_x0000_s1831"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F11CEB" w:rsidRDefault="00F11CEB" w:rsidP="00F81E7E">
                            <w:pPr>
                              <w:jc w:val="center"/>
                            </w:pPr>
                            <w:r>
                              <w:t>3</w:t>
                            </w:r>
                          </w:p>
                        </w:txbxContent>
                      </v:textbox>
                    </v:rect>
                    <v:rect id="Téglalap 887" o:spid="_x0000_s1832"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F11CEB" w:rsidRDefault="00F11CEB" w:rsidP="00F81E7E">
                            <w:pPr>
                              <w:jc w:val="center"/>
                            </w:pPr>
                            <w:r>
                              <w:t>1</w:t>
                            </w:r>
                          </w:p>
                        </w:txbxContent>
                      </v:textbox>
                    </v:rect>
                    <v:rect id="Téglalap 888" o:spid="_x0000_s1833"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F11CEB" w:rsidRDefault="00F11CEB" w:rsidP="00F81E7E">
                            <w:pPr>
                              <w:jc w:val="center"/>
                            </w:pPr>
                            <w:r>
                              <w:t>0</w:t>
                            </w:r>
                          </w:p>
                        </w:txbxContent>
                      </v:textbox>
                    </v:rect>
                  </v:group>
                </v:group>
                <w10:wrap type="topAndBottom" anchorx="margin"/>
              </v:group>
            </w:pict>
          </mc:Fallback>
        </mc:AlternateContent>
      </w:r>
      <w:r w:rsidR="003F0768">
        <w:rPr>
          <w:noProof/>
          <w:lang w:eastAsia="hu-HU" w:bidi="ar-SA"/>
        </w:rPr>
        <mc:AlternateContent>
          <mc:Choice Requires="wps">
            <w:drawing>
              <wp:anchor distT="0" distB="0" distL="114300" distR="114300" simplePos="0" relativeHeight="251857920" behindDoc="0" locked="0" layoutInCell="1" allowOverlap="1" wp14:anchorId="39EE9484" wp14:editId="346B09C0">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35ADCEB5" w:rsidR="00F11CEB" w:rsidRPr="00FE7A59" w:rsidRDefault="00F11CEB" w:rsidP="003F0768">
                            <w:pPr>
                              <w:pStyle w:val="SzKpalrs"/>
                            </w:pPr>
                            <w:r>
                              <w:fldChar w:fldCharType="begin"/>
                            </w:r>
                            <w:r>
                              <w:instrText xml:space="preserve"> SEQ ábra \* ARABIC </w:instrText>
                            </w:r>
                            <w:r>
                              <w:fldChar w:fldCharType="separate"/>
                            </w:r>
                            <w:bookmarkStart w:id="54" w:name="_Toc7036684"/>
                            <w:r>
                              <w:t>12</w:t>
                            </w:r>
                            <w:r>
                              <w:fldChar w:fldCharType="end"/>
                            </w:r>
                            <w:r>
                              <w:t>. ábra: HGrex működése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834" type="#_x0000_t202" style="position:absolute;left:0;text-align:left;margin-left:-11.5pt;margin-top:465.55pt;width:461.2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" stroked="f">
                <v:textbox style="mso-fit-shape-to-text:t" inset="0,0,0,0">
                  <w:txbxContent>
                    <w:p w14:paraId="26002847" w14:textId="35ADCEB5" w:rsidR="00F11CEB" w:rsidRPr="00FE7A59" w:rsidRDefault="00F11CEB" w:rsidP="003F0768">
                      <w:pPr>
                        <w:pStyle w:val="SzKpalrs"/>
                      </w:pPr>
                      <w:r>
                        <w:fldChar w:fldCharType="begin"/>
                      </w:r>
                      <w:r>
                        <w:instrText xml:space="preserve"> SEQ ábra \* ARABIC </w:instrText>
                      </w:r>
                      <w:r>
                        <w:fldChar w:fldCharType="separate"/>
                      </w:r>
                      <w:bookmarkStart w:id="55" w:name="_Toc7036684"/>
                      <w:r>
                        <w:t>12</w:t>
                      </w:r>
                      <w:r>
                        <w:fldChar w:fldCharType="end"/>
                      </w:r>
                      <w:r>
                        <w:t>. ábra: HGrex működése</w:t>
                      </w:r>
                      <w:bookmarkEnd w:id="55"/>
                    </w:p>
                  </w:txbxContent>
                </v:textbox>
                <w10:wrap type="topAndBottom"/>
              </v:shape>
            </w:pict>
          </mc:Fallback>
        </mc:AlternateContent>
      </w:r>
      <w:r w:rsidR="000E3C06">
        <w:t>Mivel a városok közötti távolságokat is használjuk a keresztezés során</w:t>
      </w:r>
      <w:r w:rsidR="0036456D">
        <w:t>,</w:t>
      </w:r>
      <w:r w:rsidR="000E3C06">
        <w:t xml:space="preserve"> így szükségünk </w:t>
      </w:r>
      <w:r w:rsidR="005A1A00">
        <w:t xml:space="preserve">van </w:t>
      </w:r>
      <w:r w:rsidR="000E3C06">
        <w:t>a távolságmátrixr</w:t>
      </w:r>
      <w:r w:rsidR="00975BB4">
        <w:t>a is. Az operátor működését a 12</w:t>
      </w:r>
      <w:r w:rsidR="000E3C06">
        <w:t>. ábrán mutatom be.</w:t>
      </w:r>
    </w:p>
    <w:p w14:paraId="4B2CE327" w14:textId="7CF0E2E0" w:rsidR="0017294F" w:rsidRDefault="0017294F" w:rsidP="0017294F">
      <w:pPr>
        <w:pStyle w:val="SzDCmsor3"/>
      </w:pPr>
      <w:bookmarkStart w:id="56" w:name="_Toc7366763"/>
      <w:r>
        <w:t>Mutáció</w:t>
      </w:r>
      <w:bookmarkEnd w:id="56"/>
    </w:p>
    <w:p w14:paraId="688D03F1" w14:textId="43CC083E" w:rsidR="0004445F" w:rsidRDefault="0004445F" w:rsidP="0004445F">
      <w:pPr>
        <w:pStyle w:val="SzDSzvegTrzs"/>
      </w:pPr>
      <w:r>
        <w:t xml:space="preserve">Mint feljebb említettem, egyedi allélokat tartalmazó kromoszómáknál lehetséges opció az inverzió vagy két véletlenszerű elem felcserélése. Több lehetőség megfontolása után, az inverziós mutáció mellett döntöttem. A </w:t>
      </w:r>
      <w:r w:rsidR="00E736F1">
        <w:t>[1]</w:t>
      </w:r>
      <w:r>
        <w:t xml:space="preserve"> és </w:t>
      </w:r>
      <w:r w:rsidR="00E736F1">
        <w:t>[6]</w:t>
      </w:r>
      <w:r>
        <w:t xml:space="preserve">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fuvarozó gépjármű rakodó tere se végtelen. Így a célpontok száma nem lesz annyira jelentős, </w:t>
      </w:r>
      <w:r>
        <w:lastRenderedPageBreak/>
        <w:t>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57" w:name="_Toc7366764"/>
      <w:r>
        <w:t>Reprodukció</w:t>
      </w:r>
      <w:bookmarkEnd w:id="57"/>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58" w:name="_Toc7366765"/>
      <w:r>
        <w:t>Kilépési feltétel</w:t>
      </w:r>
      <w:bookmarkEnd w:id="58"/>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59" w:name="_Toc7366766"/>
      <w:r>
        <w:lastRenderedPageBreak/>
        <w:t>Tervezési dokumentáció</w:t>
      </w:r>
      <w:bookmarkEnd w:id="59"/>
    </w:p>
    <w:p w14:paraId="3D19D17F" w14:textId="64672C22" w:rsidR="000F5C69" w:rsidRDefault="000F5C69" w:rsidP="000F5C69">
      <w:pPr>
        <w:pStyle w:val="SzDCmsor2"/>
      </w:pPr>
      <w:bookmarkStart w:id="60" w:name="_Toc7366767"/>
      <w:r>
        <w:t>Programmal szemben támasztott követelmények</w:t>
      </w:r>
      <w:bookmarkEnd w:id="60"/>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256400">
      <w:pPr>
        <w:pStyle w:val="SzDSzvegTrzs"/>
        <w:numPr>
          <w:ilvl w:val="0"/>
          <w:numId w:val="10"/>
        </w:numPr>
      </w:pPr>
      <w:r>
        <w:t>Könnyen kezelhető, letisztult, minimalista felhasználói felület.</w:t>
      </w:r>
    </w:p>
    <w:p w14:paraId="30D522AE" w14:textId="54D2A5B4" w:rsidR="00B73372" w:rsidRDefault="008D4EEE" w:rsidP="00256400">
      <w:pPr>
        <w:pStyle w:val="SzDSzvegTrzs"/>
        <w:numPr>
          <w:ilvl w:val="0"/>
          <w:numId w:val="10"/>
        </w:numPr>
      </w:pPr>
      <w:r>
        <w:t>Megfelelő felhasználói szerephez, megfelelő jogosultságok biztosítása.</w:t>
      </w:r>
    </w:p>
    <w:p w14:paraId="5D635B69" w14:textId="286E8FBA" w:rsidR="000F5C69" w:rsidRDefault="000F5C69" w:rsidP="00256400">
      <w:pPr>
        <w:pStyle w:val="SzDSzvegTrzs"/>
        <w:numPr>
          <w:ilvl w:val="0"/>
          <w:numId w:val="10"/>
        </w:numPr>
      </w:pPr>
      <w:r>
        <w:t>Gyors interakció a backend és a frontend között.</w:t>
      </w:r>
    </w:p>
    <w:p w14:paraId="348C9841" w14:textId="0097F6A2" w:rsidR="000F5C69" w:rsidRDefault="000F5C69" w:rsidP="00256400">
      <w:pPr>
        <w:pStyle w:val="SzDSzvegTrzs"/>
        <w:numPr>
          <w:ilvl w:val="0"/>
          <w:numId w:val="10"/>
        </w:numPr>
      </w:pPr>
      <w:r>
        <w:t>A kiszállítóknak optimális csomagszállítási útvonal nyújtása.</w:t>
      </w:r>
    </w:p>
    <w:p w14:paraId="60DD4A50" w14:textId="59D654CB" w:rsidR="000F5C69" w:rsidRDefault="00B73372" w:rsidP="00256400">
      <w:pPr>
        <w:pStyle w:val="SzDSzvegTrzs"/>
        <w:numPr>
          <w:ilvl w:val="0"/>
          <w:numId w:val="10"/>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61" w:name="_Toc7366768"/>
      <w:r>
        <w:t>UML diagrammok</w:t>
      </w:r>
      <w:bookmarkEnd w:id="61"/>
    </w:p>
    <w:p w14:paraId="661F926B" w14:textId="36225600" w:rsidR="005C0D51" w:rsidRDefault="005C0D51" w:rsidP="005C0D51">
      <w:pPr>
        <w:pStyle w:val="SzDSzvegTrzs"/>
      </w:pPr>
      <w:r>
        <w:t>A követelmények specifikációja után UML (Unified Modeling Language)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62" w:name="_Toc7366769"/>
      <w:r>
        <w:t>Aktorok – funkciók</w:t>
      </w:r>
      <w:bookmarkEnd w:id="62"/>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60992" behindDoc="0" locked="0" layoutInCell="1" allowOverlap="1" wp14:anchorId="00BBEF11" wp14:editId="382E2BE4">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33F94DA0" w:rsidR="00F11CEB" w:rsidRPr="002620D8" w:rsidRDefault="00F11CEB" w:rsidP="00185503">
                            <w:pPr>
                              <w:pStyle w:val="SzKpalrs"/>
                            </w:pPr>
                            <w:r>
                              <w:fldChar w:fldCharType="begin"/>
                            </w:r>
                            <w:r>
                              <w:instrText xml:space="preserve"> SEQ ábra \* ARABIC </w:instrText>
                            </w:r>
                            <w:r>
                              <w:fldChar w:fldCharType="separate"/>
                            </w:r>
                            <w:bookmarkStart w:id="63" w:name="_Toc7036685"/>
                            <w:r>
                              <w:t>13</w:t>
                            </w:r>
                            <w:r>
                              <w:fldChar w:fldCharType="end"/>
                            </w:r>
                            <w:r>
                              <w:t>. ábra: Aktorok és funkciók</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5" type="#_x0000_t202" style="position:absolute;left:0;text-align:left;margin-left:13.25pt;margin-top:315.55pt;width:411.7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33F94DA0" w:rsidR="00F11CEB" w:rsidRPr="002620D8" w:rsidRDefault="00F11CEB" w:rsidP="00185503">
                      <w:pPr>
                        <w:pStyle w:val="SzKpalrs"/>
                      </w:pPr>
                      <w:r>
                        <w:fldChar w:fldCharType="begin"/>
                      </w:r>
                      <w:r>
                        <w:instrText xml:space="preserve"> SEQ ábra \* ARABIC </w:instrText>
                      </w:r>
                      <w:r>
                        <w:fldChar w:fldCharType="separate"/>
                      </w:r>
                      <w:bookmarkStart w:id="64" w:name="_Toc7036685"/>
                      <w:r>
                        <w:t>13</w:t>
                      </w:r>
                      <w:r>
                        <w:fldChar w:fldCharType="end"/>
                      </w:r>
                      <w:r>
                        <w:t>. ábra: Aktorok és funkciók</w:t>
                      </w:r>
                      <w:bookmarkEnd w:id="64"/>
                    </w:p>
                  </w:txbxContent>
                </v:textbox>
                <w10:wrap type="topAndBottom"/>
              </v:shape>
            </w:pict>
          </mc:Fallback>
        </mc:AlternateContent>
      </w:r>
      <w:r w:rsidR="0017638D">
        <w:rPr>
          <w:noProof/>
          <w:lang w:eastAsia="hu-HU" w:bidi="ar-SA"/>
        </w:rPr>
        <w:drawing>
          <wp:anchor distT="0" distB="0" distL="114300" distR="114300" simplePos="0" relativeHeight="251858944" behindDoc="0" locked="0" layoutInCell="1" allowOverlap="1" wp14:anchorId="56FD97CA" wp14:editId="5E5699A0">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65" w:name="_Toc7366770"/>
      <w:r>
        <w:t>ER diagram</w:t>
      </w:r>
      <w:bookmarkEnd w:id="65"/>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3B507A20">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719B5F13" w:rsidR="00185503" w:rsidRDefault="00185503" w:rsidP="00185503">
      <w:pPr>
        <w:pStyle w:val="SzKpalrs"/>
      </w:pPr>
      <w:r>
        <w:fldChar w:fldCharType="begin"/>
      </w:r>
      <w:r>
        <w:instrText xml:space="preserve"> SEQ ábra \* ARABIC </w:instrText>
      </w:r>
      <w:r>
        <w:fldChar w:fldCharType="separate"/>
      </w:r>
      <w:bookmarkStart w:id="66" w:name="_Toc7036686"/>
      <w:r w:rsidR="001412EB">
        <w:t>14</w:t>
      </w:r>
      <w:r>
        <w:fldChar w:fldCharType="end"/>
      </w:r>
      <w:r>
        <w:t>. ábra: ER diagram</w:t>
      </w:r>
      <w:bookmarkEnd w:id="66"/>
    </w:p>
    <w:p w14:paraId="2774AFC9" w14:textId="478FE3E9"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w:t>
      </w:r>
      <w:r w:rsidR="00C81A2F">
        <w:t xml:space="preserve"> a fejlesztés során</w:t>
      </w:r>
      <w:r>
        <w:t xml:space="preserve"> nem kellett a táblákat manuálisan SQL szkirpteket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67" w:name="_Toc7366771"/>
      <w:r>
        <w:t>Osztálydiagram</w:t>
      </w:r>
      <w:bookmarkEnd w:id="67"/>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1969DFCA">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5">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commentRangeStart w:id="68"/>
      <w:commentRangeEnd w:id="68"/>
    </w:p>
    <w:bookmarkStart w:id="69" w:name="_Ref3228406"/>
    <w:p w14:paraId="6BFF6138" w14:textId="4A57C63D" w:rsidR="001E2CB3" w:rsidRPr="001B4BDC" w:rsidRDefault="002C38B2" w:rsidP="002C38B2">
      <w:pPr>
        <w:pStyle w:val="SzKpalrs"/>
      </w:pPr>
      <w:r>
        <w:fldChar w:fldCharType="begin"/>
      </w:r>
      <w:r>
        <w:instrText xml:space="preserve"> SEQ ábra \* ARABIC </w:instrText>
      </w:r>
      <w:r>
        <w:fldChar w:fldCharType="separate"/>
      </w:r>
      <w:bookmarkStart w:id="70" w:name="_Toc7036687"/>
      <w:r w:rsidR="001412EB">
        <w:t>15</w:t>
      </w:r>
      <w:r>
        <w:fldChar w:fldCharType="end"/>
      </w:r>
      <w:r>
        <w:t>. ábra: Controller-Service-Repository Osztálydiagram</w:t>
      </w:r>
      <w:bookmarkEnd w:id="69"/>
      <w:bookmarkEnd w:id="70"/>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173B6EFE"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w:t>
      </w:r>
      <w:r w:rsidR="00CE46DF">
        <w:t>interfészek</w:t>
      </w:r>
      <w:r w:rsidR="001C522A">
        <w:t xml:space="preserve"> segítségével szerzik meg.</w:t>
      </w:r>
    </w:p>
    <w:p w14:paraId="24E5CF2E" w14:textId="1A5B3726" w:rsidR="001228BA" w:rsidRDefault="001228BA" w:rsidP="001228BA">
      <w:pPr>
        <w:pStyle w:val="SzDCmsor3"/>
      </w:pPr>
      <w:bookmarkStart w:id="71" w:name="_Toc7366772"/>
      <w:r>
        <w:t>Szekvencia diagram</w:t>
      </w:r>
      <w:bookmarkEnd w:id="71"/>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69184" behindDoc="0" locked="0" layoutInCell="1" allowOverlap="1" wp14:anchorId="227FB67E" wp14:editId="0DBB0AC6">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72" w:name="_Ref4238904"/>
                            <w:p w14:paraId="3AA85D1B" w14:textId="64FBEB10" w:rsidR="00F11CEB" w:rsidRPr="007822AA" w:rsidRDefault="00F11CEB" w:rsidP="001228BA">
                              <w:pPr>
                                <w:pStyle w:val="SzKpalrs"/>
                              </w:pPr>
                              <w:r>
                                <w:fldChar w:fldCharType="begin"/>
                              </w:r>
                              <w:r>
                                <w:instrText xml:space="preserve"> SEQ ábra \* ARABIC </w:instrText>
                              </w:r>
                              <w:r>
                                <w:fldChar w:fldCharType="separate"/>
                              </w:r>
                              <w:bookmarkStart w:id="73" w:name="_Toc7036688"/>
                              <w:r>
                                <w:t>16</w:t>
                              </w:r>
                              <w:r>
                                <w:fldChar w:fldCharType="end"/>
                              </w:r>
                              <w:r>
                                <w:t>. ábra: Szekvencia diagram - Rendelés leadása</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6" style="position:absolute;left:0;text-align:left;margin-left:-.3pt;margin-top:61.95pt;width:438.25pt;height:356.55pt;z-index:251869184;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7"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7" o:title=""/>
                  <v:path arrowok="t"/>
                </v:shape>
                <v:shape id="Szövegdoboz 126" o:spid="_x0000_s1838"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74" w:name="_Ref4238904"/>
                      <w:p w14:paraId="3AA85D1B" w14:textId="64FBEB10" w:rsidR="00F11CEB" w:rsidRPr="007822AA" w:rsidRDefault="00F11CEB" w:rsidP="001228BA">
                        <w:pPr>
                          <w:pStyle w:val="SzKpalrs"/>
                        </w:pPr>
                        <w:r>
                          <w:fldChar w:fldCharType="begin"/>
                        </w:r>
                        <w:r>
                          <w:instrText xml:space="preserve"> SEQ ábra \* ARABIC </w:instrText>
                        </w:r>
                        <w:r>
                          <w:fldChar w:fldCharType="separate"/>
                        </w:r>
                        <w:bookmarkStart w:id="75" w:name="_Toc7036688"/>
                        <w:r>
                          <w:t>16</w:t>
                        </w:r>
                        <w:r>
                          <w:fldChar w:fldCharType="end"/>
                        </w:r>
                        <w:r>
                          <w:t>. ábra: Szekvencia diagram - Rendelés leadása</w:t>
                        </w:r>
                        <w:bookmarkEnd w:id="74"/>
                        <w:bookmarkEnd w:id="75"/>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294E732F"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256400">
      <w:pPr>
        <w:pStyle w:val="SzDSzvegTrzs"/>
        <w:numPr>
          <w:ilvl w:val="0"/>
          <w:numId w:val="13"/>
        </w:numPr>
      </w:pPr>
      <w:r>
        <w:t>a felhasználó nem is adott megrendelő termékeket a kosárba,</w:t>
      </w:r>
    </w:p>
    <w:p w14:paraId="2EDA45CF" w14:textId="5CA3B3CA" w:rsidR="001228BA" w:rsidRDefault="001228BA" w:rsidP="00256400">
      <w:pPr>
        <w:pStyle w:val="SzDSzvegTrzs"/>
        <w:numPr>
          <w:ilvl w:val="0"/>
          <w:numId w:val="13"/>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76" w:name="_Toc7366773"/>
      <w:r>
        <w:rPr>
          <w:noProof/>
          <w:lang w:eastAsia="hu-HU" w:bidi="ar-SA"/>
        </w:rPr>
        <w:lastRenderedPageBreak/>
        <mc:AlternateContent>
          <mc:Choice Requires="wpg">
            <w:drawing>
              <wp:anchor distT="0" distB="0" distL="114300" distR="114300" simplePos="0" relativeHeight="251865088" behindDoc="0" locked="0" layoutInCell="1" allowOverlap="1" wp14:anchorId="1480B094" wp14:editId="5B98FEDB">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77" w:name="_Ref4005932"/>
                            <w:p w14:paraId="6DCA1605" w14:textId="28446207" w:rsidR="00F11CEB" w:rsidRPr="00547E33" w:rsidRDefault="00F11CEB" w:rsidP="008A6B26">
                              <w:pPr>
                                <w:pStyle w:val="SzKpalrs"/>
                              </w:pPr>
                              <w:r>
                                <w:fldChar w:fldCharType="begin"/>
                              </w:r>
                              <w:r>
                                <w:instrText xml:space="preserve"> SEQ ábra \* ARABIC </w:instrText>
                              </w:r>
                              <w:r>
                                <w:fldChar w:fldCharType="separate"/>
                              </w:r>
                              <w:bookmarkStart w:id="78" w:name="_Toc7036689"/>
                              <w:r>
                                <w:t>17</w:t>
                              </w:r>
                              <w:r>
                                <w:fldChar w:fldCharType="end"/>
                              </w:r>
                              <w:r>
                                <w:t>. ábra: Folyamatábra - Kiszállítás készítése</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9" style="position:absolute;left:0;text-align:left;margin-left:-1.95pt;margin-top:31.1pt;width:438.4pt;height:470.55pt;z-index:251865088;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40"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19" o:title=""/>
                  <v:path arrowok="t"/>
                </v:shape>
                <v:shape id="Szövegdoboz 58" o:spid="_x0000_s1841"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79" w:name="_Ref4005932"/>
                      <w:p w14:paraId="6DCA1605" w14:textId="28446207" w:rsidR="00F11CEB" w:rsidRPr="00547E33" w:rsidRDefault="00F11CEB" w:rsidP="008A6B26">
                        <w:pPr>
                          <w:pStyle w:val="SzKpalrs"/>
                        </w:pPr>
                        <w:r>
                          <w:fldChar w:fldCharType="begin"/>
                        </w:r>
                        <w:r>
                          <w:instrText xml:space="preserve"> SEQ ábra \* ARABIC </w:instrText>
                        </w:r>
                        <w:r>
                          <w:fldChar w:fldCharType="separate"/>
                        </w:r>
                        <w:bookmarkStart w:id="80" w:name="_Toc7036689"/>
                        <w:r>
                          <w:t>17</w:t>
                        </w:r>
                        <w:r>
                          <w:fldChar w:fldCharType="end"/>
                        </w:r>
                        <w:r>
                          <w:t>. ábra: Folyamatábra - Kiszállítás készítése</w:t>
                        </w:r>
                        <w:bookmarkEnd w:id="79"/>
                        <w:bookmarkEnd w:id="80"/>
                      </w:p>
                    </w:txbxContent>
                  </v:textbox>
                </v:shape>
                <w10:wrap type="topAndBottom" anchorx="margin"/>
              </v:group>
            </w:pict>
          </mc:Fallback>
        </mc:AlternateContent>
      </w:r>
      <w:r w:rsidR="008A6B26">
        <w:t>Folyamatábra</w:t>
      </w:r>
      <w:bookmarkEnd w:id="76"/>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256400">
      <w:pPr>
        <w:pStyle w:val="SzDSzvegTrzs"/>
        <w:numPr>
          <w:ilvl w:val="0"/>
          <w:numId w:val="11"/>
        </w:numPr>
      </w:pPr>
      <w:r>
        <w:t xml:space="preserve">elég rendelést adtak le a vásárlók ahhoz, hogy megteljen egy kocsi </w:t>
      </w:r>
    </w:p>
    <w:p w14:paraId="28AF54A2" w14:textId="2C3DD0B5" w:rsidR="008A6B26" w:rsidRDefault="008A6B26" w:rsidP="00256400">
      <w:pPr>
        <w:pStyle w:val="SzDSzvegTrzs"/>
        <w:numPr>
          <w:ilvl w:val="0"/>
          <w:numId w:val="11"/>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256400">
      <w:pPr>
        <w:pStyle w:val="SzDSzvegTrzs"/>
        <w:numPr>
          <w:ilvl w:val="0"/>
          <w:numId w:val="12"/>
        </w:numPr>
      </w:pPr>
      <w:r>
        <w:t>a kocsi rakodóterében lévő csomagok száma eléri a limitet,</w:t>
      </w:r>
    </w:p>
    <w:p w14:paraId="00D211A7" w14:textId="555C60DF" w:rsidR="001C0DAA" w:rsidRDefault="001C0DAA" w:rsidP="00256400">
      <w:pPr>
        <w:pStyle w:val="SzDSzvegTrzs"/>
        <w:numPr>
          <w:ilvl w:val="0"/>
          <w:numId w:val="12"/>
        </w:numPr>
      </w:pPr>
      <w:r>
        <w:lastRenderedPageBreak/>
        <w:t>nincs olyan csomag az adatbázisból visszakapott rendelések között, amit m</w:t>
      </w:r>
      <w:r w:rsidR="00E8371E">
        <w:t>ég nem próbáltunk volna betenni,</w:t>
      </w:r>
    </w:p>
    <w:p w14:paraId="604807FA" w14:textId="27773B7C" w:rsidR="00E8371E" w:rsidRDefault="00E8371E" w:rsidP="00256400">
      <w:pPr>
        <w:pStyle w:val="SzDSzvegTrzs"/>
        <w:numPr>
          <w:ilvl w:val="0"/>
          <w:numId w:val="12"/>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81" w:name="_Toc7366774"/>
      <w:r>
        <w:t>Felhasznált technológiák ismertetése</w:t>
      </w:r>
      <w:bookmarkEnd w:id="81"/>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82" w:name="_Toc7366775"/>
      <w:r>
        <w:t>Verziókezelő rendszer</w:t>
      </w:r>
      <w:bookmarkEnd w:id="82"/>
    </w:p>
    <w:p w14:paraId="5ECC5896" w14:textId="1FCC0EE6" w:rsidR="001F08F3" w:rsidRDefault="00ED4E6E" w:rsidP="004B409C">
      <w:pPr>
        <w:pStyle w:val="SzDSzvegTrzs"/>
      </w:pPr>
      <w:r>
        <w:t>Az adatvesztés elkerülése és egy esetleges hiba egyszerű kijavítása érdekében verziókezelő</w:t>
      </w:r>
      <w:ins w:id="83"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256400">
      <w:pPr>
        <w:pStyle w:val="SzDSzvegTrzs"/>
        <w:numPr>
          <w:ilvl w:val="0"/>
          <w:numId w:val="5"/>
        </w:numPr>
      </w:pPr>
      <w:r w:rsidRPr="001F08F3">
        <w:t>Backup és visszaállítás</w:t>
      </w:r>
    </w:p>
    <w:p w14:paraId="2D6AB587" w14:textId="77777777" w:rsidR="001F08F3" w:rsidRDefault="001F08F3" w:rsidP="00256400">
      <w:pPr>
        <w:pStyle w:val="SzDSzvegTrzs"/>
        <w:numPr>
          <w:ilvl w:val="0"/>
          <w:numId w:val="5"/>
        </w:numPr>
      </w:pPr>
      <w:r w:rsidRPr="001F08F3">
        <w:t>Szinkronizáció</w:t>
      </w:r>
    </w:p>
    <w:p w14:paraId="71C2D3C8" w14:textId="77777777" w:rsidR="001F08F3" w:rsidRDefault="001F08F3" w:rsidP="00256400">
      <w:pPr>
        <w:pStyle w:val="SzDSzvegTrzs"/>
        <w:numPr>
          <w:ilvl w:val="0"/>
          <w:numId w:val="5"/>
        </w:numPr>
      </w:pPr>
      <w:r w:rsidRPr="001F08F3">
        <w:t>Változások követése</w:t>
      </w:r>
    </w:p>
    <w:p w14:paraId="5A439465" w14:textId="77777777" w:rsidR="001F08F3" w:rsidRDefault="001F08F3" w:rsidP="00256400">
      <w:pPr>
        <w:pStyle w:val="SzDSzvegTrzs"/>
        <w:numPr>
          <w:ilvl w:val="0"/>
          <w:numId w:val="5"/>
        </w:numPr>
      </w:pPr>
      <w:r w:rsidRPr="001F08F3">
        <w:t>Felelősség követése</w:t>
      </w:r>
    </w:p>
    <w:p w14:paraId="6DA0C087" w14:textId="77777777" w:rsidR="001F08F3" w:rsidRDefault="001F08F3" w:rsidP="00256400">
      <w:pPr>
        <w:pStyle w:val="SzDSzvegTrzs"/>
        <w:numPr>
          <w:ilvl w:val="0"/>
          <w:numId w:val="5"/>
        </w:numPr>
      </w:pPr>
      <w:r w:rsidRPr="001F08F3">
        <w:t>Elágazás (branching) és összefésülés (merging)</w:t>
      </w:r>
    </w:p>
    <w:p w14:paraId="4B06F314" w14:textId="77777777" w:rsidR="00C24A56" w:rsidRDefault="00C24A56" w:rsidP="00C24A56">
      <w:pPr>
        <w:pStyle w:val="SzDSzvegTrzs"/>
        <w:ind w:left="60"/>
      </w:pPr>
      <w:r>
        <w:t xml:space="preserve">A verziókezelőknek két fő fajtájavan: </w:t>
      </w:r>
    </w:p>
    <w:p w14:paraId="64A81FCE" w14:textId="07720E27" w:rsidR="00C24A56" w:rsidRDefault="00C24A56" w:rsidP="00256400">
      <w:pPr>
        <w:pStyle w:val="SzDSzvegTrzs"/>
        <w:numPr>
          <w:ilvl w:val="0"/>
          <w:numId w:val="6"/>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33D38047" w:rsidR="004A3242" w:rsidRDefault="009214F7" w:rsidP="00256400">
      <w:pPr>
        <w:pStyle w:val="SzDSzvegTrzs"/>
        <w:numPr>
          <w:ilvl w:val="0"/>
          <w:numId w:val="6"/>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951516">
        <w:t>[24]</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84" w:name="_Toc7366776"/>
      <w:r>
        <w:t>Git</w:t>
      </w:r>
      <w:bookmarkEnd w:id="84"/>
    </w:p>
    <w:p w14:paraId="0D628D79" w14:textId="77B4AFC8"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951516">
        <w:t>21</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0"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85" w:name="_Toc7366777"/>
      <w:r>
        <w:t>Frontend</w:t>
      </w:r>
      <w:r w:rsidR="00342F4A">
        <w:t xml:space="preserve"> technológiák</w:t>
      </w:r>
      <w:bookmarkEnd w:id="85"/>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256400">
      <w:pPr>
        <w:pStyle w:val="SzDSzvegTrzs"/>
        <w:numPr>
          <w:ilvl w:val="0"/>
          <w:numId w:val="4"/>
        </w:numPr>
      </w:pPr>
      <w:r>
        <w:t>HTML</w:t>
      </w:r>
    </w:p>
    <w:p w14:paraId="3644172A" w14:textId="77777777" w:rsidR="00DD3948" w:rsidRDefault="009E0501" w:rsidP="00256400">
      <w:pPr>
        <w:pStyle w:val="SzDSzvegTrzs"/>
        <w:numPr>
          <w:ilvl w:val="0"/>
          <w:numId w:val="4"/>
        </w:numPr>
      </w:pPr>
      <w:r>
        <w:t>CSS</w:t>
      </w:r>
    </w:p>
    <w:p w14:paraId="6D3982B3" w14:textId="77777777" w:rsidR="00DD3948" w:rsidRDefault="00DD3948" w:rsidP="00256400">
      <w:pPr>
        <w:pStyle w:val="SzDSzvegTrzs"/>
        <w:numPr>
          <w:ilvl w:val="0"/>
          <w:numId w:val="4"/>
        </w:numPr>
      </w:pPr>
      <w:r>
        <w:t>JavaScript</w:t>
      </w:r>
    </w:p>
    <w:p w14:paraId="5257F447" w14:textId="77777777" w:rsidR="00342F4A" w:rsidRDefault="00342F4A" w:rsidP="00F8398A">
      <w:pPr>
        <w:pStyle w:val="SzDCmsor4"/>
      </w:pPr>
      <w:bookmarkStart w:id="86" w:name="_Toc7366778"/>
      <w:r>
        <w:t>HTML</w:t>
      </w:r>
      <w:bookmarkEnd w:id="86"/>
    </w:p>
    <w:p w14:paraId="7A251602" w14:textId="3BD1EC84"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1" w:history="1">
        <w:r w:rsidRPr="00AC3D3B">
          <w:t>World Wide Web Konzorcium</w:t>
        </w:r>
      </w:hyperlink>
      <w:r w:rsidRPr="00AC3D3B">
        <w:t> és a </w:t>
      </w:r>
      <w:hyperlink r:id="rId22"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E736F1">
        <w:t>[14]</w:t>
      </w:r>
    </w:p>
    <w:p w14:paraId="14A6B798" w14:textId="77777777" w:rsidR="00986E78" w:rsidRDefault="00986E78" w:rsidP="00F8398A">
      <w:pPr>
        <w:pStyle w:val="SzDCmsor4"/>
      </w:pPr>
      <w:bookmarkStart w:id="87" w:name="_Toc7366779"/>
      <w:r>
        <w:t>CSS</w:t>
      </w:r>
      <w:bookmarkEnd w:id="87"/>
    </w:p>
    <w:p w14:paraId="0FE56250" w14:textId="62969421" w:rsidR="006E1BFF" w:rsidRDefault="00C73E44" w:rsidP="00986E78">
      <w:pPr>
        <w:pStyle w:val="SzDSzvegTrzs"/>
      </w:pPr>
      <w:r>
        <w:t xml:space="preserve">A </w:t>
      </w:r>
      <w:r w:rsidR="00986E78">
        <w:t>Cascading Style Sheet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88" w:name="_Toc7366780"/>
      <w:r>
        <w:t>JavaScript</w:t>
      </w:r>
      <w:bookmarkEnd w:id="88"/>
    </w:p>
    <w:p w14:paraId="4431299B" w14:textId="687CA986"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E736F1">
        <w:t>[15]</w:t>
      </w:r>
    </w:p>
    <w:p w14:paraId="4003CCF8" w14:textId="4E2D4104"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89" w:name="_Toc7366781"/>
      <w:r>
        <w:t>Backend technológiák</w:t>
      </w:r>
      <w:bookmarkEnd w:id="89"/>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90" w:name="_Toc7366782"/>
      <w:r>
        <w:t>Java</w:t>
      </w:r>
      <w:bookmarkEnd w:id="90"/>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91" w:name="_Toc7366783"/>
      <w:r>
        <w:t>Spring</w:t>
      </w:r>
      <w:r w:rsidR="002F0110">
        <w:t xml:space="preserve"> B</w:t>
      </w:r>
      <w:r>
        <w:t>oot</w:t>
      </w:r>
      <w:bookmarkEnd w:id="91"/>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92" w:name="_Toc7366784"/>
      <w:r>
        <w:t>T</w:t>
      </w:r>
      <w:r w:rsidR="00BC46D3" w:rsidRPr="00BC46D3">
        <w:t>hymeleaf</w:t>
      </w:r>
      <w:bookmarkEnd w:id="92"/>
    </w:p>
    <w:p w14:paraId="45754FDD" w14:textId="79438AD7"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177608DA">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3">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93"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94" w:name="_Toc7036700"/>
      <w:r w:rsidR="000A3F03">
        <w:t>1</w:t>
      </w:r>
      <w:r>
        <w:fldChar w:fldCharType="end"/>
      </w:r>
      <w:r>
        <w:t>. Forráskód</w:t>
      </w:r>
      <w:r w:rsidR="00AF052F">
        <w:t>: Thymeleaf</w:t>
      </w:r>
      <w:bookmarkEnd w:id="93"/>
      <w:bookmarkEnd w:id="94"/>
    </w:p>
    <w:p w14:paraId="2546C9DF" w14:textId="37FB6CB6"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w:t>
      </w:r>
      <w:r w:rsidR="0093352F">
        <w:t>a</w:t>
      </w:r>
      <w:r w:rsidR="0006183A">
        <w:t xml:space="preserve">z oldal </w:t>
      </w:r>
      <w:r>
        <w:t xml:space="preserve">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95" w:name="_Ref3123463"/>
      <w:bookmarkStart w:id="96" w:name="_Toc7366785"/>
      <w:r>
        <w:t>Hibernate</w:t>
      </w:r>
      <w:bookmarkEnd w:id="95"/>
      <w:bookmarkEnd w:id="96"/>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0A01BD51" w:rsidR="007D1475" w:rsidRDefault="007D1475" w:rsidP="007D1475">
      <w:pPr>
        <w:pStyle w:val="SzDSzvegTrzs"/>
      </w:pPr>
      <w:r>
        <w:t xml:space="preserve">A Hibernate nem csak ebben a reprezentációváltásban segít, hanem az adat lekérdezésekben is. Alapvető célja, hogy megszabadítsa a fejlesztőt a JDBC és SQL segítségével készített adattárolási programrészek nagy részétől. </w:t>
      </w:r>
      <w:r w:rsidR="00E736F1">
        <w:t>[11]</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97" w:name="_Toc7366786"/>
      <w:r>
        <w:t>PostgreSQL</w:t>
      </w:r>
      <w:bookmarkEnd w:id="97"/>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98" w:name="_Toc7366787"/>
      <w:r>
        <w:t>Maven</w:t>
      </w:r>
      <w:bookmarkEnd w:id="98"/>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w:t>
      </w:r>
      <w:r>
        <w:lastRenderedPageBreak/>
        <w:t>(függőségeknek) hívunk.</w:t>
      </w:r>
      <w:r w:rsidR="006E17B1">
        <w:t xml:space="preserve"> A dependency-k megfelelő verzióját egyenként meg k</w:t>
      </w:r>
      <w:r w:rsidR="00F756DB">
        <w:t>elle</w:t>
      </w:r>
      <w:r w:rsidR="006E17B1">
        <w:t>ne 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0404F79C"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 xml:space="preserve">ormációkat </w:t>
      </w:r>
      <w:r w:rsidR="00E736F1">
        <w:t>[16]</w:t>
      </w:r>
      <w:r w:rsidR="00724C40">
        <w:t>.</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263E5F40">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4">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99"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100" w:name="_Toc7036701"/>
      <w:r>
        <w:t>2</w:t>
      </w:r>
      <w:r>
        <w:fldChar w:fldCharType="end"/>
      </w:r>
      <w:r>
        <w:t>. Forráskód: pom.xml</w:t>
      </w:r>
      <w:bookmarkEnd w:id="99"/>
      <w:bookmarkEnd w:id="100"/>
    </w:p>
    <w:p w14:paraId="0DF80817" w14:textId="41627DF8" w:rsidR="000A3F03" w:rsidRDefault="000A3F03" w:rsidP="000A3F03">
      <w:pPr>
        <w:pStyle w:val="SzDSzvegTrzs"/>
      </w:pPr>
      <w:r>
        <w:t>Konfigurációk magyarázata:</w:t>
      </w:r>
    </w:p>
    <w:p w14:paraId="7A876D4E" w14:textId="76112A4B" w:rsidR="000A3F03" w:rsidRDefault="000A3F03" w:rsidP="00256400">
      <w:pPr>
        <w:pStyle w:val="SzDSzvegTrzs"/>
        <w:numPr>
          <w:ilvl w:val="0"/>
          <w:numId w:val="9"/>
        </w:numPr>
      </w:pPr>
      <w:r w:rsidRPr="000A3F03">
        <w:t>modelVersion</w:t>
      </w:r>
      <w:r>
        <w:t>: a POM verziója</w:t>
      </w:r>
    </w:p>
    <w:p w14:paraId="0B90702B" w14:textId="577F9F35" w:rsidR="000A3F03" w:rsidRDefault="000A3F03" w:rsidP="00256400">
      <w:pPr>
        <w:pStyle w:val="SzDSzvegTrzs"/>
        <w:numPr>
          <w:ilvl w:val="0"/>
          <w:numId w:val="9"/>
        </w:numPr>
      </w:pPr>
      <w:r>
        <w:t>groupId: csoport vagy szervezet, amihez a projekt tartozik</w:t>
      </w:r>
    </w:p>
    <w:p w14:paraId="49A82A29" w14:textId="529D6113" w:rsidR="000A3F03" w:rsidRDefault="000A3F03" w:rsidP="00256400">
      <w:pPr>
        <w:pStyle w:val="SzDSzvegTrzs"/>
        <w:numPr>
          <w:ilvl w:val="0"/>
          <w:numId w:val="9"/>
        </w:numPr>
      </w:pPr>
      <w:r>
        <w:t xml:space="preserve">artifactId: </w:t>
      </w:r>
      <w:r w:rsidR="00A43FC2">
        <w:t>a projekt neve</w:t>
      </w:r>
    </w:p>
    <w:p w14:paraId="7AA2059E" w14:textId="1BF6D5E4" w:rsidR="00A43FC2" w:rsidRDefault="00A43FC2" w:rsidP="00256400">
      <w:pPr>
        <w:pStyle w:val="SzDSzvegTrzs"/>
        <w:numPr>
          <w:ilvl w:val="0"/>
          <w:numId w:val="9"/>
        </w:numPr>
      </w:pPr>
      <w:r>
        <w:t>version: a build-elt alkalmazás verziószáma</w:t>
      </w:r>
    </w:p>
    <w:p w14:paraId="4AFEBFBD" w14:textId="661DA635" w:rsidR="00A43FC2" w:rsidRDefault="00A43FC2" w:rsidP="00256400">
      <w:pPr>
        <w:pStyle w:val="SzDSzvegTrzs"/>
        <w:numPr>
          <w:ilvl w:val="0"/>
          <w:numId w:val="9"/>
        </w:numPr>
      </w:pPr>
      <w:r>
        <w:t xml:space="preserve">packaging: hogyan legyen a projekt csomagolva (ha nincs megadva, akkor </w:t>
      </w:r>
      <w:r w:rsidRPr="00A43FC2">
        <w:t>jar</w:t>
      </w:r>
      <w:r>
        <w:t>)</w:t>
      </w:r>
    </w:p>
    <w:p w14:paraId="1A7E1D4B" w14:textId="68D6C2D7" w:rsidR="00961A26" w:rsidRDefault="00961A26" w:rsidP="00256400">
      <w:pPr>
        <w:pStyle w:val="SzDSzvegTrzs"/>
        <w:numPr>
          <w:ilvl w:val="0"/>
          <w:numId w:val="9"/>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101" w:name="_Toc7366788"/>
      <w:r>
        <w:lastRenderedPageBreak/>
        <w:t>Fejlesztő</w:t>
      </w:r>
      <w:r w:rsidR="002875DF">
        <w:t>i eszközök</w:t>
      </w:r>
      <w:bookmarkEnd w:id="101"/>
    </w:p>
    <w:p w14:paraId="3276C17E" w14:textId="5D03F75D" w:rsidR="002875DF" w:rsidRDefault="002875DF" w:rsidP="00353203">
      <w:pPr>
        <w:pStyle w:val="SzDCmsor4"/>
      </w:pPr>
      <w:bookmarkStart w:id="102" w:name="_Toc7366789"/>
      <w:r>
        <w:t>IDE</w:t>
      </w:r>
      <w:bookmarkEnd w:id="102"/>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103" w:name="_Toc7366790"/>
      <w:r>
        <w:t>pgAdmin</w:t>
      </w:r>
      <w:bookmarkEnd w:id="103"/>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04" w:name="_Toc7366791"/>
      <w:r>
        <w:lastRenderedPageBreak/>
        <w:t>Felhasználói dokumentáció</w:t>
      </w:r>
      <w:bookmarkEnd w:id="104"/>
    </w:p>
    <w:p w14:paraId="03A805AE" w14:textId="34126721" w:rsidR="00547699" w:rsidRDefault="00547699" w:rsidP="00547699">
      <w:pPr>
        <w:pStyle w:val="SzDCmsor2"/>
      </w:pPr>
      <w:bookmarkStart w:id="105" w:name="_Toc7366792"/>
      <w:r>
        <w:t>Telepítési útmutató</w:t>
      </w:r>
      <w:bookmarkEnd w:id="105"/>
    </w:p>
    <w:p w14:paraId="410B36AD" w14:textId="4513247D" w:rsidR="00400651" w:rsidRDefault="00400651" w:rsidP="00400651">
      <w:pPr>
        <w:pStyle w:val="SzDSzvegTrzs"/>
      </w:pPr>
      <w:r>
        <w:t xml:space="preserve">Ebben a fejezetben ismertetem a webapplikáció használatához szükséges </w:t>
      </w:r>
      <w:r w:rsidR="00A126CF">
        <w:t xml:space="preserve">szoftver </w:t>
      </w:r>
      <w:r w:rsidR="00F3264A">
        <w:t>követelmények</w:t>
      </w:r>
      <w:r w:rsidR="00A126CF">
        <w:t>et</w:t>
      </w:r>
      <w:r>
        <w:t xml:space="preserve">, </w:t>
      </w:r>
      <w:r w:rsidR="00A126CF">
        <w:t xml:space="preserve">azok </w:t>
      </w:r>
      <w:r>
        <w:t xml:space="preserve">telepítését, konfigurálását, illetve a </w:t>
      </w:r>
      <w:r w:rsidR="00A126CF">
        <w:t xml:space="preserve">kifejlesztett </w:t>
      </w:r>
      <w:r>
        <w:t>szoftver telepítését</w:t>
      </w:r>
      <w:r w:rsidR="003B0636">
        <w:t xml:space="preserve"> Windows operációs</w:t>
      </w:r>
      <w:r w:rsidR="00A126CF">
        <w:t xml:space="preserve"> </w:t>
      </w:r>
      <w:r w:rsidR="003B0636">
        <w:t>rendszeren</w:t>
      </w:r>
      <w:r>
        <w:t xml:space="preserve">. </w:t>
      </w:r>
      <w:r w:rsidR="00A126CF">
        <w:t>Az alkalmazás azonban telepítés nélkül is kipróbálható</w:t>
      </w:r>
      <w:r>
        <w:t xml:space="preserve"> a </w:t>
      </w:r>
      <w:hyperlink r:id="rId25" w:history="1">
        <w:r w:rsidR="00A126CF" w:rsidRPr="00A126CF">
          <w:rPr>
            <w:rStyle w:val="Hiperhivatkozs"/>
          </w:rPr>
          <w:t>http://herenkovics.hu</w:t>
        </w:r>
      </w:hyperlink>
      <w:r w:rsidR="00A126CF">
        <w:t xml:space="preserve"> oldalon</w:t>
      </w:r>
      <w:r w:rsidR="00F3264A">
        <w:t>.</w:t>
      </w:r>
    </w:p>
    <w:p w14:paraId="555DC97C" w14:textId="0C7F0A35" w:rsidR="00BF5340" w:rsidRDefault="00A126CF" w:rsidP="00400651">
      <w:pPr>
        <w:pStyle w:val="SzDSzvegTrzs"/>
      </w:pPr>
      <w:r>
        <w:t xml:space="preserve">Ezen a </w:t>
      </w:r>
      <w:r w:rsidR="00666A51">
        <w:t>web</w:t>
      </w:r>
      <w:r>
        <w:t>helyen</w:t>
      </w:r>
      <w:r w:rsidR="00BF5340">
        <w:t xml:space="preserve">, illetve a </w:t>
      </w:r>
      <w:r w:rsidR="00D85DDC">
        <w:t>helyben</w:t>
      </w:r>
      <w:r w:rsidR="00BF5340">
        <w:t xml:space="preserve"> telepített szoftverben is három teszt felhasználó található</w:t>
      </w:r>
      <w:r w:rsidR="00666A51">
        <w:t xml:space="preserve"> (feltételezve a </w:t>
      </w:r>
      <w:r w:rsidR="00666A51">
        <w:fldChar w:fldCharType="begin"/>
      </w:r>
      <w:r w:rsidR="00666A51">
        <w:instrText xml:space="preserve"> REF _Ref6338547 \r \h </w:instrText>
      </w:r>
      <w:r w:rsidR="00666A51">
        <w:fldChar w:fldCharType="separate"/>
      </w:r>
      <w:r w:rsidR="00666A51">
        <w:t>3.1.2</w:t>
      </w:r>
      <w:r w:rsidR="00666A51">
        <w:fldChar w:fldCharType="end"/>
      </w:r>
      <w:r w:rsidR="00666A51">
        <w:t xml:space="preserve"> fejezetben ismertetett </w:t>
      </w:r>
      <w:r w:rsidR="00666A51">
        <w:rPr>
          <w:i/>
        </w:rPr>
        <w:t xml:space="preserve">Insert_data.sql </w:t>
      </w:r>
      <w:r w:rsidR="00666A51">
        <w:t>lefuttatását)</w:t>
      </w:r>
      <w:r w:rsidR="00BF5340">
        <w:t xml:space="preserve">. Ezek segítségével a </w:t>
      </w:r>
      <w:r w:rsidR="00BF5340">
        <w:fldChar w:fldCharType="begin"/>
      </w:r>
      <w:r w:rsidR="00BF5340">
        <w:instrText xml:space="preserve"> REF _Ref6338640 \r \h </w:instrText>
      </w:r>
      <w:r w:rsidR="00BF5340">
        <w:fldChar w:fldCharType="separate"/>
      </w:r>
      <w:r w:rsidR="00BF5340">
        <w:t>3.2</w:t>
      </w:r>
      <w:r w:rsidR="00BF5340">
        <w:fldChar w:fldCharType="end"/>
      </w:r>
      <w:r w:rsidR="00BF5340">
        <w:t xml:space="preserve"> fejezetben bemutatott </w:t>
      </w:r>
      <w:r>
        <w:t xml:space="preserve">lehetőségeket </w:t>
      </w:r>
      <w:r w:rsidR="00BF5340">
        <w:t xml:space="preserve">ki lehet próbálni. A </w:t>
      </w:r>
      <w:r w:rsidR="00B07C22">
        <w:t>tesztfelhasználók a következők</w:t>
      </w:r>
      <w:r w:rsidR="00BF5340">
        <w:t>:</w:t>
      </w:r>
    </w:p>
    <w:tbl>
      <w:tblPr>
        <w:tblStyle w:val="Rcsostblzat"/>
        <w:tblW w:w="0" w:type="auto"/>
        <w:tblLook w:val="04A0" w:firstRow="1" w:lastRow="0" w:firstColumn="1" w:lastColumn="0" w:noHBand="0" w:noVBand="1"/>
      </w:tblPr>
      <w:tblGrid>
        <w:gridCol w:w="2918"/>
        <w:gridCol w:w="2918"/>
        <w:gridCol w:w="2919"/>
      </w:tblGrid>
      <w:tr w:rsidR="000E455E" w14:paraId="70541C2C" w14:textId="77777777" w:rsidTr="000E455E">
        <w:tc>
          <w:tcPr>
            <w:tcW w:w="2918" w:type="dxa"/>
          </w:tcPr>
          <w:p w14:paraId="3E006D60" w14:textId="11F7BD0F" w:rsidR="000E455E" w:rsidRPr="000E455E" w:rsidRDefault="000E455E" w:rsidP="000E455E">
            <w:pPr>
              <w:pStyle w:val="SzDSzvegTrzs"/>
              <w:rPr>
                <w:b/>
              </w:rPr>
            </w:pPr>
            <w:r w:rsidRPr="000E455E">
              <w:rPr>
                <w:b/>
              </w:rPr>
              <w:t>Felhasználó típus</w:t>
            </w:r>
          </w:p>
        </w:tc>
        <w:tc>
          <w:tcPr>
            <w:tcW w:w="2918" w:type="dxa"/>
          </w:tcPr>
          <w:p w14:paraId="3170C588" w14:textId="3359E8E3" w:rsidR="000E455E" w:rsidRPr="000E455E" w:rsidRDefault="000E455E" w:rsidP="000E455E">
            <w:pPr>
              <w:pStyle w:val="SzDSzvegTrzs"/>
              <w:rPr>
                <w:b/>
              </w:rPr>
            </w:pPr>
            <w:r w:rsidRPr="000E455E">
              <w:rPr>
                <w:b/>
              </w:rPr>
              <w:t>E-mail cím</w:t>
            </w:r>
          </w:p>
        </w:tc>
        <w:tc>
          <w:tcPr>
            <w:tcW w:w="2919" w:type="dxa"/>
          </w:tcPr>
          <w:p w14:paraId="4E56BB16" w14:textId="2200F8FC" w:rsidR="000E455E" w:rsidRPr="000E455E" w:rsidRDefault="000E455E" w:rsidP="000E455E">
            <w:pPr>
              <w:pStyle w:val="SzDSzvegTrzs"/>
              <w:rPr>
                <w:b/>
              </w:rPr>
            </w:pPr>
            <w:r w:rsidRPr="000E455E">
              <w:rPr>
                <w:b/>
              </w:rPr>
              <w:t>Jelszó</w:t>
            </w:r>
          </w:p>
        </w:tc>
      </w:tr>
      <w:tr w:rsidR="000E455E" w14:paraId="300D75C1" w14:textId="77777777" w:rsidTr="000E455E">
        <w:tc>
          <w:tcPr>
            <w:tcW w:w="2918" w:type="dxa"/>
          </w:tcPr>
          <w:p w14:paraId="65C9B460" w14:textId="0175F80D" w:rsidR="000E455E" w:rsidRPr="000E455E" w:rsidRDefault="000E455E" w:rsidP="000E455E">
            <w:pPr>
              <w:pStyle w:val="SzDSzvegTrzs"/>
            </w:pPr>
            <w:r w:rsidRPr="000E455E">
              <w:t>vásárló</w:t>
            </w:r>
          </w:p>
        </w:tc>
        <w:tc>
          <w:tcPr>
            <w:tcW w:w="2918" w:type="dxa"/>
          </w:tcPr>
          <w:p w14:paraId="0619B267" w14:textId="7B7E2C7D" w:rsidR="000E455E" w:rsidRPr="000E455E" w:rsidRDefault="000E455E" w:rsidP="000E455E">
            <w:pPr>
              <w:pStyle w:val="SzDSzvegTrzs"/>
            </w:pPr>
            <w:r w:rsidRPr="000E455E">
              <w:t>vasarlo@vagyok.en</w:t>
            </w:r>
          </w:p>
        </w:tc>
        <w:tc>
          <w:tcPr>
            <w:tcW w:w="2919" w:type="dxa"/>
          </w:tcPr>
          <w:p w14:paraId="22DDBFA2" w14:textId="26DDB2AC" w:rsidR="000E455E" w:rsidRPr="000E455E" w:rsidRDefault="000E455E" w:rsidP="000E455E">
            <w:pPr>
              <w:pStyle w:val="SzDSzvegTrzs"/>
            </w:pPr>
            <w:r w:rsidRPr="000E455E">
              <w:t>user</w:t>
            </w:r>
          </w:p>
        </w:tc>
      </w:tr>
      <w:tr w:rsidR="000E455E" w14:paraId="611C8E91" w14:textId="77777777" w:rsidTr="000E455E">
        <w:tc>
          <w:tcPr>
            <w:tcW w:w="2918" w:type="dxa"/>
          </w:tcPr>
          <w:p w14:paraId="0F6B4708" w14:textId="3F427AD6" w:rsidR="000E455E" w:rsidRPr="000E455E" w:rsidRDefault="000E455E" w:rsidP="000E455E">
            <w:pPr>
              <w:pStyle w:val="SzDSzvegTrzs"/>
            </w:pPr>
            <w:r w:rsidRPr="000E455E">
              <w:t>alkalmazott</w:t>
            </w:r>
          </w:p>
        </w:tc>
        <w:tc>
          <w:tcPr>
            <w:tcW w:w="2918" w:type="dxa"/>
          </w:tcPr>
          <w:p w14:paraId="2190B02F" w14:textId="130C95B1" w:rsidR="000E455E" w:rsidRPr="000E455E" w:rsidRDefault="000E455E" w:rsidP="000E455E">
            <w:pPr>
              <w:pStyle w:val="SzDSzvegTrzs"/>
            </w:pPr>
            <w:r w:rsidRPr="000E455E">
              <w:t>munkas@vagyok.en</w:t>
            </w:r>
          </w:p>
        </w:tc>
        <w:tc>
          <w:tcPr>
            <w:tcW w:w="2919" w:type="dxa"/>
          </w:tcPr>
          <w:p w14:paraId="46C3D058" w14:textId="51E643DB" w:rsidR="000E455E" w:rsidRPr="000E455E" w:rsidRDefault="000E455E" w:rsidP="000E455E">
            <w:pPr>
              <w:pStyle w:val="SzDSzvegTrzs"/>
            </w:pPr>
            <w:r w:rsidRPr="000E455E">
              <w:t>employee</w:t>
            </w:r>
          </w:p>
        </w:tc>
      </w:tr>
      <w:tr w:rsidR="000E455E" w14:paraId="11B1F859" w14:textId="77777777" w:rsidTr="000E455E">
        <w:tc>
          <w:tcPr>
            <w:tcW w:w="2918" w:type="dxa"/>
          </w:tcPr>
          <w:p w14:paraId="1F963F46" w14:textId="6586E127" w:rsidR="000E455E" w:rsidRPr="000E455E" w:rsidRDefault="000E455E" w:rsidP="000E455E">
            <w:pPr>
              <w:pStyle w:val="SzDSzvegTrzs"/>
            </w:pPr>
            <w:r w:rsidRPr="000E455E">
              <w:t>admin</w:t>
            </w:r>
          </w:p>
        </w:tc>
        <w:tc>
          <w:tcPr>
            <w:tcW w:w="2918" w:type="dxa"/>
          </w:tcPr>
          <w:p w14:paraId="620617CD" w14:textId="045252E7" w:rsidR="000E455E" w:rsidRPr="000E455E" w:rsidRDefault="000E455E" w:rsidP="000E455E">
            <w:pPr>
              <w:pStyle w:val="SzDSzvegTrzs"/>
            </w:pPr>
            <w:r w:rsidRPr="000E455E">
              <w:t>admin@vagyok.en</w:t>
            </w:r>
          </w:p>
        </w:tc>
        <w:tc>
          <w:tcPr>
            <w:tcW w:w="2919" w:type="dxa"/>
          </w:tcPr>
          <w:p w14:paraId="1ECBF63B" w14:textId="23D2BE57" w:rsidR="000E455E" w:rsidRPr="000E455E" w:rsidRDefault="000E455E" w:rsidP="000E455E">
            <w:pPr>
              <w:pStyle w:val="SzDSzvegTrzs"/>
            </w:pPr>
            <w:r w:rsidRPr="000E455E">
              <w:t>admin</w:t>
            </w:r>
          </w:p>
        </w:tc>
      </w:tr>
    </w:tbl>
    <w:p w14:paraId="549B7091" w14:textId="28458101" w:rsidR="00547699" w:rsidRDefault="00235C38" w:rsidP="00235C38">
      <w:pPr>
        <w:pStyle w:val="SzDCmsor3"/>
      </w:pPr>
      <w:bookmarkStart w:id="106" w:name="_Toc7366793"/>
      <w:r>
        <w:t>Követelmények</w:t>
      </w:r>
      <w:bookmarkEnd w:id="106"/>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63774A4C" w:rsidR="00235C38" w:rsidRDefault="00235C38" w:rsidP="00256400">
      <w:pPr>
        <w:pStyle w:val="SzDSzvegTrzs"/>
        <w:numPr>
          <w:ilvl w:val="0"/>
          <w:numId w:val="14"/>
        </w:numPr>
      </w:pPr>
      <w:r>
        <w:t xml:space="preserve">JRE 8 (+): a program futtatásához elengedhetetlen, hogy legyen a szerveren </w:t>
      </w:r>
      <w:r w:rsidRPr="00235C38">
        <w:t>Java Runtime Environment</w:t>
      </w:r>
      <w:r>
        <w:t xml:space="preserve">. Ez a legtöbb környezetben már eleve telepítve van, </w:t>
      </w:r>
      <w:r w:rsidR="00666A51">
        <w:t xml:space="preserve">legfeljebb </w:t>
      </w:r>
      <w:r>
        <w:t xml:space="preserve">frissíteni kell a verziót. </w:t>
      </w:r>
      <w:r w:rsidR="00896ED9">
        <w:t xml:space="preserve">Ha még nincs, az alábbi linkel megtalálható és letölthető a kívánt verzió: </w:t>
      </w:r>
      <w:hyperlink r:id="rId26" w:history="1">
        <w:r w:rsidR="00896ED9">
          <w:rPr>
            <w:rStyle w:val="Hiperhivatkozs"/>
          </w:rPr>
          <w:t>https://www.oracle.com/technetwork/java/javase/downloads/jre8-downloads-2133155.html</w:t>
        </w:r>
      </w:hyperlink>
      <w:r>
        <w:t xml:space="preserve"> </w:t>
      </w:r>
    </w:p>
    <w:p w14:paraId="5458C0DD" w14:textId="538DFAE2" w:rsidR="00C273A7" w:rsidRDefault="00C273A7" w:rsidP="00256400">
      <w:pPr>
        <w:pStyle w:val="SzDSzvegTrzs"/>
        <w:numPr>
          <w:ilvl w:val="0"/>
          <w:numId w:val="14"/>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8DEA298" w14:textId="2E164D88" w:rsidR="00BA7BB6" w:rsidRDefault="00BA7BB6" w:rsidP="00256400">
      <w:pPr>
        <w:pStyle w:val="SzDSzvegTrzs"/>
        <w:numPr>
          <w:ilvl w:val="0"/>
          <w:numId w:val="14"/>
        </w:numPr>
      </w:pPr>
      <w:r>
        <w:lastRenderedPageBreak/>
        <w:t>Apache Tomcat 9: szintén elengedhetetlen kellék, hiszen a webalkalmazásnak szüksége van egy webszerverre.</w:t>
      </w:r>
    </w:p>
    <w:p w14:paraId="0B79FF35" w14:textId="741DE69A" w:rsidR="003A09F4" w:rsidRDefault="003A09F4" w:rsidP="00400651">
      <w:pPr>
        <w:pStyle w:val="SzDCmsor3"/>
      </w:pPr>
      <w:bookmarkStart w:id="107" w:name="_Ref6338547"/>
      <w:bookmarkStart w:id="108" w:name="_Toc7366794"/>
      <w:r>
        <w:t>PostgreSQL telepítése</w:t>
      </w:r>
      <w:bookmarkEnd w:id="107"/>
      <w:bookmarkEnd w:id="108"/>
    </w:p>
    <w:p w14:paraId="3A24A991" w14:textId="27904BB1" w:rsidR="003A09F4" w:rsidRDefault="003A09F4" w:rsidP="003A09F4">
      <w:pPr>
        <w:pStyle w:val="SzDSzvegTrzs"/>
      </w:pPr>
      <w:r>
        <w:t xml:space="preserve">Letölteni az alábbi linken lehet: </w:t>
      </w:r>
      <w:hyperlink r:id="rId27" w:history="1">
        <w:r w:rsidRPr="003D086A">
          <w:rPr>
            <w:rStyle w:val="Hiperhivatkozs"/>
          </w:rPr>
          <w:t>https://www.postgresql.org/download</w:t>
        </w:r>
      </w:hyperlink>
      <w:r>
        <w:t xml:space="preserve">. </w:t>
      </w:r>
      <w:r w:rsidR="003B0636">
        <w:t xml:space="preserve">Miután ki lett választva a célzott operációs rendszer és </w:t>
      </w:r>
      <w:r w:rsidR="00666A51">
        <w:t xml:space="preserve">a </w:t>
      </w:r>
      <w:r w:rsidR="003B0636">
        <w:t>letöltés befejeződött</w:t>
      </w:r>
      <w:r w:rsidR="00666A51">
        <w:t>,</w:t>
      </w:r>
      <w:r w:rsidR="003B0636">
        <w:t xml:space="preserve"> kövesse a telepítés varázsló lépéseit</w:t>
      </w:r>
      <w:r w:rsidR="00666A51">
        <w: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2C13E60B" w:rsidR="00697167" w:rsidRDefault="00697167" w:rsidP="003A09F4">
      <w:pPr>
        <w:pStyle w:val="SzDSzvegTrzs"/>
      </w:pPr>
      <w:r>
        <w:t xml:space="preserve">Telepítés után az adatbázisszerver már el is érhető. Indítsa el a pgAdmin adminisztrációs felületet, </w:t>
      </w:r>
      <w:r w:rsidR="00666A51">
        <w:t>a</w:t>
      </w:r>
      <w:r>
        <w:t>mely (ha nem lett változtatva telepítés alatt a könyvtár helye)</w:t>
      </w:r>
      <w:r w:rsidR="00666A51">
        <w:t xml:space="preserve"> a</w:t>
      </w:r>
      <w:r>
        <w:t xml:space="preserve"> </w:t>
      </w:r>
      <w:r w:rsidRPr="00697167">
        <w:t>C:\Program Files\PostgreSQL\10\pgAdmin 4\bin</w:t>
      </w:r>
      <w:r>
        <w:t xml:space="preserve"> mappában található. </w:t>
      </w:r>
    </w:p>
    <w:p w14:paraId="55EEC614" w14:textId="577F91DE" w:rsidR="007B4DA3" w:rsidRDefault="00697167" w:rsidP="00836868">
      <w:pPr>
        <w:pStyle w:val="SzDSzvegTrzs"/>
      </w:pPr>
      <w:r>
        <w:t>A</w:t>
      </w:r>
      <w:r w:rsidR="00666A51">
        <w:t>z ablak</w:t>
      </w:r>
      <w:r>
        <w:t xml:space="preserve">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 xml:space="preserve">re állítva a </w:t>
      </w:r>
      <w:r w:rsidRPr="00A9243A">
        <w:rPr>
          <w:i/>
        </w:rPr>
        <w:t>Can login?</w:t>
      </w:r>
      <w:r>
        <w:t xml:space="preserve"> és a </w:t>
      </w:r>
      <w:r w:rsidRPr="00A9243A">
        <w:rPr>
          <w:i/>
        </w:rPr>
        <w:t>Create databases</w:t>
      </w:r>
      <w:r w:rsidR="004F09BB">
        <w:t xml:space="preserve"> az alap</w:t>
      </w:r>
      <w:r>
        <w:t>beállítások mellett. Mentse el a role-t.</w:t>
      </w:r>
      <w:r w:rsidR="00836868">
        <w:t xml:space="preserve"> A jelszó más is lehet, de módosítás esetén a </w:t>
      </w:r>
      <w:r w:rsidR="00836868" w:rsidRPr="0085203A">
        <w:rPr>
          <w:i/>
        </w:rPr>
        <w:t>spring.datasource.password</w:t>
      </w:r>
      <w:r w:rsidR="00836868">
        <w:rPr>
          <w:i/>
        </w:rPr>
        <w:t xml:space="preserve"> </w:t>
      </w:r>
      <w:r w:rsidR="00836868">
        <w:t xml:space="preserve">értékét is meg kell változtatni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36868">
        <w:t xml:space="preserve"> közben.</w:t>
      </w:r>
    </w:p>
    <w:p w14:paraId="1861A748" w14:textId="564C9DDC"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bal oldalon lévő </w:t>
      </w:r>
      <w:r>
        <w:rPr>
          <w:i/>
        </w:rPr>
        <w:t>Databases</w:t>
      </w:r>
      <w:r>
        <w:t xml:space="preserve"> helyi menüjében a </w:t>
      </w:r>
      <w:r>
        <w:rPr>
          <w:i/>
        </w:rPr>
        <w:t>Create -&gt; Database</w:t>
      </w:r>
      <w:r>
        <w:t xml:space="preserve">-zel tehet meg. Az adatbázis neve az előbb említett </w:t>
      </w:r>
      <w:r w:rsidRPr="00697167">
        <w:rPr>
          <w:i/>
        </w:rPr>
        <w:t>szkdg_db</w:t>
      </w:r>
      <w:r>
        <w:t>, az Owner pedig az előző lépésben létrehozott role legyen</w:t>
      </w:r>
      <w:r w:rsidR="0057366E">
        <w:t>!</w:t>
      </w:r>
      <w:r>
        <w:t xml:space="preserve">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r w:rsidR="0057366E">
        <w:t>!</w:t>
      </w:r>
    </w:p>
    <w:p w14:paraId="00CEA87D" w14:textId="03E459A5"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r w:rsidR="0057366E">
        <w:t>!</w:t>
      </w:r>
    </w:p>
    <w:p w14:paraId="50752D4C" w14:textId="53438A3F"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t a táblák és megszorítások hozzáadásáért</w:t>
      </w:r>
      <w:r w:rsidR="0057366E">
        <w:t>.</w:t>
      </w:r>
      <w:r>
        <w:t xml:space="preserve"> A program megfelelő működéséhez szükséges adatok beviteléhez futtassa le a (szintén mellékletben lévő) </w:t>
      </w:r>
      <w:r w:rsidRPr="00A86185">
        <w:rPr>
          <w:i/>
        </w:rPr>
        <w:t>Insert_data.sql</w:t>
      </w:r>
      <w:r>
        <w:t xml:space="preserve"> fájlt</w:t>
      </w:r>
      <w:r w:rsidR="0057366E">
        <w:t>!</w:t>
      </w:r>
    </w:p>
    <w:p w14:paraId="5BE962D0" w14:textId="13DF35B0" w:rsidR="00F21165" w:rsidRDefault="00F21165" w:rsidP="00400651">
      <w:pPr>
        <w:pStyle w:val="SzDCmsor3"/>
      </w:pPr>
      <w:bookmarkStart w:id="109" w:name="_Ref4936866"/>
      <w:bookmarkStart w:id="110" w:name="_Toc7366795"/>
      <w:r>
        <w:lastRenderedPageBreak/>
        <w:t>Tomcat konfigurálás</w:t>
      </w:r>
      <w:bookmarkEnd w:id="109"/>
      <w:bookmarkEnd w:id="110"/>
    </w:p>
    <w:p w14:paraId="5F924483" w14:textId="77777777" w:rsidR="00872964" w:rsidRDefault="00F21165" w:rsidP="00503FB5">
      <w:pPr>
        <w:pStyle w:val="SzDSzvegTrzs"/>
      </w:pPr>
      <w:r>
        <w:t xml:space="preserve">A </w:t>
      </w:r>
      <w:hyperlink r:id="rId28"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71C79B9E" w:rsidR="00872964" w:rsidRDefault="00872964" w:rsidP="00256400">
      <w:pPr>
        <w:pStyle w:val="SzDSzvegTrzs"/>
        <w:numPr>
          <w:ilvl w:val="0"/>
          <w:numId w:val="15"/>
        </w:numPr>
      </w:pPr>
      <w:r>
        <w:t>A TOMCAT_HOME-ban lévő webapps mappában lévő fájlokat, mappákat le kell törölni. Ezek</w:t>
      </w:r>
      <w:r w:rsidR="0057366E">
        <w:t>re</w:t>
      </w:r>
      <w:r>
        <w:t xml:space="preserve"> nem lesz szükség a webalkalmazás futtatásához.</w:t>
      </w:r>
    </w:p>
    <w:p w14:paraId="475B6C8B" w14:textId="58485E47" w:rsidR="00872964" w:rsidRDefault="00872964" w:rsidP="00256400">
      <w:pPr>
        <w:pStyle w:val="SzDSzvegTrzs"/>
        <w:numPr>
          <w:ilvl w:val="0"/>
          <w:numId w:val="1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0C333D1" w:rsidR="006A2556" w:rsidRDefault="006A2556" w:rsidP="00256400">
      <w:pPr>
        <w:pStyle w:val="SzDSzvegTrzs"/>
        <w:numPr>
          <w:ilvl w:val="0"/>
          <w:numId w:val="15"/>
        </w:numPr>
      </w:pPr>
      <w:r>
        <w:t>A TOMCAT_HOME/conf mappában létre kell hozni egy új mappát, melynek neve szkdg_conf legyen</w:t>
      </w:r>
      <w:r w:rsidR="0057366E">
        <w:t>!</w:t>
      </w:r>
    </w:p>
    <w:p w14:paraId="1D6557BE" w14:textId="6C2214FD" w:rsidR="006A2556" w:rsidRDefault="006A2556" w:rsidP="00256400">
      <w:pPr>
        <w:pStyle w:val="SzDSzvegTrzs"/>
        <w:numPr>
          <w:ilvl w:val="0"/>
          <w:numId w:val="15"/>
        </w:numPr>
      </w:pPr>
      <w:r>
        <w:t>Az előző</w:t>
      </w:r>
      <w:r w:rsidR="0057366E">
        <w:t>l</w:t>
      </w:r>
      <w:r>
        <w:t>e</w:t>
      </w:r>
      <w:r w:rsidR="0057366E">
        <w:t>g</w:t>
      </w:r>
      <w:r>
        <w:t xml:space="preserve"> létrehozott szkdg_conf-ba másolja be a mellékletben lévő </w:t>
      </w:r>
      <w:r>
        <w:rPr>
          <w:b/>
        </w:rPr>
        <w:t xml:space="preserve">application.properties </w:t>
      </w:r>
      <w:r>
        <w:t>fájlt</w:t>
      </w:r>
      <w:r w:rsidR="0057366E">
        <w:t>!</w:t>
      </w:r>
    </w:p>
    <w:p w14:paraId="74771218" w14:textId="17F92B4F" w:rsidR="006A2556" w:rsidRDefault="006A2556" w:rsidP="00256400">
      <w:pPr>
        <w:pStyle w:val="SzDSzvegTrzs"/>
        <w:numPr>
          <w:ilvl w:val="0"/>
          <w:numId w:val="15"/>
        </w:numPr>
      </w:pPr>
      <w:r>
        <w:t xml:space="preserve">Ezután a TOMCAT_HOME/conf/Catalina/localhost mappába másolja be a mellékletben lévő ROOT.xml-t. </w:t>
      </w:r>
    </w:p>
    <w:p w14:paraId="4CFF396F" w14:textId="275EEE6B" w:rsidR="006A2556" w:rsidRDefault="00422478" w:rsidP="00256400">
      <w:pPr>
        <w:pStyle w:val="SzDSzvegTrzs"/>
        <w:numPr>
          <w:ilvl w:val="0"/>
          <w:numId w:val="1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35013A">
        <w:t>users</w:t>
      </w:r>
      <w:r w:rsidR="007D56D0">
        <w:t>/</w:t>
      </w:r>
      <w:r w:rsidR="00EF00B8">
        <w:t>User/Desktop</w:t>
      </w:r>
      <w:r w:rsidR="00EF00B8" w:rsidRPr="00EF00B8">
        <w:t>/</w:t>
      </w:r>
      <w:r w:rsidR="0035013A">
        <w:t>apache-tomcat-9.0.17</w:t>
      </w:r>
      <w:r w:rsidR="007D56D0">
        <w:t>/</w:t>
      </w:r>
      <w:r w:rsidR="00EF00B8" w:rsidRPr="00EF00B8">
        <w:t>con</w:t>
      </w:r>
      <w:bookmarkStart w:id="111" w:name="_GoBack"/>
      <w:bookmarkEnd w:id="111"/>
      <w:r w:rsidR="00EF00B8" w:rsidRPr="00EF00B8">
        <w:t>f/szkdg_conf</w:t>
      </w:r>
      <w:r w:rsidR="00EF00B8">
        <w:t>”)</w:t>
      </w:r>
    </w:p>
    <w:p w14:paraId="69F42EC2" w14:textId="5FCA18B2" w:rsidR="001412EB" w:rsidRDefault="008A6FFC" w:rsidP="00256400">
      <w:pPr>
        <w:pStyle w:val="SzDSzvegTrzs"/>
        <w:numPr>
          <w:ilvl w:val="0"/>
          <w:numId w:val="15"/>
        </w:numPr>
      </w:pPr>
      <w:r>
        <w:t xml:space="preserve">A fentieken kívül még ajánlom átírni a TOMCAT_HOME/conf/server.xml fájlban a </w:t>
      </w:r>
      <w:r>
        <w:rPr>
          <w:i/>
        </w:rPr>
        <w:t xml:space="preserve">Connector </w:t>
      </w:r>
      <w:r>
        <w:t xml:space="preserve">elem </w:t>
      </w:r>
      <w:r>
        <w:rPr>
          <w:i/>
        </w:rPr>
        <w:t xml:space="preserve">port </w:t>
      </w:r>
      <w:r>
        <w:t xml:space="preserve">attribútumának értékét </w:t>
      </w:r>
      <w:r w:rsidRPr="008A6FFC">
        <w:rPr>
          <w:i/>
        </w:rPr>
        <w:t>80</w:t>
      </w:r>
      <w:r>
        <w:t>-ra, hogy a felhasználónak ne kelljen port</w:t>
      </w:r>
      <w:r w:rsidR="0057366E">
        <w:t>ot</w:t>
      </w:r>
      <w:r>
        <w:t xml:space="preserve"> is megadni az url beírásakor.</w:t>
      </w:r>
    </w:p>
    <w:p w14:paraId="600C3309" w14:textId="34D5FF5A" w:rsidR="00EF00B8" w:rsidRDefault="00695C54" w:rsidP="00503FB5">
      <w:pPr>
        <w:pStyle w:val="SzDSzvegTrzs"/>
      </w:pPr>
      <w:r>
        <w:t>Ha m</w:t>
      </w:r>
      <w:r w:rsidR="00C54E5F">
        <w:t xml:space="preserve">indent sikerült végrehajtani, a végeredmény </w:t>
      </w:r>
      <w:r w:rsidR="001412EB">
        <w:t xml:space="preserve">úgy néz ki mint a </w:t>
      </w:r>
      <w:r w:rsidR="001412EB">
        <w:fldChar w:fldCharType="begin"/>
      </w:r>
      <w:r w:rsidR="001412EB">
        <w:instrText xml:space="preserve"> REF _Ref7034274 \h </w:instrText>
      </w:r>
      <w:r w:rsidR="001412EB">
        <w:fldChar w:fldCharType="separate"/>
      </w:r>
      <w:r w:rsidR="001412EB">
        <w:rPr>
          <w:noProof/>
        </w:rPr>
        <w:t>18</w:t>
      </w:r>
      <w:r w:rsidR="001412EB">
        <w:t>. ábrán lévő Tomcat könyvtár struktúra</w:t>
      </w:r>
      <w:r w:rsidR="001412EB">
        <w:fldChar w:fldCharType="end"/>
      </w:r>
      <w:r w:rsidR="001412EB">
        <w:t>.</w:t>
      </w:r>
    </w:p>
    <w:p w14:paraId="4A7D1FF5" w14:textId="50A23BF4" w:rsidR="00C54E5F" w:rsidRDefault="009C6E72" w:rsidP="00F87C55">
      <w:pPr>
        <w:pStyle w:val="SzDSzvegTrzs"/>
      </w:pPr>
      <w:r>
        <w:t>A szerver szoftvereket p</w:t>
      </w:r>
      <w:r w:rsidR="00AB0E5E">
        <w:t xml:space="preserve">arancssorból </w:t>
      </w:r>
      <w:r>
        <w:t xml:space="preserve">elindítani </w:t>
      </w:r>
      <w:r w:rsidR="00AB0E5E">
        <w:t>a TOMCAT_HOME/bin mappáb</w:t>
      </w:r>
      <w:r>
        <w:t>an található</w:t>
      </w:r>
      <w:r w:rsidR="00AB0E5E">
        <w:t xml:space="preserve"> </w:t>
      </w:r>
      <w:r w:rsidR="00977AAF">
        <w:rPr>
          <w:i/>
        </w:rPr>
        <w:t>startup.bat-</w:t>
      </w:r>
      <w:r w:rsidR="00977AAF">
        <w:t>tel</w:t>
      </w:r>
      <w:r>
        <w:t>, l</w:t>
      </w:r>
      <w:r w:rsidR="00977AAF">
        <w:t xml:space="preserve">eállítani pedig a </w:t>
      </w:r>
      <w:r w:rsidR="00977AAF" w:rsidRPr="00977AAF">
        <w:rPr>
          <w:i/>
        </w:rPr>
        <w:t>shutdown.bat</w:t>
      </w:r>
      <w:r w:rsidR="00977AAF">
        <w:rPr>
          <w:i/>
        </w:rPr>
        <w:t>-</w:t>
      </w:r>
      <w:r w:rsidR="00977AAF">
        <w:t>tel</w:t>
      </w:r>
      <w:r>
        <w:t xml:space="preserve"> lehet</w:t>
      </w:r>
      <w:r w:rsidR="00977AAF">
        <w:t>.</w:t>
      </w:r>
    </w:p>
    <w:p w14:paraId="223BAE9C" w14:textId="2017B588" w:rsidR="001412EB" w:rsidRDefault="001412EB" w:rsidP="00F87C55">
      <w:pPr>
        <w:pStyle w:val="SzDSzvegTrzs"/>
      </w:pPr>
      <w:r>
        <w:rPr>
          <w:noProof/>
          <w:lang w:eastAsia="hu-HU" w:bidi="ar-SA"/>
        </w:rPr>
        <w:lastRenderedPageBreak/>
        <mc:AlternateContent>
          <mc:Choice Requires="wpg">
            <w:drawing>
              <wp:anchor distT="0" distB="0" distL="114300" distR="114300" simplePos="0" relativeHeight="251920384" behindDoc="0" locked="0" layoutInCell="1" allowOverlap="1" wp14:anchorId="005AD464" wp14:editId="453AC731">
                <wp:simplePos x="0" y="0"/>
                <wp:positionH relativeFrom="margin">
                  <wp:align>center</wp:align>
                </wp:positionH>
                <wp:positionV relativeFrom="page">
                  <wp:posOffset>1209675</wp:posOffset>
                </wp:positionV>
                <wp:extent cx="3279140" cy="5681345"/>
                <wp:effectExtent l="0" t="0" r="0" b="0"/>
                <wp:wrapTopAndBottom/>
                <wp:docPr id="485" name="Csoportba foglalás 485"/>
                <wp:cNvGraphicFramePr/>
                <a:graphic xmlns:a="http://schemas.openxmlformats.org/drawingml/2006/main">
                  <a:graphicData uri="http://schemas.microsoft.com/office/word/2010/wordprocessingGroup">
                    <wpg:wgp>
                      <wpg:cNvGrpSpPr/>
                      <wpg:grpSpPr>
                        <a:xfrm>
                          <a:off x="0" y="0"/>
                          <a:ext cx="3279140" cy="5681345"/>
                          <a:chOff x="0" y="0"/>
                          <a:chExt cx="3279140" cy="5681345"/>
                        </a:xfrm>
                      </wpg:grpSpPr>
                      <pic:pic xmlns:pic="http://schemas.openxmlformats.org/drawingml/2006/picture">
                        <pic:nvPicPr>
                          <pic:cNvPr id="418" name="Kép 4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79140" cy="5141595"/>
                          </a:xfrm>
                          <a:prstGeom prst="rect">
                            <a:avLst/>
                          </a:prstGeom>
                        </pic:spPr>
                      </pic:pic>
                      <wps:wsp>
                        <wps:cNvPr id="484" name="Szövegdoboz 484"/>
                        <wps:cNvSpPr txBox="1"/>
                        <wps:spPr>
                          <a:xfrm>
                            <a:off x="0" y="5201285"/>
                            <a:ext cx="3279140" cy="480060"/>
                          </a:xfrm>
                          <a:prstGeom prst="rect">
                            <a:avLst/>
                          </a:prstGeom>
                          <a:solidFill>
                            <a:prstClr val="white"/>
                          </a:solidFill>
                          <a:ln>
                            <a:noFill/>
                          </a:ln>
                        </wps:spPr>
                        <wps:txbx>
                          <w:txbxContent>
                            <w:bookmarkStart w:id="112" w:name="_Ref7034274"/>
                            <w:p w14:paraId="56EB0CAA" w14:textId="42C36DCF" w:rsidR="00F11CEB" w:rsidRPr="00BC0922" w:rsidRDefault="00F11CEB" w:rsidP="001412EB">
                              <w:pPr>
                                <w:pStyle w:val="SzKpalrs"/>
                              </w:pPr>
                              <w:r>
                                <w:fldChar w:fldCharType="begin"/>
                              </w:r>
                              <w:r>
                                <w:instrText xml:space="preserve"> SEQ ábra \* ARABIC </w:instrText>
                              </w:r>
                              <w:r>
                                <w:fldChar w:fldCharType="separate"/>
                              </w:r>
                              <w:bookmarkStart w:id="113" w:name="_Toc7036690"/>
                              <w:r>
                                <w:t>18</w:t>
                              </w:r>
                              <w:r>
                                <w:fldChar w:fldCharType="end"/>
                              </w:r>
                              <w:r>
                                <w:t>. ábra: Tomcat könyvtár struktúra</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5AD464" id="Csoportba foglalás 485" o:spid="_x0000_s1842" style="position:absolute;left:0;text-align:left;margin-left:0;margin-top:95.25pt;width:258.2pt;height:447.35pt;z-index:251920384;mso-position-horizontal:center;mso-position-horizontal-relative:margin;mso-position-vertical-relative:page" coordsize="32791,56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">
                <v:shape id="Kép 418" o:spid="_x0000_s1843" type="#_x0000_t75" style="position:absolute;width:32791;height:5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">
                  <v:imagedata r:id="rId30" o:title=""/>
                  <v:path arrowok="t"/>
                </v:shape>
                <v:shape id="Szövegdoboz 484" o:spid="_x0000_s1844" type="#_x0000_t202" style="position:absolute;top:52012;width:3279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" stroked="f">
                  <v:textbox style="mso-fit-shape-to-text:t" inset="0,0,0,0">
                    <w:txbxContent>
                      <w:bookmarkStart w:id="114" w:name="_Ref7034274"/>
                      <w:p w14:paraId="56EB0CAA" w14:textId="42C36DCF" w:rsidR="00F11CEB" w:rsidRPr="00BC0922" w:rsidRDefault="00F11CEB" w:rsidP="001412EB">
                        <w:pPr>
                          <w:pStyle w:val="SzKpalrs"/>
                        </w:pPr>
                        <w:r>
                          <w:fldChar w:fldCharType="begin"/>
                        </w:r>
                        <w:r>
                          <w:instrText xml:space="preserve"> SEQ ábra \* ARABIC </w:instrText>
                        </w:r>
                        <w:r>
                          <w:fldChar w:fldCharType="separate"/>
                        </w:r>
                        <w:bookmarkStart w:id="115" w:name="_Toc7036690"/>
                        <w:r>
                          <w:t>18</w:t>
                        </w:r>
                        <w:r>
                          <w:fldChar w:fldCharType="end"/>
                        </w:r>
                        <w:r>
                          <w:t>. ábra: Tomcat könyvtár struktúra</w:t>
                        </w:r>
                        <w:bookmarkEnd w:id="114"/>
                        <w:bookmarkEnd w:id="115"/>
                      </w:p>
                    </w:txbxContent>
                  </v:textbox>
                </v:shape>
                <w10:wrap type="topAndBottom" anchorx="margin" anchory="page"/>
              </v:group>
            </w:pict>
          </mc:Fallback>
        </mc:AlternateContent>
      </w:r>
    </w:p>
    <w:p w14:paraId="43BCC17F" w14:textId="0B419C33" w:rsidR="00EE529D" w:rsidRDefault="00EE529D" w:rsidP="00EE529D">
      <w:pPr>
        <w:pStyle w:val="SzDCmsor3"/>
      </w:pPr>
      <w:bookmarkStart w:id="116" w:name="_Toc7366796"/>
      <w:r>
        <w:t>Google API key</w:t>
      </w:r>
      <w:bookmarkEnd w:id="116"/>
    </w:p>
    <w:p w14:paraId="6B10490A" w14:textId="03E40AFE" w:rsidR="00EE529D" w:rsidRDefault="00EE529D" w:rsidP="00EE529D">
      <w:pPr>
        <w:pStyle w:val="SzDSzvegTrzs"/>
      </w:pPr>
      <w:r>
        <w:t>Az útvonal optimalizációhoz elengedhetetlen, hogy a szükséges adatokat lekérje a szoftver a Google Distance Matrix API-tól. Ezt</w:t>
      </w:r>
      <w:r w:rsidR="00A9243A">
        <w:t xml:space="preserve"> a következő linken</w:t>
      </w:r>
      <w:r>
        <w:t xml:space="preserve"> lehet megtenni</w:t>
      </w:r>
      <w:r w:rsidR="00A9243A">
        <w:t xml:space="preserve">: </w:t>
      </w:r>
      <w:hyperlink r:id="rId31" w:history="1">
        <w:r w:rsidR="00A9243A" w:rsidRPr="00D81994">
          <w:rPr>
            <w:rStyle w:val="Hiperhivatkozs"/>
          </w:rPr>
          <w:t>https://developers.google.com/maps/documentation/distance-matrix/get-api-key</w:t>
        </w:r>
      </w:hyperlink>
      <w:r>
        <w:t>.</w:t>
      </w:r>
    </w:p>
    <w:p w14:paraId="144CB6C0" w14:textId="35C8C37A" w:rsidR="00EE529D" w:rsidRDefault="00EE529D" w:rsidP="00EE529D">
      <w:pPr>
        <w:pStyle w:val="SzDSzvegTrzs"/>
      </w:pPr>
      <w:r>
        <w:t xml:space="preserve">Miután megvan a kulcs, állítson be új környezeti változót, melynek neve </w:t>
      </w:r>
      <w:r w:rsidRPr="00EE529D">
        <w:t>GOOGLE_API_KEY</w:t>
      </w:r>
      <w:r w:rsidR="00E97A75">
        <w:t xml:space="preserve"> legyen, az értéke pedig a kapott kulcs.</w:t>
      </w:r>
    </w:p>
    <w:p w14:paraId="1956C37B" w14:textId="2D26361C" w:rsidR="00120A87" w:rsidRDefault="00120A87" w:rsidP="00F87C55">
      <w:pPr>
        <w:pStyle w:val="SzDSzvegTrzs"/>
      </w:pPr>
      <w:r>
        <w:t xml:space="preserve">A </w:t>
      </w:r>
      <w:r>
        <w:rPr>
          <w:i/>
        </w:rPr>
        <w:t xml:space="preserve">startup.bat </w:t>
      </w:r>
      <w:r>
        <w:t>futtatása után, ha minden beállítás sikeres volt, a localhost</w:t>
      </w:r>
      <w:r w:rsidR="00D00F7D">
        <w:t>-on</w:t>
      </w:r>
      <w:r>
        <w:t xml:space="preserve"> </w:t>
      </w:r>
      <w:r w:rsidR="00D00F7D">
        <w:t xml:space="preserve">(vagy annak a </w:t>
      </w:r>
      <w:r>
        <w:t>8080-as portján</w:t>
      </w:r>
      <w:r w:rsidR="00D00F7D">
        <w:t>, ha nem lett átállítva)</w:t>
      </w:r>
      <w:r>
        <w:t xml:space="preserve"> már használható is a webalkalmazás.</w:t>
      </w:r>
    </w:p>
    <w:p w14:paraId="2DD3626E" w14:textId="736A877B" w:rsidR="00316734" w:rsidRDefault="00316734" w:rsidP="00316734">
      <w:pPr>
        <w:pStyle w:val="SzDCmsor2"/>
      </w:pPr>
      <w:bookmarkStart w:id="117" w:name="_Ref6338640"/>
      <w:bookmarkStart w:id="118" w:name="_Toc7366797"/>
      <w:r>
        <w:lastRenderedPageBreak/>
        <w:t>Használati útmutató</w:t>
      </w:r>
      <w:bookmarkEnd w:id="117"/>
      <w:bookmarkEnd w:id="118"/>
    </w:p>
    <w:p w14:paraId="58DC7191" w14:textId="79F32AB0" w:rsidR="00316734" w:rsidRDefault="0025530A" w:rsidP="0025530A">
      <w:pPr>
        <w:pStyle w:val="SzDCmsor3"/>
      </w:pPr>
      <w:bookmarkStart w:id="119" w:name="_Toc7366798"/>
      <w:r>
        <w:t>Felhasználó típusok</w:t>
      </w:r>
      <w:bookmarkEnd w:id="119"/>
    </w:p>
    <w:p w14:paraId="6B0E18ED" w14:textId="54FA6CF9" w:rsidR="0025530A" w:rsidRDefault="0025530A" w:rsidP="004A14D8">
      <w:pPr>
        <w:pStyle w:val="SzDSzvegTrzs"/>
      </w:pPr>
      <w:r>
        <w:t>Az alkalmazás három különböző felhasználói típust különböztet meg, ezek:</w:t>
      </w:r>
    </w:p>
    <w:p w14:paraId="4887751E" w14:textId="534BD063" w:rsidR="0025530A" w:rsidRDefault="0025530A" w:rsidP="00256400">
      <w:pPr>
        <w:pStyle w:val="SzDSzvegTrzs"/>
        <w:numPr>
          <w:ilvl w:val="0"/>
          <w:numId w:val="16"/>
        </w:numPr>
      </w:pPr>
      <w:r>
        <w:t>vásárló,</w:t>
      </w:r>
    </w:p>
    <w:p w14:paraId="406F0D80" w14:textId="78A8689B" w:rsidR="0025530A" w:rsidRDefault="0025530A" w:rsidP="00256400">
      <w:pPr>
        <w:pStyle w:val="SzDSzvegTrzs"/>
        <w:numPr>
          <w:ilvl w:val="0"/>
          <w:numId w:val="16"/>
        </w:numPr>
      </w:pPr>
      <w:r>
        <w:t>alkalmazott,</w:t>
      </w:r>
    </w:p>
    <w:p w14:paraId="240E443D" w14:textId="1B697DBF" w:rsidR="0025530A" w:rsidRPr="00316734" w:rsidRDefault="0025530A" w:rsidP="00256400">
      <w:pPr>
        <w:pStyle w:val="SzDSzvegTrzs"/>
        <w:numPr>
          <w:ilvl w:val="0"/>
          <w:numId w:val="16"/>
        </w:numPr>
      </w:pPr>
      <w:r>
        <w:t>admin.</w:t>
      </w:r>
    </w:p>
    <w:p w14:paraId="372E8FE5" w14:textId="475F5E71" w:rsidR="00C339B4" w:rsidRDefault="0025530A" w:rsidP="004A14D8">
      <w:pPr>
        <w:pStyle w:val="SzDSzvegTrzs"/>
      </w:pPr>
      <w:r>
        <w:t>Mind a három típus más jogokat gyakorol és más felületek</w:t>
      </w:r>
      <w:r w:rsidR="009C6E72">
        <w:t>et</w:t>
      </w:r>
      <w:r>
        <w:t xml:space="preserve"> ér el.</w:t>
      </w:r>
    </w:p>
    <w:p w14:paraId="582766AF" w14:textId="5B93045C" w:rsidR="00F87C55" w:rsidRDefault="00044E9B" w:rsidP="004A14D8">
      <w:pPr>
        <w:pStyle w:val="SzDSzvegTrzs"/>
      </w:pPr>
      <w:r>
        <w:t xml:space="preserve">Felhasználókat a főoldalon lévő </w:t>
      </w:r>
      <w:r>
        <w:rPr>
          <w:i/>
        </w:rPr>
        <w:t>Regisztráció</w:t>
      </w:r>
      <w:r>
        <w:t>-ra kattintva lehet létrehozni. A létrehozott fiókokba e-mail címmel és jelszóval lehet belépni.</w:t>
      </w:r>
    </w:p>
    <w:p w14:paraId="62943733" w14:textId="799E6CE2" w:rsidR="00C57D95" w:rsidRDefault="00C57D95" w:rsidP="00C57D95">
      <w:pPr>
        <w:pStyle w:val="SzDCmsor3"/>
      </w:pPr>
      <w:bookmarkStart w:id="120" w:name="_Toc7366799"/>
      <w:r>
        <w:t>Regisztráció</w:t>
      </w:r>
      <w:bookmarkEnd w:id="120"/>
    </w:p>
    <w:p w14:paraId="63051118" w14:textId="6682E720" w:rsidR="008406E4" w:rsidRDefault="008406E4" w:rsidP="008406E4">
      <w:pPr>
        <w:pStyle w:val="SzDSzvegTrzs"/>
      </w:pPr>
      <w:r>
        <w:t xml:space="preserve">A </w:t>
      </w:r>
      <w:r>
        <w:fldChar w:fldCharType="begin"/>
      </w:r>
      <w:r>
        <w:instrText xml:space="preserve"> REF _Ref6342226 \h </w:instrText>
      </w:r>
      <w:r>
        <w:fldChar w:fldCharType="separate"/>
      </w:r>
      <w:r w:rsidR="00D77442">
        <w:rPr>
          <w:noProof/>
        </w:rPr>
        <w:t>19</w:t>
      </w:r>
      <w:r w:rsidR="00D77442">
        <w:t>. ábra</w:t>
      </w:r>
      <w:r>
        <w:fldChar w:fldCharType="end"/>
      </w:r>
      <w:r>
        <w:t xml:space="preserve"> ugyan nem tartalmaz semmi különleges</w:t>
      </w:r>
      <w:r w:rsidR="009C6E72">
        <w:t>e</w:t>
      </w:r>
      <w:r>
        <w:t>t első ránézésre, de fontosnak tartottam</w:t>
      </w:r>
      <w:r w:rsidR="009C6E72">
        <w:t xml:space="preserve"> röviden bemutatni</w:t>
      </w:r>
      <w:r>
        <w:t xml:space="preserve">, hiszen többször is találkozhatunk nagyon hasonló felülettel </w:t>
      </w:r>
      <w:r w:rsidR="009C6E72">
        <w:t>a</w:t>
      </w:r>
      <w:ins w:id="121" w:author="Miklós Hatwagner" w:date="2019-04-24T15:13:00Z">
        <w:r w:rsidR="009C6E72">
          <w:t xml:space="preserve"> </w:t>
        </w:r>
      </w:ins>
      <w:r>
        <w:t>felhasználói adatok szerkesztése során</w:t>
      </w:r>
      <w:r w:rsidR="009C6E72">
        <w:t>.</w:t>
      </w:r>
      <w:r>
        <w:t xml:space="preserve"> </w:t>
      </w:r>
      <w:r w:rsidR="009C6E72">
        <w:t>(A</w:t>
      </w:r>
      <w:r>
        <w:t xml:space="preserve"> vásárló </w:t>
      </w:r>
      <w:r w:rsidR="007C39EC">
        <w:t xml:space="preserve">csak </w:t>
      </w:r>
      <w:r>
        <w:t>a saját</w:t>
      </w:r>
      <w:r w:rsidR="009C6E72">
        <w:t xml:space="preserve"> adatait, az</w:t>
      </w:r>
      <w:r>
        <w:t xml:space="preserve"> admin másokét</w:t>
      </w:r>
      <w:r w:rsidR="009C6E72">
        <w:t xml:space="preserve"> is képes szerkeszteni.</w:t>
      </w:r>
      <w:r>
        <w:t xml:space="preserve">) </w:t>
      </w:r>
    </w:p>
    <w:p w14:paraId="2F2C94E1" w14:textId="43D0FC36" w:rsidR="009B2643" w:rsidRDefault="00A239D4" w:rsidP="009B2643">
      <w:pPr>
        <w:pStyle w:val="SzDSzvegTrzs"/>
        <w:keepNext/>
      </w:pPr>
      <w:r>
        <w:rPr>
          <w:rFonts w:cs="Mangal"/>
          <w:noProof/>
          <w:sz w:val="16"/>
          <w:szCs w:val="16"/>
          <w:lang w:eastAsia="hu-HU" w:bidi="ar-SA"/>
        </w:rPr>
        <w:drawing>
          <wp:inline distT="0" distB="0" distL="0" distR="0" wp14:anchorId="43687BCF" wp14:editId="34D4863B">
            <wp:extent cx="5565775" cy="3387090"/>
            <wp:effectExtent l="0" t="0" r="0" b="3810"/>
            <wp:docPr id="493" name="Kép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reg.JPG"/>
                    <pic:cNvPicPr/>
                  </pic:nvPicPr>
                  <pic:blipFill>
                    <a:blip r:embed="rId32">
                      <a:extLst>
                        <a:ext uri="{28A0092B-C50C-407E-A947-70E740481C1C}">
                          <a14:useLocalDpi xmlns:a14="http://schemas.microsoft.com/office/drawing/2010/main" val="0"/>
                        </a:ext>
                      </a:extLst>
                    </a:blip>
                    <a:stretch>
                      <a:fillRect/>
                    </a:stretch>
                  </pic:blipFill>
                  <pic:spPr>
                    <a:xfrm>
                      <a:off x="0" y="0"/>
                      <a:ext cx="5565775" cy="3387090"/>
                    </a:xfrm>
                    <a:prstGeom prst="rect">
                      <a:avLst/>
                    </a:prstGeom>
                  </pic:spPr>
                </pic:pic>
              </a:graphicData>
            </a:graphic>
          </wp:inline>
        </w:drawing>
      </w:r>
    </w:p>
    <w:bookmarkStart w:id="122" w:name="_Ref6342226"/>
    <w:p w14:paraId="25D04CAB" w14:textId="71F71FBD" w:rsidR="00C57D95" w:rsidRPr="00044E9B" w:rsidRDefault="009B2643" w:rsidP="009B2643">
      <w:pPr>
        <w:pStyle w:val="SzKpalrs"/>
      </w:pPr>
      <w:r>
        <w:fldChar w:fldCharType="begin"/>
      </w:r>
      <w:r>
        <w:instrText xml:space="preserve"> SEQ ábra \* ARABIC </w:instrText>
      </w:r>
      <w:r>
        <w:fldChar w:fldCharType="separate"/>
      </w:r>
      <w:bookmarkStart w:id="123" w:name="_Toc7036691"/>
      <w:r w:rsidR="001412EB">
        <w:t>19</w:t>
      </w:r>
      <w:r>
        <w:fldChar w:fldCharType="end"/>
      </w:r>
      <w:r>
        <w:t>. ábra: Regisztrációs felület</w:t>
      </w:r>
      <w:bookmarkEnd w:id="122"/>
      <w:bookmarkEnd w:id="123"/>
    </w:p>
    <w:p w14:paraId="6D3E81EC" w14:textId="363B4D8A" w:rsidR="00625979" w:rsidRDefault="003E7892" w:rsidP="008406E4">
      <w:pPr>
        <w:pStyle w:val="SzDSzvegTrzs"/>
      </w:pPr>
      <w:r>
        <w:lastRenderedPageBreak/>
        <w:t xml:space="preserve">A lakcímet leszámítva a megadott adatok </w:t>
      </w:r>
      <w:r w:rsidR="007C39EC">
        <w:t xml:space="preserve">csak </w:t>
      </w:r>
      <w:r>
        <w:t xml:space="preserve">formai ellenőrzésen esnek át, míg a lakcímnél </w:t>
      </w:r>
      <w:r w:rsidR="007C39EC">
        <w:t xml:space="preserve">a Google Geocode API segítségével </w:t>
      </w:r>
      <w:r>
        <w:t>ellenőrizve lesz, hogy</w:t>
      </w:r>
      <w:r w:rsidR="007C39EC">
        <w:t xml:space="preserve"> az</w:t>
      </w:r>
      <w:r>
        <w:t xml:space="preserve"> létezik-e.</w:t>
      </w:r>
      <w:r w:rsidR="00625979">
        <w:t xml:space="preserve"> A cím megadásánál még fontos tényező, hogy csak magyarországi cím lehet.</w:t>
      </w:r>
      <w:r>
        <w:t xml:space="preserve"> </w:t>
      </w:r>
    </w:p>
    <w:p w14:paraId="18E57D52" w14:textId="4A0EAE7A" w:rsidR="008406E4" w:rsidRDefault="003E7892" w:rsidP="008406E4">
      <w:pPr>
        <w:pStyle w:val="SzDSzvegTrzs"/>
      </w:pPr>
      <w:r>
        <w:t xml:space="preserve">Ha valamelyik adat nem felel meg a követelményeknek, a felhasználót egyértelmű hibaüzenetek tájékoztatják a hiba okáról (mint a fenti képen is látható). </w:t>
      </w:r>
    </w:p>
    <w:p w14:paraId="7835B4F4" w14:textId="30486C51" w:rsidR="0025530A" w:rsidRDefault="009919E9" w:rsidP="00B07C22">
      <w:pPr>
        <w:pStyle w:val="SzDCmsor3"/>
      </w:pPr>
      <w:bookmarkStart w:id="124" w:name="_Toc7366800"/>
      <w:r>
        <w:rPr>
          <w:noProof/>
          <w:lang w:eastAsia="hu-HU" w:bidi="ar-SA"/>
        </w:rPr>
        <mc:AlternateContent>
          <mc:Choice Requires="wpg">
            <w:drawing>
              <wp:anchor distT="0" distB="0" distL="114300" distR="114300" simplePos="0" relativeHeight="251879424" behindDoc="0" locked="0" layoutInCell="1" allowOverlap="1" wp14:anchorId="4E80A20A" wp14:editId="6BBBDACF">
                <wp:simplePos x="0" y="0"/>
                <wp:positionH relativeFrom="margin">
                  <wp:align>center</wp:align>
                </wp:positionH>
                <wp:positionV relativeFrom="paragraph">
                  <wp:posOffset>570865</wp:posOffset>
                </wp:positionV>
                <wp:extent cx="5565775" cy="5720080"/>
                <wp:effectExtent l="0" t="0" r="0" b="0"/>
                <wp:wrapTopAndBottom/>
                <wp:docPr id="320" name="Csoportba foglalás 320"/>
                <wp:cNvGraphicFramePr/>
                <a:graphic xmlns:a="http://schemas.openxmlformats.org/drawingml/2006/main">
                  <a:graphicData uri="http://schemas.microsoft.com/office/word/2010/wordprocessingGroup">
                    <wpg:wgp>
                      <wpg:cNvGrpSpPr/>
                      <wpg:grpSpPr>
                        <a:xfrm>
                          <a:off x="0" y="0"/>
                          <a:ext cx="5565775" cy="5720080"/>
                          <a:chOff x="0" y="-381000"/>
                          <a:chExt cx="5565775" cy="5720080"/>
                        </a:xfrm>
                      </wpg:grpSpPr>
                      <pic:pic xmlns:pic="http://schemas.openxmlformats.org/drawingml/2006/picture">
                        <pic:nvPicPr>
                          <pic:cNvPr id="325" name="Kép 3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381000"/>
                            <a:ext cx="5565775" cy="4806315"/>
                          </a:xfrm>
                          <a:prstGeom prst="rect">
                            <a:avLst/>
                          </a:prstGeom>
                        </pic:spPr>
                      </pic:pic>
                      <wps:wsp>
                        <wps:cNvPr id="258" name="Szövegdoboz 258"/>
                        <wps:cNvSpPr txBox="1"/>
                        <wps:spPr>
                          <a:xfrm>
                            <a:off x="0" y="4859020"/>
                            <a:ext cx="5565775" cy="480060"/>
                          </a:xfrm>
                          <a:prstGeom prst="rect">
                            <a:avLst/>
                          </a:prstGeom>
                          <a:solidFill>
                            <a:prstClr val="white"/>
                          </a:solidFill>
                          <a:ln>
                            <a:noFill/>
                          </a:ln>
                        </wps:spPr>
                        <wps:txbx>
                          <w:txbxContent>
                            <w:bookmarkStart w:id="125" w:name="_Ref6343532"/>
                            <w:p w14:paraId="242617F3" w14:textId="77149BCB" w:rsidR="00F11CEB" w:rsidRPr="005B6C35" w:rsidRDefault="00F11CEB" w:rsidP="00D77442">
                              <w:pPr>
                                <w:pStyle w:val="SzKpalrs"/>
                              </w:pPr>
                              <w:r>
                                <w:fldChar w:fldCharType="begin"/>
                              </w:r>
                              <w:r>
                                <w:instrText xml:space="preserve"> SEQ ábra \* ARABIC </w:instrText>
                              </w:r>
                              <w:r>
                                <w:fldChar w:fldCharType="separate"/>
                              </w:r>
                              <w:bookmarkStart w:id="126" w:name="_Toc7036692"/>
                              <w:r>
                                <w:t>20</w:t>
                              </w:r>
                              <w:r>
                                <w:fldChar w:fldCharType="end"/>
                              </w:r>
                              <w:r>
                                <w:t>. ábra: Fő oldal</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E80A20A" id="Csoportba foglalás 320" o:spid="_x0000_s1845" style="position:absolute;left:0;text-align:left;margin-left:0;margin-top:44.95pt;width:438.25pt;height:450.4pt;z-index:251879424;mso-position-horizontal:center;mso-position-horizontal-relative:margin;mso-position-vertical-relative:text;mso-height-relative:margin" coordorigin=",-3810" coordsize="55657,5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">
                <v:shape id="Kép 325" o:spid="_x0000_s1846" type="#_x0000_t75" style="position:absolute;top:-3810;width:55657;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">
                  <v:imagedata r:id="rId34" o:title=""/>
                  <v:path arrowok="t"/>
                </v:shape>
                <v:shape id="Szövegdoboz 258" o:spid="_x0000_s1847" type="#_x0000_t202" style="position:absolute;top:48590;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bookmarkStart w:id="127" w:name="_Ref6343532"/>
                      <w:p w14:paraId="242617F3" w14:textId="77149BCB" w:rsidR="00F11CEB" w:rsidRPr="005B6C35" w:rsidRDefault="00F11CEB" w:rsidP="00D77442">
                        <w:pPr>
                          <w:pStyle w:val="SzKpalrs"/>
                        </w:pPr>
                        <w:r>
                          <w:fldChar w:fldCharType="begin"/>
                        </w:r>
                        <w:r>
                          <w:instrText xml:space="preserve"> SEQ ábra \* ARABIC </w:instrText>
                        </w:r>
                        <w:r>
                          <w:fldChar w:fldCharType="separate"/>
                        </w:r>
                        <w:bookmarkStart w:id="128" w:name="_Toc7036692"/>
                        <w:r>
                          <w:t>20</w:t>
                        </w:r>
                        <w:r>
                          <w:fldChar w:fldCharType="end"/>
                        </w:r>
                        <w:r>
                          <w:t>. ábra: Fő oldal</w:t>
                        </w:r>
                        <w:bookmarkEnd w:id="127"/>
                        <w:bookmarkEnd w:id="128"/>
                      </w:p>
                    </w:txbxContent>
                  </v:textbox>
                </v:shape>
                <w10:wrap type="topAndBottom" anchorx="margin"/>
              </v:group>
            </w:pict>
          </mc:Fallback>
        </mc:AlternateContent>
      </w:r>
      <w:r w:rsidR="0025530A">
        <w:t>Vás</w:t>
      </w:r>
      <w:r w:rsidR="00322C8B">
        <w:t>árlás</w:t>
      </w:r>
      <w:bookmarkEnd w:id="124"/>
    </w:p>
    <w:p w14:paraId="247909C8" w14:textId="382FDC00" w:rsidR="009D7D58" w:rsidRDefault="001751C0" w:rsidP="0025530A">
      <w:pPr>
        <w:pStyle w:val="SzDSzvegTrzs"/>
      </w:pPr>
      <w:r>
        <w:t>A vásárló bejelentkezés után a fő oldalra kerül</w:t>
      </w:r>
      <w:r w:rsidR="00F87C55">
        <w:t xml:space="preserve"> (</w:t>
      </w:r>
      <w:r w:rsidR="00D77442">
        <w:fldChar w:fldCharType="begin"/>
      </w:r>
      <w:r w:rsidR="00D77442">
        <w:instrText xml:space="preserve"> REF _Ref6343532 \h </w:instrText>
      </w:r>
      <w:r w:rsidR="00D77442">
        <w:fldChar w:fldCharType="separate"/>
      </w:r>
      <w:r w:rsidR="00D77442">
        <w:rPr>
          <w:noProof/>
        </w:rPr>
        <w:t>20</w:t>
      </w:r>
      <w:r w:rsidR="00D77442">
        <w:t>. ábra</w:t>
      </w:r>
      <w:r w:rsidR="00D77442">
        <w:fldChar w:fldCharType="end"/>
      </w:r>
      <w:r w:rsidR="00F87C55">
        <w:fldChar w:fldCharType="begin"/>
      </w:r>
      <w:r w:rsidR="00F87C55">
        <w:instrText xml:space="preserve"> REF _Ref5556928 \h </w:instrText>
      </w:r>
      <w:r w:rsidR="00F87C55">
        <w:fldChar w:fldCharType="end"/>
      </w:r>
      <w:r w:rsidR="00F87C55">
        <w:t>)</w:t>
      </w:r>
      <w:r>
        <w:t xml:space="preserve">, ahol lehetősége van </w:t>
      </w:r>
      <w:r w:rsidR="00F87C55">
        <w:t>termékek kosárba tételére</w:t>
      </w:r>
      <w:r>
        <w:t>,</w:t>
      </w:r>
      <w:r w:rsidR="00B07C22">
        <w:t xml:space="preserve"> illetve a navigációs </w:t>
      </w:r>
      <w:r w:rsidR="00D77442">
        <w:t>sáv</w:t>
      </w:r>
      <w:r w:rsidR="00B07C22">
        <w:t xml:space="preserve"> segítségével</w:t>
      </w:r>
      <w:r w:rsidR="009D7D58">
        <w:t>:</w:t>
      </w:r>
      <w:r>
        <w:t xml:space="preserve"> </w:t>
      </w:r>
    </w:p>
    <w:p w14:paraId="1DC63C22" w14:textId="25B967B9" w:rsidR="009D7D58" w:rsidRDefault="001751C0" w:rsidP="00256400">
      <w:pPr>
        <w:pStyle w:val="SzDSzvegTrzs"/>
        <w:numPr>
          <w:ilvl w:val="0"/>
          <w:numId w:val="22"/>
        </w:numPr>
        <w:rPr>
          <w:noProof/>
          <w:lang w:eastAsia="hu-HU" w:bidi="ar-SA"/>
        </w:rPr>
      </w:pPr>
      <w:r>
        <w:t>az adatai módosítására</w:t>
      </w:r>
      <w:r w:rsidR="00F87C55">
        <w:t xml:space="preserve">, </w:t>
      </w:r>
    </w:p>
    <w:p w14:paraId="191E79A6" w14:textId="1FC8C82A" w:rsidR="009D7D58" w:rsidRDefault="00F87C55" w:rsidP="00256400">
      <w:pPr>
        <w:pStyle w:val="SzDSzvegTrzs"/>
        <w:numPr>
          <w:ilvl w:val="0"/>
          <w:numId w:val="22"/>
        </w:numPr>
        <w:rPr>
          <w:noProof/>
          <w:lang w:eastAsia="hu-HU" w:bidi="ar-SA"/>
        </w:rPr>
      </w:pPr>
      <w:r>
        <w:t xml:space="preserve">az eddig </w:t>
      </w:r>
      <w:r w:rsidRPr="00F87C55">
        <w:t>leadott</w:t>
      </w:r>
      <w:r>
        <w:t xml:space="preserve"> rendelései megnézésére</w:t>
      </w:r>
      <w:r w:rsidR="009D7D58">
        <w:t>,</w:t>
      </w:r>
    </w:p>
    <w:p w14:paraId="23142D42" w14:textId="29CB5573" w:rsidR="009D7D58" w:rsidRDefault="00F87C55" w:rsidP="00256400">
      <w:pPr>
        <w:pStyle w:val="SzDSzvegTrzs"/>
        <w:numPr>
          <w:ilvl w:val="0"/>
          <w:numId w:val="22"/>
        </w:numPr>
        <w:rPr>
          <w:noProof/>
          <w:lang w:eastAsia="hu-HU" w:bidi="ar-SA"/>
        </w:rPr>
      </w:pPr>
      <w:r>
        <w:lastRenderedPageBreak/>
        <w:t>a kosárba</w:t>
      </w:r>
      <w:r w:rsidR="009D7D58">
        <w:t>n lévő termékek megtekintésére,</w:t>
      </w:r>
    </w:p>
    <w:p w14:paraId="63E8B575" w14:textId="56BBB142" w:rsidR="009D7D58" w:rsidRDefault="009D7D58" w:rsidP="00256400">
      <w:pPr>
        <w:pStyle w:val="SzDSzvegTrzs"/>
        <w:numPr>
          <w:ilvl w:val="0"/>
          <w:numId w:val="22"/>
        </w:numPr>
        <w:rPr>
          <w:noProof/>
          <w:lang w:eastAsia="hu-HU" w:bidi="ar-SA"/>
        </w:rPr>
      </w:pPr>
      <w:r w:rsidRPr="009D7D58">
        <w:rPr>
          <w:noProof/>
          <w:lang w:eastAsia="hu-HU" w:bidi="ar-SA"/>
        </w:rPr>
        <w:t>valamint a rendelés véglegesítésére</w:t>
      </w:r>
      <w:r>
        <w:rPr>
          <w:noProof/>
          <w:lang w:eastAsia="hu-HU" w:bidi="ar-SA"/>
        </w:rPr>
        <w:t>.</w:t>
      </w:r>
    </w:p>
    <w:p w14:paraId="4498D77B" w14:textId="6CB85D1D" w:rsidR="00D77442" w:rsidRDefault="00D77442" w:rsidP="0025530A">
      <w:pPr>
        <w:pStyle w:val="SzDSzvegTrzs"/>
      </w:pPr>
      <w:r>
        <w:t xml:space="preserve">A </w:t>
      </w:r>
      <w:r>
        <w:rPr>
          <w:i/>
        </w:rPr>
        <w:t>Kosárba</w:t>
      </w:r>
      <w:r>
        <w:t xml:space="preserve"> feliratra kattintva a felhasználó a bevásárlókocsiba helyez egy darabot a kiválasztott termékből.</w:t>
      </w:r>
      <w:r w:rsidR="00B8360A">
        <w:t xml:space="preserve"> A </w:t>
      </w:r>
      <w:r w:rsidR="00477853">
        <w:t>mennyiség</w:t>
      </w:r>
      <w:r w:rsidR="00B8360A">
        <w:t xml:space="preserve"> növelhető többszöri kattintással is, de érdemesebb a bevásárló kocsira kattintani a navigációs sávban, ami a kosárhoz visz, ahol módosítható a darabszám és látható a leendő rendelés végösszege.</w:t>
      </w:r>
      <w:r w:rsidR="00477853">
        <w:t xml:space="preserve"> Ezen kívül természetes</w:t>
      </w:r>
      <w:r w:rsidR="007C39EC">
        <w:t>en</w:t>
      </w:r>
      <w:r w:rsidR="00477853">
        <w:t xml:space="preserve"> csökkenthető a mennyiség és ki is vehető a termék a kosárból.</w:t>
      </w:r>
    </w:p>
    <w:p w14:paraId="273A877F" w14:textId="20B0A89A" w:rsidR="00B92C93" w:rsidRDefault="00B92C93" w:rsidP="0025530A">
      <w:pPr>
        <w:pStyle w:val="SzDSzvegTrzs"/>
      </w:pPr>
      <w:r>
        <w:t xml:space="preserve">Az egy rendelésbe beférő termékek száma </w:t>
      </w:r>
      <w:r w:rsidR="009A0DBD">
        <w:t>korlátozva</w:t>
      </w:r>
      <w:r>
        <w:t xml:space="preserve"> van, hiszen a kiszállítás során a csomagtér </w:t>
      </w:r>
      <w:r w:rsidR="009A0DBD">
        <w:t xml:space="preserve">is </w:t>
      </w:r>
      <w:r>
        <w:t>limitált. Abban az esetben, ha a felhasználó által rendelt termékek nem férnek be egy kocsiba, az oldal értesíti a felhasználót</w:t>
      </w:r>
      <w:r w:rsidR="00A64B4D">
        <w:t>, hogy hány fuvarral lehet kiszállítani a terméke</w:t>
      </w:r>
      <w:r w:rsidR="00536E54">
        <w:t>ke</w:t>
      </w:r>
      <w:r w:rsidR="00A64B4D">
        <w:t>t.</w:t>
      </w:r>
    </w:p>
    <w:p w14:paraId="703F6979" w14:textId="731918FF" w:rsidR="009A0DBD" w:rsidRDefault="009A0DBD" w:rsidP="0025530A">
      <w:pPr>
        <w:pStyle w:val="SzDSzvegTrzs"/>
      </w:pPr>
      <w:r>
        <w:t xml:space="preserve">Egy leadott rendelést a felhasználó egészen addig </w:t>
      </w:r>
      <w:r w:rsidR="00536E54">
        <w:t>mondhat</w:t>
      </w:r>
      <w:r>
        <w:t xml:space="preserve"> le, amíg egy kiszállítás</w:t>
      </w:r>
      <w:r w:rsidR="006C09DE">
        <w:t>hoz</w:t>
      </w:r>
      <w:r>
        <w:t xml:space="preserve"> </w:t>
      </w:r>
      <w:r w:rsidR="006C09DE">
        <w:t>hozzá</w:t>
      </w:r>
      <w:r>
        <w:t xml:space="preserve"> nem lett </w:t>
      </w:r>
      <w:r w:rsidR="006C09DE">
        <w:t>adva.</w:t>
      </w:r>
      <w:r w:rsidR="00536E54">
        <w:t xml:space="preserve"> Minden rendelés kiszállítási határideje a vásárlás napjától számítva hét nap.</w:t>
      </w:r>
    </w:p>
    <w:p w14:paraId="24E0D4EA" w14:textId="43A48E8A" w:rsidR="00176E67" w:rsidRDefault="00176E67" w:rsidP="00176E67">
      <w:pPr>
        <w:pStyle w:val="SzDCmsor3"/>
      </w:pPr>
      <w:bookmarkStart w:id="129" w:name="_Toc7366801"/>
      <w:commentRangeStart w:id="130"/>
      <w:r>
        <w:t>Alkalmazott</w:t>
      </w:r>
      <w:commentRangeEnd w:id="130"/>
      <w:r w:rsidR="00016919">
        <w:rPr>
          <w:rStyle w:val="Jegyzethivatkozs"/>
          <w:rFonts w:cs="Mangal"/>
          <w:b w:val="0"/>
        </w:rPr>
        <w:commentReference w:id="130"/>
      </w:r>
      <w:bookmarkEnd w:id="129"/>
    </w:p>
    <w:p w14:paraId="7D87ECFA" w14:textId="3AC65993" w:rsidR="006F46BE" w:rsidRDefault="002976F5" w:rsidP="00176E67">
      <w:pPr>
        <w:pStyle w:val="SzDSzvegTrzs"/>
      </w:pPr>
      <w:r>
        <w:rPr>
          <w:noProof/>
          <w:lang w:eastAsia="hu-HU" w:bidi="ar-SA"/>
        </w:rPr>
        <mc:AlternateContent>
          <mc:Choice Requires="wpg">
            <w:drawing>
              <wp:anchor distT="0" distB="0" distL="114300" distR="114300" simplePos="0" relativeHeight="251883520" behindDoc="0" locked="0" layoutInCell="1" allowOverlap="1" wp14:anchorId="05DB3EF7" wp14:editId="5C4FDD9E">
                <wp:simplePos x="0" y="0"/>
                <wp:positionH relativeFrom="margin">
                  <wp:align>center</wp:align>
                </wp:positionH>
                <wp:positionV relativeFrom="paragraph">
                  <wp:posOffset>1339850</wp:posOffset>
                </wp:positionV>
                <wp:extent cx="5565775" cy="2574290"/>
                <wp:effectExtent l="0" t="0" r="0" b="0"/>
                <wp:wrapTopAndBottom/>
                <wp:docPr id="380" name="Csoportba foglalás 380"/>
                <wp:cNvGraphicFramePr/>
                <a:graphic xmlns:a="http://schemas.openxmlformats.org/drawingml/2006/main">
                  <a:graphicData uri="http://schemas.microsoft.com/office/word/2010/wordprocessingGroup">
                    <wpg:wgp>
                      <wpg:cNvGrpSpPr/>
                      <wpg:grpSpPr>
                        <a:xfrm>
                          <a:off x="0" y="0"/>
                          <a:ext cx="5565775" cy="2574290"/>
                          <a:chOff x="0" y="0"/>
                          <a:chExt cx="5565775" cy="2574290"/>
                        </a:xfrm>
                      </wpg:grpSpPr>
                      <pic:pic xmlns:pic="http://schemas.openxmlformats.org/drawingml/2006/picture">
                        <pic:nvPicPr>
                          <pic:cNvPr id="322" name="Kép 3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65775" cy="2038985"/>
                          </a:xfrm>
                          <a:prstGeom prst="rect">
                            <a:avLst/>
                          </a:prstGeom>
                        </pic:spPr>
                      </pic:pic>
                      <wps:wsp>
                        <wps:cNvPr id="323" name="Szövegdoboz 323"/>
                        <wps:cNvSpPr txBox="1"/>
                        <wps:spPr>
                          <a:xfrm>
                            <a:off x="0" y="2094230"/>
                            <a:ext cx="5565775" cy="480060"/>
                          </a:xfrm>
                          <a:prstGeom prst="rect">
                            <a:avLst/>
                          </a:prstGeom>
                          <a:solidFill>
                            <a:prstClr val="white"/>
                          </a:solidFill>
                          <a:ln>
                            <a:noFill/>
                          </a:ln>
                        </wps:spPr>
                        <wps:txbx>
                          <w:txbxContent>
                            <w:bookmarkStart w:id="131" w:name="_Ref6579394"/>
                            <w:p w14:paraId="6274EC07" w14:textId="5749B006" w:rsidR="00F11CEB" w:rsidRPr="00ED0AE8" w:rsidRDefault="00F11CEB" w:rsidP="00746A29">
                              <w:pPr>
                                <w:pStyle w:val="SzKpalrs"/>
                              </w:pPr>
                              <w:r>
                                <w:fldChar w:fldCharType="begin"/>
                              </w:r>
                              <w:r>
                                <w:instrText xml:space="preserve"> SEQ ábra \* ARABIC </w:instrText>
                              </w:r>
                              <w:r>
                                <w:fldChar w:fldCharType="separate"/>
                              </w:r>
                              <w:bookmarkStart w:id="132" w:name="_Toc7036693"/>
                              <w:r>
                                <w:t>21</w:t>
                              </w:r>
                              <w:r>
                                <w:fldChar w:fldCharType="end"/>
                              </w:r>
                              <w:r>
                                <w:t>. ábra: Kiszállítások megtekintése és kérése</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DB3EF7" id="Csoportba foglalás 380" o:spid="_x0000_s1848" style="position:absolute;left:0;text-align:left;margin-left:0;margin-top:105.5pt;width:438.25pt;height:202.7pt;z-index:251883520;mso-position-horizontal:center;mso-position-horizontal-relative:margin;mso-position-vertical-relative:text" coordsize="55657,2574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&#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QW5kcsOhcwAABZADAAIAAAAUAAAQoJAEAAIAAAAUAAAQ&#10;tJKRAAIAAAADMjIAAJKSAAIAAAADMjIAAOocAAcAAAgMAAAIlA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IwMTk6MDQ6&#10;MTkgMTU6MTI6MTkAMjAxOTowNDoxOSAxNToxMjoxOQAAAEEAbgBkAHIA4QBzAAAA/+ELGm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ktMDQtMTlUMTU6MTI6MTkuMjE1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kFu&#10;ZHLDoXM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BBwL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">
                <v:shape id="Kép 322" o:spid="_x0000_s1849" type="#_x0000_t75" style="position:absolute;width:55657;height:2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">
                  <v:imagedata r:id="rId38" o:title=""/>
                  <v:path arrowok="t"/>
                </v:shape>
                <v:shape id="Szövegdoboz 323" o:spid="_x0000_s1850" type="#_x0000_t202" style="position:absolute;top:20942;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" stroked="f">
                  <v:textbox style="mso-fit-shape-to-text:t" inset="0,0,0,0">
                    <w:txbxContent>
                      <w:bookmarkStart w:id="133" w:name="_Ref6579394"/>
                      <w:p w14:paraId="6274EC07" w14:textId="5749B006" w:rsidR="00F11CEB" w:rsidRPr="00ED0AE8" w:rsidRDefault="00F11CEB" w:rsidP="00746A29">
                        <w:pPr>
                          <w:pStyle w:val="SzKpalrs"/>
                        </w:pPr>
                        <w:r>
                          <w:fldChar w:fldCharType="begin"/>
                        </w:r>
                        <w:r>
                          <w:instrText xml:space="preserve"> SEQ ábra \* ARABIC </w:instrText>
                        </w:r>
                        <w:r>
                          <w:fldChar w:fldCharType="separate"/>
                        </w:r>
                        <w:bookmarkStart w:id="134" w:name="_Toc7036693"/>
                        <w:r>
                          <w:t>21</w:t>
                        </w:r>
                        <w:r>
                          <w:fldChar w:fldCharType="end"/>
                        </w:r>
                        <w:r>
                          <w:t>. ábra: Kiszállítások megtekintése és kérése</w:t>
                        </w:r>
                        <w:bookmarkEnd w:id="133"/>
                        <w:bookmarkEnd w:id="134"/>
                      </w:p>
                    </w:txbxContent>
                  </v:textbox>
                </v:shape>
                <w10:wrap type="topAndBottom" anchorx="margin"/>
              </v:group>
            </w:pict>
          </mc:Fallback>
        </mc:AlternateContent>
      </w:r>
      <w:r w:rsidR="006F46BE">
        <w:t xml:space="preserve">Az imént említett módon elkészülő megrendelésekből a szoftver az </w:t>
      </w:r>
      <w:r w:rsidR="006F46BE">
        <w:fldChar w:fldCharType="begin"/>
      </w:r>
      <w:r w:rsidR="006F46BE">
        <w:instrText xml:space="preserve"> PAGEREF _Ref7035140 \h </w:instrText>
      </w:r>
      <w:r w:rsidR="006F46BE">
        <w:fldChar w:fldCharType="separate"/>
      </w:r>
      <w:r w:rsidR="006F46BE">
        <w:rPr>
          <w:noProof/>
        </w:rPr>
        <w:t>1.3</w:t>
      </w:r>
      <w:r w:rsidR="006F46BE">
        <w:fldChar w:fldCharType="end"/>
      </w:r>
      <w:r w:rsidR="006F46BE">
        <w:t xml:space="preserve"> fejezetben be</w:t>
      </w:r>
      <w:r w:rsidR="001529F1">
        <w:t>mutatott genetikus algoritmussal és</w:t>
      </w:r>
      <w:r w:rsidR="006F46BE">
        <w:t xml:space="preserve"> a Google Distance Matrix API </w:t>
      </w:r>
      <w:r w:rsidR="001529F1">
        <w:t xml:space="preserve">használatával megszerzett távolsági adatokkal </w:t>
      </w:r>
      <w:r w:rsidR="006F46BE">
        <w:t>elkészíti a kiszállítások optimális útvonalát. Ezeke</w:t>
      </w:r>
      <w:r w:rsidR="00CA0291">
        <w:t>t a kiszállításokat kell az alkalmazottaknak magukhoz venniük, a vásárlókhoz eljuttatni a benne szereplő termékeket, majd jelezni a rendszer felé a munka elvégeztét.</w:t>
      </w:r>
    </w:p>
    <w:p w14:paraId="6732C7F8" w14:textId="63A11C02" w:rsidR="008C7371" w:rsidRDefault="00176E67" w:rsidP="00176E67">
      <w:pPr>
        <w:pStyle w:val="SzDSzvegTrzs"/>
      </w:pPr>
      <w:r>
        <w:t>Az alkalmazott típusú felhasználók bejelentkezés után egy számukra készít</w:t>
      </w:r>
      <w:r w:rsidR="00D13BE8">
        <w:t>ett oldalra</w:t>
      </w:r>
      <w:r>
        <w:t xml:space="preserve"> </w:t>
      </w:r>
      <w:r w:rsidR="00D13BE8">
        <w:t>érkeznek</w:t>
      </w:r>
      <w:r>
        <w:t>, ami más felhasználói típusok számára n</w:t>
      </w:r>
      <w:r w:rsidR="00D13BE8">
        <w:t xml:space="preserve">em </w:t>
      </w:r>
      <w:r>
        <w:t>érhető</w:t>
      </w:r>
      <w:r w:rsidR="00D13BE8">
        <w:t xml:space="preserve"> el</w:t>
      </w:r>
      <w:r>
        <w:t xml:space="preserve">. Az alkalmazottnak itt két lehetősége van, az eddig hozzá rendelt teljesített és aktív kiszállítások megtekintése, és új </w:t>
      </w:r>
      <w:r>
        <w:lastRenderedPageBreak/>
        <w:t>kiszállítás kérése.</w:t>
      </w:r>
      <w:r w:rsidR="00746A29">
        <w:t xml:space="preserve"> Ezek a gombok</w:t>
      </w:r>
      <w:r w:rsidR="00D2467B">
        <w:t xml:space="preserve"> a</w:t>
      </w:r>
      <w:r w:rsidR="00746A29">
        <w:t xml:space="preserve"> </w:t>
      </w:r>
      <w:r w:rsidR="00746A29">
        <w:fldChar w:fldCharType="begin"/>
      </w:r>
      <w:r w:rsidR="00746A29">
        <w:instrText xml:space="preserve"> REF _Ref6579394 \h </w:instrText>
      </w:r>
      <w:r w:rsidR="00746A29">
        <w:fldChar w:fldCharType="separate"/>
      </w:r>
      <w:r w:rsidR="00746A29">
        <w:rPr>
          <w:noProof/>
        </w:rPr>
        <w:t>21</w:t>
      </w:r>
      <w:r w:rsidR="00746A29">
        <w:t>. ábr</w:t>
      </w:r>
      <w:r w:rsidR="00746A29">
        <w:fldChar w:fldCharType="end"/>
      </w:r>
      <w:r w:rsidR="00746A29">
        <w:t>án láthatók (bal oldali az eddigi és aktív kiszállítások, a jobb oldali az új kiszállítás kérése).</w:t>
      </w:r>
    </w:p>
    <w:p w14:paraId="7E9B61EC" w14:textId="1BC30D1D" w:rsidR="00D2467B" w:rsidRDefault="002976F5" w:rsidP="00176E67">
      <w:pPr>
        <w:pStyle w:val="SzDSzvegTrzs"/>
      </w:pPr>
      <w:r>
        <w:rPr>
          <w:noProof/>
          <w:lang w:eastAsia="hu-HU" w:bidi="ar-SA"/>
        </w:rPr>
        <mc:AlternateContent>
          <mc:Choice Requires="wpg">
            <w:drawing>
              <wp:anchor distT="0" distB="0" distL="114300" distR="114300" simplePos="0" relativeHeight="251887616" behindDoc="0" locked="0" layoutInCell="1" allowOverlap="1" wp14:anchorId="758C3DBA" wp14:editId="0E68E072">
                <wp:simplePos x="0" y="0"/>
                <wp:positionH relativeFrom="margin">
                  <wp:align>center</wp:align>
                </wp:positionH>
                <wp:positionV relativeFrom="paragraph">
                  <wp:posOffset>621665</wp:posOffset>
                </wp:positionV>
                <wp:extent cx="5372100" cy="6795770"/>
                <wp:effectExtent l="0" t="0" r="0" b="5080"/>
                <wp:wrapTopAndBottom/>
                <wp:docPr id="417" name="Csoportba foglalás 417"/>
                <wp:cNvGraphicFramePr/>
                <a:graphic xmlns:a="http://schemas.openxmlformats.org/drawingml/2006/main">
                  <a:graphicData uri="http://schemas.microsoft.com/office/word/2010/wordprocessingGroup">
                    <wpg:wgp>
                      <wpg:cNvGrpSpPr/>
                      <wpg:grpSpPr>
                        <a:xfrm>
                          <a:off x="0" y="0"/>
                          <a:ext cx="5372100" cy="6795770"/>
                          <a:chOff x="0" y="0"/>
                          <a:chExt cx="5372100" cy="6795770"/>
                        </a:xfrm>
                      </wpg:grpSpPr>
                      <pic:pic xmlns:pic="http://schemas.openxmlformats.org/drawingml/2006/picture">
                        <pic:nvPicPr>
                          <pic:cNvPr id="415" name="Kép 4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372100" cy="6257925"/>
                          </a:xfrm>
                          <a:prstGeom prst="rect">
                            <a:avLst/>
                          </a:prstGeom>
                        </pic:spPr>
                      </pic:pic>
                      <wps:wsp>
                        <wps:cNvPr id="416" name="Szövegdoboz 416"/>
                        <wps:cNvSpPr txBox="1"/>
                        <wps:spPr>
                          <a:xfrm>
                            <a:off x="0" y="6315710"/>
                            <a:ext cx="5372100" cy="480060"/>
                          </a:xfrm>
                          <a:prstGeom prst="rect">
                            <a:avLst/>
                          </a:prstGeom>
                          <a:solidFill>
                            <a:prstClr val="white"/>
                          </a:solidFill>
                          <a:ln>
                            <a:noFill/>
                          </a:ln>
                        </wps:spPr>
                        <wps:txbx>
                          <w:txbxContent>
                            <w:bookmarkStart w:id="135" w:name="_Ref6588230"/>
                            <w:p w14:paraId="31648BFC" w14:textId="2AE0E651" w:rsidR="00F11CEB" w:rsidRPr="00D056C5" w:rsidRDefault="00F11CEB" w:rsidP="004377DB">
                              <w:pPr>
                                <w:pStyle w:val="SzKpalrs"/>
                              </w:pPr>
                              <w:r>
                                <w:fldChar w:fldCharType="begin"/>
                              </w:r>
                              <w:r>
                                <w:instrText xml:space="preserve"> SEQ ábra \* ARABIC </w:instrText>
                              </w:r>
                              <w:r>
                                <w:fldChar w:fldCharType="separate"/>
                              </w:r>
                              <w:bookmarkStart w:id="136" w:name="_Toc7036694"/>
                              <w:r>
                                <w:t>22</w:t>
                              </w:r>
                              <w:r>
                                <w:fldChar w:fldCharType="end"/>
                              </w:r>
                              <w:r>
                                <w:t xml:space="preserve">. ábra: Kiszállítás </w:t>
                              </w:r>
                              <w:bookmarkEnd w:id="135"/>
                              <w:r>
                                <w:t>kezelése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C3DBA" id="Csoportba foglalás 417" o:spid="_x0000_s1851" style="position:absolute;left:0;text-align:left;margin-left:0;margin-top:48.95pt;width:423pt;height:535.1pt;z-index:251887616;mso-position-horizontal:center;mso-position-horizontal-relative:margin;mso-position-vertical-relative:text" coordsize="53721,67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">
                <v:shape id="Kép 415" o:spid="_x0000_s1852" type="#_x0000_t75" style="position:absolute;width:53721;height:6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">
                  <v:imagedata r:id="rId40" o:title=""/>
                  <v:path arrowok="t"/>
                </v:shape>
                <v:shape id="Szövegdoboz 416" o:spid="_x0000_s1853" type="#_x0000_t202" style="position:absolute;top:63157;width:5372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" stroked="f">
                  <v:textbox style="mso-fit-shape-to-text:t" inset="0,0,0,0">
                    <w:txbxContent>
                      <w:bookmarkStart w:id="137" w:name="_Ref6588230"/>
                      <w:p w14:paraId="31648BFC" w14:textId="2AE0E651" w:rsidR="00F11CEB" w:rsidRPr="00D056C5" w:rsidRDefault="00F11CEB" w:rsidP="004377DB">
                        <w:pPr>
                          <w:pStyle w:val="SzKpalrs"/>
                        </w:pPr>
                        <w:r>
                          <w:fldChar w:fldCharType="begin"/>
                        </w:r>
                        <w:r>
                          <w:instrText xml:space="preserve"> SEQ ábra \* ARABIC </w:instrText>
                        </w:r>
                        <w:r>
                          <w:fldChar w:fldCharType="separate"/>
                        </w:r>
                        <w:bookmarkStart w:id="138" w:name="_Toc7036694"/>
                        <w:r>
                          <w:t>22</w:t>
                        </w:r>
                        <w:r>
                          <w:fldChar w:fldCharType="end"/>
                        </w:r>
                        <w:r>
                          <w:t xml:space="preserve">. ábra: Kiszállítás </w:t>
                        </w:r>
                        <w:bookmarkEnd w:id="137"/>
                        <w:r>
                          <w:t>kezelése</w:t>
                        </w:r>
                        <w:bookmarkEnd w:id="138"/>
                      </w:p>
                    </w:txbxContent>
                  </v:textbox>
                </v:shape>
                <w10:wrap type="topAndBottom" anchorx="margin"/>
              </v:group>
            </w:pict>
          </mc:Fallback>
        </mc:AlternateContent>
      </w:r>
      <w:r w:rsidR="00D2467B">
        <w:t xml:space="preserve">Ha az alkalmazott új kiszállítást kér, de már van neki egy aktív vagy nincs az adatbázisban olyan, ami senkihez sincs rendelve, egy üzenetet kap a megfelelő </w:t>
      </w:r>
      <w:r w:rsidR="00EF1CCA">
        <w:t>hibaüzenettel</w:t>
      </w:r>
      <w:r w:rsidR="00D2467B">
        <w:t>.</w:t>
      </w:r>
    </w:p>
    <w:p w14:paraId="63CE734B" w14:textId="51D9634B" w:rsidR="004377DB" w:rsidRDefault="0039063C" w:rsidP="00176E67">
      <w:pPr>
        <w:pStyle w:val="SzDSzvegTrzs"/>
      </w:pPr>
      <w:r>
        <w:t xml:space="preserve">Ha kap új kiszállítást vagy a meglévők közül </w:t>
      </w:r>
      <w:r w:rsidR="00D06AA9">
        <w:t>kiválaszt</w:t>
      </w:r>
      <w:r>
        <w:t xml:space="preserve"> egyet</w:t>
      </w:r>
      <w:r w:rsidR="00D06AA9">
        <w:t>,</w:t>
      </w:r>
      <w:r>
        <w:t xml:space="preserve"> egy lista</w:t>
      </w:r>
      <w:r w:rsidR="00D06AA9">
        <w:t xml:space="preserve"> formájában megjelennek a címek</w:t>
      </w:r>
      <w:r>
        <w:t xml:space="preserve"> az optimális útvonal szerint rendezve. </w:t>
      </w:r>
      <w:r w:rsidR="00E02A20">
        <w:t xml:space="preserve">A listában a címen kívül még </w:t>
      </w:r>
      <w:r w:rsidR="00E02A20">
        <w:lastRenderedPageBreak/>
        <w:t xml:space="preserve">szerepel a vásárló neve, egy hivatkozás a rendelésre, egy </w:t>
      </w:r>
      <w:r w:rsidR="00016919">
        <w:t>jelölőnégyzet</w:t>
      </w:r>
      <w:r w:rsidR="00E02A20">
        <w:t xml:space="preserve">, amit bejelölve </w:t>
      </w:r>
      <w:r w:rsidR="00016919">
        <w:t>számontarthatja</w:t>
      </w:r>
      <w:r w:rsidR="00E02A20">
        <w:t xml:space="preserve">, hogy mit szállított már ki és egy </w:t>
      </w:r>
      <w:r w:rsidR="00E02A20">
        <w:rPr>
          <w:i/>
        </w:rPr>
        <w:t xml:space="preserve">Mutasd </w:t>
      </w:r>
      <w:r w:rsidR="00E02A20">
        <w:t xml:space="preserve">feliratú </w:t>
      </w:r>
      <w:r w:rsidR="006E447B">
        <w:t>gomb</w:t>
      </w:r>
      <w:r w:rsidR="00E02A20">
        <w:t xml:space="preserve"> </w:t>
      </w:r>
      <w:r w:rsidR="005E6FEB">
        <w:t>(</w:t>
      </w:r>
      <w:r w:rsidR="005E6FEB">
        <w:fldChar w:fldCharType="begin"/>
      </w:r>
      <w:r w:rsidR="005E6FEB">
        <w:instrText xml:space="preserve"> REF _Ref6588230 \h </w:instrText>
      </w:r>
      <w:r w:rsidR="005E6FEB">
        <w:fldChar w:fldCharType="separate"/>
      </w:r>
      <w:r w:rsidR="005E6FEB">
        <w:rPr>
          <w:noProof/>
        </w:rPr>
        <w:t>22</w:t>
      </w:r>
      <w:r w:rsidR="005E6FEB">
        <w:t>. ábra</w:t>
      </w:r>
      <w:r w:rsidR="005E6FEB">
        <w:fldChar w:fldCharType="end"/>
      </w:r>
      <w:r w:rsidR="005E6FEB">
        <w:t>)</w:t>
      </w:r>
      <w:r w:rsidR="006E447B">
        <w:t>.</w:t>
      </w:r>
    </w:p>
    <w:p w14:paraId="2C7E9A40" w14:textId="09F69DF2" w:rsidR="00E02A20" w:rsidRDefault="00E02A20" w:rsidP="00176E67">
      <w:pPr>
        <w:pStyle w:val="SzDSzvegTrzs"/>
      </w:pPr>
      <w:r>
        <w:t xml:space="preserve">A </w:t>
      </w:r>
      <w:r>
        <w:rPr>
          <w:i/>
        </w:rPr>
        <w:t>R</w:t>
      </w:r>
      <w:r w:rsidRPr="00E02A20">
        <w:rPr>
          <w:i/>
        </w:rPr>
        <w:t>endelés</w:t>
      </w:r>
      <w:r>
        <w:rPr>
          <w:i/>
        </w:rPr>
        <w:t xml:space="preserve"> </w:t>
      </w:r>
      <w:r>
        <w:t xml:space="preserve">hivatkozásra kattintva látható a </w:t>
      </w:r>
      <w:r w:rsidR="00016919">
        <w:t xml:space="preserve">rendelés </w:t>
      </w:r>
      <w:r>
        <w:t>határideje, a végösszeg</w:t>
      </w:r>
      <w:r w:rsidR="0034583C">
        <w:t>e</w:t>
      </w:r>
      <w:r>
        <w:t xml:space="preserve"> és a termékek megjelenítésére egy gomb, melyre kattintva a rendeléshez tartozó termékek, azok darabszáma és értéke tekinthető meg.</w:t>
      </w:r>
    </w:p>
    <w:p w14:paraId="6660FC42" w14:textId="0F423773" w:rsidR="0034583C" w:rsidRDefault="0034583C" w:rsidP="00176E67">
      <w:pPr>
        <w:pStyle w:val="SzDSzvegTrzs"/>
      </w:pPr>
      <w:r>
        <w:t xml:space="preserve">A </w:t>
      </w:r>
      <w:r>
        <w:rPr>
          <w:i/>
        </w:rPr>
        <w:t xml:space="preserve">Mutasd </w:t>
      </w:r>
      <w:r>
        <w:t xml:space="preserve">gombra kattintva a felhasználó láthatja a következő úticélhoz vezető utat egy </w:t>
      </w:r>
      <w:r w:rsidR="00DF7852">
        <w:t xml:space="preserve">beépített </w:t>
      </w:r>
      <w:r>
        <w:t>Google térképen.</w:t>
      </w:r>
    </w:p>
    <w:p w14:paraId="10E2C611" w14:textId="6B718CC6" w:rsidR="0034583C" w:rsidRDefault="0034583C" w:rsidP="00176E67">
      <w:pPr>
        <w:pStyle w:val="SzDSzvegTrzs"/>
      </w:pPr>
      <w:r>
        <w:t xml:space="preserve">A kiszállítás befejezéséhez minden </w:t>
      </w:r>
      <w:r>
        <w:rPr>
          <w:i/>
        </w:rPr>
        <w:t xml:space="preserve">Kész </w:t>
      </w:r>
      <w:r>
        <w:t xml:space="preserve">oszlopban lévő jelölőnégyzetet vagy az utolsó sorban lévőt ki kell jelölni és az ekkor megjelenő </w:t>
      </w:r>
      <w:r>
        <w:rPr>
          <w:i/>
        </w:rPr>
        <w:t xml:space="preserve">Minden kiszállítva! </w:t>
      </w:r>
      <w:r>
        <w:t>gombra kattintani. Miután ez megtörtént a munkás kérhet új kiszállítást.</w:t>
      </w:r>
    </w:p>
    <w:p w14:paraId="7E00F745" w14:textId="07C0D1E1" w:rsidR="00585034" w:rsidRDefault="00585034" w:rsidP="00585034">
      <w:pPr>
        <w:pStyle w:val="SzDCmsor3"/>
      </w:pPr>
      <w:bookmarkStart w:id="139" w:name="_Toc7366802"/>
      <w:r>
        <w:t>Admin</w:t>
      </w:r>
      <w:bookmarkEnd w:id="139"/>
    </w:p>
    <w:p w14:paraId="62CF3667" w14:textId="22E611A0" w:rsidR="002976F5" w:rsidRDefault="002976F5" w:rsidP="00585034">
      <w:pPr>
        <w:pStyle w:val="SzDSzvegTrzs"/>
      </w:pPr>
      <w:r>
        <w:rPr>
          <w:noProof/>
          <w:lang w:eastAsia="hu-HU" w:bidi="ar-SA"/>
        </w:rPr>
        <mc:AlternateContent>
          <mc:Choice Requires="wpg">
            <w:drawing>
              <wp:anchor distT="0" distB="0" distL="114300" distR="114300" simplePos="0" relativeHeight="251904000" behindDoc="0" locked="0" layoutInCell="1" allowOverlap="1" wp14:anchorId="4363D55E" wp14:editId="409D66AE">
                <wp:simplePos x="0" y="0"/>
                <wp:positionH relativeFrom="margin">
                  <wp:align>center</wp:align>
                </wp:positionH>
                <wp:positionV relativeFrom="paragraph">
                  <wp:posOffset>520065</wp:posOffset>
                </wp:positionV>
                <wp:extent cx="5565775" cy="3213735"/>
                <wp:effectExtent l="0" t="0" r="0" b="5715"/>
                <wp:wrapTopAndBottom/>
                <wp:docPr id="498" name="Csoportba foglalás 498"/>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96" name="Kép 49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65775" cy="2680970"/>
                          </a:xfrm>
                          <a:prstGeom prst="rect">
                            <a:avLst/>
                          </a:prstGeom>
                        </pic:spPr>
                      </pic:pic>
                      <wps:wsp>
                        <wps:cNvPr id="497" name="Szövegdoboz 497"/>
                        <wps:cNvSpPr txBox="1"/>
                        <wps:spPr>
                          <a:xfrm>
                            <a:off x="0" y="2733675"/>
                            <a:ext cx="5565775" cy="480060"/>
                          </a:xfrm>
                          <a:prstGeom prst="rect">
                            <a:avLst/>
                          </a:prstGeom>
                          <a:solidFill>
                            <a:prstClr val="white"/>
                          </a:solidFill>
                          <a:ln>
                            <a:noFill/>
                          </a:ln>
                        </wps:spPr>
                        <wps:txbx>
                          <w:txbxContent>
                            <w:bookmarkStart w:id="140" w:name="_Ref6672095"/>
                            <w:p w14:paraId="32B9128F" w14:textId="0E383460" w:rsidR="00F11CEB" w:rsidRPr="00813FCB" w:rsidRDefault="00F11CEB" w:rsidP="001D0508">
                              <w:pPr>
                                <w:pStyle w:val="SzKpalrs"/>
                              </w:pPr>
                              <w:r>
                                <w:fldChar w:fldCharType="begin"/>
                              </w:r>
                              <w:r>
                                <w:instrText xml:space="preserve"> SEQ ábra \* ARABIC </w:instrText>
                              </w:r>
                              <w:r>
                                <w:fldChar w:fldCharType="separate"/>
                              </w:r>
                              <w:bookmarkStart w:id="141" w:name="_Toc7036695"/>
                              <w:r>
                                <w:t>23</w:t>
                              </w:r>
                              <w:r>
                                <w:fldChar w:fldCharType="end"/>
                              </w:r>
                              <w:r>
                                <w:t>. ábra: Admin menü</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63D55E" id="Csoportba foglalás 498" o:spid="_x0000_s1854" style="position:absolute;left:0;text-align:left;margin-left:0;margin-top:40.95pt;width:438.25pt;height:253.05pt;z-index:251904000;mso-position-horizontal:center;mso-position-horizontal-relative:margin;mso-position-vertical-relative:text" coordsize="55657,3213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uZHLDoXMAAAWQAwACAAAAFAAAEKCQ&#10;BAACAAAAFAAAELSSkQACAAAAAzQ1AACSkgACAAAAAzQ1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A0OjIwIDE2OjQ1OjI5ADIwMTk6MDQ6MjAgMTY6NDU6MjkAAABBAG4AZAByAOEAcwAA&#10;AP/hCx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A0LTIwVDE2OjQ1OjI5LjQ1&#10;Mz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Ryw6Fz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BwUFBgUEBwYFBggHBwgKEQsKCQkKFQ8QDBEYFRoZGBUYFxseJyEbHSUdFxgiLiIlKCkrLCsaIC8z&#10;LyoyJyorKv/bAEMBBwgICgkKFAsLFCocGBwqKioqKioqKioqKioqKioqKioqKioqKioqKioqKioq&#10;KioqKioqKioqKioqKioqKioqKv/AABEIApI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KKKKACiiigAooooAKKKKACiiigAooooAKKKKA&#10;CiiigAooooAKKKKACiiigAooooAKKKKACiiigD6I8M/8inpH/XjD/wCixWpWX4Z/5FPSP+vGH/0W&#10;K1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rX9nTf37b/wACo/8A4qj+zpv79t/4FR//ABVAFWirX9nTf37b/wACo/8A&#10;4qj+zpv79t/4FR//ABVAFWirX9nTf37b/wACo/8A4qj+zpv79t/4FR//ABVAFWirX9nTf37b/wAC&#10;o/8A4qj+zpv79t/4FR//ABVAFWirX9nTf37b/wACo/8A4qj+zpv79t/4FR//ABVAFWirX9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lnuHuNvmLGNvTy4lT/ANBAzUV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BPFZSyxh1aAA9nuEU/kTmn/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">
                <v:shape id="Kép 496" o:spid="_x0000_s1855" type="#_x0000_t75" style="position:absolute;width:55657;height:2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">
                  <v:imagedata r:id="rId42" o:title=""/>
                  <v:path arrowok="t"/>
                </v:shape>
                <v:shape id="Szövegdoboz 497" o:spid="_x0000_s1856"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" stroked="f">
                  <v:textbox style="mso-fit-shape-to-text:t" inset="0,0,0,0">
                    <w:txbxContent>
                      <w:bookmarkStart w:id="142" w:name="_Ref6672095"/>
                      <w:p w14:paraId="32B9128F" w14:textId="0E383460" w:rsidR="00F11CEB" w:rsidRPr="00813FCB" w:rsidRDefault="00F11CEB" w:rsidP="001D0508">
                        <w:pPr>
                          <w:pStyle w:val="SzKpalrs"/>
                        </w:pPr>
                        <w:r>
                          <w:fldChar w:fldCharType="begin"/>
                        </w:r>
                        <w:r>
                          <w:instrText xml:space="preserve"> SEQ ábra \* ARABIC </w:instrText>
                        </w:r>
                        <w:r>
                          <w:fldChar w:fldCharType="separate"/>
                        </w:r>
                        <w:bookmarkStart w:id="143" w:name="_Toc7036695"/>
                        <w:r>
                          <w:t>23</w:t>
                        </w:r>
                        <w:r>
                          <w:fldChar w:fldCharType="end"/>
                        </w:r>
                        <w:r>
                          <w:t>. ábra: Admin menü</w:t>
                        </w:r>
                        <w:bookmarkEnd w:id="142"/>
                        <w:bookmarkEnd w:id="143"/>
                      </w:p>
                    </w:txbxContent>
                  </v:textbox>
                </v:shape>
                <w10:wrap type="topAndBottom" anchorx="margin"/>
              </v:group>
            </w:pict>
          </mc:Fallback>
        </mc:AlternateContent>
      </w:r>
      <w:r w:rsidR="00585034">
        <w:t xml:space="preserve">Az admin típusú felhasználók bejelentkezés után a </w:t>
      </w:r>
      <w:r w:rsidR="00585034">
        <w:fldChar w:fldCharType="begin"/>
      </w:r>
      <w:r w:rsidR="00585034">
        <w:instrText xml:space="preserve"> REF _Ref6343532 \h </w:instrText>
      </w:r>
      <w:r w:rsidR="00585034">
        <w:fldChar w:fldCharType="separate"/>
      </w:r>
      <w:r w:rsidR="00585034">
        <w:t>fő oldal</w:t>
      </w:r>
      <w:r w:rsidR="00585034">
        <w:fldChar w:fldCharType="end"/>
      </w:r>
      <w:r w:rsidR="00585034">
        <w:t xml:space="preserve">ra kerülnek, de a vásárláshoz szükséges </w:t>
      </w:r>
      <w:r w:rsidR="00D90FD2">
        <w:t xml:space="preserve">funkciók </w:t>
      </w:r>
      <w:r w:rsidR="00585034">
        <w:t xml:space="preserve">(kosár, saját rendelések) nem elérhetőek számukra. </w:t>
      </w:r>
    </w:p>
    <w:p w14:paraId="5379101E" w14:textId="64EAE87E" w:rsidR="00585034" w:rsidRDefault="00585034" w:rsidP="00585034">
      <w:pPr>
        <w:pStyle w:val="SzDSzvegTrzs"/>
      </w:pPr>
      <w:r>
        <w:t>Azonban a képernyő bal felső sarkában egy új menü jelenik meg nekik. Ebből a menüből a következők adatokhoz fér hozzá:</w:t>
      </w:r>
    </w:p>
    <w:p w14:paraId="6593D925" w14:textId="23DB3117" w:rsidR="00585034" w:rsidRDefault="00585034" w:rsidP="00256400">
      <w:pPr>
        <w:pStyle w:val="SzDSzvegTrzs"/>
        <w:numPr>
          <w:ilvl w:val="0"/>
          <w:numId w:val="17"/>
        </w:numPr>
      </w:pPr>
      <w:r>
        <w:t>alkalmazottak,</w:t>
      </w:r>
    </w:p>
    <w:p w14:paraId="1E58CD15" w14:textId="46DC174B" w:rsidR="00585034" w:rsidRDefault="00585034" w:rsidP="00256400">
      <w:pPr>
        <w:pStyle w:val="SzDSzvegTrzs"/>
        <w:numPr>
          <w:ilvl w:val="0"/>
          <w:numId w:val="17"/>
        </w:numPr>
      </w:pPr>
      <w:r>
        <w:t>termékek,</w:t>
      </w:r>
    </w:p>
    <w:p w14:paraId="014E483C" w14:textId="7A194E4E" w:rsidR="00585034" w:rsidRDefault="00585034" w:rsidP="00256400">
      <w:pPr>
        <w:pStyle w:val="SzDSzvegTrzs"/>
        <w:numPr>
          <w:ilvl w:val="0"/>
          <w:numId w:val="17"/>
        </w:numPr>
      </w:pPr>
      <w:r>
        <w:t>megrendelések,</w:t>
      </w:r>
    </w:p>
    <w:p w14:paraId="04C99CAB" w14:textId="7F4F5EC2" w:rsidR="00585034" w:rsidRDefault="00585034" w:rsidP="00256400">
      <w:pPr>
        <w:pStyle w:val="SzDSzvegTrzs"/>
        <w:numPr>
          <w:ilvl w:val="0"/>
          <w:numId w:val="17"/>
        </w:numPr>
      </w:pPr>
      <w:r>
        <w:t>kiszállítások,</w:t>
      </w:r>
    </w:p>
    <w:p w14:paraId="08B251C4" w14:textId="590476A7" w:rsidR="00065E77" w:rsidRDefault="00585034" w:rsidP="00256400">
      <w:pPr>
        <w:pStyle w:val="SzDSzvegTrzs"/>
        <w:numPr>
          <w:ilvl w:val="0"/>
          <w:numId w:val="17"/>
        </w:numPr>
      </w:pPr>
      <w:r>
        <w:lastRenderedPageBreak/>
        <w:t>felhasználók.</w:t>
      </w:r>
    </w:p>
    <w:p w14:paraId="6C746018" w14:textId="693B55AE" w:rsidR="00585034" w:rsidRDefault="006E15D9" w:rsidP="00065E77">
      <w:pPr>
        <w:pStyle w:val="SzDSzvegTrzs"/>
      </w:pPr>
      <w:r>
        <w:t>Az adatok a könnyebb átláthatóság céljából minden oldalon táblázatban vannak megjelenítve.</w:t>
      </w:r>
      <w:r w:rsidR="00B80257">
        <w:t xml:space="preserve"> A legtöbb sor végén szerepel egy törlés és egy szerkeszt</w:t>
      </w:r>
      <w:r w:rsidR="0035612B">
        <w:t>és</w:t>
      </w:r>
      <w:r w:rsidR="00B80257">
        <w:t xml:space="preserve"> </w:t>
      </w:r>
      <w:r w:rsidR="0035612B">
        <w:t xml:space="preserve">gomb, </w:t>
      </w:r>
      <w:r w:rsidR="00D90FD2">
        <w:t xml:space="preserve">ez alól </w:t>
      </w:r>
      <w:r w:rsidR="0035612B">
        <w:t>kivétel</w:t>
      </w:r>
      <w:r w:rsidR="00D90FD2">
        <w:t>t képeznek</w:t>
      </w:r>
      <w:r w:rsidR="0035612B">
        <w:t xml:space="preserve"> azok a megrendelések, amik már egy kiszállításhoz lettek rendelve.</w:t>
      </w:r>
    </w:p>
    <w:p w14:paraId="7F16956F" w14:textId="48353CDC" w:rsidR="0005351F" w:rsidRDefault="00210C58" w:rsidP="0005351F">
      <w:pPr>
        <w:pStyle w:val="SzDCmsor4"/>
      </w:pPr>
      <w:bookmarkStart w:id="144" w:name="_Toc7366803"/>
      <w:r>
        <w:t>Alkalmazottak, vásárlók</w:t>
      </w:r>
      <w:bookmarkEnd w:id="144"/>
    </w:p>
    <w:p w14:paraId="4D2D0D78" w14:textId="24B9E24A" w:rsidR="0005351F" w:rsidRDefault="0005351F" w:rsidP="0005351F">
      <w:pPr>
        <w:pStyle w:val="SzDSzvegTrzs"/>
      </w:pPr>
      <w:r>
        <w:t>F</w:t>
      </w:r>
      <w:r w:rsidR="00823A1F">
        <w:t xml:space="preserve">elhasználók szerkesztésénél ugyanazok a megkötések vannak, mint regisztráció folyamán, egy jelentős </w:t>
      </w:r>
      <w:r w:rsidR="00D90FD2">
        <w:t xml:space="preserve">eltérést </w:t>
      </w:r>
      <w:r w:rsidR="00823A1F">
        <w:t xml:space="preserve">leszámítva. Minden regisztráció egy vásárló típusú felhasználót hoz létre és ez felveti a kérdés, hogy hogyan lesznek így </w:t>
      </w:r>
      <w:r w:rsidR="00D90FD2">
        <w:t xml:space="preserve">alkalmazottak </w:t>
      </w:r>
      <w:r w:rsidR="00823A1F">
        <w:t>felvéve a rendszerbe. Ez az admin feladata, aki regisztráció után a vásárlók szerkesztésénél megváltoztathatja a felhasználó típusát.</w:t>
      </w:r>
      <w:r w:rsidR="00DA7EBE">
        <w:t xml:space="preserve"> Ezt minden regisztrált személynél </w:t>
      </w:r>
      <w:r w:rsidR="00DA3059">
        <w:t>megteheti, kivéve a többi admin</w:t>
      </w:r>
      <w:r w:rsidR="00DA7EBE">
        <w:t>t és saját magát</w:t>
      </w:r>
      <w:r w:rsidR="00DA3059">
        <w:t>, ezzel elkerülve, hogy az oldal admin nélkül maradjon</w:t>
      </w:r>
      <w:r w:rsidR="00DA7EBE">
        <w:t>.</w:t>
      </w:r>
    </w:p>
    <w:p w14:paraId="538B513B" w14:textId="540BEF2B" w:rsidR="00B06198" w:rsidRDefault="00B06198" w:rsidP="0005351F">
      <w:pPr>
        <w:pStyle w:val="SzDSzvegTrzs"/>
      </w:pPr>
      <w:r>
        <w:t xml:space="preserve">A vásárlókat és az alkalmazottakat tartalmazó táblázatok nagyon hasonlóak, csak egy oszlop különbség van bennük. A vásárlóknál a szerkesztés előtti oszlopban a rendeléseire </w:t>
      </w:r>
      <w:r w:rsidR="00D90FD2">
        <w:t xml:space="preserve">mutató </w:t>
      </w:r>
      <w:r>
        <w:t>hivatkozás találhat</w:t>
      </w:r>
      <w:r w:rsidR="00C8117B">
        <w:t>ó</w:t>
      </w:r>
      <w:r>
        <w:t>, amire ha rákattint a felhasználó megtekintheti a kiválasztott személy összes rendelését.</w:t>
      </w:r>
      <w:r w:rsidR="00364FDA">
        <w:t xml:space="preserve"> Az alkalmazottaknál ez az oszlop a munkáshoz rendelt kiszállításokra mutató hivatkozást tartalmazza, melyre kattintva az oldal kilistázza a kiválasztott személyhez tartozó összes kiszállítást.</w:t>
      </w:r>
    </w:p>
    <w:p w14:paraId="6D88A575" w14:textId="3292B31C" w:rsidR="00973FC8" w:rsidRDefault="00973FC8" w:rsidP="00973FC8">
      <w:pPr>
        <w:pStyle w:val="SzDCmsor4"/>
      </w:pPr>
      <w:bookmarkStart w:id="145" w:name="_Toc7366804"/>
      <w:r>
        <w:t>Termékek</w:t>
      </w:r>
      <w:bookmarkEnd w:id="145"/>
    </w:p>
    <w:p w14:paraId="75441132" w14:textId="33B4020D" w:rsidR="00973FC8" w:rsidRDefault="00210C58" w:rsidP="007A4E54">
      <w:pPr>
        <w:pStyle w:val="SzDSzvegTrzs"/>
      </w:pPr>
      <w:r>
        <w:t xml:space="preserve">Ha egy admin a termékeket akarja kezelni, a menüből a </w:t>
      </w:r>
      <w:r>
        <w:rPr>
          <w:i/>
        </w:rPr>
        <w:t>Termékek</w:t>
      </w:r>
      <w:r>
        <w:t>re kattintva ezt megteheti. Itt van lehetősége</w:t>
      </w:r>
      <w:r w:rsidR="007A4E54">
        <w:t>:</w:t>
      </w:r>
    </w:p>
    <w:p w14:paraId="1BBF76E8" w14:textId="5AD6624C" w:rsidR="007A4E54" w:rsidRDefault="007A4E54" w:rsidP="00256400">
      <w:pPr>
        <w:pStyle w:val="SzDSzvegTrzs"/>
        <w:numPr>
          <w:ilvl w:val="0"/>
          <w:numId w:val="18"/>
        </w:numPr>
      </w:pPr>
      <w:r>
        <w:t>termék törlésére</w:t>
      </w:r>
    </w:p>
    <w:p w14:paraId="10FCDE9C" w14:textId="606899C9" w:rsidR="007A4E54" w:rsidRDefault="007A4E54" w:rsidP="00256400">
      <w:pPr>
        <w:pStyle w:val="SzDSzvegTrzs"/>
        <w:numPr>
          <w:ilvl w:val="0"/>
          <w:numId w:val="18"/>
        </w:numPr>
      </w:pPr>
      <w:r>
        <w:t>új termék felvitelére</w:t>
      </w:r>
    </w:p>
    <w:p w14:paraId="128F4E9E" w14:textId="6B080066" w:rsidR="007A4E54" w:rsidRDefault="007A4E54" w:rsidP="00256400">
      <w:pPr>
        <w:pStyle w:val="SzDSzvegTrzs"/>
        <w:numPr>
          <w:ilvl w:val="0"/>
          <w:numId w:val="18"/>
        </w:numPr>
      </w:pPr>
      <w:r>
        <w:t>raktáron lévő mennyiség növelésére</w:t>
      </w:r>
    </w:p>
    <w:p w14:paraId="6C73B96E" w14:textId="16D02496" w:rsidR="007252D7" w:rsidRDefault="007A4E54" w:rsidP="00256400">
      <w:pPr>
        <w:pStyle w:val="SzDSzvegTrzs"/>
        <w:numPr>
          <w:ilvl w:val="0"/>
          <w:numId w:val="18"/>
        </w:numPr>
      </w:pPr>
      <w:r>
        <w:t>termék adatainak módosítására.</w:t>
      </w:r>
    </w:p>
    <w:p w14:paraId="348904EA" w14:textId="52D91AE0" w:rsidR="00FC68A8" w:rsidRDefault="007A4E54" w:rsidP="007A4E54">
      <w:pPr>
        <w:pStyle w:val="SzDSzvegTrzs"/>
      </w:pPr>
      <w:r>
        <w:t>A termékek törléséhez az eltávolítani kívánt sorában lévő szemetes ikonra kell kattintani. Az oldal először megerősítést kér, majd törölt állapotba helyezi az árut. Ez azt jelenti, hogy a felhasználók többé nem láthatják a megvehető cikkek között, de – természetesen - az eddig leadott, kiszállított vagy kiszállításra váró rendeléseikben még megtekinthetik.</w:t>
      </w:r>
      <w:r w:rsidR="006D22AC">
        <w:t xml:space="preserve"> </w:t>
      </w:r>
    </w:p>
    <w:p w14:paraId="7A98044A" w14:textId="20995FDE" w:rsidR="007A4E54" w:rsidRDefault="00FC68A8" w:rsidP="007A4E54">
      <w:pPr>
        <w:pStyle w:val="SzDSzvegTrzs"/>
      </w:pPr>
      <w:r>
        <w:rPr>
          <w:noProof/>
          <w:lang w:eastAsia="hu-HU" w:bidi="ar-SA"/>
        </w:rPr>
        <w:lastRenderedPageBreak/>
        <mc:AlternateContent>
          <mc:Choice Requires="wpg">
            <w:drawing>
              <wp:anchor distT="0" distB="0" distL="114300" distR="114300" simplePos="0" relativeHeight="251895808" behindDoc="1" locked="0" layoutInCell="1" allowOverlap="1" wp14:anchorId="4E9E800D" wp14:editId="76476FF2">
                <wp:simplePos x="0" y="0"/>
                <wp:positionH relativeFrom="margin">
                  <wp:align>center</wp:align>
                </wp:positionH>
                <wp:positionV relativeFrom="margin">
                  <wp:posOffset>1668276</wp:posOffset>
                </wp:positionV>
                <wp:extent cx="5565775" cy="3213735"/>
                <wp:effectExtent l="0" t="0" r="0" b="5715"/>
                <wp:wrapTopAndBottom/>
                <wp:docPr id="492" name="Csoportba foglalás 492"/>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86" name="Kép 48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5775" cy="2677160"/>
                          </a:xfrm>
                          <a:prstGeom prst="rect">
                            <a:avLst/>
                          </a:prstGeom>
                        </pic:spPr>
                      </pic:pic>
                      <wps:wsp>
                        <wps:cNvPr id="490" name="Szövegdoboz 490"/>
                        <wps:cNvSpPr txBox="1"/>
                        <wps:spPr>
                          <a:xfrm>
                            <a:off x="0" y="2733675"/>
                            <a:ext cx="5565775" cy="480060"/>
                          </a:xfrm>
                          <a:prstGeom prst="rect">
                            <a:avLst/>
                          </a:prstGeom>
                          <a:solidFill>
                            <a:prstClr val="white"/>
                          </a:solidFill>
                          <a:ln>
                            <a:noFill/>
                          </a:ln>
                        </wps:spPr>
                        <wps:txbx>
                          <w:txbxContent>
                            <w:bookmarkStart w:id="146" w:name="_Ref6669149"/>
                            <w:p w14:paraId="06DCD57F" w14:textId="47B90D80" w:rsidR="00F11CEB" w:rsidRPr="007E3133" w:rsidRDefault="00F11CEB" w:rsidP="008A717F">
                              <w:pPr>
                                <w:pStyle w:val="SzKpalrs"/>
                              </w:pPr>
                              <w:r>
                                <w:fldChar w:fldCharType="begin"/>
                              </w:r>
                              <w:r>
                                <w:instrText xml:space="preserve"> SEQ ábra \* ARABIC </w:instrText>
                              </w:r>
                              <w:r>
                                <w:fldChar w:fldCharType="separate"/>
                              </w:r>
                              <w:bookmarkStart w:id="147" w:name="_Toc7036696"/>
                              <w:r>
                                <w:t>24</w:t>
                              </w:r>
                              <w:r>
                                <w:fldChar w:fldCharType="end"/>
                              </w:r>
                              <w:r>
                                <w:t>. ábra: Törölt termék visszaállítása</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E800D" id="Csoportba foglalás 492" o:spid="_x0000_s1857" style="position:absolute;left:0;text-align:left;margin-left:0;margin-top:131.35pt;width:438.25pt;height:253.05pt;z-index:-251420672;mso-position-horizontal:center;mso-position-horizontal-relative:margin;mso-position-vertical-relative:margin" coordsize="55657,3213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FuZHLDoXMA&#10;AAWQAwACAAAAFAAAEKyQBAACAAAAFAAAEMCSkQACAAAAAzg4AACSkgACAAAAAzg4AADqHAAHAAAI&#10;DAAACKA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5OjA0OjIwIDE2OjA2OjIwADIwMTk6MDQ6MjAgMTY6MDY6MjAA&#10;AABBAG4AZAByAOEAcwAAAP/hCxp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E5LTA0&#10;LTIwVDE2OjA2OjIwLjg4M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bmRyw6Fz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AgEBAgEBAgICAgICAgIDBQMDAwMDBgQEAwUHBgcHBwYHBwgJCwkICAoI&#10;BwcKDQoKCwwMDAwHCQ4PDQwOCwwMDP/bAEMBAgICAwMDBgMDBgwIBwgMDAwMDAwMDAwMDAwMDAwM&#10;DAwMDAwMDAwMDAwMDAwMDAwMDAwMDAwMDAwMDAwMDAwMDP/AABEIApEFV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">
                <v:shape id="Kép 486" o:spid="_x0000_s1858" type="#_x0000_t75" style="position:absolute;width:55657;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">
                  <v:imagedata r:id="rId44" o:title=""/>
                  <v:path arrowok="t"/>
                </v:shape>
                <v:shape id="Szövegdoboz 490" o:spid="_x0000_s1859"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" stroked="f">
                  <v:textbox style="mso-fit-shape-to-text:t" inset="0,0,0,0">
                    <w:txbxContent>
                      <w:bookmarkStart w:id="148" w:name="_Ref6669149"/>
                      <w:p w14:paraId="06DCD57F" w14:textId="47B90D80" w:rsidR="00F11CEB" w:rsidRPr="007E3133" w:rsidRDefault="00F11CEB" w:rsidP="008A717F">
                        <w:pPr>
                          <w:pStyle w:val="SzKpalrs"/>
                        </w:pPr>
                        <w:r>
                          <w:fldChar w:fldCharType="begin"/>
                        </w:r>
                        <w:r>
                          <w:instrText xml:space="preserve"> SEQ ábra \* ARABIC </w:instrText>
                        </w:r>
                        <w:r>
                          <w:fldChar w:fldCharType="separate"/>
                        </w:r>
                        <w:bookmarkStart w:id="149" w:name="_Toc7036696"/>
                        <w:r>
                          <w:t>24</w:t>
                        </w:r>
                        <w:r>
                          <w:fldChar w:fldCharType="end"/>
                        </w:r>
                        <w:r>
                          <w:t>. ábra: Törölt termék visszaállítása</w:t>
                        </w:r>
                        <w:bookmarkEnd w:id="148"/>
                        <w:bookmarkEnd w:id="149"/>
                      </w:p>
                    </w:txbxContent>
                  </v:textbox>
                </v:shape>
                <w10:wrap type="topAndBottom" anchorx="margin" anchory="margin"/>
              </v:group>
            </w:pict>
          </mc:Fallback>
        </mc:AlternateContent>
      </w:r>
      <w:r w:rsidR="006D22AC">
        <w:t>Ha egy termék törölt állapotban van, az admin továbbra is látja a termékek listájában azzal</w:t>
      </w:r>
      <w:r w:rsidR="00C8117B">
        <w:t xml:space="preserve"> a különbséggel, hogy már nem</w:t>
      </w:r>
      <w:r w:rsidR="006D22AC">
        <w:t xml:space="preserve"> szemetes van az utolsó oszlopban, hanem egy újrahasznosítás ikon. Amennyiben a felhasználó meggondolja magát és mégis szeretné tovább értékesíteni a törölt árut, vagy csak véletlenül távolította el, az újrahasznosítás ikonra kattintva v</w:t>
      </w:r>
      <w:r w:rsidR="008A717F">
        <w:t>issza</w:t>
      </w:r>
      <w:del w:id="150" w:author="Miklós Hatwagner" w:date="2019-04-24T15:47:00Z">
        <w:r w:rsidR="008A717F" w:rsidDel="00D82F31">
          <w:delText xml:space="preserve"> </w:delText>
        </w:r>
      </w:del>
      <w:r w:rsidR="008A717F">
        <w:t>helyezheti a terméket a kí</w:t>
      </w:r>
      <w:r w:rsidR="006D22AC">
        <w:t>nálatba</w:t>
      </w:r>
      <w:r w:rsidR="009A7AA2">
        <w:t xml:space="preserve"> (a döntés megerősítése után)</w:t>
      </w:r>
      <w:r w:rsidR="006D22AC">
        <w:t xml:space="preserve">. </w:t>
      </w:r>
      <w:r w:rsidR="00EB32C1">
        <w:t xml:space="preserve">Ezt a műveletet a </w:t>
      </w:r>
      <w:r w:rsidR="00EB32C1">
        <w:fldChar w:fldCharType="begin"/>
      </w:r>
      <w:r w:rsidR="00EB32C1">
        <w:instrText xml:space="preserve"> REF _Ref6669149 \h </w:instrText>
      </w:r>
      <w:r w:rsidR="00EB32C1">
        <w:fldChar w:fldCharType="separate"/>
      </w:r>
      <w:r w:rsidR="00EB32C1">
        <w:rPr>
          <w:noProof/>
        </w:rPr>
        <w:t>24</w:t>
      </w:r>
      <w:r w:rsidR="00EB32C1">
        <w:t xml:space="preserve">. ábrán </w:t>
      </w:r>
      <w:r w:rsidR="00EB32C1">
        <w:fldChar w:fldCharType="end"/>
      </w:r>
      <w:r w:rsidR="00EB32C1">
        <w:t>láthatjuk.</w:t>
      </w:r>
    </w:p>
    <w:p w14:paraId="0D66C8B1" w14:textId="6A783515" w:rsidR="00EB32C1" w:rsidRDefault="00EB32C1" w:rsidP="00C31817">
      <w:pPr>
        <w:pStyle w:val="SzDSzvegTrzs"/>
      </w:pPr>
      <w:r>
        <w:t xml:space="preserve">Új termék felviteléhez a jobb felső sarokban elhelyezkedő </w:t>
      </w:r>
      <w:r w:rsidRPr="00EB32C1">
        <w:rPr>
          <w:i/>
        </w:rPr>
        <w:t>Új termék</w:t>
      </w:r>
      <w:r>
        <w:rPr>
          <w:i/>
        </w:rPr>
        <w:t xml:space="preserve"> </w:t>
      </w:r>
      <w:r>
        <w:t>feliratú gombra kell kattintani.</w:t>
      </w:r>
      <w:r w:rsidR="00EA5B26">
        <w:t xml:space="preserve"> Az új áru hozzáadásánál, illetve </w:t>
      </w:r>
      <w:r w:rsidR="002F5A6A">
        <w:t>meglévő</w:t>
      </w:r>
      <w:r w:rsidR="00EA5B26">
        <w:t xml:space="preserve"> szerkesztésénél ugyanazok a megszorítások vonatkoznak a megadott adatokra</w:t>
      </w:r>
      <w:r w:rsidR="00D82F31">
        <w:t>,</w:t>
      </w:r>
      <w:r w:rsidR="00EA5B26">
        <w:t xml:space="preserve"> egy kivétellel. Minden adat megadása kötelező, de szerkesztés során nem kötelező képet feltölteni, ha a régit kívánja megtartani az admin. </w:t>
      </w:r>
      <w:r w:rsidR="00C11EF1">
        <w:t xml:space="preserve">A képekre további megkötés, hogy mérete nem haladhatja meg a 2 </w:t>
      </w:r>
      <w:r w:rsidR="003D735A">
        <w:t>megabájt</w:t>
      </w:r>
      <w:r w:rsidR="00C11EF1">
        <w:t>ot.</w:t>
      </w:r>
    </w:p>
    <w:p w14:paraId="7CFA39A8" w14:textId="658856C1" w:rsidR="00FC68A8" w:rsidRDefault="00FC68A8" w:rsidP="00C31817">
      <w:pPr>
        <w:pStyle w:val="SzDSzvegTrzs"/>
      </w:pPr>
      <w:r>
        <w:rPr>
          <w:noProof/>
          <w:lang w:eastAsia="hu-HU" w:bidi="ar-SA"/>
        </w:rPr>
        <w:lastRenderedPageBreak/>
        <mc:AlternateContent>
          <mc:Choice Requires="wpg">
            <w:drawing>
              <wp:anchor distT="0" distB="0" distL="114300" distR="114300" simplePos="0" relativeHeight="251912192" behindDoc="0" locked="0" layoutInCell="1" allowOverlap="1" wp14:anchorId="1CBE04ED" wp14:editId="45EFAB9E">
                <wp:simplePos x="0" y="0"/>
                <wp:positionH relativeFrom="margin">
                  <wp:posOffset>-13335</wp:posOffset>
                </wp:positionH>
                <wp:positionV relativeFrom="paragraph">
                  <wp:posOffset>940830</wp:posOffset>
                </wp:positionV>
                <wp:extent cx="5565775" cy="5204460"/>
                <wp:effectExtent l="0" t="0" r="0" b="0"/>
                <wp:wrapTopAndBottom/>
                <wp:docPr id="504" name="Csoportba foglalás 504"/>
                <wp:cNvGraphicFramePr/>
                <a:graphic xmlns:a="http://schemas.openxmlformats.org/drawingml/2006/main">
                  <a:graphicData uri="http://schemas.microsoft.com/office/word/2010/wordprocessingGroup">
                    <wpg:wgp>
                      <wpg:cNvGrpSpPr/>
                      <wpg:grpSpPr>
                        <a:xfrm>
                          <a:off x="0" y="0"/>
                          <a:ext cx="5565775" cy="5204460"/>
                          <a:chOff x="0" y="0"/>
                          <a:chExt cx="5565775" cy="5204460"/>
                        </a:xfrm>
                      </wpg:grpSpPr>
                      <pic:pic xmlns:pic="http://schemas.openxmlformats.org/drawingml/2006/picture">
                        <pic:nvPicPr>
                          <pic:cNvPr id="502" name="Kép 50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65775" cy="4666615"/>
                          </a:xfrm>
                          <a:prstGeom prst="rect">
                            <a:avLst/>
                          </a:prstGeom>
                        </pic:spPr>
                      </pic:pic>
                      <wps:wsp>
                        <wps:cNvPr id="503" name="Szövegdoboz 503"/>
                        <wps:cNvSpPr txBox="1"/>
                        <wps:spPr>
                          <a:xfrm>
                            <a:off x="0" y="4724400"/>
                            <a:ext cx="5565775" cy="480060"/>
                          </a:xfrm>
                          <a:prstGeom prst="rect">
                            <a:avLst/>
                          </a:prstGeom>
                          <a:solidFill>
                            <a:prstClr val="white"/>
                          </a:solidFill>
                          <a:ln>
                            <a:noFill/>
                          </a:ln>
                        </wps:spPr>
                        <wps:txbx>
                          <w:txbxContent>
                            <w:p w14:paraId="67A5680A" w14:textId="3FC2C739" w:rsidR="00F11CEB" w:rsidRPr="000D40BF" w:rsidRDefault="00F11CEB" w:rsidP="00FE0B80">
                              <w:pPr>
                                <w:pStyle w:val="SzKpalrs"/>
                              </w:pPr>
                              <w:r>
                                <w:fldChar w:fldCharType="begin"/>
                              </w:r>
                              <w:r>
                                <w:instrText xml:space="preserve"> SEQ ábra \* ARABIC </w:instrText>
                              </w:r>
                              <w:r>
                                <w:fldChar w:fldCharType="separate"/>
                              </w:r>
                              <w:bookmarkStart w:id="151" w:name="_Toc7036697"/>
                              <w:r>
                                <w:t>25</w:t>
                              </w:r>
                              <w:r>
                                <w:fldChar w:fldCharType="end"/>
                              </w:r>
                              <w:r>
                                <w:t>. ábra: Termék szerkesztése</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E04ED" id="Csoportba foglalás 504" o:spid="_x0000_s1860" style="position:absolute;left:0;text-align:left;margin-left:-1.05pt;margin-top:74.1pt;width:438.25pt;height:409.8pt;z-index:251912192;mso-position-horizontal-relative:margin;mso-position-vertical-relative:text" coordsize="55657,5204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">
                <v:shape id="Kép 502" o:spid="_x0000_s1861" type="#_x0000_t75" style="position:absolute;width:55657;height:4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">
                  <v:imagedata r:id="rId46" o:title=""/>
                  <v:path arrowok="t"/>
                </v:shape>
                <v:shape id="Szövegdoboz 503" o:spid="_x0000_s1862" type="#_x0000_t202" style="position:absolute;top:47244;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" stroked="f">
                  <v:textbox style="mso-fit-shape-to-text:t" inset="0,0,0,0">
                    <w:txbxContent>
                      <w:p w14:paraId="67A5680A" w14:textId="3FC2C739" w:rsidR="00F11CEB" w:rsidRPr="000D40BF" w:rsidRDefault="00F11CEB" w:rsidP="00FE0B80">
                        <w:pPr>
                          <w:pStyle w:val="SzKpalrs"/>
                        </w:pPr>
                        <w:r>
                          <w:fldChar w:fldCharType="begin"/>
                        </w:r>
                        <w:r>
                          <w:instrText xml:space="preserve"> SEQ ábra \* ARABIC </w:instrText>
                        </w:r>
                        <w:r>
                          <w:fldChar w:fldCharType="separate"/>
                        </w:r>
                        <w:bookmarkStart w:id="152" w:name="_Toc7036697"/>
                        <w:r>
                          <w:t>25</w:t>
                        </w:r>
                        <w:r>
                          <w:fldChar w:fldCharType="end"/>
                        </w:r>
                        <w:r>
                          <w:t>. ábra: Termék szerkesztése</w:t>
                        </w:r>
                        <w:bookmarkEnd w:id="152"/>
                      </w:p>
                    </w:txbxContent>
                  </v:textbox>
                </v:shape>
                <w10:wrap type="topAndBottom" anchorx="margin"/>
              </v:group>
            </w:pict>
          </mc:Fallback>
        </mc:AlternateContent>
      </w:r>
      <w:r w:rsidR="00F20F2B">
        <w:t>A raktáron lévő mennyiség változtatásá</w:t>
      </w:r>
      <w:r w:rsidR="00254234">
        <w:t>hoz</w:t>
      </w:r>
      <w:r w:rsidR="00F20F2B">
        <w:t xml:space="preserve"> is a termék szerkesztését kell vál</w:t>
      </w:r>
      <w:r w:rsidR="00254234">
        <w:t>asz</w:t>
      </w:r>
      <w:r w:rsidR="00F20F2B">
        <w:t>t</w:t>
      </w:r>
      <w:r w:rsidR="00254234">
        <w:t>a</w:t>
      </w:r>
      <w:r w:rsidR="00F20F2B">
        <w:t xml:space="preserve">ni. Ha ez a szám 0 lesz, a vásárló továbbra is láthatja a kínálatban a terméket, de amikor a kosárba akarja helyezni értesítést kap a hiányról. </w:t>
      </w:r>
    </w:p>
    <w:p w14:paraId="29FC0095" w14:textId="44897906" w:rsidR="002039EA" w:rsidRDefault="002039EA" w:rsidP="002039EA">
      <w:pPr>
        <w:pStyle w:val="SzDCmsor4"/>
      </w:pPr>
      <w:bookmarkStart w:id="153" w:name="_Toc7366805"/>
      <w:r>
        <w:t>Rendelések</w:t>
      </w:r>
      <w:bookmarkEnd w:id="153"/>
    </w:p>
    <w:p w14:paraId="68F4A714" w14:textId="7BF1AAB9" w:rsidR="002039EA" w:rsidRDefault="002039EA" w:rsidP="002039EA">
      <w:pPr>
        <w:pStyle w:val="SzDSzvegTrzs"/>
      </w:pPr>
      <w:r>
        <w:t xml:space="preserve">A rendelések képernyőjét a </w:t>
      </w:r>
      <w:r>
        <w:fldChar w:fldCharType="begin"/>
      </w:r>
      <w:r>
        <w:instrText xml:space="preserve"> REF _Ref6672095 \h </w:instrText>
      </w:r>
      <w:r>
        <w:fldChar w:fldCharType="separate"/>
      </w:r>
      <w:r>
        <w:rPr>
          <w:noProof/>
        </w:rPr>
        <w:t>23</w:t>
      </w:r>
      <w:r>
        <w:t>. ábr</w:t>
      </w:r>
      <w:r>
        <w:fldChar w:fldCharType="end"/>
      </w:r>
      <w:r>
        <w:t>án megtekintheti. A kiszállítás oszlopban két féle üzenet lehet. Ha még nincs kiszállításhoz adva a rendelés, akkor a „Nincs még kiszállításon” felirat jelenik meg. Abban az esetben, ha már egy kiszállításhoz tartozik a megrendelés egy hivatkozás jelenik meg az oszlopban, ami ahhoz a kiszállításhoz viszi a felhasználót, amelyikhez a rendelés tartozik.</w:t>
      </w:r>
    </w:p>
    <w:p w14:paraId="70331138" w14:textId="012F6B4E" w:rsidR="007F0DCB" w:rsidRDefault="000D350B" w:rsidP="002039EA">
      <w:pPr>
        <w:pStyle w:val="SzDSzvegTrzs"/>
      </w:pPr>
      <w:r>
        <w:rPr>
          <w:noProof/>
          <w:lang w:eastAsia="hu-HU" w:bidi="ar-SA"/>
        </w:rPr>
        <w:lastRenderedPageBreak/>
        <mc:AlternateContent>
          <mc:Choice Requires="wpg">
            <w:drawing>
              <wp:anchor distT="0" distB="0" distL="114300" distR="114300" simplePos="0" relativeHeight="251908096" behindDoc="0" locked="0" layoutInCell="1" allowOverlap="1" wp14:anchorId="51470E54" wp14:editId="6263AC3E">
                <wp:simplePos x="0" y="0"/>
                <wp:positionH relativeFrom="margin">
                  <wp:align>center</wp:align>
                </wp:positionH>
                <wp:positionV relativeFrom="paragraph">
                  <wp:posOffset>1055370</wp:posOffset>
                </wp:positionV>
                <wp:extent cx="5565775" cy="5013960"/>
                <wp:effectExtent l="0" t="0" r="0" b="0"/>
                <wp:wrapTopAndBottom/>
                <wp:docPr id="501" name="Csoportba foglalás 501"/>
                <wp:cNvGraphicFramePr/>
                <a:graphic xmlns:a="http://schemas.openxmlformats.org/drawingml/2006/main">
                  <a:graphicData uri="http://schemas.microsoft.com/office/word/2010/wordprocessingGroup">
                    <wpg:wgp>
                      <wpg:cNvGrpSpPr/>
                      <wpg:grpSpPr>
                        <a:xfrm>
                          <a:off x="0" y="0"/>
                          <a:ext cx="5565775" cy="5013960"/>
                          <a:chOff x="0" y="0"/>
                          <a:chExt cx="5565775" cy="5013960"/>
                        </a:xfrm>
                      </wpg:grpSpPr>
                      <pic:pic xmlns:pic="http://schemas.openxmlformats.org/drawingml/2006/picture">
                        <pic:nvPicPr>
                          <pic:cNvPr id="499" name="Kép 49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65775" cy="4479290"/>
                          </a:xfrm>
                          <a:prstGeom prst="rect">
                            <a:avLst/>
                          </a:prstGeom>
                        </pic:spPr>
                      </pic:pic>
                      <wps:wsp>
                        <wps:cNvPr id="500" name="Szövegdoboz 500"/>
                        <wps:cNvSpPr txBox="1"/>
                        <wps:spPr>
                          <a:xfrm>
                            <a:off x="0" y="4533900"/>
                            <a:ext cx="5565775" cy="480060"/>
                          </a:xfrm>
                          <a:prstGeom prst="rect">
                            <a:avLst/>
                          </a:prstGeom>
                          <a:solidFill>
                            <a:prstClr val="white"/>
                          </a:solidFill>
                          <a:ln>
                            <a:noFill/>
                          </a:ln>
                        </wps:spPr>
                        <wps:txbx>
                          <w:txbxContent>
                            <w:p w14:paraId="41D7C1AA" w14:textId="1A6506D9" w:rsidR="00F11CEB" w:rsidRPr="00FD2656" w:rsidRDefault="00F11CEB" w:rsidP="007F0DCB">
                              <w:pPr>
                                <w:pStyle w:val="SzKpalrs"/>
                              </w:pPr>
                              <w:r>
                                <w:fldChar w:fldCharType="begin"/>
                              </w:r>
                              <w:r>
                                <w:instrText xml:space="preserve"> SEQ ábra \* ARABIC </w:instrText>
                              </w:r>
                              <w:r>
                                <w:fldChar w:fldCharType="separate"/>
                              </w:r>
                              <w:bookmarkStart w:id="154" w:name="_Toc7036698"/>
                              <w:r>
                                <w:t>26</w:t>
                              </w:r>
                              <w:r>
                                <w:fldChar w:fldCharType="end"/>
                              </w:r>
                              <w:r>
                                <w:t>. ábra: Rendelés szerkesztése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470E54" id="Csoportba foglalás 501" o:spid="_x0000_s1863" style="position:absolute;left:0;text-align:left;margin-left:0;margin-top:83.1pt;width:438.25pt;height:394.8pt;z-index:251908096;mso-position-horizontal:center;mso-position-horizontal-relative:margin;mso-position-vertical-relative:text" coordsize="55657,5013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bmRyw6FzAAAFkAMAAgAAABQAABCs&#10;kAQAAgAAABQAABDAkpEAAgAAAAM1NAAAkpIAAgAAAAM1NAAA6hwABwAACAwAAAig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TowNDoyMCAxODoxNjozNwAyMDE5OjA0OjIwIDE4OjE2OjM3AAAAQQBuAGQAcgDhAHMA&#10;AAD/4Qsa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OS0wNC0yMFQxODoxNjozNy41&#10;NDQ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QW5kcsOhcz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IBAQIBAQICAgICAgICAwUDAwMDAwYEBAMFBwYHBwcGBwcICQsJCAgKCAcHCg0KCgsMDAwMBwkO&#10;Dw0MDgsMDAz/2wBDAQICAgMDAwYDAwYMCAcIDAwMDAwMDAwMDAwMDAwMDAwMDAwMDAwMDAwMDAwM&#10;DAwMDAwMDAwMDAwMDAwMDAwMDAz/wAARCAKDAx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">
                <v:shape id="Kép 499" o:spid="_x0000_s1864" type="#_x0000_t75" style="position:absolute;width:55657;height:4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">
                  <v:imagedata r:id="rId48" o:title=""/>
                  <v:path arrowok="t"/>
                </v:shape>
                <v:shape id="Szövegdoboz 500" o:spid="_x0000_s1865" type="#_x0000_t202" style="position:absolute;top:4533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" stroked="f">
                  <v:textbox style="mso-fit-shape-to-text:t" inset="0,0,0,0">
                    <w:txbxContent>
                      <w:p w14:paraId="41D7C1AA" w14:textId="1A6506D9" w:rsidR="00F11CEB" w:rsidRPr="00FD2656" w:rsidRDefault="00F11CEB" w:rsidP="007F0DCB">
                        <w:pPr>
                          <w:pStyle w:val="SzKpalrs"/>
                        </w:pPr>
                        <w:r>
                          <w:fldChar w:fldCharType="begin"/>
                        </w:r>
                        <w:r>
                          <w:instrText xml:space="preserve"> SEQ ábra \* ARABIC </w:instrText>
                        </w:r>
                        <w:r>
                          <w:fldChar w:fldCharType="separate"/>
                        </w:r>
                        <w:bookmarkStart w:id="155" w:name="_Toc7036698"/>
                        <w:r>
                          <w:t>26</w:t>
                        </w:r>
                        <w:r>
                          <w:fldChar w:fldCharType="end"/>
                        </w:r>
                        <w:r>
                          <w:t>. ábra: Rendelés szerkesztése</w:t>
                        </w:r>
                        <w:bookmarkEnd w:id="155"/>
                      </w:p>
                    </w:txbxContent>
                  </v:textbox>
                </v:shape>
                <w10:wrap type="topAndBottom" anchorx="margin"/>
              </v:group>
            </w:pict>
          </mc:Fallback>
        </mc:AlternateContent>
      </w:r>
      <w:r w:rsidR="002039EA">
        <w:t>A termékek oszlop</w:t>
      </w:r>
      <w:r w:rsidR="00FE20F5">
        <w:t>ban is egy hivatkozás van, ez a rendeléshez tartozó termékeket listázza ki.</w:t>
      </w:r>
      <w:r w:rsidR="00C3382B">
        <w:t xml:space="preserve"> A különbség e terméklista és az összes terméket tartalmazó lista között (a mennyiséget leszámítva), hogy a rendeléshez tartozó terméklista csak szemléltető jellegű, sz</w:t>
      </w:r>
      <w:r w:rsidR="009919E9">
        <w:t>erkeszteni már nem lehet benne.</w:t>
      </w:r>
    </w:p>
    <w:p w14:paraId="0BAF6F05" w14:textId="7295F4FA" w:rsidR="007F0DCB" w:rsidRDefault="007F0DCB" w:rsidP="002039EA">
      <w:pPr>
        <w:pStyle w:val="SzDSzvegTrzs"/>
      </w:pPr>
      <w:r>
        <w:t>Amennyiben még nincs kiszállításon a rendelés, az adminnak lehetősége van annak törlésére és szerkesztésére</w:t>
      </w:r>
      <w:r w:rsidR="00985D71">
        <w:t>, ha a vásárló azt kéri</w:t>
      </w:r>
      <w:r>
        <w:t>.</w:t>
      </w:r>
      <w:r w:rsidR="00985D71">
        <w:t xml:space="preserve"> Szerkesztésnél a következő lehetőségek vannak:</w:t>
      </w:r>
    </w:p>
    <w:p w14:paraId="28CBCC5F" w14:textId="07C71436" w:rsidR="00985D71" w:rsidRDefault="00985D71" w:rsidP="00256400">
      <w:pPr>
        <w:pStyle w:val="SzDSzvegTrzs"/>
        <w:numPr>
          <w:ilvl w:val="0"/>
          <w:numId w:val="19"/>
        </w:numPr>
      </w:pPr>
      <w:r>
        <w:t>termék darabszámának változtatása,</w:t>
      </w:r>
    </w:p>
    <w:p w14:paraId="357A6539" w14:textId="3D6412C2" w:rsidR="00985D71" w:rsidRDefault="00985D71" w:rsidP="00256400">
      <w:pPr>
        <w:pStyle w:val="SzDSzvegTrzs"/>
        <w:numPr>
          <w:ilvl w:val="0"/>
          <w:numId w:val="19"/>
        </w:numPr>
      </w:pPr>
      <w:r>
        <w:t>termék levétele a rendelésről,</w:t>
      </w:r>
    </w:p>
    <w:p w14:paraId="018EFE60" w14:textId="23EDDBE1" w:rsidR="00985D71" w:rsidRDefault="00985D71" w:rsidP="00256400">
      <w:pPr>
        <w:pStyle w:val="SzDSzvegTrzs"/>
        <w:numPr>
          <w:ilvl w:val="0"/>
          <w:numId w:val="19"/>
        </w:numPr>
      </w:pPr>
      <w:r>
        <w:t>kiszállítási határidő változtatása (alap</w:t>
      </w:r>
      <w:r w:rsidR="00D82F31">
        <w:t>értelmezés szerint</w:t>
      </w:r>
      <w:r>
        <w:t xml:space="preserve"> a határidő egy hét),</w:t>
      </w:r>
    </w:p>
    <w:p w14:paraId="6EC8A136" w14:textId="15302FAC" w:rsidR="00985D71" w:rsidRDefault="00985D71" w:rsidP="00256400">
      <w:pPr>
        <w:pStyle w:val="SzDSzvegTrzs"/>
        <w:numPr>
          <w:ilvl w:val="0"/>
          <w:numId w:val="19"/>
        </w:numPr>
      </w:pPr>
      <w:r>
        <w:t>vevő megváltoztatása,</w:t>
      </w:r>
    </w:p>
    <w:p w14:paraId="22666398" w14:textId="4AB35E9A" w:rsidR="00985D71" w:rsidRDefault="00985D71" w:rsidP="00256400">
      <w:pPr>
        <w:pStyle w:val="SzDSzvegTrzs"/>
        <w:numPr>
          <w:ilvl w:val="0"/>
          <w:numId w:val="19"/>
        </w:numPr>
      </w:pPr>
      <w:r>
        <w:t>kézbesítettként való megjelölés.</w:t>
      </w:r>
    </w:p>
    <w:p w14:paraId="5327FCE2" w14:textId="2AC34460" w:rsidR="00985D71" w:rsidRDefault="00985D71" w:rsidP="00985D71">
      <w:pPr>
        <w:pStyle w:val="SzDSzvegTrzs"/>
      </w:pPr>
      <w:r>
        <w:t xml:space="preserve">A változtatások elvégzése után a </w:t>
      </w:r>
      <w:r>
        <w:rPr>
          <w:i/>
        </w:rPr>
        <w:t xml:space="preserve">Módosít </w:t>
      </w:r>
      <w:r>
        <w:t>gombra kattintva mentésre kerül a rendelés.</w:t>
      </w:r>
    </w:p>
    <w:p w14:paraId="47E44BF7" w14:textId="51292907" w:rsidR="00D13DB8" w:rsidRDefault="00D13DB8" w:rsidP="00D13DB8">
      <w:pPr>
        <w:pStyle w:val="SzDCmsor4"/>
      </w:pPr>
      <w:bookmarkStart w:id="156" w:name="_Toc7366806"/>
      <w:r>
        <w:lastRenderedPageBreak/>
        <w:t>Kiszállítások</w:t>
      </w:r>
      <w:bookmarkEnd w:id="156"/>
    </w:p>
    <w:p w14:paraId="79890E9B" w14:textId="6C676D1A" w:rsidR="00D13DB8" w:rsidRDefault="00A00BEF" w:rsidP="00A00BEF">
      <w:pPr>
        <w:pStyle w:val="SzDSzvegTrzs"/>
      </w:pPr>
      <w:r>
        <w:t>A kiszállítások táblázatban látható:</w:t>
      </w:r>
    </w:p>
    <w:p w14:paraId="2C6C437B" w14:textId="033C933B" w:rsidR="00A00BEF" w:rsidRDefault="00A00BEF" w:rsidP="00256400">
      <w:pPr>
        <w:pStyle w:val="SzDSzvegTrzs"/>
        <w:numPr>
          <w:ilvl w:val="0"/>
          <w:numId w:val="20"/>
        </w:numPr>
      </w:pPr>
      <w:r>
        <w:t>alkalmazott, akihez rendelve van a kiszállítás</w:t>
      </w:r>
      <w:r w:rsidR="006A76D4">
        <w:t xml:space="preserve">. Ha nincs még senkihez rendelve, a </w:t>
      </w:r>
      <w:r w:rsidR="006A76D4">
        <w:rPr>
          <w:i/>
        </w:rPr>
        <w:t xml:space="preserve">Nincs még kiszállító </w:t>
      </w:r>
      <w:r w:rsidR="006A76D4">
        <w:t>felirat jelenik meg.</w:t>
      </w:r>
    </w:p>
    <w:p w14:paraId="673D1934" w14:textId="76AF58F1" w:rsidR="00A00BEF" w:rsidRDefault="006A76D4" w:rsidP="00256400">
      <w:pPr>
        <w:pStyle w:val="SzDSzvegTrzs"/>
        <w:numPr>
          <w:ilvl w:val="0"/>
          <w:numId w:val="20"/>
        </w:numPr>
      </w:pPr>
      <w:r>
        <w:t>A</w:t>
      </w:r>
      <w:r w:rsidR="00A00BEF">
        <w:t xml:space="preserve"> kiszállítás határideje</w:t>
      </w:r>
      <w:r>
        <w:t>.</w:t>
      </w:r>
    </w:p>
    <w:p w14:paraId="7541A816" w14:textId="26AA200A" w:rsidR="00A00BEF" w:rsidRDefault="006A76D4" w:rsidP="00256400">
      <w:pPr>
        <w:pStyle w:val="SzDSzvegTrzs"/>
        <w:numPr>
          <w:ilvl w:val="0"/>
          <w:numId w:val="20"/>
        </w:numPr>
      </w:pPr>
      <w:r>
        <w:t>Á</w:t>
      </w:r>
      <w:r w:rsidR="00A00BEF">
        <w:t>llapota (várakozik/kiszállítva)</w:t>
      </w:r>
      <w:r>
        <w:t>.</w:t>
      </w:r>
    </w:p>
    <w:p w14:paraId="14699464" w14:textId="426CDE43" w:rsidR="00A00BEF" w:rsidRDefault="00926316" w:rsidP="00256400">
      <w:pPr>
        <w:pStyle w:val="SzDSzvegTrzs"/>
        <w:numPr>
          <w:ilvl w:val="0"/>
          <w:numId w:val="20"/>
        </w:numPr>
      </w:pPr>
      <w:r>
        <w:rPr>
          <w:noProof/>
          <w:lang w:eastAsia="hu-HU" w:bidi="ar-SA"/>
        </w:rPr>
        <mc:AlternateContent>
          <mc:Choice Requires="wpg">
            <w:drawing>
              <wp:anchor distT="0" distB="0" distL="114300" distR="114300" simplePos="0" relativeHeight="251916288" behindDoc="0" locked="0" layoutInCell="1" allowOverlap="1" wp14:anchorId="64ED1009" wp14:editId="04AE8B73">
                <wp:simplePos x="0" y="0"/>
                <wp:positionH relativeFrom="margin">
                  <wp:align>center</wp:align>
                </wp:positionH>
                <wp:positionV relativeFrom="paragraph">
                  <wp:posOffset>263985</wp:posOffset>
                </wp:positionV>
                <wp:extent cx="5565775" cy="6414135"/>
                <wp:effectExtent l="0" t="0" r="0" b="5715"/>
                <wp:wrapTopAndBottom/>
                <wp:docPr id="507" name="Csoportba foglalás 507"/>
                <wp:cNvGraphicFramePr/>
                <a:graphic xmlns:a="http://schemas.openxmlformats.org/drawingml/2006/main">
                  <a:graphicData uri="http://schemas.microsoft.com/office/word/2010/wordprocessingGroup">
                    <wpg:wgp>
                      <wpg:cNvGrpSpPr/>
                      <wpg:grpSpPr>
                        <a:xfrm>
                          <a:off x="0" y="0"/>
                          <a:ext cx="5565775" cy="6414135"/>
                          <a:chOff x="0" y="0"/>
                          <a:chExt cx="5565775" cy="6414135"/>
                        </a:xfrm>
                      </wpg:grpSpPr>
                      <pic:pic xmlns:pic="http://schemas.openxmlformats.org/drawingml/2006/picture">
                        <pic:nvPicPr>
                          <pic:cNvPr id="505" name="Kép 50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565775" cy="5916930"/>
                          </a:xfrm>
                          <a:prstGeom prst="rect">
                            <a:avLst/>
                          </a:prstGeom>
                        </pic:spPr>
                      </pic:pic>
                      <wps:wsp>
                        <wps:cNvPr id="506" name="Szövegdoboz 506"/>
                        <wps:cNvSpPr txBox="1"/>
                        <wps:spPr>
                          <a:xfrm>
                            <a:off x="0" y="5934075"/>
                            <a:ext cx="5565775" cy="480060"/>
                          </a:xfrm>
                          <a:prstGeom prst="rect">
                            <a:avLst/>
                          </a:prstGeom>
                          <a:solidFill>
                            <a:prstClr val="white"/>
                          </a:solidFill>
                          <a:ln>
                            <a:noFill/>
                          </a:ln>
                        </wps:spPr>
                        <wps:txbx>
                          <w:txbxContent>
                            <w:p w14:paraId="11AA94B3" w14:textId="7CE09609" w:rsidR="00F11CEB" w:rsidRPr="001A0AB6" w:rsidRDefault="00F11CEB" w:rsidP="00947122">
                              <w:pPr>
                                <w:pStyle w:val="SzKpalrs"/>
                              </w:pPr>
                              <w:r>
                                <w:fldChar w:fldCharType="begin"/>
                              </w:r>
                              <w:r>
                                <w:instrText xml:space="preserve"> SEQ ábra \* ARABIC </w:instrText>
                              </w:r>
                              <w:r>
                                <w:fldChar w:fldCharType="separate"/>
                              </w:r>
                              <w:bookmarkStart w:id="157" w:name="_Toc7036699"/>
                              <w:r>
                                <w:t>27</w:t>
                              </w:r>
                              <w:r>
                                <w:fldChar w:fldCharType="end"/>
                              </w:r>
                              <w:r>
                                <w:t>. ábra: Kiszállítás szerkesztése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ED1009" id="Csoportba foglalás 507" o:spid="_x0000_s1866" style="position:absolute;left:0;text-align:left;margin-left:0;margin-top:20.8pt;width:438.25pt;height:505.05pt;z-index:251916288;mso-position-horizontal:center;mso-position-horizontal-relative:margin;mso-position-vertical-relative:text" coordsize="55657,6414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bmRyw6FzAAAFkAMAAgAAABQAABCskAQA&#10;AgAAABQAABDAkpEAAgAAAAM5MgAAkpIAAgAAAAM5MgAA6hwABwAACAwAAAig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IB&#10;AQIBAQICAgICAgICAwUDAwMDAwYEBAMFBwYHBwcGBwcICQsJCAgKCAcHCg0KCgsMDAwMBwkODw0M&#10;DgsMDAz/2wBDAQICAgMDAwYDAwYMCAcIDAwMDAwMDAwMDAwMDAwMDAwMDAwMDAwMDAwMDAwMDAwM&#10;DAwMDAwMDAwMDAwMDAwMDAz/wAARCAKAAl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">
                <v:shape id="Kép 505" o:spid="_x0000_s1867" type="#_x0000_t75" style="position:absolute;width:55657;height:5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">
                  <v:imagedata r:id="rId50" o:title=""/>
                  <v:path arrowok="t"/>
                </v:shape>
                <v:shape id="Szövegdoboz 506" o:spid="_x0000_s1868" type="#_x0000_t202" style="position:absolute;top:59340;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" stroked="f">
                  <v:textbox style="mso-fit-shape-to-text:t" inset="0,0,0,0">
                    <w:txbxContent>
                      <w:p w14:paraId="11AA94B3" w14:textId="7CE09609" w:rsidR="00F11CEB" w:rsidRPr="001A0AB6" w:rsidRDefault="00F11CEB" w:rsidP="00947122">
                        <w:pPr>
                          <w:pStyle w:val="SzKpalrs"/>
                        </w:pPr>
                        <w:r>
                          <w:fldChar w:fldCharType="begin"/>
                        </w:r>
                        <w:r>
                          <w:instrText xml:space="preserve"> SEQ ábra \* ARABIC </w:instrText>
                        </w:r>
                        <w:r>
                          <w:fldChar w:fldCharType="separate"/>
                        </w:r>
                        <w:bookmarkStart w:id="158" w:name="_Toc7036699"/>
                        <w:r>
                          <w:t>27</w:t>
                        </w:r>
                        <w:r>
                          <w:fldChar w:fldCharType="end"/>
                        </w:r>
                        <w:r>
                          <w:t>. ábra: Kiszállítás szerkesztése</w:t>
                        </w:r>
                        <w:bookmarkEnd w:id="158"/>
                      </w:p>
                    </w:txbxContent>
                  </v:textbox>
                </v:shape>
                <w10:wrap type="topAndBottom" anchorx="margin"/>
              </v:group>
            </w:pict>
          </mc:Fallback>
        </mc:AlternateContent>
      </w:r>
      <w:r w:rsidR="006A76D4">
        <w:t>Hivatkozás a hozzá tartozó rendelésekre.</w:t>
      </w:r>
    </w:p>
    <w:p w14:paraId="46E8A935" w14:textId="6A3E2432" w:rsidR="006A76D4" w:rsidRDefault="006A76D4" w:rsidP="006A76D4">
      <w:pPr>
        <w:pStyle w:val="SzDSzvegTrzs"/>
      </w:pPr>
      <w:r>
        <w:t>Ezen kívül minden kiszállítást lehet törölni és szerkeszteni. Szerkesztésnél lehetőség van:</w:t>
      </w:r>
    </w:p>
    <w:p w14:paraId="79166690" w14:textId="508A83EB" w:rsidR="006A76D4" w:rsidRDefault="006A76D4" w:rsidP="00256400">
      <w:pPr>
        <w:pStyle w:val="SzDSzvegTrzs"/>
        <w:numPr>
          <w:ilvl w:val="0"/>
          <w:numId w:val="21"/>
        </w:numPr>
      </w:pPr>
      <w:r>
        <w:lastRenderedPageBreak/>
        <w:t>a kiszállításhoz rendelt alkalmazott módosítására,</w:t>
      </w:r>
    </w:p>
    <w:p w14:paraId="56A745FC" w14:textId="165839AB" w:rsidR="006A76D4" w:rsidRDefault="006A76D4" w:rsidP="00256400">
      <w:pPr>
        <w:pStyle w:val="SzDSzvegTrzs"/>
        <w:numPr>
          <w:ilvl w:val="0"/>
          <w:numId w:val="21"/>
        </w:numPr>
      </w:pPr>
      <w:r>
        <w:t>határidő változtatására,</w:t>
      </w:r>
    </w:p>
    <w:p w14:paraId="2A769C4E" w14:textId="4B8216D5" w:rsidR="006A76D4" w:rsidRDefault="006A76D4" w:rsidP="00256400">
      <w:pPr>
        <w:pStyle w:val="SzDSzvegTrzs"/>
        <w:numPr>
          <w:ilvl w:val="0"/>
          <w:numId w:val="21"/>
        </w:numPr>
      </w:pPr>
      <w:r>
        <w:t>rendelés eltávolítására a kiszállításból</w:t>
      </w:r>
    </w:p>
    <w:p w14:paraId="3BC1555A" w14:textId="1AD5D18C" w:rsidR="00947122" w:rsidRDefault="006A76D4" w:rsidP="00256400">
      <w:pPr>
        <w:pStyle w:val="SzDSzvegTrzs"/>
        <w:numPr>
          <w:ilvl w:val="0"/>
          <w:numId w:val="21"/>
        </w:numPr>
      </w:pPr>
      <w:r>
        <w:t>és a kézbesítés megjelölésére.</w:t>
      </w:r>
    </w:p>
    <w:p w14:paraId="76A84F53" w14:textId="2A6B5F2C" w:rsidR="006F46BE" w:rsidRDefault="00B86E90" w:rsidP="006A76D4">
      <w:pPr>
        <w:pStyle w:val="SzDSzvegTrzs"/>
      </w:pPr>
      <w:r>
        <w:t xml:space="preserve">Ha egy vagy több rendelés eltávolításra kerül, a módosítások mentése után a megváltoztatott kiszállítás útvonalát újra kell optimalizálni. Mivel az útvonalkeresés időigényes feladat, a módosított egyed nem lesz látható a listában, amíg az új útvonal nincs kész. </w:t>
      </w:r>
    </w:p>
    <w:p w14:paraId="742EF3EC" w14:textId="0409BC9F" w:rsidR="001777F5" w:rsidRDefault="001777F5" w:rsidP="00256400">
      <w:pPr>
        <w:pStyle w:val="Cmsor1"/>
        <w:numPr>
          <w:ilvl w:val="0"/>
          <w:numId w:val="2"/>
        </w:numPr>
        <w:jc w:val="center"/>
        <w:rPr>
          <w:rFonts w:cs="Times New Roman"/>
        </w:rPr>
      </w:pPr>
      <w:r w:rsidRPr="001777F5">
        <w:rPr>
          <w:rFonts w:cs="Times New Roman"/>
        </w:rPr>
        <w:lastRenderedPageBreak/>
        <w:t>Összefoglalás</w:t>
      </w:r>
    </w:p>
    <w:p w14:paraId="0495CE25" w14:textId="77777777" w:rsidR="00A80257" w:rsidRPr="00A80257" w:rsidRDefault="00A80257" w:rsidP="00A80257">
      <w:pPr>
        <w:pStyle w:val="SzDSzvegTrzs"/>
      </w:pPr>
    </w:p>
    <w:p w14:paraId="670FA7BA" w14:textId="628F9686" w:rsidR="007C5DF4" w:rsidRDefault="007C5DF4" w:rsidP="00256400">
      <w:pPr>
        <w:pStyle w:val="Cmsor1"/>
        <w:numPr>
          <w:ilvl w:val="0"/>
          <w:numId w:val="2"/>
        </w:numPr>
        <w:jc w:val="center"/>
        <w:rPr>
          <w:rFonts w:eastAsia="Arial" w:cs="Times New Roman"/>
        </w:rPr>
      </w:pPr>
      <w:r w:rsidRPr="00BC22DE">
        <w:rPr>
          <w:rFonts w:eastAsia="Arial" w:cs="Times New Roman"/>
        </w:rPr>
        <w:lastRenderedPageBreak/>
        <w:t>Irodalomjegyzék</w:t>
      </w:r>
    </w:p>
    <w:p w14:paraId="477266EB" w14:textId="77777777" w:rsidR="00AC3351"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w:t>
      </w:r>
      <w:r w:rsidR="00183A61" w:rsidRPr="00CF7C46">
        <w:rPr>
          <w:rFonts w:ascii="TimesNewRomanPSMT" w:eastAsia="Times New Roman" w:hAnsi="TimesNewRomanPSMT" w:cs="TimesNewRomanPSMT"/>
          <w:color w:val="auto"/>
          <w:kern w:val="0"/>
          <w:lang w:eastAsia="hu-HU" w:bidi="ar-SA"/>
        </w:rPr>
        <w:t xml:space="preserve"> Petrowski</w:t>
      </w:r>
      <w:r w:rsidR="00AC3351">
        <w:rPr>
          <w:rFonts w:ascii="TimesNewRomanPSMT" w:eastAsia="Times New Roman" w:hAnsi="TimesNewRomanPSMT" w:cs="TimesNewRomanPSMT"/>
          <w:color w:val="auto"/>
          <w:kern w:val="0"/>
          <w:lang w:eastAsia="hu-HU" w:bidi="ar-SA"/>
        </w:rPr>
        <w:t>, A.</w:t>
      </w:r>
      <w:r w:rsidR="00183A61" w:rsidRPr="00CF7C46">
        <w:rPr>
          <w:rFonts w:ascii="TimesNewRomanPSMT" w:eastAsia="Times New Roman" w:hAnsi="TimesNewRomanPSMT" w:cs="TimesNewRomanPSMT"/>
          <w:color w:val="auto"/>
          <w:kern w:val="0"/>
          <w:lang w:eastAsia="hu-HU" w:bidi="ar-SA"/>
        </w:rPr>
        <w:t>, Ben-Hamida</w:t>
      </w:r>
      <w:r w:rsidR="00AC3351">
        <w:rPr>
          <w:rFonts w:ascii="TimesNewRomanPSMT" w:eastAsia="Times New Roman" w:hAnsi="TimesNewRomanPSMT" w:cs="TimesNewRomanPSMT"/>
          <w:color w:val="auto"/>
          <w:kern w:val="0"/>
          <w:lang w:eastAsia="hu-HU" w:bidi="ar-SA"/>
        </w:rPr>
        <w:t>, S.</w:t>
      </w:r>
      <w:r w:rsidR="00183A61" w:rsidRPr="00CF7C46">
        <w:rPr>
          <w:rFonts w:ascii="TimesNewRomanPSMT" w:eastAsia="Times New Roman" w:hAnsi="TimesNewRomanPSMT" w:cs="TimesNewRomanPSMT"/>
          <w:color w:val="auto"/>
          <w:kern w:val="0"/>
          <w:lang w:eastAsia="hu-HU" w:bidi="ar-SA"/>
        </w:rPr>
        <w:t xml:space="preserve">: </w:t>
      </w:r>
      <w:r w:rsidR="00183A61" w:rsidRPr="00CF7C46">
        <w:rPr>
          <w:rFonts w:ascii="TimesNewRomanPSMT" w:eastAsia="Times New Roman" w:hAnsi="TimesNewRomanPSMT" w:cs="TimesNewRomanPSMT"/>
          <w:i/>
          <w:color w:val="auto"/>
          <w:kern w:val="0"/>
          <w:lang w:eastAsia="hu-HU" w:bidi="ar-SA"/>
        </w:rPr>
        <w:t>Evolutionary Algorithms</w:t>
      </w:r>
      <w:r w:rsidR="00183A61" w:rsidRPr="00CF7C46">
        <w:rPr>
          <w:rFonts w:ascii="TimesNewRomanPSMT" w:eastAsia="Times New Roman" w:hAnsi="TimesNewRomanPSMT" w:cs="TimesNewRomanPSMT"/>
          <w:color w:val="auto"/>
          <w:kern w:val="0"/>
          <w:lang w:eastAsia="hu-HU" w:bidi="ar-SA"/>
        </w:rPr>
        <w:t xml:space="preserve">, </w:t>
      </w:r>
    </w:p>
    <w:p w14:paraId="5EA27498" w14:textId="0AF3373A"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John Wiley and Sons, Inc., </w:t>
      </w:r>
      <w:r w:rsidR="00EF2914">
        <w:rPr>
          <w:rFonts w:ascii="TimesNewRomanPSMT" w:eastAsia="Times New Roman" w:hAnsi="TimesNewRomanPSMT" w:cs="TimesNewRomanPSMT"/>
          <w:color w:val="auto"/>
          <w:kern w:val="0"/>
          <w:lang w:eastAsia="hu-HU" w:bidi="ar-SA"/>
        </w:rPr>
        <w:t>Hoboken, New Jersey, USA,</w:t>
      </w:r>
      <w:r w:rsidR="00AD047E">
        <w:rPr>
          <w:rFonts w:ascii="TimesNewRomanPSMT" w:eastAsia="Times New Roman" w:hAnsi="TimesNewRomanPSMT" w:cs="TimesNewRomanPSMT"/>
          <w:color w:val="auto"/>
          <w:kern w:val="0"/>
          <w:lang w:eastAsia="hu-HU" w:bidi="ar-SA"/>
        </w:rPr>
        <w:t xml:space="preserve"> pp. 143-158</w:t>
      </w:r>
      <w:r w:rsidR="00AC3351">
        <w:rPr>
          <w:rFonts w:ascii="TimesNewRomanPSMT" w:eastAsia="Times New Roman" w:hAnsi="TimesNewRomanPSMT" w:cs="TimesNewRomanPSMT"/>
          <w:color w:val="auto"/>
          <w:kern w:val="0"/>
          <w:lang w:eastAsia="hu-HU" w:bidi="ar-SA"/>
        </w:rPr>
        <w:t xml:space="preserve">, </w:t>
      </w:r>
      <w:r w:rsidR="00EF2914">
        <w:rPr>
          <w:rFonts w:ascii="TimesNewRomanPSMT" w:eastAsia="Times New Roman" w:hAnsi="TimesNewRomanPSMT" w:cs="TimesNewRomanPSMT"/>
          <w:color w:val="auto"/>
          <w:kern w:val="0"/>
          <w:lang w:eastAsia="hu-HU" w:bidi="ar-SA"/>
        </w:rPr>
        <w:t xml:space="preserve"> 2017</w:t>
      </w:r>
    </w:p>
    <w:p w14:paraId="4E3E61CF" w14:textId="761473EE" w:rsidR="000A73CC" w:rsidRPr="00CF7C46"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w:t>
      </w:r>
      <w:r w:rsidR="000A73CC" w:rsidRPr="00CF7C46">
        <w:rPr>
          <w:rFonts w:ascii="TimesNewRomanPSMT" w:eastAsia="Times New Roman" w:hAnsi="TimesNewRomanPSMT" w:cs="TimesNewRomanPSMT"/>
          <w:color w:val="auto"/>
          <w:kern w:val="0"/>
          <w:lang w:eastAsia="hu-HU" w:bidi="ar-SA"/>
        </w:rPr>
        <w:t xml:space="preserve"> </w:t>
      </w:r>
      <w:r w:rsidR="00E71392" w:rsidRPr="00CF7C46">
        <w:rPr>
          <w:rFonts w:ascii="TimesNewRomanPSMT" w:eastAsia="Times New Roman" w:hAnsi="TimesNewRomanPSMT" w:cs="TimesNewRomanPSMT"/>
          <w:color w:val="auto"/>
          <w:kern w:val="0"/>
          <w:lang w:eastAsia="hu-HU" w:bidi="ar-SA"/>
        </w:rPr>
        <w:t xml:space="preserve">Kahng </w:t>
      </w:r>
      <w:r w:rsidR="000A73CC" w:rsidRPr="00CF7C46">
        <w:rPr>
          <w:rFonts w:ascii="TimesNewRomanPSMT" w:eastAsia="Times New Roman" w:hAnsi="TimesNewRomanPSMT" w:cs="TimesNewRomanPSMT"/>
          <w:color w:val="auto"/>
          <w:kern w:val="0"/>
          <w:lang w:eastAsia="hu-HU" w:bidi="ar-SA"/>
        </w:rPr>
        <w:t>A</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B., </w:t>
      </w:r>
      <w:r w:rsidR="00E71392" w:rsidRPr="00CF7C46">
        <w:rPr>
          <w:rFonts w:ascii="TimesNewRomanPSMT" w:eastAsia="Times New Roman" w:hAnsi="TimesNewRomanPSMT" w:cs="TimesNewRomanPSMT"/>
          <w:color w:val="auto"/>
          <w:kern w:val="0"/>
          <w:lang w:eastAsia="hu-HU" w:bidi="ar-SA"/>
        </w:rPr>
        <w:t xml:space="preserve">Reda </w:t>
      </w:r>
      <w:r w:rsidR="000A73CC" w:rsidRPr="00CF7C46">
        <w:rPr>
          <w:rFonts w:ascii="TimesNewRomanPSMT" w:eastAsia="Times New Roman" w:hAnsi="TimesNewRomanPSMT" w:cs="TimesNewRomanPSMT"/>
          <w:color w:val="auto"/>
          <w:kern w:val="0"/>
          <w:lang w:eastAsia="hu-HU" w:bidi="ar-SA"/>
        </w:rPr>
        <w:t>S</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w:t>
      </w:r>
      <w:r w:rsidR="000A73CC" w:rsidRPr="00CF7C46">
        <w:rPr>
          <w:rFonts w:ascii="TimesNewRomanPSMT" w:eastAsia="Times New Roman" w:hAnsi="TimesNewRomanPSMT" w:cs="TimesNewRomanPSMT"/>
          <w:i/>
          <w:color w:val="auto"/>
          <w:kern w:val="0"/>
          <w:lang w:eastAsia="hu-HU" w:bidi="ar-SA"/>
        </w:rPr>
        <w:t>Match twice and stitch: a new TSP tour construction heuristic</w:t>
      </w:r>
      <w:r w:rsidR="000A73CC" w:rsidRPr="00CF7C46">
        <w:rPr>
          <w:rFonts w:ascii="TimesNewRomanPSMT" w:eastAsia="Times New Roman" w:hAnsi="TimesNewRomanPSMT" w:cs="TimesNewRomanPSMT"/>
          <w:color w:val="auto"/>
          <w:kern w:val="0"/>
          <w:lang w:eastAsia="hu-HU" w:bidi="ar-SA"/>
        </w:rPr>
        <w:t>, Operations Research Letters.</w:t>
      </w:r>
      <w:r w:rsidR="00E71392">
        <w:rPr>
          <w:rFonts w:ascii="TimesNewRomanPSMT" w:eastAsia="Times New Roman" w:hAnsi="TimesNewRomanPSMT" w:cs="TimesNewRomanPSMT"/>
          <w:color w:val="auto"/>
          <w:kern w:val="0"/>
          <w:lang w:eastAsia="hu-HU" w:bidi="ar-SA"/>
        </w:rPr>
        <w:t xml:space="preserve"> Vol. 32, pp.</w:t>
      </w:r>
      <w:r w:rsidR="000A73CC" w:rsidRPr="00CF7C46">
        <w:rPr>
          <w:rFonts w:ascii="TimesNewRomanPSMT" w:eastAsia="Times New Roman" w:hAnsi="TimesNewRomanPSMT" w:cs="TimesNewRomanPSMT"/>
          <w:color w:val="auto"/>
          <w:kern w:val="0"/>
          <w:lang w:eastAsia="hu-HU" w:bidi="ar-SA"/>
        </w:rPr>
        <w:t xml:space="preserve"> 499–509, 2004</w:t>
      </w:r>
    </w:p>
    <w:p w14:paraId="04B9E574" w14:textId="58BBCDE6" w:rsidR="00A13306" w:rsidRPr="00CF7C46" w:rsidRDefault="00E736F1" w:rsidP="00CF7C46">
      <w:pPr>
        <w:pStyle w:val="SzDSzvegTrzs"/>
        <w:rPr>
          <w:rFonts w:ascii="TimesNewRomanPSMT" w:hAnsi="TimesNewRomanPSMT" w:cs="TimesNewRomanPSMT"/>
          <w:color w:val="auto"/>
          <w:lang w:eastAsia="hu-HU" w:bidi="ar-SA"/>
        </w:rPr>
      </w:pPr>
      <w:r>
        <w:rPr>
          <w:rFonts w:ascii="TimesNewRomanPSMT" w:eastAsia="Times New Roman" w:hAnsi="TimesNewRomanPSMT" w:cs="TimesNewRomanPSMT"/>
          <w:color w:val="auto"/>
          <w:kern w:val="0"/>
          <w:lang w:eastAsia="hu-HU" w:bidi="ar-SA"/>
        </w:rPr>
        <w:t>[3]</w:t>
      </w:r>
      <w:r w:rsidR="0093050C">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Applegate</w:t>
      </w:r>
      <w:r w:rsidR="0093050C">
        <w:rPr>
          <w:rFonts w:ascii="TimesNewRomanPSMT" w:eastAsia="Times New Roman" w:hAnsi="TimesNewRomanPSMT" w:cs="TimesNewRomanPSMT"/>
          <w:color w:val="auto"/>
          <w:kern w:val="0"/>
          <w:lang w:eastAsia="hu-HU" w:bidi="ar-SA"/>
        </w:rPr>
        <w:t>,</w:t>
      </w:r>
      <w:r w:rsidR="00A13306"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D.</w:t>
      </w:r>
      <w:r w:rsidR="00ED184A" w:rsidRPr="00CF7C46">
        <w:rPr>
          <w:rFonts w:ascii="TimesNewRomanPSMT" w:eastAsia="Times New Roman" w:hAnsi="TimesNewRomanPSMT" w:cs="TimesNewRomanPSMT"/>
          <w:color w:val="auto"/>
          <w:kern w:val="0"/>
          <w:lang w:eastAsia="hu-HU" w:bidi="ar-SA"/>
        </w:rPr>
        <w:t xml:space="preserve"> L.</w:t>
      </w:r>
      <w:r w:rsidR="0093050C">
        <w:rPr>
          <w:rFonts w:ascii="TimesNewRomanPSMT" w:eastAsia="Times New Roman" w:hAnsi="TimesNewRomanPSMT" w:cs="TimesNewRomanPSMT"/>
          <w:color w:val="auto"/>
          <w:kern w:val="0"/>
          <w:lang w:eastAsia="hu-HU" w:bidi="ar-SA"/>
        </w:rPr>
        <w:t>,</w:t>
      </w:r>
      <w:r w:rsidR="0093050C" w:rsidRPr="0093050C">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Bixby</w:t>
      </w:r>
      <w:r w:rsidR="0093050C">
        <w:rPr>
          <w:rFonts w:ascii="TimesNewRomanPSMT" w:eastAsia="Times New Roman" w:hAnsi="TimesNewRomanPSMT" w:cs="TimesNewRomanPSMT"/>
          <w:color w:val="auto"/>
          <w:kern w:val="0"/>
          <w:lang w:eastAsia="hu-HU" w:bidi="ar-SA"/>
        </w:rPr>
        <w:t>, R.</w:t>
      </w:r>
      <w:r w:rsidR="00ED184A" w:rsidRPr="00CF7C46">
        <w:rPr>
          <w:rFonts w:ascii="TimesNewRomanPSMT" w:eastAsia="Times New Roman" w:hAnsi="TimesNewRomanPSMT" w:cs="TimesNewRomanPSMT"/>
          <w:color w:val="auto"/>
          <w:kern w:val="0"/>
          <w:lang w:eastAsia="hu-HU" w:bidi="ar-SA"/>
        </w:rPr>
        <w:t xml:space="preserve"> E., </w:t>
      </w:r>
      <w:r w:rsidR="0093050C" w:rsidRPr="00CF7C46">
        <w:rPr>
          <w:rFonts w:ascii="TimesNewRomanPSMT" w:eastAsia="Times New Roman" w:hAnsi="TimesNewRomanPSMT" w:cs="TimesNewRomanPSMT"/>
          <w:color w:val="auto"/>
          <w:kern w:val="0"/>
          <w:lang w:eastAsia="hu-HU" w:bidi="ar-SA"/>
        </w:rPr>
        <w:t>Chvátal</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V.</w:t>
      </w:r>
      <w:r w:rsidR="00ED184A" w:rsidRPr="00CF7C46">
        <w:rPr>
          <w:rFonts w:ascii="TimesNewRomanPSMT" w:eastAsia="Times New Roman" w:hAnsi="TimesNewRomanPSMT" w:cs="TimesNewRomanPSMT"/>
          <w:color w:val="auto"/>
          <w:kern w:val="0"/>
          <w:lang w:eastAsia="hu-HU" w:bidi="ar-SA"/>
        </w:rPr>
        <w:t>, Cook</w:t>
      </w:r>
      <w:r w:rsidR="0093050C">
        <w:rPr>
          <w:rFonts w:ascii="TimesNewRomanPSMT" w:eastAsia="Times New Roman" w:hAnsi="TimesNewRomanPSMT" w:cs="TimesNewRomanPSMT"/>
          <w:color w:val="auto"/>
          <w:kern w:val="0"/>
          <w:lang w:eastAsia="hu-HU" w:bidi="ar-SA"/>
        </w:rPr>
        <w:t>, W.</w:t>
      </w:r>
      <w:r w:rsidR="00ED184A" w:rsidRPr="00CF7C46">
        <w:rPr>
          <w:rFonts w:ascii="TimesNewRomanPSMT" w:eastAsia="Times New Roman" w:hAnsi="TimesNewRomanPSMT" w:cs="TimesNewRomanPSMT"/>
          <w:color w:val="auto"/>
          <w:kern w:val="0"/>
          <w:lang w:eastAsia="hu-HU" w:bidi="ar-SA"/>
        </w:rPr>
        <w:t>, Espinoza</w:t>
      </w:r>
      <w:r w:rsidR="0093050C">
        <w:rPr>
          <w:rFonts w:ascii="TimesNewRomanPSMT" w:eastAsia="Times New Roman" w:hAnsi="TimesNewRomanPSMT" w:cs="TimesNewRomanPSMT"/>
          <w:color w:val="auto"/>
          <w:kern w:val="0"/>
          <w:lang w:eastAsia="hu-HU" w:bidi="ar-SA"/>
        </w:rPr>
        <w:t xml:space="preserve">, D. </w:t>
      </w:r>
      <w:r w:rsidR="0093050C" w:rsidRPr="00CF7C46">
        <w:rPr>
          <w:rFonts w:ascii="TimesNewRomanPSMT" w:eastAsia="Times New Roman" w:hAnsi="TimesNewRomanPSMT" w:cs="TimesNewRomanPSMT"/>
          <w:color w:val="auto"/>
          <w:kern w:val="0"/>
          <w:lang w:eastAsia="hu-HU" w:bidi="ar-SA"/>
        </w:rPr>
        <w:t>G.</w:t>
      </w:r>
      <w:r w:rsidR="00ED184A" w:rsidRPr="00CF7C46">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Goycoolea</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M</w:t>
      </w:r>
      <w:r w:rsidR="0093050C">
        <w:rPr>
          <w:rFonts w:ascii="TimesNewRomanPSMT" w:eastAsia="Times New Roman" w:hAnsi="TimesNewRomanPSMT" w:cs="TimesNewRomanPSMT"/>
          <w:color w:val="auto"/>
          <w:kern w:val="0"/>
          <w:lang w:eastAsia="hu-HU" w:bidi="ar-SA"/>
        </w:rPr>
        <w:t>.</w:t>
      </w:r>
      <w:r w:rsidR="00ED184A" w:rsidRPr="00CF7C46">
        <w:rPr>
          <w:rFonts w:ascii="TimesNewRomanPSMT" w:eastAsia="Times New Roman" w:hAnsi="TimesNewRomanPSMT" w:cs="TimesNewRomanPSMT"/>
          <w:color w:val="auto"/>
          <w:kern w:val="0"/>
          <w:lang w:eastAsia="hu-HU" w:bidi="ar-SA"/>
        </w:rPr>
        <w:t>, Helsgaun</w:t>
      </w:r>
      <w:r w:rsidR="0093050C">
        <w:rPr>
          <w:rFonts w:ascii="TimesNewRomanPSMT" w:eastAsia="Times New Roman" w:hAnsi="TimesNewRomanPSMT" w:cs="TimesNewRomanPSMT"/>
          <w:color w:val="auto"/>
          <w:kern w:val="0"/>
          <w:lang w:eastAsia="hu-HU" w:bidi="ar-SA"/>
        </w:rPr>
        <w:t>, K.</w:t>
      </w:r>
      <w:r w:rsidR="00ED184A"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w:t>
      </w:r>
      <w:r w:rsidR="0065096B">
        <w:rPr>
          <w:rFonts w:ascii="TimesNewRomanPSMT" w:eastAsia="Times New Roman" w:hAnsi="TimesNewRomanPSMT" w:cs="TimesNewRomanPSMT"/>
          <w:color w:val="auto"/>
          <w:kern w:val="0"/>
          <w:lang w:eastAsia="hu-HU" w:bidi="ar-SA"/>
        </w:rPr>
        <w:t xml:space="preserve">pp. </w:t>
      </w:r>
      <w:r w:rsidR="00ED184A" w:rsidRPr="00CF7C46">
        <w:rPr>
          <w:rFonts w:ascii="TimesNewRomanPSMT" w:eastAsia="Times New Roman" w:hAnsi="TimesNewRomanPSMT" w:cs="TimesNewRomanPSMT"/>
          <w:color w:val="auto"/>
          <w:kern w:val="0"/>
          <w:lang w:eastAsia="hu-HU" w:bidi="ar-SA"/>
        </w:rPr>
        <w:t xml:space="preserve">11-15, </w:t>
      </w:r>
      <w:r w:rsidR="00A13306"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00A13306" w:rsidRPr="00CF7C46">
        <w:rPr>
          <w:rFonts w:ascii="TimesNewRomanPSMT" w:eastAsia="Times New Roman" w:hAnsi="TimesNewRomanPSMT" w:cs="TimesNewRomanPSMT"/>
          <w:color w:val="auto"/>
          <w:kern w:val="0"/>
          <w:lang w:eastAsia="hu-HU" w:bidi="ar-SA"/>
        </w:rPr>
        <w:t>9.</w:t>
      </w:r>
    </w:p>
    <w:p w14:paraId="6AA43F1F" w14:textId="5B88B9F5" w:rsidR="0071110C" w:rsidRPr="00CF7C46"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w:t>
      </w:r>
      <w:r w:rsidR="0071110C" w:rsidRPr="00CF7C46">
        <w:rPr>
          <w:rFonts w:ascii="TimesNewRomanPSMT" w:eastAsia="Times New Roman" w:hAnsi="TimesNewRomanPSMT" w:cs="TimesNewRomanPSMT"/>
          <w:color w:val="auto"/>
          <w:kern w:val="0"/>
          <w:lang w:eastAsia="hu-HU" w:bidi="ar-SA"/>
        </w:rPr>
        <w:t xml:space="preserve">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6F77790B"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w:t>
      </w:r>
      <w:r w:rsidR="00EF2914">
        <w:rPr>
          <w:rFonts w:ascii="TimesNewRomanPSMT" w:eastAsia="Times New Roman" w:hAnsi="TimesNewRomanPSMT" w:cs="TimesNewRomanPSMT"/>
          <w:color w:val="auto"/>
          <w:kern w:val="0"/>
          <w:lang w:eastAsia="hu-HU" w:bidi="ar-SA"/>
        </w:rPr>
        <w:t>Vol. 10</w:t>
      </w:r>
      <w:r w:rsidRPr="00CF7C46">
        <w:rPr>
          <w:rFonts w:ascii="TimesNewRomanPSMT" w:eastAsia="Times New Roman" w:hAnsi="TimesNewRomanPSMT" w:cs="TimesNewRomanPSMT"/>
          <w:color w:val="auto"/>
          <w:kern w:val="0"/>
          <w:lang w:eastAsia="hu-HU" w:bidi="ar-SA"/>
        </w:rPr>
        <w:t>,</w:t>
      </w:r>
      <w:r w:rsidR="00EF2914">
        <w:rPr>
          <w:rFonts w:ascii="TimesNewRomanPSMT" w:eastAsia="Times New Roman" w:hAnsi="TimesNewRomanPSMT" w:cs="TimesNewRomanPSMT"/>
          <w:color w:val="auto"/>
          <w:kern w:val="0"/>
          <w:lang w:eastAsia="hu-HU" w:bidi="ar-SA"/>
        </w:rPr>
        <w:t xml:space="preserve"> No. 1, </w:t>
      </w:r>
      <w:r w:rsidR="00EF2914" w:rsidRPr="00EF2914">
        <w:rPr>
          <w:rFonts w:ascii="TimesNewRomanPSMT" w:eastAsia="Times New Roman" w:hAnsi="TimesNewRomanPSMT" w:cs="TimesNewRomanPSMT"/>
          <w:color w:val="auto"/>
          <w:kern w:val="0"/>
          <w:lang w:eastAsia="hu-HU" w:bidi="ar-SA"/>
        </w:rPr>
        <w:t>pp. 196-210</w:t>
      </w:r>
      <w:r w:rsidR="00EF2914">
        <w:rPr>
          <w:rFonts w:ascii="TimesNewRomanPSMT" w:eastAsia="Times New Roman" w:hAnsi="TimesNewRomanPSMT" w:cs="TimesNewRomanPSMT"/>
          <w:color w:val="auto"/>
          <w:kern w:val="0"/>
          <w:lang w:eastAsia="hu-HU" w:bidi="ar-SA"/>
        </w:rPr>
        <w:t>, 1962</w:t>
      </w:r>
    </w:p>
    <w:p w14:paraId="7D1F4017" w14:textId="77777777" w:rsidR="00AF52F5"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[5]</w:t>
      </w:r>
      <w:r w:rsidR="006420F7" w:rsidRPr="00CF7C46">
        <w:rPr>
          <w:rFonts w:ascii="TimesNewRomanPSMT" w:eastAsia="Times New Roman" w:hAnsi="TimesNewRomanPSMT" w:cs="TimesNewRomanPSMT"/>
          <w:color w:val="auto"/>
          <w:kern w:val="0"/>
          <w:lang w:eastAsia="hu-HU" w:bidi="ar-SA"/>
        </w:rPr>
        <w:t xml:space="preserve"> </w:t>
      </w:r>
      <w:r w:rsidR="006420F7">
        <w:rPr>
          <w:rFonts w:ascii="TimesNewRomanPSMT" w:eastAsia="Times New Roman" w:hAnsi="TimesNewRomanPSMT" w:cs="TimesNewRomanPSMT"/>
          <w:color w:val="auto"/>
          <w:kern w:val="0"/>
          <w:lang w:eastAsia="hu-HU" w:bidi="ar-SA"/>
        </w:rPr>
        <w:t xml:space="preserve">Darwin, C. R.: </w:t>
      </w:r>
      <w:r w:rsidR="006420F7" w:rsidRPr="00A12152">
        <w:rPr>
          <w:rFonts w:ascii="TimesNewRomanPSMT" w:eastAsia="Times New Roman" w:hAnsi="TimesNewRomanPSMT" w:cs="TimesNewRomanPSMT"/>
          <w:i/>
          <w:color w:val="auto"/>
          <w:kern w:val="0"/>
          <w:lang w:eastAsia="hu-HU" w:bidi="ar-SA"/>
        </w:rPr>
        <w:t>The Origin of Species</w:t>
      </w:r>
      <w:r w:rsidR="006420F7">
        <w:rPr>
          <w:rFonts w:ascii="TimesNewRomanPSMT" w:eastAsia="Times New Roman" w:hAnsi="TimesNewRomanPSMT" w:cs="TimesNewRomanPSMT"/>
          <w:color w:val="auto"/>
          <w:kern w:val="0"/>
          <w:lang w:eastAsia="hu-HU" w:bidi="ar-SA"/>
        </w:rPr>
        <w:t xml:space="preserve">, </w:t>
      </w:r>
    </w:p>
    <w:p w14:paraId="14F8B86A" w14:textId="0A5DC0F4" w:rsidR="006420F7" w:rsidRDefault="00AD047E"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John Murray, London 1859</w:t>
      </w:r>
      <w:r w:rsidR="006420F7">
        <w:rPr>
          <w:rFonts w:ascii="TimesNewRomanPSMT" w:eastAsia="Times New Roman" w:hAnsi="TimesNewRomanPSMT" w:cs="TimesNewRomanPSMT"/>
          <w:color w:val="auto"/>
          <w:kern w:val="0"/>
          <w:lang w:eastAsia="hu-HU" w:bidi="ar-SA"/>
        </w:rPr>
        <w:t>.</w:t>
      </w:r>
    </w:p>
    <w:p w14:paraId="45FDCA54" w14:textId="77777777" w:rsidR="00AD047E"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[6]</w:t>
      </w:r>
      <w:r w:rsidR="00F246D5">
        <w:rPr>
          <w:rFonts w:ascii="TimesNewRomanPSMT" w:eastAsia="Times New Roman" w:hAnsi="TimesNewRomanPSMT" w:cs="TimesNewRomanPSMT"/>
          <w:color w:val="auto"/>
          <w:kern w:val="0"/>
          <w:lang w:eastAsia="hu-HU" w:bidi="ar-SA"/>
        </w:rPr>
        <w:t xml:space="preserve"> </w:t>
      </w:r>
      <w:r w:rsidR="00F246D5" w:rsidRPr="00F246D5">
        <w:rPr>
          <w:rFonts w:ascii="TimesNewRomanPSMT" w:eastAsia="Times New Roman" w:hAnsi="TimesNewRomanPSMT" w:cs="TimesNewRomanPSMT"/>
          <w:color w:val="auto"/>
          <w:kern w:val="0"/>
          <w:lang w:eastAsia="hu-HU" w:bidi="ar-SA"/>
        </w:rPr>
        <w:t xml:space="preserve">Alkafaween, </w:t>
      </w:r>
      <w:r w:rsidR="00AD047E">
        <w:rPr>
          <w:rFonts w:ascii="TimesNewRomanPSMT" w:eastAsia="Times New Roman" w:hAnsi="TimesNewRomanPSMT" w:cs="TimesNewRomanPSMT"/>
          <w:color w:val="auto"/>
          <w:kern w:val="0"/>
          <w:lang w:eastAsia="hu-HU" w:bidi="ar-SA"/>
        </w:rPr>
        <w:t xml:space="preserve">E., </w:t>
      </w:r>
      <w:r w:rsidR="00F246D5" w:rsidRPr="00F246D5">
        <w:rPr>
          <w:rFonts w:ascii="TimesNewRomanPSMT" w:eastAsia="Times New Roman" w:hAnsi="TimesNewRomanPSMT" w:cs="TimesNewRomanPSMT"/>
          <w:color w:val="auto"/>
          <w:kern w:val="0"/>
          <w:lang w:eastAsia="hu-HU" w:bidi="ar-SA"/>
        </w:rPr>
        <w:t>Ahmad B. A. Hassanat</w:t>
      </w:r>
      <w:r w:rsidR="00AD047E">
        <w:rPr>
          <w:rFonts w:ascii="TimesNewRomanPSMT" w:eastAsia="Times New Roman" w:hAnsi="TimesNewRomanPSMT" w:cs="TimesNewRomanPSMT"/>
          <w:color w:val="auto"/>
          <w:kern w:val="0"/>
          <w:lang w:eastAsia="hu-HU" w:bidi="ar-SA"/>
        </w:rPr>
        <w:t xml:space="preserve"> IT Department</w:t>
      </w:r>
      <w:r w:rsidR="00F246D5">
        <w:rPr>
          <w:rFonts w:ascii="TimesNewRomanPSMT" w:eastAsia="Times New Roman" w:hAnsi="TimesNewRomanPSMT" w:cs="TimesNewRomanPSMT"/>
          <w:color w:val="auto"/>
          <w:kern w:val="0"/>
          <w:lang w:eastAsia="hu-HU" w:bidi="ar-SA"/>
        </w:rPr>
        <w:t xml:space="preserve">: </w:t>
      </w:r>
      <w:r w:rsidR="00F246D5"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00F246D5" w:rsidRPr="00CF7C46">
        <w:rPr>
          <w:rFonts w:ascii="TimesNewRomanPSMT" w:eastAsia="Times New Roman" w:hAnsi="TimesNewRomanPSMT" w:cs="TimesNewRomanPSMT"/>
          <w:color w:val="auto"/>
          <w:kern w:val="0"/>
          <w:lang w:eastAsia="hu-HU" w:bidi="ar-SA"/>
        </w:rPr>
        <w:t xml:space="preserve">, </w:t>
      </w:r>
    </w:p>
    <w:p w14:paraId="24C766CB" w14:textId="3CF8009C" w:rsidR="00F246D5" w:rsidRPr="00F246D5" w:rsidRDefault="00AD047E"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ArXiv, 2018</w:t>
      </w:r>
    </w:p>
    <w:p w14:paraId="10BF3AA3" w14:textId="439D6271" w:rsidR="00394327" w:rsidRPr="00CF7C46"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[7]</w:t>
      </w:r>
      <w:r w:rsidR="00E24D72">
        <w:rPr>
          <w:rFonts w:ascii="TimesNewRomanPSMT" w:eastAsia="Times New Roman" w:hAnsi="TimesNewRomanPSMT" w:cs="TimesNewRomanPSMT"/>
          <w:color w:val="auto"/>
          <w:kern w:val="0"/>
          <w:lang w:eastAsia="hu-HU" w:bidi="ar-SA"/>
        </w:rPr>
        <w:t xml:space="preserve"> Fogel, L. J., Owens, A. J., W</w:t>
      </w:r>
      <w:r w:rsidR="00394327">
        <w:rPr>
          <w:rFonts w:ascii="TimesNewRomanPSMT" w:eastAsia="Times New Roman" w:hAnsi="TimesNewRomanPSMT" w:cs="TimesNewRomanPSMT"/>
          <w:color w:val="auto"/>
          <w:kern w:val="0"/>
          <w:lang w:eastAsia="hu-HU" w:bidi="ar-SA"/>
        </w:rPr>
        <w:t>als</w:t>
      </w:r>
      <w:r w:rsidR="00E24D72">
        <w:rPr>
          <w:rFonts w:ascii="TimesNewRomanPSMT" w:eastAsia="Times New Roman" w:hAnsi="TimesNewRomanPSMT" w:cs="TimesNewRomanPSMT"/>
          <w:color w:val="auto"/>
          <w:kern w:val="0"/>
          <w:lang w:eastAsia="hu-HU" w:bidi="ar-SA"/>
        </w:rPr>
        <w:t>h</w:t>
      </w:r>
      <w:r w:rsidR="00394327">
        <w:rPr>
          <w:rFonts w:ascii="TimesNewRomanPSMT" w:eastAsia="Times New Roman" w:hAnsi="TimesNewRomanPSMT" w:cs="TimesNewRomanPSMT"/>
          <w:color w:val="auto"/>
          <w:kern w:val="0"/>
          <w:lang w:eastAsia="hu-HU" w:bidi="ar-SA"/>
        </w:rPr>
        <w:t xml:space="preserve">, M. J.: </w:t>
      </w:r>
      <w:r w:rsidR="00394327" w:rsidRPr="00CF7C46">
        <w:rPr>
          <w:rFonts w:ascii="TimesNewRomanPSMT" w:eastAsia="Times New Roman" w:hAnsi="TimesNewRomanPSMT" w:cs="TimesNewRomanPSMT"/>
          <w:i/>
          <w:color w:val="auto"/>
          <w:kern w:val="0"/>
          <w:lang w:eastAsia="hu-HU" w:bidi="ar-SA"/>
        </w:rPr>
        <w:t>Artificial Intelligence through Simulated</w:t>
      </w:r>
    </w:p>
    <w:p w14:paraId="2049BE4A" w14:textId="77777777" w:rsidR="008F7A25" w:rsidRDefault="0039432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p>
    <w:p w14:paraId="13393E3C" w14:textId="72C8BB29" w:rsidR="00394327" w:rsidRDefault="00FA40AA" w:rsidP="00CF7C46">
      <w:pPr>
        <w:pStyle w:val="SzDSzvegTrzs"/>
        <w:rPr>
          <w:rFonts w:ascii="TimesNewRomanPSMT" w:eastAsia="Times New Roman" w:hAnsi="TimesNewRomanPSMT" w:cs="TimesNewRomanPSMT"/>
          <w:color w:val="auto"/>
          <w:kern w:val="0"/>
          <w:lang w:eastAsia="hu-HU" w:bidi="ar-SA"/>
        </w:rPr>
      </w:pPr>
      <w:r w:rsidRPr="00FA40AA">
        <w:rPr>
          <w:rFonts w:ascii="TimesNewRomanPSMT" w:eastAsia="Times New Roman" w:hAnsi="TimesNewRomanPSMT" w:cs="TimesNewRomanPSMT"/>
          <w:color w:val="auto"/>
          <w:kern w:val="0"/>
          <w:lang w:eastAsia="hu-HU" w:bidi="ar-SA"/>
        </w:rPr>
        <w:t>John Wiley &amp; Sons</w:t>
      </w:r>
      <w:r>
        <w:rPr>
          <w:rFonts w:ascii="TimesNewRomanPSMT" w:eastAsia="Times New Roman" w:hAnsi="TimesNewRomanPSMT" w:cs="TimesNewRomanPSMT"/>
          <w:color w:val="auto"/>
          <w:kern w:val="0"/>
          <w:lang w:eastAsia="hu-HU" w:bidi="ar-SA"/>
        </w:rPr>
        <w:t>, New York</w:t>
      </w:r>
      <w:r w:rsidR="00394327">
        <w:rPr>
          <w:rFonts w:ascii="TimesNewRomanPSMT" w:eastAsia="Times New Roman" w:hAnsi="TimesNewRomanPSMT" w:cs="TimesNewRomanPSMT"/>
          <w:color w:val="auto"/>
          <w:kern w:val="0"/>
          <w:lang w:eastAsia="hu-HU" w:bidi="ar-SA"/>
        </w:rPr>
        <w:t>, (1966).</w:t>
      </w:r>
    </w:p>
    <w:p w14:paraId="36D3EE9A" w14:textId="5702EB34" w:rsidR="00461791"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[8]</w:t>
      </w:r>
      <w:r w:rsidR="00603117">
        <w:rPr>
          <w:rFonts w:ascii="TimesNewRomanPSMT" w:eastAsia="Times New Roman" w:hAnsi="TimesNewRomanPSMT" w:cs="TimesNewRomanPSMT"/>
          <w:color w:val="auto"/>
          <w:kern w:val="0"/>
          <w:lang w:eastAsia="hu-HU" w:bidi="ar-SA"/>
        </w:rPr>
        <w:t xml:space="preserve"> </w:t>
      </w:r>
      <w:r w:rsidR="00603117" w:rsidRPr="00603117">
        <w:rPr>
          <w:rFonts w:ascii="TimesNewRomanPSMT" w:eastAsia="Times New Roman" w:hAnsi="TimesNewRomanPSMT" w:cs="TimesNewRomanPSMT"/>
          <w:color w:val="auto"/>
          <w:kern w:val="0"/>
          <w:lang w:eastAsia="hu-HU" w:bidi="ar-SA"/>
        </w:rPr>
        <w:t>Potvin</w:t>
      </w:r>
      <w:r w:rsidR="00675791">
        <w:rPr>
          <w:rFonts w:ascii="TimesNewRomanPSMT" w:eastAsia="Times New Roman" w:hAnsi="TimesNewRomanPSMT" w:cs="TimesNewRomanPSMT"/>
          <w:color w:val="auto"/>
          <w:kern w:val="0"/>
          <w:lang w:eastAsia="hu-HU" w:bidi="ar-SA"/>
        </w:rPr>
        <w:t xml:space="preserve"> </w:t>
      </w:r>
      <w:r w:rsidR="00675791" w:rsidRPr="00603117">
        <w:rPr>
          <w:rFonts w:ascii="TimesNewRomanPSMT" w:eastAsia="Times New Roman" w:hAnsi="TimesNewRomanPSMT" w:cs="TimesNewRomanPSMT"/>
          <w:color w:val="auto"/>
          <w:kern w:val="0"/>
          <w:lang w:eastAsia="hu-HU" w:bidi="ar-SA"/>
        </w:rPr>
        <w:t>J</w:t>
      </w:r>
      <w:r w:rsidR="00675791">
        <w:rPr>
          <w:rFonts w:ascii="TimesNewRomanPSMT" w:eastAsia="Times New Roman" w:hAnsi="TimesNewRomanPSMT" w:cs="TimesNewRomanPSMT"/>
          <w:color w:val="auto"/>
          <w:kern w:val="0"/>
          <w:lang w:eastAsia="hu-HU" w:bidi="ar-SA"/>
        </w:rPr>
        <w:t>.</w:t>
      </w:r>
      <w:r w:rsidR="00675791" w:rsidRPr="00603117">
        <w:rPr>
          <w:rFonts w:ascii="TimesNewRomanPSMT" w:eastAsia="Times New Roman" w:hAnsi="TimesNewRomanPSMT" w:cs="TimesNewRomanPSMT"/>
          <w:color w:val="auto"/>
          <w:kern w:val="0"/>
          <w:lang w:eastAsia="hu-HU" w:bidi="ar-SA"/>
        </w:rPr>
        <w:t>-Y</w:t>
      </w:r>
      <w:r w:rsidR="00675791">
        <w:rPr>
          <w:rFonts w:ascii="TimesNewRomanPSMT" w:eastAsia="Times New Roman" w:hAnsi="TimesNewRomanPSMT" w:cs="TimesNewRomanPSMT"/>
          <w:color w:val="auto"/>
          <w:kern w:val="0"/>
          <w:lang w:eastAsia="hu-HU" w:bidi="ar-SA"/>
        </w:rPr>
        <w:t>.</w:t>
      </w:r>
      <w:r w:rsidR="00603117">
        <w:rPr>
          <w:rFonts w:ascii="TimesNewRomanPSMT" w:eastAsia="Times New Roman" w:hAnsi="TimesNewRomanPSMT" w:cs="TimesNewRomanPSMT"/>
          <w:color w:val="auto"/>
          <w:kern w:val="0"/>
          <w:lang w:eastAsia="hu-HU" w:bidi="ar-SA"/>
        </w:rPr>
        <w:t xml:space="preserve">, </w:t>
      </w:r>
      <w:r w:rsidR="00603117" w:rsidRPr="00603117">
        <w:rPr>
          <w:rFonts w:ascii="TimesNewRomanPSMT" w:eastAsia="Times New Roman" w:hAnsi="TimesNewRomanPSMT" w:cs="TimesNewRomanPSMT"/>
          <w:i/>
          <w:color w:val="auto"/>
          <w:kern w:val="0"/>
          <w:lang w:eastAsia="hu-HU" w:bidi="ar-SA"/>
        </w:rPr>
        <w:t>Genetic algorithms for the traveling salesman problem</w:t>
      </w:r>
      <w:r w:rsidR="00603117">
        <w:rPr>
          <w:rFonts w:ascii="TimesNewRomanPSMT" w:eastAsia="Times New Roman" w:hAnsi="TimesNewRomanPSMT" w:cs="TimesNewRomanPSMT"/>
          <w:i/>
          <w:color w:val="auto"/>
          <w:kern w:val="0"/>
          <w:lang w:eastAsia="hu-HU" w:bidi="ar-SA"/>
        </w:rPr>
        <w:t>,</w:t>
      </w:r>
    </w:p>
    <w:p w14:paraId="341897A3" w14:textId="14CC18F5" w:rsidR="00603117" w:rsidRPr="00603117" w:rsidRDefault="001A49A6" w:rsidP="00CF7C46">
      <w:pPr>
        <w:pStyle w:val="SzDSzvegTrzs"/>
        <w:rPr>
          <w:rFonts w:ascii="TimesNewRomanPSMT" w:eastAsia="Times New Roman" w:hAnsi="TimesNewRomanPSMT" w:cs="TimesNewRomanPSMT"/>
          <w:color w:val="auto"/>
          <w:kern w:val="0"/>
          <w:lang w:eastAsia="hu-HU" w:bidi="ar-SA"/>
        </w:rPr>
      </w:pPr>
      <w:r w:rsidRPr="001A49A6">
        <w:rPr>
          <w:rFonts w:ascii="TimesNewRomanPSMT" w:eastAsia="Times New Roman" w:hAnsi="TimesNewRomanPSMT" w:cs="TimesNewRomanPSMT"/>
          <w:color w:val="auto"/>
          <w:kern w:val="0"/>
          <w:lang w:eastAsia="hu-HU" w:bidi="ar-SA"/>
        </w:rPr>
        <w:t>Annals of Operations Research</w:t>
      </w:r>
      <w:r>
        <w:rPr>
          <w:rFonts w:ascii="TimesNewRomanPSMT" w:eastAsia="Times New Roman" w:hAnsi="TimesNewRomanPSMT" w:cs="TimesNewRomanPSMT"/>
          <w:color w:val="auto"/>
          <w:kern w:val="0"/>
          <w:lang w:eastAsia="hu-HU" w:bidi="ar-SA"/>
        </w:rPr>
        <w:t xml:space="preserve">, </w:t>
      </w:r>
      <w:r w:rsidR="0046179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63.,</w:t>
      </w:r>
      <w:r w:rsidR="00461791">
        <w:rPr>
          <w:rFonts w:ascii="TimesNewRomanPSMT" w:eastAsia="Times New Roman" w:hAnsi="TimesNewRomanPSMT" w:cs="TimesNewRomanPSMT"/>
          <w:color w:val="auto"/>
          <w:kern w:val="0"/>
          <w:lang w:eastAsia="hu-HU" w:bidi="ar-SA"/>
        </w:rPr>
        <w:t xml:space="preserve"> pp.</w:t>
      </w:r>
      <w:r>
        <w:rPr>
          <w:rFonts w:ascii="Helvetica" w:hAnsi="Helvetica"/>
          <w:color w:val="333333"/>
          <w:spacing w:val="4"/>
          <w:sz w:val="21"/>
          <w:szCs w:val="21"/>
          <w:shd w:val="clear" w:color="auto" w:fill="FCFCFC"/>
        </w:rPr>
        <w:t xml:space="preserve"> </w:t>
      </w:r>
      <w:r w:rsidRPr="001A49A6">
        <w:rPr>
          <w:rFonts w:ascii="TimesNewRomanPSMT" w:eastAsia="Times New Roman" w:hAnsi="TimesNewRomanPSMT" w:cs="TimesNewRomanPSMT"/>
          <w:color w:val="auto"/>
          <w:kern w:val="0"/>
          <w:lang w:eastAsia="hu-HU" w:bidi="ar-SA"/>
        </w:rPr>
        <w:t>337–370</w:t>
      </w:r>
      <w:r w:rsidR="00461791">
        <w:rPr>
          <w:rFonts w:ascii="TimesNewRomanPSMT" w:eastAsia="Times New Roman" w:hAnsi="TimesNewRomanPSMT" w:cs="TimesNewRomanPSMT"/>
          <w:color w:val="auto"/>
          <w:kern w:val="0"/>
          <w:lang w:eastAsia="hu-HU" w:bidi="ar-SA"/>
        </w:rPr>
        <w:t>, 1996</w:t>
      </w:r>
    </w:p>
    <w:p w14:paraId="350EEBF5" w14:textId="12AA35C9" w:rsidR="0051122F" w:rsidRPr="0051122F" w:rsidRDefault="00E736F1"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[9]</w:t>
      </w:r>
      <w:r w:rsidR="0051122F">
        <w:rPr>
          <w:rFonts w:ascii="TimesNewRomanPSMT" w:eastAsia="Times New Roman" w:hAnsi="TimesNewRomanPSMT" w:cs="TimesNewRomanPSMT"/>
          <w:color w:val="auto"/>
          <w:kern w:val="0"/>
          <w:lang w:eastAsia="hu-HU" w:bidi="ar-SA"/>
        </w:rPr>
        <w:t xml:space="preserve"> </w:t>
      </w:r>
      <w:r w:rsidR="0051122F" w:rsidRPr="0051122F">
        <w:rPr>
          <w:rFonts w:ascii="TimesNewRomanPSMT" w:eastAsia="Times New Roman" w:hAnsi="TimesNewRomanPSMT" w:cs="TimesNewRomanPSMT"/>
          <w:color w:val="auto"/>
          <w:kern w:val="0"/>
          <w:lang w:eastAsia="hu-HU" w:bidi="ar-SA"/>
        </w:rPr>
        <w:t xml:space="preserve">Grefenstette, </w:t>
      </w:r>
      <w:r w:rsidR="009C1A83" w:rsidRPr="0051122F">
        <w:rPr>
          <w:rFonts w:ascii="TimesNewRomanPSMT" w:eastAsia="Times New Roman" w:hAnsi="TimesNewRomanPSMT" w:cs="TimesNewRomanPSMT"/>
          <w:color w:val="auto"/>
          <w:kern w:val="0"/>
          <w:lang w:eastAsia="hu-HU" w:bidi="ar-SA"/>
        </w:rPr>
        <w:t>J. J.</w:t>
      </w:r>
      <w:r w:rsidR="009C1A83">
        <w:rPr>
          <w:rFonts w:ascii="TimesNewRomanPSMT" w:eastAsia="Times New Roman" w:hAnsi="TimesNewRomanPSMT" w:cs="TimesNewRomanPSMT"/>
          <w:color w:val="auto"/>
          <w:kern w:val="0"/>
          <w:lang w:eastAsia="hu-HU" w:bidi="ar-SA"/>
        </w:rPr>
        <w:t xml:space="preserve">, </w:t>
      </w:r>
      <w:r w:rsidR="009C1A83" w:rsidRPr="0051122F">
        <w:rPr>
          <w:rFonts w:ascii="TimesNewRomanPSMT" w:eastAsia="Times New Roman" w:hAnsi="TimesNewRomanPSMT" w:cs="TimesNewRomanPSMT"/>
          <w:color w:val="auto"/>
          <w:kern w:val="0"/>
          <w:lang w:eastAsia="hu-HU" w:bidi="ar-SA"/>
        </w:rPr>
        <w:t>Gopa</w:t>
      </w:r>
      <w:r w:rsidR="009C1A83">
        <w:rPr>
          <w:rFonts w:ascii="TimesNewRomanPSMT" w:eastAsia="Times New Roman" w:hAnsi="TimesNewRomanPSMT" w:cs="TimesNewRomanPSMT"/>
          <w:color w:val="auto"/>
          <w:kern w:val="0"/>
          <w:lang w:eastAsia="hu-HU" w:bidi="ar-SA"/>
        </w:rPr>
        <w:t xml:space="preserve">l, </w:t>
      </w:r>
      <w:r w:rsidR="0051122F" w:rsidRPr="0051122F">
        <w:rPr>
          <w:rFonts w:ascii="TimesNewRomanPSMT" w:eastAsia="Times New Roman" w:hAnsi="TimesNewRomanPSMT" w:cs="TimesNewRomanPSMT"/>
          <w:color w:val="auto"/>
          <w:kern w:val="0"/>
          <w:lang w:eastAsia="hu-HU" w:bidi="ar-SA"/>
        </w:rPr>
        <w:t>R.</w:t>
      </w:r>
      <w:r w:rsidR="009C1A83">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Pr>
          <w:rFonts w:ascii="TimesNewRomanPSMT" w:eastAsia="Times New Roman" w:hAnsi="TimesNewRomanPSMT" w:cs="TimesNewRomanPSMT"/>
          <w:color w:val="auto"/>
          <w:kern w:val="0"/>
          <w:lang w:eastAsia="hu-HU" w:bidi="ar-SA"/>
        </w:rPr>
        <w:t xml:space="preserve">Rosmaita, </w:t>
      </w:r>
      <w:r w:rsidR="009C1A83">
        <w:rPr>
          <w:rFonts w:ascii="TimesNewRomanPSMT" w:eastAsia="Times New Roman" w:hAnsi="TimesNewRomanPSMT" w:cs="TimesNewRomanPSMT"/>
          <w:color w:val="auto"/>
          <w:kern w:val="0"/>
          <w:lang w:eastAsia="hu-HU" w:bidi="ar-SA"/>
        </w:rPr>
        <w:t xml:space="preserve">B. J., </w:t>
      </w:r>
      <w:r w:rsidR="0051122F">
        <w:rPr>
          <w:rFonts w:ascii="TimesNewRomanPSMT" w:eastAsia="Times New Roman" w:hAnsi="TimesNewRomanPSMT" w:cs="TimesNewRomanPSMT"/>
          <w:color w:val="auto"/>
          <w:kern w:val="0"/>
          <w:lang w:eastAsia="hu-HU" w:bidi="ar-SA"/>
        </w:rPr>
        <w:t>Van Gucht</w:t>
      </w:r>
      <w:r w:rsidR="009C1A83">
        <w:rPr>
          <w:rFonts w:ascii="TimesNewRomanPSMT" w:eastAsia="Times New Roman" w:hAnsi="TimesNewRomanPSMT" w:cs="TimesNewRomanPSMT"/>
          <w:color w:val="auto"/>
          <w:kern w:val="0"/>
          <w:lang w:eastAsia="hu-HU" w:bidi="ar-SA"/>
        </w:rPr>
        <w:t>, D.</w:t>
      </w:r>
      <w:r w:rsidR="0051122F">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sidRPr="0051122F">
        <w:rPr>
          <w:rFonts w:ascii="TimesNewRomanPSMT" w:eastAsia="Times New Roman" w:hAnsi="TimesNewRomanPSMT" w:cs="TimesNewRomanPSMT"/>
          <w:i/>
          <w:color w:val="auto"/>
          <w:kern w:val="0"/>
          <w:lang w:eastAsia="hu-HU" w:bidi="ar-SA"/>
        </w:rPr>
        <w:t>Genetic algorithms</w:t>
      </w:r>
    </w:p>
    <w:p w14:paraId="17D23ECF" w14:textId="77777777" w:rsidR="009C1A83"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xml:space="preserve">, </w:t>
      </w:r>
    </w:p>
    <w:p w14:paraId="1132403F" w14:textId="78F05DD8" w:rsidR="0051122F" w:rsidRPr="00CF7C46"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color w:val="auto"/>
          <w:kern w:val="0"/>
          <w:lang w:eastAsia="hu-HU" w:bidi="ar-SA"/>
        </w:rPr>
        <w:t xml:space="preserve">Proceedings of the 1st International Conference on Genetic Algorithms, Mahwah NJ, </w:t>
      </w:r>
      <w:r w:rsidR="00CB7ADA">
        <w:rPr>
          <w:rFonts w:ascii="TimesNewRomanPSMT" w:eastAsia="Times New Roman" w:hAnsi="TimesNewRomanPSMT" w:cs="TimesNewRomanPSMT"/>
          <w:color w:val="auto"/>
          <w:kern w:val="0"/>
          <w:lang w:eastAsia="hu-HU" w:bidi="ar-SA"/>
        </w:rPr>
        <w:t xml:space="preserve">pp. </w:t>
      </w:r>
      <w:r w:rsidRPr="0051122F">
        <w:rPr>
          <w:rFonts w:ascii="TimesNewRomanPSMT" w:eastAsia="Times New Roman" w:hAnsi="TimesNewRomanPSMT" w:cs="TimesNewRomanPSMT"/>
          <w:color w:val="auto"/>
          <w:kern w:val="0"/>
          <w:lang w:eastAsia="hu-HU" w:bidi="ar-SA"/>
        </w:rPr>
        <w:t>160–168</w:t>
      </w:r>
      <w:r w:rsidR="007C4F59">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198</w:t>
      </w:r>
      <w:r w:rsidR="007C4F59">
        <w:rPr>
          <w:rFonts w:ascii="TimesNewRomanPSMT" w:eastAsia="Times New Roman" w:hAnsi="TimesNewRomanPSMT" w:cs="TimesNewRomanPSMT"/>
          <w:color w:val="auto"/>
          <w:kern w:val="0"/>
          <w:lang w:eastAsia="hu-HU" w:bidi="ar-SA"/>
        </w:rPr>
        <w:t>5</w:t>
      </w:r>
    </w:p>
    <w:p w14:paraId="16152E0F" w14:textId="04C229D8" w:rsidR="00E77AEC"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w:t>
      </w:r>
      <w:r w:rsidR="00D264E4">
        <w:rPr>
          <w:rFonts w:ascii="TimesNewRomanPSMT" w:eastAsia="Times New Roman" w:hAnsi="TimesNewRomanPSMT" w:cs="TimesNewRomanPSMT"/>
          <w:color w:val="auto"/>
          <w:kern w:val="0"/>
          <w:lang w:eastAsia="hu-HU" w:bidi="ar-SA"/>
        </w:rPr>
        <w:t xml:space="preserve"> Hatwágner</w:t>
      </w:r>
      <w:r w:rsidR="00CF7C46">
        <w:rPr>
          <w:rFonts w:ascii="TimesNewRomanPSMT" w:eastAsia="Times New Roman" w:hAnsi="TimesNewRomanPSMT" w:cs="TimesNewRomanPSMT"/>
          <w:color w:val="auto"/>
          <w:kern w:val="0"/>
          <w:lang w:eastAsia="hu-HU" w:bidi="ar-SA"/>
        </w:rPr>
        <w:t xml:space="preserve">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w:t>
      </w:r>
      <w:r w:rsidR="00D264E4">
        <w:rPr>
          <w:rFonts w:ascii="TimesNewRomanPSMT" w:eastAsia="Times New Roman" w:hAnsi="TimesNewRomanPSMT" w:cs="TimesNewRomanPSMT"/>
          <w:color w:val="auto"/>
          <w:kern w:val="0"/>
          <w:lang w:eastAsia="hu-HU" w:bidi="ar-SA"/>
        </w:rPr>
        <w:t>m, Műszaki Tudományi Kar, 2012</w:t>
      </w:r>
      <w:r w:rsidR="00D768F0" w:rsidRPr="00CF7C46">
        <w:rPr>
          <w:rFonts w:ascii="TimesNewRomanPSMT" w:eastAsia="Times New Roman" w:hAnsi="TimesNewRomanPSMT" w:cs="TimesNewRomanPSMT"/>
          <w:color w:val="auto"/>
          <w:kern w:val="0"/>
          <w:lang w:eastAsia="hu-HU" w:bidi="ar-SA"/>
        </w:rPr>
        <w:t>.</w:t>
      </w:r>
    </w:p>
    <w:p w14:paraId="10EE6122" w14:textId="2755A8A1" w:rsidR="007D1475" w:rsidRDefault="00B363C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[11</w:t>
      </w:r>
      <w:r w:rsidR="007D1475">
        <w:rPr>
          <w:rFonts w:ascii="TimesNewRomanPSMT" w:eastAsia="Times New Roman" w:hAnsi="TimesNewRomanPSMT" w:cs="TimesNewRomanPSMT"/>
          <w:color w:val="auto"/>
          <w:kern w:val="0"/>
          <w:lang w:eastAsia="hu-HU" w:bidi="ar-SA"/>
        </w:rPr>
        <w:t>] Hibernate</w:t>
      </w:r>
    </w:p>
    <w:p w14:paraId="474F0B41" w14:textId="65663421" w:rsidR="007D1475" w:rsidRPr="00CF7C46" w:rsidRDefault="00D85DDC" w:rsidP="00CF7C46">
      <w:pPr>
        <w:pStyle w:val="SzDSzvegTrzs"/>
        <w:rPr>
          <w:rFonts w:ascii="TimesNewRomanPSMT" w:eastAsia="Times New Roman" w:hAnsi="TimesNewRomanPSMT" w:cs="TimesNewRomanPSMT"/>
          <w:color w:val="auto"/>
          <w:kern w:val="0"/>
          <w:lang w:eastAsia="hu-HU" w:bidi="ar-SA"/>
        </w:rPr>
      </w:pPr>
      <w:hyperlink r:id="rId51"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2B7A6C74" w:rsidR="007D1475"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lastRenderedPageBreak/>
        <w:t>[12]</w:t>
      </w:r>
      <w:r w:rsidR="005A595B" w:rsidRPr="00CF7C46">
        <w:rPr>
          <w:rFonts w:ascii="TimesNewRomanPSMT" w:eastAsia="Times New Roman" w:hAnsi="TimesNewRomanPSMT" w:cs="TimesNewRomanPSMT"/>
          <w:color w:val="auto"/>
          <w:kern w:val="0"/>
          <w:lang w:eastAsia="hu-HU" w:bidi="ar-SA"/>
        </w:rPr>
        <w:t xml:space="preserve"> Holland, J. H.</w:t>
      </w:r>
      <w:r w:rsidR="005A595B">
        <w:rPr>
          <w:rFonts w:ascii="TimesNewRomanPSMT" w:eastAsia="Times New Roman" w:hAnsi="TimesNewRomanPSMT" w:cs="TimesNewRomanPSMT"/>
          <w:color w:val="auto"/>
          <w:kern w:val="0"/>
          <w:lang w:eastAsia="hu-HU" w:bidi="ar-SA"/>
        </w:rPr>
        <w:t xml:space="preserve">: </w:t>
      </w:r>
      <w:r w:rsidR="005A595B" w:rsidRPr="00CF7C46">
        <w:rPr>
          <w:rFonts w:ascii="TimesNewRomanPSMT" w:eastAsia="Times New Roman" w:hAnsi="TimesNewRomanPSMT" w:cs="TimesNewRomanPSMT"/>
          <w:i/>
          <w:color w:val="auto"/>
          <w:kern w:val="0"/>
          <w:lang w:eastAsia="hu-HU" w:bidi="ar-SA"/>
        </w:rPr>
        <w:t>Adaptation in Natural and Artificial Systems</w:t>
      </w:r>
      <w:r w:rsidR="005A595B">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sidR="005A595B">
        <w:rPr>
          <w:rFonts w:ascii="TimesNewRomanPSMT" w:eastAsia="Times New Roman" w:hAnsi="TimesNewRomanPSMT" w:cs="TimesNewRomanPSMT"/>
          <w:color w:val="auto"/>
          <w:kern w:val="0"/>
          <w:lang w:eastAsia="hu-HU" w:bidi="ar-SA"/>
        </w:rPr>
        <w:t>Press, Ann Arbor, (1975).</w:t>
      </w:r>
    </w:p>
    <w:p w14:paraId="25F346B1" w14:textId="02A6EE1D" w:rsidR="00AC3351"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[13]</w:t>
      </w:r>
      <w:r w:rsidR="00D942FD">
        <w:rPr>
          <w:rFonts w:ascii="TimesNewRomanPSMT" w:eastAsia="Times New Roman" w:hAnsi="TimesNewRomanPSMT" w:cs="TimesNewRomanPSMT"/>
          <w:color w:val="auto"/>
          <w:kern w:val="0"/>
          <w:lang w:eastAsia="hu-HU" w:bidi="ar-SA"/>
        </w:rPr>
        <w:t xml:space="preserve"> </w:t>
      </w:r>
      <w:r w:rsidR="00D942FD" w:rsidRPr="00D942FD">
        <w:rPr>
          <w:rFonts w:ascii="TimesNewRomanPSMT" w:eastAsia="Times New Roman" w:hAnsi="TimesNewRomanPSMT" w:cs="TimesNewRomanPSMT"/>
          <w:color w:val="auto"/>
          <w:kern w:val="0"/>
          <w:lang w:eastAsia="hu-HU" w:bidi="ar-SA"/>
        </w:rPr>
        <w:t>Puljic´</w:t>
      </w:r>
      <w:r w:rsidR="0040073B">
        <w:rPr>
          <w:rFonts w:ascii="TimesNewRomanPSMT" w:eastAsia="Times New Roman" w:hAnsi="TimesNewRomanPSMT" w:cs="TimesNewRomanPSMT"/>
          <w:color w:val="auto"/>
          <w:kern w:val="0"/>
          <w:lang w:eastAsia="hu-HU" w:bidi="ar-SA"/>
        </w:rPr>
        <w:t>, K.,</w:t>
      </w:r>
      <w:r w:rsidR="00D942FD" w:rsidRPr="00D942FD">
        <w:rPr>
          <w:rFonts w:ascii="TimesNewRomanPSMT" w:eastAsia="Times New Roman" w:hAnsi="TimesNewRomanPSMT" w:cs="TimesNewRomanPSMT"/>
          <w:color w:val="auto"/>
          <w:kern w:val="0"/>
          <w:lang w:eastAsia="hu-HU" w:bidi="ar-SA"/>
        </w:rPr>
        <w:t xml:space="preserve"> Manger</w:t>
      </w:r>
      <w:r w:rsidR="00D942FD">
        <w:rPr>
          <w:rFonts w:ascii="TimesNewRomanPSMT" w:eastAsia="Times New Roman" w:hAnsi="TimesNewRomanPSMT" w:cs="TimesNewRomanPSMT"/>
          <w:color w:val="auto"/>
          <w:kern w:val="0"/>
          <w:lang w:eastAsia="hu-HU" w:bidi="ar-SA"/>
        </w:rPr>
        <w:t xml:space="preserve">, </w:t>
      </w:r>
      <w:r w:rsidR="0040073B">
        <w:rPr>
          <w:rFonts w:ascii="TimesNewRomanPSMT" w:eastAsia="Times New Roman" w:hAnsi="TimesNewRomanPSMT" w:cs="TimesNewRomanPSMT"/>
          <w:color w:val="auto"/>
          <w:kern w:val="0"/>
          <w:lang w:eastAsia="hu-HU" w:bidi="ar-SA"/>
        </w:rPr>
        <w:t xml:space="preserve">R., </w:t>
      </w:r>
      <w:r w:rsidR="00D942FD" w:rsidRPr="00CF7C46">
        <w:rPr>
          <w:rFonts w:ascii="TimesNewRomanPSMT" w:eastAsia="Times New Roman" w:hAnsi="TimesNewRomanPSMT" w:cs="TimesNewRomanPSMT"/>
          <w:i/>
          <w:color w:val="auto"/>
          <w:kern w:val="0"/>
          <w:lang w:eastAsia="hu-HU" w:bidi="ar-SA"/>
        </w:rPr>
        <w:t xml:space="preserve">Comparison of eight evolutionary crossover operators for the vehicle routing problem, </w:t>
      </w:r>
    </w:p>
    <w:p w14:paraId="75B0C048" w14:textId="2925CDD3" w:rsidR="00D942FD" w:rsidRDefault="00D942FD"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Mathematical Communications</w:t>
      </w:r>
      <w:r>
        <w:rPr>
          <w:rFonts w:ascii="TimesNewRomanPSMT" w:eastAsia="Times New Roman" w:hAnsi="TimesNewRomanPSMT" w:cs="TimesNewRomanPSMT"/>
          <w:color w:val="auto"/>
          <w:kern w:val="0"/>
          <w:lang w:eastAsia="hu-HU" w:bidi="ar-SA"/>
        </w:rPr>
        <w:t xml:space="preserve">, </w:t>
      </w:r>
      <w:r w:rsidR="00AC335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 xml:space="preserve">18, </w:t>
      </w:r>
      <w:r w:rsidR="00AC3351">
        <w:rPr>
          <w:rFonts w:ascii="TimesNewRomanPSMT" w:eastAsia="Times New Roman" w:hAnsi="TimesNewRomanPSMT" w:cs="TimesNewRomanPSMT"/>
          <w:color w:val="auto"/>
          <w:kern w:val="0"/>
          <w:lang w:eastAsia="hu-HU" w:bidi="ar-SA"/>
        </w:rPr>
        <w:t>pp. 359–375, 2013</w:t>
      </w:r>
    </w:p>
    <w:p w14:paraId="36D3B46C" w14:textId="00DC47B7" w:rsidR="00416A6F" w:rsidRDefault="00E736F1"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[14]</w:t>
      </w:r>
      <w:r w:rsidR="00416A6F">
        <w:rPr>
          <w:rFonts w:ascii="TimesNewRomanPSMT" w:eastAsia="Times New Roman" w:hAnsi="TimesNewRomanPSMT" w:cs="TimesNewRomanPSMT"/>
          <w:color w:val="auto"/>
          <w:kern w:val="0"/>
          <w:lang w:eastAsia="hu-HU" w:bidi="ar-SA"/>
        </w:rPr>
        <w:t xml:space="preserve"> HTML</w:t>
      </w:r>
    </w:p>
    <w:p w14:paraId="0302333D" w14:textId="649B2F9C" w:rsidR="00416A6F" w:rsidRDefault="00D85DDC" w:rsidP="005A595B">
      <w:pPr>
        <w:pStyle w:val="SzDSzvegTrzs"/>
      </w:pPr>
      <w:hyperlink r:id="rId52" w:history="1">
        <w:r w:rsidR="00416A6F" w:rsidRPr="00B33B6B">
          <w:rPr>
            <w:rStyle w:val="Hiperhivatkozs"/>
          </w:rPr>
          <w:t>https://developer.mozilla.org/hu/docs/Web/HTML</w:t>
        </w:r>
      </w:hyperlink>
      <w:r w:rsidR="00416A6F">
        <w:t>, 2019.02.16.</w:t>
      </w:r>
    </w:p>
    <w:p w14:paraId="307E66C3" w14:textId="6BBB2002" w:rsidR="00780792" w:rsidRDefault="00E736F1" w:rsidP="005A595B">
      <w:pPr>
        <w:pStyle w:val="SzDSzvegTrzs"/>
      </w:pPr>
      <w:r>
        <w:t>[15]</w:t>
      </w:r>
      <w:r w:rsidR="00780792">
        <w:t xml:space="preserve"> JavaScript</w:t>
      </w:r>
    </w:p>
    <w:p w14:paraId="3D63635A" w14:textId="2320B3BE" w:rsidR="00780792" w:rsidRDefault="00D85DDC" w:rsidP="005A595B">
      <w:pPr>
        <w:pStyle w:val="SzDSzvegTrzs"/>
      </w:pPr>
      <w:hyperlink r:id="rId53" w:history="1">
        <w:r w:rsidR="00780792" w:rsidRPr="00B33B6B">
          <w:rPr>
            <w:rStyle w:val="Hiperhivatkozs"/>
          </w:rPr>
          <w:t>https://developer.mozilla.org/hu/docs/Web/JavaScript</w:t>
        </w:r>
      </w:hyperlink>
      <w:r w:rsidR="00780792">
        <w:t>, 2019.02.16.</w:t>
      </w:r>
    </w:p>
    <w:p w14:paraId="389C493B" w14:textId="301688DE" w:rsidR="00724C40" w:rsidRDefault="00E736F1" w:rsidP="005A595B">
      <w:pPr>
        <w:pStyle w:val="SzDSzvegTrzs"/>
      </w:pPr>
      <w:r>
        <w:t>[16]</w:t>
      </w:r>
      <w:r w:rsidR="00724C40">
        <w:t xml:space="preserve"> Maven</w:t>
      </w:r>
    </w:p>
    <w:p w14:paraId="3EB403C2" w14:textId="7DEDF2CB" w:rsidR="00724C40" w:rsidRDefault="00D85DDC" w:rsidP="005A595B">
      <w:pPr>
        <w:pStyle w:val="SzDSzvegTrzs"/>
        <w:rPr>
          <w:rFonts w:ascii="TimesNewRomanPSMT" w:eastAsia="Times New Roman" w:hAnsi="TimesNewRomanPSMT" w:cs="TimesNewRomanPSMT"/>
          <w:color w:val="auto"/>
          <w:kern w:val="0"/>
          <w:lang w:eastAsia="hu-HU" w:bidi="ar-SA"/>
        </w:rPr>
      </w:pPr>
      <w:hyperlink r:id="rId54"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7EDD58FE" w14:textId="77777777" w:rsidR="00A11667" w:rsidRDefault="00E736F1"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[17]</w:t>
      </w:r>
      <w:r w:rsidR="006420F7">
        <w:rPr>
          <w:rFonts w:ascii="TimesNewRomanPSMT" w:eastAsia="Times New Roman" w:hAnsi="TimesNewRomanPSMT" w:cs="TimesNewRomanPSMT"/>
          <w:color w:val="auto"/>
          <w:kern w:val="0"/>
          <w:lang w:eastAsia="hu-HU" w:bidi="ar-SA"/>
        </w:rPr>
        <w:t xml:space="preserve"> Mitchell, M.: </w:t>
      </w:r>
      <w:r w:rsidR="006420F7" w:rsidRPr="00CF7C46">
        <w:rPr>
          <w:rFonts w:ascii="TimesNewRomanPSMT" w:eastAsia="Times New Roman" w:hAnsi="TimesNewRomanPSMT" w:cs="TimesNewRomanPSMT"/>
          <w:i/>
          <w:color w:val="auto"/>
          <w:kern w:val="0"/>
          <w:lang w:eastAsia="hu-HU" w:bidi="ar-SA"/>
        </w:rPr>
        <w:t>An introduction to Genetic Alogrithms</w:t>
      </w:r>
      <w:r w:rsidR="00A11667">
        <w:rPr>
          <w:rFonts w:ascii="TimesNewRomanPSMT" w:eastAsia="Times New Roman" w:hAnsi="TimesNewRomanPSMT" w:cs="TimesNewRomanPSMT"/>
          <w:color w:val="auto"/>
          <w:kern w:val="0"/>
          <w:lang w:eastAsia="hu-HU" w:bidi="ar-SA"/>
        </w:rPr>
        <w:t>,</w:t>
      </w:r>
    </w:p>
    <w:p w14:paraId="18CD7708" w14:textId="0089F17B" w:rsidR="006420F7" w:rsidRDefault="006420F7" w:rsidP="005A595B">
      <w:pPr>
        <w:pStyle w:val="SzDSzvegTrzs"/>
        <w:rPr>
          <w:rFonts w:ascii="TimesNewRomanPSMT" w:eastAsia="Times New Roman" w:hAnsi="TimesNewRomanPSMT" w:cs="TimesNewRomanPSMT"/>
          <w:color w:val="auto"/>
          <w:kern w:val="0"/>
          <w:lang w:eastAsia="hu-HU" w:bidi="ar-SA"/>
        </w:rPr>
      </w:pPr>
      <w:r w:rsidRPr="006420F7">
        <w:rPr>
          <w:rFonts w:ascii="TimesNewRomanPSMT" w:eastAsia="Times New Roman" w:hAnsi="TimesNewRomanPSMT" w:cs="TimesNewRomanPSMT"/>
          <w:color w:val="auto"/>
          <w:kern w:val="0"/>
          <w:lang w:eastAsia="hu-HU" w:bidi="ar-SA"/>
        </w:rPr>
        <w:t>A Bradford Book</w:t>
      </w:r>
      <w:r w:rsidR="00447161">
        <w:rPr>
          <w:rFonts w:ascii="TimesNewRomanPSMT" w:eastAsia="Times New Roman" w:hAnsi="TimesNewRomanPSMT" w:cs="TimesNewRomanPSMT"/>
          <w:color w:val="auto"/>
          <w:kern w:val="0"/>
          <w:lang w:eastAsia="hu-HU" w:bidi="ar-SA"/>
        </w:rPr>
        <w:t>,</w:t>
      </w:r>
      <w:r w:rsidRPr="006420F7">
        <w:rPr>
          <w:rFonts w:ascii="TimesNewRomanPSMT" w:eastAsia="Times New Roman" w:hAnsi="TimesNewRomanPSMT" w:cs="TimesNewRomanPSMT"/>
          <w:color w:val="auto"/>
          <w:kern w:val="0"/>
          <w:lang w:eastAsia="hu-HU" w:bidi="ar-SA"/>
        </w:rPr>
        <w:t xml:space="preserve"> The</w:t>
      </w:r>
      <w:r>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MIT Press Cambridge, MA, USA</w:t>
      </w:r>
      <w:r w:rsidR="00447161">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 xml:space="preserve"> </w:t>
      </w:r>
      <w:r w:rsidR="00D264E4">
        <w:rPr>
          <w:rFonts w:ascii="TimesNewRomanPSMT" w:eastAsia="Times New Roman" w:hAnsi="TimesNewRomanPSMT" w:cs="TimesNewRomanPSMT"/>
          <w:color w:val="auto"/>
          <w:kern w:val="0"/>
          <w:lang w:eastAsia="hu-HU" w:bidi="ar-SA"/>
        </w:rPr>
        <w:t>1998</w:t>
      </w:r>
    </w:p>
    <w:p w14:paraId="38434D15" w14:textId="7747FB60" w:rsidR="00D518DA" w:rsidRDefault="00E736F1" w:rsidP="005A595B">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[18]</w:t>
      </w:r>
      <w:r w:rsidR="00DB2916">
        <w:rPr>
          <w:rFonts w:ascii="TimesNewRomanPSMT" w:eastAsia="Times New Roman" w:hAnsi="TimesNewRomanPSMT" w:cs="TimesNewRomanPSMT"/>
          <w:color w:val="auto"/>
          <w:kern w:val="0"/>
          <w:lang w:eastAsia="hu-HU" w:bidi="ar-SA"/>
        </w:rPr>
        <w:t xml:space="preserve"> </w:t>
      </w:r>
      <w:r w:rsidR="00DB2916" w:rsidRPr="00DB2916">
        <w:rPr>
          <w:rFonts w:ascii="TimesNewRomanPSMT" w:eastAsia="Times New Roman" w:hAnsi="TimesNewRomanPSMT" w:cs="TimesNewRomanPSMT"/>
          <w:color w:val="auto"/>
          <w:kern w:val="0"/>
          <w:lang w:eastAsia="hu-HU" w:bidi="ar-SA"/>
        </w:rPr>
        <w:t>Christofides</w:t>
      </w:r>
      <w:r w:rsidR="00E71392">
        <w:rPr>
          <w:rFonts w:ascii="TimesNewRomanPSMT" w:eastAsia="Times New Roman" w:hAnsi="TimesNewRomanPSMT" w:cs="TimesNewRomanPSMT"/>
          <w:color w:val="auto"/>
          <w:kern w:val="0"/>
          <w:lang w:eastAsia="hu-HU" w:bidi="ar-SA"/>
        </w:rPr>
        <w:t xml:space="preserve"> N</w:t>
      </w:r>
      <w:r w:rsidR="00DB2916">
        <w:rPr>
          <w:rFonts w:ascii="TimesNewRomanPSMT" w:eastAsia="Times New Roman" w:hAnsi="TimesNewRomanPSMT" w:cs="TimesNewRomanPSMT"/>
          <w:color w:val="auto"/>
          <w:kern w:val="0"/>
          <w:lang w:eastAsia="hu-HU" w:bidi="ar-SA"/>
        </w:rPr>
        <w:t xml:space="preserve">: </w:t>
      </w:r>
      <w:r w:rsidR="00DB2916"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D518DA">
        <w:rPr>
          <w:rFonts w:ascii="TimesNewRomanPSMT" w:eastAsia="Times New Roman" w:hAnsi="TimesNewRomanPSMT" w:cs="TimesNewRomanPSMT"/>
          <w:i/>
          <w:color w:val="auto"/>
          <w:kern w:val="0"/>
          <w:lang w:eastAsia="hu-HU" w:bidi="ar-SA"/>
        </w:rPr>
        <w:t>,</w:t>
      </w:r>
    </w:p>
    <w:p w14:paraId="598FE7EF" w14:textId="25B5575F" w:rsidR="00DB2916" w:rsidRDefault="00D518DA" w:rsidP="005A595B">
      <w:pPr>
        <w:pStyle w:val="SzDSzvegTrzs"/>
        <w:rPr>
          <w:rFonts w:ascii="TimesNewRomanPSMT" w:eastAsia="Times New Roman" w:hAnsi="TimesNewRomanPSMT" w:cs="TimesNewRomanPSMT"/>
          <w:color w:val="auto"/>
          <w:kern w:val="0"/>
          <w:lang w:eastAsia="hu-HU" w:bidi="ar-SA"/>
        </w:rPr>
      </w:pPr>
      <w:r w:rsidRPr="00D518DA">
        <w:rPr>
          <w:rFonts w:ascii="TimesNewRomanPSMT" w:eastAsia="Times New Roman" w:hAnsi="TimesNewRomanPSMT" w:cs="TimesNewRomanPSMT"/>
          <w:i/>
          <w:color w:val="auto"/>
          <w:kern w:val="0"/>
          <w:lang w:eastAsia="hu-HU" w:bidi="ar-SA"/>
        </w:rPr>
        <w:t xml:space="preserve">Management sciences research report </w:t>
      </w:r>
      <w:r w:rsidR="00395CFD" w:rsidRPr="00395CFD">
        <w:rPr>
          <w:rFonts w:ascii="TimesNewRomanPSMT" w:eastAsia="Times New Roman" w:hAnsi="TimesNewRomanPSMT" w:cs="TimesNewRomanPSMT"/>
          <w:i/>
          <w:color w:val="auto"/>
          <w:kern w:val="0"/>
          <w:lang w:eastAsia="hu-HU" w:bidi="ar-SA"/>
        </w:rPr>
        <w:t>388</w:t>
      </w:r>
      <w:r>
        <w:rPr>
          <w:rFonts w:ascii="TimesNewRomanPSMT" w:eastAsia="Times New Roman" w:hAnsi="TimesNewRomanPSMT" w:cs="TimesNewRomanPSMT"/>
          <w:i/>
          <w:color w:val="auto"/>
          <w:kern w:val="0"/>
          <w:lang w:eastAsia="hu-HU" w:bidi="ar-SA"/>
        </w:rPr>
        <w:t>.</w:t>
      </w:r>
      <w:r w:rsidR="00395CFD" w:rsidRPr="00395CFD">
        <w:rPr>
          <w:rFonts w:ascii="TimesNewRomanPSMT" w:eastAsia="Times New Roman" w:hAnsi="TimesNewRomanPSMT" w:cs="TimesNewRomanPSMT"/>
          <w:i/>
          <w:color w:val="auto"/>
          <w:kern w:val="0"/>
          <w:lang w:eastAsia="hu-HU" w:bidi="ar-SA"/>
        </w:rPr>
        <w:t>,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2591FEB6" w14:textId="7AAECBA5" w:rsidR="00AC6673" w:rsidRDefault="009515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[19]</w:t>
      </w:r>
      <w:r w:rsidR="00F45192">
        <w:rPr>
          <w:rFonts w:ascii="TimesNewRomanPSMT" w:eastAsia="Times New Roman" w:hAnsi="TimesNewRomanPSMT" w:cs="TimesNewRomanPSMT"/>
          <w:color w:val="auto"/>
          <w:kern w:val="0"/>
          <w:lang w:eastAsia="hu-HU" w:bidi="ar-SA"/>
        </w:rPr>
        <w:t xml:space="preserve"> </w:t>
      </w:r>
      <w:r w:rsidR="00F45192" w:rsidRPr="00F45192">
        <w:rPr>
          <w:rFonts w:ascii="TimesNewRomanPSMT" w:eastAsia="Times New Roman" w:hAnsi="TimesNewRomanPSMT" w:cs="TimesNewRomanPSMT"/>
          <w:color w:val="auto"/>
          <w:kern w:val="0"/>
          <w:lang w:eastAsia="hu-HU" w:bidi="ar-SA"/>
        </w:rPr>
        <w:t>Rechenberg</w:t>
      </w:r>
      <w:r w:rsidR="007734D9">
        <w:rPr>
          <w:rFonts w:ascii="TimesNewRomanPSMT" w:eastAsia="Times New Roman" w:hAnsi="TimesNewRomanPSMT" w:cs="TimesNewRomanPSMT"/>
          <w:color w:val="auto"/>
          <w:kern w:val="0"/>
          <w:lang w:eastAsia="hu-HU" w:bidi="ar-SA"/>
        </w:rPr>
        <w:t>,</w:t>
      </w:r>
      <w:r w:rsidR="00F45192">
        <w:rPr>
          <w:rFonts w:ascii="Georgia" w:hAnsi="Georgia"/>
          <w:color w:val="333333"/>
          <w:spacing w:val="2"/>
          <w:sz w:val="26"/>
          <w:szCs w:val="26"/>
          <w:shd w:val="clear" w:color="auto" w:fill="FCFCFC"/>
        </w:rPr>
        <w:t xml:space="preserve"> </w:t>
      </w:r>
      <w:r w:rsidR="00F45192" w:rsidRPr="00F45192">
        <w:rPr>
          <w:rFonts w:ascii="TimesNewRomanPSMT" w:eastAsia="Times New Roman" w:hAnsi="TimesNewRomanPSMT" w:cs="TimesNewRomanPSMT"/>
          <w:color w:val="auto"/>
          <w:kern w:val="0"/>
          <w:lang w:eastAsia="hu-HU" w:bidi="ar-SA"/>
        </w:rPr>
        <w:t>I</w:t>
      </w:r>
      <w:r w:rsidR="00F45192">
        <w:rPr>
          <w:rFonts w:ascii="TimesNewRomanPSMT" w:eastAsia="Times New Roman" w:hAnsi="TimesNewRomanPSMT" w:cs="TimesNewRomanPSMT"/>
          <w:color w:val="auto"/>
          <w:kern w:val="0"/>
          <w:lang w:eastAsia="hu-HU" w:bidi="ar-SA"/>
        </w:rPr>
        <w:t xml:space="preserve">.: </w:t>
      </w:r>
      <w:r w:rsidR="00F45192" w:rsidRPr="00F45192">
        <w:rPr>
          <w:rFonts w:ascii="TimesNewRomanPSMT" w:eastAsia="Times New Roman" w:hAnsi="TimesNewRomanPSMT" w:cs="TimesNewRomanPSMT"/>
          <w:i/>
          <w:color w:val="auto"/>
          <w:kern w:val="0"/>
          <w:lang w:eastAsia="hu-HU" w:bidi="ar-SA"/>
        </w:rPr>
        <w:t>Cybernetic solution path of an experimental problem</w:t>
      </w:r>
    </w:p>
    <w:p w14:paraId="1D5C1E8A" w14:textId="417E3265" w:rsidR="00F45192" w:rsidRDefault="00AC6673" w:rsidP="005A595B">
      <w:pPr>
        <w:pStyle w:val="SzDSzvegTrzs"/>
        <w:rPr>
          <w:rFonts w:ascii="TimesNewRomanPSMT" w:eastAsia="Times New Roman" w:hAnsi="TimesNewRomanPSMT" w:cs="TimesNewRomanPSMT"/>
          <w:color w:val="auto"/>
          <w:kern w:val="0"/>
          <w:lang w:eastAsia="hu-HU" w:bidi="ar-SA"/>
        </w:rPr>
      </w:pPr>
      <w:r w:rsidRPr="00AC6673">
        <w:rPr>
          <w:rFonts w:ascii="TimesNewRomanPSMT" w:eastAsia="Times New Roman" w:hAnsi="TimesNewRomanPSMT" w:cs="TimesNewRomanPSMT"/>
          <w:color w:val="auto"/>
          <w:kern w:val="0"/>
          <w:lang w:eastAsia="hu-HU" w:bidi="ar-SA"/>
        </w:rPr>
        <w:t>Library Translation 1122, Royal Aircraft Establishment, Farnborough, Hampshire, UK, 1965.</w:t>
      </w:r>
    </w:p>
    <w:p w14:paraId="720C432F" w14:textId="38DA40CD" w:rsidR="00F45192" w:rsidRDefault="00951516"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[20]</w:t>
      </w:r>
      <w:r w:rsidR="00F45192">
        <w:rPr>
          <w:rFonts w:ascii="TimesNewRomanPSMT" w:eastAsia="Times New Roman" w:hAnsi="TimesNewRomanPSMT" w:cs="TimesNewRomanPSMT"/>
          <w:color w:val="auto"/>
          <w:kern w:val="0"/>
          <w:lang w:eastAsia="hu-HU" w:bidi="ar-SA"/>
        </w:rPr>
        <w:t xml:space="preserve"> Rechenberg, I.: </w:t>
      </w:r>
      <w:r w:rsidR="00F45192">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3ACEEF8E"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sidR="00AC6673">
        <w:rPr>
          <w:rFonts w:ascii="TimesNewRomanPSMT" w:eastAsia="Times New Roman" w:hAnsi="TimesNewRomanPSMT" w:cs="TimesNewRomanPSMT"/>
          <w:color w:val="auto"/>
          <w:kern w:val="0"/>
          <w:lang w:eastAsia="hu-HU" w:bidi="ar-SA"/>
        </w:rPr>
        <w:t xml:space="preserve">, Fromman-Holzboog, Stuttgart, </w:t>
      </w:r>
      <w:r>
        <w:rPr>
          <w:rFonts w:ascii="TimesNewRomanPSMT" w:eastAsia="Times New Roman" w:hAnsi="TimesNewRomanPSMT" w:cs="TimesNewRomanPSMT"/>
          <w:color w:val="auto"/>
          <w:kern w:val="0"/>
          <w:lang w:eastAsia="hu-HU" w:bidi="ar-SA"/>
        </w:rPr>
        <w:t>1973.</w:t>
      </w:r>
    </w:p>
    <w:p w14:paraId="62EAFDEF" w14:textId="77777777" w:rsidR="00324BCB" w:rsidRDefault="00951516" w:rsidP="00FB32D9">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[21]</w:t>
      </w:r>
      <w:r w:rsidR="003709BE">
        <w:rPr>
          <w:rFonts w:ascii="TimesNewRomanPSMT" w:eastAsia="Times New Roman" w:hAnsi="TimesNewRomanPSMT" w:cs="TimesNewRomanPSMT"/>
          <w:color w:val="auto"/>
          <w:kern w:val="0"/>
          <w:lang w:eastAsia="hu-HU" w:bidi="ar-SA"/>
        </w:rPr>
        <w:t xml:space="preserve"> </w:t>
      </w:r>
      <w:r w:rsidR="003709BE" w:rsidRPr="00C43F9D">
        <w:rPr>
          <w:rFonts w:ascii="TimesNewRomanPSMT" w:eastAsia="Times New Roman" w:hAnsi="TimesNewRomanPSMT" w:cs="TimesNewRomanPSMT"/>
          <w:color w:val="auto"/>
          <w:kern w:val="0"/>
          <w:lang w:eastAsia="hu-HU" w:bidi="ar-SA"/>
        </w:rPr>
        <w:t xml:space="preserve">Chacon, </w:t>
      </w:r>
      <w:r w:rsidR="00324BCB">
        <w:rPr>
          <w:rFonts w:ascii="TimesNewRomanPSMT" w:eastAsia="Times New Roman" w:hAnsi="TimesNewRomanPSMT" w:cs="TimesNewRomanPSMT"/>
          <w:color w:val="auto"/>
          <w:kern w:val="0"/>
          <w:lang w:eastAsia="hu-HU" w:bidi="ar-SA"/>
        </w:rPr>
        <w:t xml:space="preserve">S., </w:t>
      </w:r>
      <w:r w:rsidR="003709BE" w:rsidRPr="00C43F9D">
        <w:rPr>
          <w:rFonts w:ascii="TimesNewRomanPSMT" w:eastAsia="Times New Roman" w:hAnsi="TimesNewRomanPSMT" w:cs="TimesNewRomanPSMT"/>
          <w:color w:val="auto"/>
          <w:kern w:val="0"/>
          <w:lang w:eastAsia="hu-HU" w:bidi="ar-SA"/>
        </w:rPr>
        <w:t>Straub</w:t>
      </w:r>
      <w:r w:rsidR="00324BCB">
        <w:rPr>
          <w:rFonts w:ascii="TimesNewRomanPSMT" w:eastAsia="Times New Roman" w:hAnsi="TimesNewRomanPSMT" w:cs="TimesNewRomanPSMT"/>
          <w:color w:val="auto"/>
          <w:kern w:val="0"/>
          <w:lang w:eastAsia="hu-HU" w:bidi="ar-SA"/>
        </w:rPr>
        <w:t>, B.</w:t>
      </w:r>
      <w:r w:rsidR="003709BE">
        <w:rPr>
          <w:rFonts w:ascii="TimesNewRomanPSMT" w:eastAsia="Times New Roman" w:hAnsi="TimesNewRomanPSMT" w:cs="TimesNewRomanPSMT"/>
          <w:color w:val="auto"/>
          <w:kern w:val="0"/>
          <w:lang w:eastAsia="hu-HU" w:bidi="ar-SA"/>
        </w:rPr>
        <w:t>:</w:t>
      </w:r>
      <w:r w:rsidR="003709BE" w:rsidRPr="00C43F9D">
        <w:t xml:space="preserve"> </w:t>
      </w:r>
      <w:r w:rsidR="003709BE" w:rsidRPr="00C43F9D">
        <w:rPr>
          <w:rFonts w:ascii="TimesNewRomanPSMT" w:eastAsia="Times New Roman" w:hAnsi="TimesNewRomanPSMT" w:cs="TimesNewRomanPSMT"/>
          <w:i/>
          <w:color w:val="auto"/>
          <w:kern w:val="0"/>
          <w:lang w:eastAsia="hu-HU" w:bidi="ar-SA"/>
        </w:rPr>
        <w:t>Pro Git</w:t>
      </w:r>
      <w:r w:rsidR="003709BE">
        <w:rPr>
          <w:rFonts w:ascii="TimesNewRomanPSMT" w:eastAsia="Times New Roman" w:hAnsi="TimesNewRomanPSMT" w:cs="TimesNewRomanPSMT"/>
          <w:i/>
          <w:color w:val="auto"/>
          <w:kern w:val="0"/>
          <w:lang w:eastAsia="hu-HU" w:bidi="ar-SA"/>
        </w:rPr>
        <w:t xml:space="preserve"> (</w:t>
      </w:r>
      <w:r w:rsidR="003709BE" w:rsidRPr="00C43F9D">
        <w:rPr>
          <w:rFonts w:ascii="TimesNewRomanPSMT" w:eastAsia="Times New Roman" w:hAnsi="TimesNewRomanPSMT" w:cs="TimesNewRomanPSMT"/>
          <w:i/>
          <w:color w:val="auto"/>
          <w:kern w:val="0"/>
          <w:lang w:eastAsia="hu-HU" w:bidi="ar-SA"/>
        </w:rPr>
        <w:t>Version 2.1.122</w:t>
      </w:r>
      <w:r w:rsidR="003709BE">
        <w:rPr>
          <w:rFonts w:ascii="TimesNewRomanPSMT" w:eastAsia="Times New Roman" w:hAnsi="TimesNewRomanPSMT" w:cs="TimesNewRomanPSMT"/>
          <w:i/>
          <w:color w:val="auto"/>
          <w:kern w:val="0"/>
          <w:lang w:eastAsia="hu-HU" w:bidi="ar-SA"/>
        </w:rPr>
        <w:t xml:space="preserve">), </w:t>
      </w:r>
    </w:p>
    <w:p w14:paraId="0E8CBC37" w14:textId="53CFB8A2" w:rsidR="003709BE" w:rsidRDefault="003709BE" w:rsidP="00FB32D9">
      <w:pPr>
        <w:pStyle w:val="SzDSzvegTrzs"/>
        <w:rPr>
          <w:rFonts w:ascii="TimesNewRomanPSMT" w:eastAsia="Times New Roman" w:hAnsi="TimesNewRomanPSMT" w:cs="TimesNewRomanPSMT"/>
          <w:color w:val="auto"/>
          <w:kern w:val="0"/>
          <w:lang w:eastAsia="hu-HU" w:bidi="ar-SA"/>
        </w:rPr>
      </w:pP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28225D00" w14:textId="77777777" w:rsidR="00D264E4" w:rsidRDefault="00951516" w:rsidP="00F45192">
      <w:pPr>
        <w:pStyle w:val="SzDSzvegTrzs"/>
        <w:rPr>
          <w:i/>
          <w:lang w:eastAsia="hu-HU" w:bidi="ar-SA"/>
        </w:rPr>
      </w:pPr>
      <w:r>
        <w:rPr>
          <w:lang w:eastAsia="hu-HU" w:bidi="ar-SA"/>
        </w:rPr>
        <w:t>[22]</w:t>
      </w:r>
      <w:r w:rsidR="00FB32D9" w:rsidRPr="00FB32D9">
        <w:rPr>
          <w:lang w:eastAsia="hu-HU" w:bidi="ar-SA"/>
        </w:rPr>
        <w:t xml:space="preserve"> Sivanandam, S.N., Deepa, S. N.: </w:t>
      </w:r>
      <w:r w:rsidR="00FB32D9" w:rsidRPr="00FB32D9">
        <w:rPr>
          <w:i/>
          <w:lang w:eastAsia="hu-HU" w:bidi="ar-SA"/>
        </w:rPr>
        <w:t>Introduction to Genetic Algorithms</w:t>
      </w:r>
      <w:r w:rsidR="00FB32D9">
        <w:rPr>
          <w:i/>
          <w:lang w:eastAsia="hu-HU" w:bidi="ar-SA"/>
        </w:rPr>
        <w:t xml:space="preserve">, </w:t>
      </w:r>
    </w:p>
    <w:p w14:paraId="01808AE3" w14:textId="07459E91" w:rsidR="00FB32D9" w:rsidRPr="00FB32D9" w:rsidRDefault="00B032F2" w:rsidP="00F45192">
      <w:pPr>
        <w:pStyle w:val="SzDSzvegTrzs"/>
        <w:rPr>
          <w:lang w:eastAsia="hu-HU" w:bidi="ar-SA"/>
        </w:rPr>
      </w:pPr>
      <w:r w:rsidRPr="00B032F2">
        <w:rPr>
          <w:lang w:eastAsia="hu-HU" w:bidi="ar-SA"/>
        </w:rPr>
        <w:t>Springer Publishing Company</w:t>
      </w:r>
      <w:r w:rsidR="00D264E4">
        <w:rPr>
          <w:lang w:eastAsia="hu-HU" w:bidi="ar-SA"/>
        </w:rPr>
        <w:t>, 2008</w:t>
      </w:r>
    </w:p>
    <w:p w14:paraId="53B4CB3C" w14:textId="77777777" w:rsidR="00B032F2" w:rsidRDefault="00951516" w:rsidP="000E6345">
      <w:pPr>
        <w:pStyle w:val="SzDSzvegTrzs"/>
        <w:rPr>
          <w:lang w:eastAsia="hu-HU" w:bidi="ar-SA"/>
        </w:rPr>
      </w:pPr>
      <w:r>
        <w:rPr>
          <w:lang w:eastAsia="hu-HU" w:bidi="ar-SA"/>
        </w:rPr>
        <w:t>[23]</w:t>
      </w:r>
      <w:r w:rsidR="000E6345">
        <w:rPr>
          <w:lang w:eastAsia="hu-HU" w:bidi="ar-SA"/>
        </w:rPr>
        <w:t xml:space="preserve"> Várkonyiné, K. A. : </w:t>
      </w:r>
      <w:r w:rsidR="000E6345" w:rsidRPr="000E6345">
        <w:rPr>
          <w:i/>
        </w:rPr>
        <w:t>Genetikus algor</w:t>
      </w:r>
      <w:r w:rsidR="000E6345" w:rsidRPr="000E6345">
        <w:rPr>
          <w:i/>
        </w:rPr>
        <w:t>itmusok</w:t>
      </w:r>
      <w:r w:rsidR="00B032F2">
        <w:rPr>
          <w:lang w:eastAsia="hu-HU" w:bidi="ar-SA"/>
        </w:rPr>
        <w:t>,</w:t>
      </w:r>
    </w:p>
    <w:p w14:paraId="3B5CE58E" w14:textId="1B3435EC" w:rsidR="000E6345" w:rsidRDefault="00B032F2" w:rsidP="000E6345">
      <w:pPr>
        <w:pStyle w:val="SzDSzvegTrzs"/>
        <w:rPr>
          <w:lang w:eastAsia="hu-HU" w:bidi="ar-SA"/>
        </w:rPr>
      </w:pPr>
      <w:r>
        <w:rPr>
          <w:lang w:eastAsia="hu-HU" w:bidi="ar-SA"/>
        </w:rPr>
        <w:t>Typotex kiadó, Bp.,</w:t>
      </w:r>
      <w:r w:rsidR="00F80469">
        <w:rPr>
          <w:lang w:eastAsia="hu-HU" w:bidi="ar-SA"/>
        </w:rPr>
        <w:t xml:space="preserve"> pp. 26-136,</w:t>
      </w:r>
      <w:r>
        <w:rPr>
          <w:lang w:eastAsia="hu-HU" w:bidi="ar-SA"/>
        </w:rPr>
        <w:t xml:space="preserve"> 2002</w:t>
      </w:r>
      <w:r w:rsidR="000E6345">
        <w:rPr>
          <w:lang w:eastAsia="hu-HU" w:bidi="ar-SA"/>
        </w:rPr>
        <w:t>.</w:t>
      </w:r>
    </w:p>
    <w:p w14:paraId="448F4DF7" w14:textId="18C0C67D" w:rsidR="00416A6F" w:rsidRDefault="00951516"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[24]</w:t>
      </w:r>
      <w:r w:rsidR="00416A6F">
        <w:rPr>
          <w:rFonts w:ascii="TimesNewRomanPSMT" w:eastAsia="Times New Roman" w:hAnsi="TimesNewRomanPSMT" w:cs="TimesNewRomanPSMT"/>
          <w:color w:val="auto"/>
          <w:kern w:val="0"/>
          <w:lang w:eastAsia="hu-HU" w:bidi="ar-SA"/>
        </w:rPr>
        <w:t xml:space="preserve"> Verziókezelés</w:t>
      </w:r>
    </w:p>
    <w:p w14:paraId="0CFF80EC" w14:textId="1F2BFC70" w:rsidR="007C5DF4" w:rsidRPr="001777F5" w:rsidRDefault="00D85DDC" w:rsidP="001777F5">
      <w:pPr>
        <w:pStyle w:val="SzDSzvegTrzs"/>
        <w:rPr>
          <w:rFonts w:ascii="TimesNewRomanPSMT" w:eastAsia="Times New Roman" w:hAnsi="TimesNewRomanPSMT" w:cs="TimesNewRomanPSMT"/>
          <w:color w:val="auto"/>
          <w:kern w:val="0"/>
          <w:lang w:eastAsia="hu-HU" w:bidi="ar-SA"/>
        </w:rPr>
      </w:pPr>
      <w:hyperlink r:id="rId55" w:history="1">
        <w:r w:rsidR="00416A6F" w:rsidRPr="00B33B6B">
          <w:rPr>
            <w:rStyle w:val="Hiperhivatkozs"/>
            <w:i/>
          </w:rPr>
          <w:t>https://hu.wikipedia.org/wiki/Verzi%C3%B3kezel%C3%A9s</w:t>
        </w:r>
      </w:hyperlink>
      <w:r w:rsidR="00416A6F">
        <w:rPr>
          <w:i/>
        </w:rPr>
        <w:t xml:space="preserve">, </w:t>
      </w:r>
      <w:r w:rsidR="00416A6F">
        <w:t>2019.02.15.</w:t>
      </w:r>
    </w:p>
    <w:p w14:paraId="41018FB6" w14:textId="77777777" w:rsidR="007C5DF4" w:rsidRPr="00BC22DE" w:rsidRDefault="007C5DF4" w:rsidP="00256400">
      <w:pPr>
        <w:pStyle w:val="Cmsor1"/>
        <w:numPr>
          <w:ilvl w:val="0"/>
          <w:numId w:val="2"/>
        </w:numPr>
        <w:spacing w:before="240" w:after="120"/>
        <w:jc w:val="center"/>
        <w:rPr>
          <w:rFonts w:cs="Times New Roman"/>
          <w:b w:val="0"/>
          <w:bCs w:val="0"/>
          <w:color w:val="800000"/>
        </w:rPr>
      </w:pPr>
      <w:r w:rsidRPr="00BC22DE">
        <w:rPr>
          <w:rFonts w:cs="Times New Roman"/>
        </w:rPr>
        <w:lastRenderedPageBreak/>
        <w:t>Mellékletek</w:t>
      </w:r>
    </w:p>
    <w:p w14:paraId="73F318DF" w14:textId="0426CF03" w:rsidR="007C5DF4" w:rsidRPr="005508C4" w:rsidRDefault="007C5DF4" w:rsidP="00256400">
      <w:pPr>
        <w:pStyle w:val="Szvegtrzs"/>
        <w:numPr>
          <w:ilvl w:val="0"/>
          <w:numId w:val="2"/>
        </w:numPr>
        <w:jc w:val="center"/>
        <w:rPr>
          <w:rFonts w:cs="Times New Roman"/>
        </w:rPr>
      </w:pPr>
      <w:r w:rsidRPr="00BC22DE">
        <w:rPr>
          <w:rFonts w:cs="Times New Roman"/>
          <w:color w:val="800000"/>
        </w:rPr>
        <w:t>[A</w:t>
      </w:r>
      <w:r w:rsidRPr="00BC22DE">
        <w:rPr>
          <w:rFonts w:eastAsia="Times New Roman" w:cs="Times New Roman"/>
          <w:color w:val="800000"/>
        </w:rPr>
        <w:t xml:space="preserve"> dolgozat mellékletei, ha vannak</w:t>
      </w:r>
      <w:r w:rsidRPr="00BC22DE">
        <w:rPr>
          <w:rFonts w:cs="Times New Roman"/>
          <w:color w:val="800000"/>
        </w:rPr>
        <w:t>]</w:t>
      </w:r>
    </w:p>
    <w:sectPr w:rsidR="007C5DF4" w:rsidRPr="005508C4" w:rsidSect="00D029CD">
      <w:headerReference w:type="default" r:id="rId56"/>
      <w:footerReference w:type="default" r:id="rId57"/>
      <w:headerReference w:type="first" r:id="rId58"/>
      <w:footerReference w:type="first" r:id="rId59"/>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0" w:author="Miklós Hatwagner" w:date="2019-04-24T15:31:00Z" w:initials="MH">
    <w:p w14:paraId="26341C72" w14:textId="3BA9C4EA" w:rsidR="00F11CEB" w:rsidRDefault="00F11CEB">
      <w:pPr>
        <w:pStyle w:val="Jegyzetszveg"/>
      </w:pPr>
      <w:r>
        <w:rPr>
          <w:rStyle w:val="Jegyzethivatkozs"/>
        </w:rPr>
        <w:annotationRef/>
      </w:r>
      <w:r>
        <w:t>Itt megérné négy sorban felvezetni (újra), hogy mi az alkalmazott feladata, hogyan kerülnek meghatározásra a kiszállítások, stb., szóval hogy mi a rendszer működése, és ebben nekik mi a feladatuk.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41C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A6E487" w16cid:durableId="206AF253"/>
  <w16cid:commentId w16cid:paraId="281BF723" w16cid:durableId="206AF3F1"/>
  <w16cid:commentId w16cid:paraId="2934EF40" w16cid:durableId="206AF5BD"/>
  <w16cid:commentId w16cid:paraId="21CDB257" w16cid:durableId="206AF8F8"/>
  <w16cid:commentId w16cid:paraId="5EC818B0" w16cid:durableId="206AF957"/>
  <w16cid:commentId w16cid:paraId="044808DD" w16cid:durableId="206AFA64"/>
  <w16cid:commentId w16cid:paraId="25E51115" w16cid:durableId="206AFC54"/>
  <w16cid:commentId w16cid:paraId="7119AC7D" w16cid:durableId="206AFCA7"/>
  <w16cid:commentId w16cid:paraId="26341C72" w16cid:durableId="206AFFC7"/>
  <w16cid:commentId w16cid:paraId="3B8A7077" w16cid:durableId="206AFF3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3B4E7" w14:textId="77777777" w:rsidR="00256400" w:rsidRDefault="00256400">
      <w:r>
        <w:separator/>
      </w:r>
    </w:p>
  </w:endnote>
  <w:endnote w:type="continuationSeparator" w:id="0">
    <w:p w14:paraId="4AAC2036" w14:textId="77777777" w:rsidR="00256400" w:rsidRDefault="00256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4000ACFF" w:usb2="00000001"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93015" w14:textId="77777777" w:rsidR="00F11CEB" w:rsidRDefault="00F11CEB" w:rsidP="0073275F">
    <w:pPr>
      <w:pStyle w:val="llb"/>
    </w:pPr>
  </w:p>
  <w:p w14:paraId="27D67B4F" w14:textId="77777777" w:rsidR="00F11CEB" w:rsidRDefault="00F11CEB"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6F3B4127" w:rsidR="00F11CEB" w:rsidRDefault="00F11CEB" w:rsidP="00D029CD">
        <w:pPr>
          <w:pStyle w:val="llb"/>
          <w:spacing w:before="240"/>
          <w:jc w:val="center"/>
        </w:pPr>
        <w:r>
          <w:fldChar w:fldCharType="begin"/>
        </w:r>
        <w:r>
          <w:instrText>PAGE   \* MERGEFORMAT</w:instrText>
        </w:r>
        <w:r>
          <w:fldChar w:fldCharType="separate"/>
        </w:r>
        <w:r w:rsidR="000E15DB">
          <w:rPr>
            <w:noProof/>
          </w:rPr>
          <w:t>41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2838E138" w:rsidR="00F11CEB" w:rsidRDefault="00F11CEB">
        <w:pPr>
          <w:pStyle w:val="llb"/>
          <w:jc w:val="center"/>
        </w:pPr>
        <w:r>
          <w:fldChar w:fldCharType="begin"/>
        </w:r>
        <w:r>
          <w:instrText>PAGE   \* MERGEFORMAT</w:instrText>
        </w:r>
        <w:r>
          <w:fldChar w:fldCharType="separate"/>
        </w:r>
        <w:r w:rsidR="0035013A">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6A5377" w14:textId="77777777" w:rsidR="00256400" w:rsidRDefault="00256400">
      <w:r>
        <w:separator/>
      </w:r>
    </w:p>
  </w:footnote>
  <w:footnote w:type="continuationSeparator" w:id="0">
    <w:p w14:paraId="73AC4550" w14:textId="77777777" w:rsidR="00256400" w:rsidRDefault="00256400">
      <w:r>
        <w:continuationSeparator/>
      </w:r>
    </w:p>
  </w:footnote>
  <w:footnote w:id="1">
    <w:p w14:paraId="76CEA140" w14:textId="56DECED1" w:rsidR="00F11CEB" w:rsidRDefault="00F11CEB"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F11CEB" w:rsidRPr="00AE5E95" w:rsidRDefault="00F11CEB"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F11CEB" w:rsidRPr="0073275F" w:rsidRDefault="00F11CEB"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3"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4" w15:restartNumberingAfterBreak="0">
    <w:nsid w:val="146F1EB1"/>
    <w:multiLevelType w:val="hybridMultilevel"/>
    <w:tmpl w:val="4D040B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A57287F"/>
    <w:multiLevelType w:val="hybridMultilevel"/>
    <w:tmpl w:val="B2B44F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251DE3"/>
    <w:multiLevelType w:val="hybridMultilevel"/>
    <w:tmpl w:val="909C12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8"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3CE4301"/>
    <w:multiLevelType w:val="hybridMultilevel"/>
    <w:tmpl w:val="7610B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2" w15:restartNumberingAfterBreak="0">
    <w:nsid w:val="36C55A90"/>
    <w:multiLevelType w:val="hybridMultilevel"/>
    <w:tmpl w:val="FE7204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6"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A931045"/>
    <w:multiLevelType w:val="hybridMultilevel"/>
    <w:tmpl w:val="968AC4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4AE1A8F"/>
    <w:multiLevelType w:val="hybridMultilevel"/>
    <w:tmpl w:val="3B382C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7490335"/>
    <w:multiLevelType w:val="hybridMultilevel"/>
    <w:tmpl w:val="717C1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15"/>
  </w:num>
  <w:num w:numId="4">
    <w:abstractNumId w:val="17"/>
  </w:num>
  <w:num w:numId="5">
    <w:abstractNumId w:val="8"/>
  </w:num>
  <w:num w:numId="6">
    <w:abstractNumId w:val="11"/>
  </w:num>
  <w:num w:numId="7">
    <w:abstractNumId w:val="7"/>
  </w:num>
  <w:num w:numId="8">
    <w:abstractNumId w:val="26"/>
  </w:num>
  <w:num w:numId="9">
    <w:abstractNumId w:val="10"/>
  </w:num>
  <w:num w:numId="10">
    <w:abstractNumId w:val="3"/>
  </w:num>
  <w:num w:numId="11">
    <w:abstractNumId w:val="16"/>
  </w:num>
  <w:num w:numId="12">
    <w:abstractNumId w:val="13"/>
  </w:num>
  <w:num w:numId="13">
    <w:abstractNumId w:val="18"/>
  </w:num>
  <w:num w:numId="14">
    <w:abstractNumId w:val="19"/>
  </w:num>
  <w:num w:numId="15">
    <w:abstractNumId w:val="22"/>
  </w:num>
  <w:num w:numId="16">
    <w:abstractNumId w:val="12"/>
  </w:num>
  <w:num w:numId="17">
    <w:abstractNumId w:val="6"/>
  </w:num>
  <w:num w:numId="18">
    <w:abstractNumId w:val="25"/>
  </w:num>
  <w:num w:numId="19">
    <w:abstractNumId w:val="5"/>
  </w:num>
  <w:num w:numId="20">
    <w:abstractNumId w:val="24"/>
  </w:num>
  <w:num w:numId="21">
    <w:abstractNumId w:val="21"/>
  </w:num>
  <w:num w:numId="22">
    <w:abstractNumId w:val="4"/>
  </w:num>
  <w:num w:numId="23">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19"/>
    <w:rsid w:val="0001697E"/>
    <w:rsid w:val="00021E68"/>
    <w:rsid w:val="0002427C"/>
    <w:rsid w:val="0002612E"/>
    <w:rsid w:val="0004046F"/>
    <w:rsid w:val="0004445F"/>
    <w:rsid w:val="00044E9B"/>
    <w:rsid w:val="0005157C"/>
    <w:rsid w:val="0005351F"/>
    <w:rsid w:val="00056C68"/>
    <w:rsid w:val="0006183A"/>
    <w:rsid w:val="00062F27"/>
    <w:rsid w:val="00064C46"/>
    <w:rsid w:val="00065E77"/>
    <w:rsid w:val="00066212"/>
    <w:rsid w:val="00067EE1"/>
    <w:rsid w:val="000758F6"/>
    <w:rsid w:val="0007647B"/>
    <w:rsid w:val="000811DA"/>
    <w:rsid w:val="00086A91"/>
    <w:rsid w:val="00090AA7"/>
    <w:rsid w:val="00091B77"/>
    <w:rsid w:val="00092B84"/>
    <w:rsid w:val="00096CCD"/>
    <w:rsid w:val="000A0B48"/>
    <w:rsid w:val="000A3F03"/>
    <w:rsid w:val="000A73CC"/>
    <w:rsid w:val="000B3B58"/>
    <w:rsid w:val="000B4235"/>
    <w:rsid w:val="000B60EE"/>
    <w:rsid w:val="000C4F4F"/>
    <w:rsid w:val="000D350B"/>
    <w:rsid w:val="000D52C4"/>
    <w:rsid w:val="000D79F0"/>
    <w:rsid w:val="000E0A42"/>
    <w:rsid w:val="000E15DB"/>
    <w:rsid w:val="000E3C06"/>
    <w:rsid w:val="000E455E"/>
    <w:rsid w:val="000E6345"/>
    <w:rsid w:val="000E6892"/>
    <w:rsid w:val="000E785A"/>
    <w:rsid w:val="000F1F8C"/>
    <w:rsid w:val="000F5C69"/>
    <w:rsid w:val="000F7703"/>
    <w:rsid w:val="00100441"/>
    <w:rsid w:val="00107062"/>
    <w:rsid w:val="00115E9B"/>
    <w:rsid w:val="00120A87"/>
    <w:rsid w:val="00120FCA"/>
    <w:rsid w:val="001226F4"/>
    <w:rsid w:val="001228BA"/>
    <w:rsid w:val="00131327"/>
    <w:rsid w:val="00131F8D"/>
    <w:rsid w:val="00133099"/>
    <w:rsid w:val="001344E8"/>
    <w:rsid w:val="0013528D"/>
    <w:rsid w:val="00140E2C"/>
    <w:rsid w:val="001412EB"/>
    <w:rsid w:val="00141757"/>
    <w:rsid w:val="00142A12"/>
    <w:rsid w:val="001529F1"/>
    <w:rsid w:val="00162233"/>
    <w:rsid w:val="001701DE"/>
    <w:rsid w:val="0017294F"/>
    <w:rsid w:val="001751C0"/>
    <w:rsid w:val="0017638D"/>
    <w:rsid w:val="00176E67"/>
    <w:rsid w:val="001777F5"/>
    <w:rsid w:val="0018288B"/>
    <w:rsid w:val="00182ACB"/>
    <w:rsid w:val="00183A61"/>
    <w:rsid w:val="00185503"/>
    <w:rsid w:val="001957B0"/>
    <w:rsid w:val="00196C62"/>
    <w:rsid w:val="001A0E07"/>
    <w:rsid w:val="001A49A6"/>
    <w:rsid w:val="001B4BDC"/>
    <w:rsid w:val="001B4FDE"/>
    <w:rsid w:val="001B618B"/>
    <w:rsid w:val="001B62B7"/>
    <w:rsid w:val="001C0DAA"/>
    <w:rsid w:val="001C522A"/>
    <w:rsid w:val="001D0508"/>
    <w:rsid w:val="001D3169"/>
    <w:rsid w:val="001D4AB6"/>
    <w:rsid w:val="001D7D95"/>
    <w:rsid w:val="001E1E79"/>
    <w:rsid w:val="001E2CB3"/>
    <w:rsid w:val="001E73AA"/>
    <w:rsid w:val="001F08F3"/>
    <w:rsid w:val="001F0E89"/>
    <w:rsid w:val="001F38A1"/>
    <w:rsid w:val="001F5EC3"/>
    <w:rsid w:val="001F78DA"/>
    <w:rsid w:val="002039EA"/>
    <w:rsid w:val="002056F3"/>
    <w:rsid w:val="00205C25"/>
    <w:rsid w:val="00210C58"/>
    <w:rsid w:val="00212356"/>
    <w:rsid w:val="0021315A"/>
    <w:rsid w:val="00215191"/>
    <w:rsid w:val="00222623"/>
    <w:rsid w:val="002227DE"/>
    <w:rsid w:val="00224A9C"/>
    <w:rsid w:val="00226044"/>
    <w:rsid w:val="00230171"/>
    <w:rsid w:val="00232406"/>
    <w:rsid w:val="002356CA"/>
    <w:rsid w:val="00235C38"/>
    <w:rsid w:val="00246093"/>
    <w:rsid w:val="00247AE8"/>
    <w:rsid w:val="002508B8"/>
    <w:rsid w:val="00254216"/>
    <w:rsid w:val="00254234"/>
    <w:rsid w:val="002546EB"/>
    <w:rsid w:val="0025530A"/>
    <w:rsid w:val="00256400"/>
    <w:rsid w:val="00256A1A"/>
    <w:rsid w:val="002604BA"/>
    <w:rsid w:val="002625BC"/>
    <w:rsid w:val="00271832"/>
    <w:rsid w:val="0027294D"/>
    <w:rsid w:val="00272C54"/>
    <w:rsid w:val="0027617B"/>
    <w:rsid w:val="002861CD"/>
    <w:rsid w:val="002875DF"/>
    <w:rsid w:val="002913E6"/>
    <w:rsid w:val="00294BC4"/>
    <w:rsid w:val="002976F5"/>
    <w:rsid w:val="002A13DC"/>
    <w:rsid w:val="002A4130"/>
    <w:rsid w:val="002A5168"/>
    <w:rsid w:val="002A597F"/>
    <w:rsid w:val="002C01B4"/>
    <w:rsid w:val="002C38B2"/>
    <w:rsid w:val="002D13C9"/>
    <w:rsid w:val="002D1CC6"/>
    <w:rsid w:val="002D5A64"/>
    <w:rsid w:val="002D65A8"/>
    <w:rsid w:val="002D797A"/>
    <w:rsid w:val="002E7F52"/>
    <w:rsid w:val="002F0110"/>
    <w:rsid w:val="002F5A6A"/>
    <w:rsid w:val="003106A9"/>
    <w:rsid w:val="00316512"/>
    <w:rsid w:val="00316734"/>
    <w:rsid w:val="003214A9"/>
    <w:rsid w:val="00322A29"/>
    <w:rsid w:val="00322C8B"/>
    <w:rsid w:val="00324BCB"/>
    <w:rsid w:val="00330C3F"/>
    <w:rsid w:val="00334B28"/>
    <w:rsid w:val="00342F4A"/>
    <w:rsid w:val="00344AA1"/>
    <w:rsid w:val="003451D1"/>
    <w:rsid w:val="0034583C"/>
    <w:rsid w:val="0035013A"/>
    <w:rsid w:val="00353203"/>
    <w:rsid w:val="0035612B"/>
    <w:rsid w:val="00361CE9"/>
    <w:rsid w:val="00362722"/>
    <w:rsid w:val="0036420E"/>
    <w:rsid w:val="0036456D"/>
    <w:rsid w:val="00364FDA"/>
    <w:rsid w:val="00365E77"/>
    <w:rsid w:val="003709BE"/>
    <w:rsid w:val="00372662"/>
    <w:rsid w:val="00375E2A"/>
    <w:rsid w:val="00377123"/>
    <w:rsid w:val="0037779B"/>
    <w:rsid w:val="00382CE3"/>
    <w:rsid w:val="00384DD2"/>
    <w:rsid w:val="0039063C"/>
    <w:rsid w:val="00392B35"/>
    <w:rsid w:val="00394327"/>
    <w:rsid w:val="00395CFD"/>
    <w:rsid w:val="003A09F4"/>
    <w:rsid w:val="003A2419"/>
    <w:rsid w:val="003A2593"/>
    <w:rsid w:val="003A3A53"/>
    <w:rsid w:val="003B0636"/>
    <w:rsid w:val="003C063B"/>
    <w:rsid w:val="003C5913"/>
    <w:rsid w:val="003C63A1"/>
    <w:rsid w:val="003D735A"/>
    <w:rsid w:val="003E0223"/>
    <w:rsid w:val="003E2220"/>
    <w:rsid w:val="003E337F"/>
    <w:rsid w:val="003E524D"/>
    <w:rsid w:val="003E6D50"/>
    <w:rsid w:val="003E7892"/>
    <w:rsid w:val="003F0768"/>
    <w:rsid w:val="003F4B1D"/>
    <w:rsid w:val="003F703B"/>
    <w:rsid w:val="00400651"/>
    <w:rsid w:val="0040073B"/>
    <w:rsid w:val="00403FF2"/>
    <w:rsid w:val="00416A6F"/>
    <w:rsid w:val="004208E9"/>
    <w:rsid w:val="00420E9F"/>
    <w:rsid w:val="00422478"/>
    <w:rsid w:val="00423A1A"/>
    <w:rsid w:val="004309A1"/>
    <w:rsid w:val="0043136B"/>
    <w:rsid w:val="00433659"/>
    <w:rsid w:val="004344FB"/>
    <w:rsid w:val="00434D12"/>
    <w:rsid w:val="0043667A"/>
    <w:rsid w:val="004377DB"/>
    <w:rsid w:val="0044176A"/>
    <w:rsid w:val="00442D72"/>
    <w:rsid w:val="004443D2"/>
    <w:rsid w:val="00447161"/>
    <w:rsid w:val="004602EE"/>
    <w:rsid w:val="00461791"/>
    <w:rsid w:val="00461DD8"/>
    <w:rsid w:val="00464F27"/>
    <w:rsid w:val="0046616B"/>
    <w:rsid w:val="0047031B"/>
    <w:rsid w:val="00471433"/>
    <w:rsid w:val="00472C12"/>
    <w:rsid w:val="00476A5B"/>
    <w:rsid w:val="00477853"/>
    <w:rsid w:val="00477FA4"/>
    <w:rsid w:val="00482D24"/>
    <w:rsid w:val="004831FB"/>
    <w:rsid w:val="0048392F"/>
    <w:rsid w:val="004948A8"/>
    <w:rsid w:val="004A0DE1"/>
    <w:rsid w:val="004A14D8"/>
    <w:rsid w:val="004A3096"/>
    <w:rsid w:val="004A3242"/>
    <w:rsid w:val="004A3F61"/>
    <w:rsid w:val="004A455D"/>
    <w:rsid w:val="004B00FC"/>
    <w:rsid w:val="004B0AEA"/>
    <w:rsid w:val="004B409C"/>
    <w:rsid w:val="004C1394"/>
    <w:rsid w:val="004C265B"/>
    <w:rsid w:val="004C26A4"/>
    <w:rsid w:val="004C4D3C"/>
    <w:rsid w:val="004D13FB"/>
    <w:rsid w:val="004D3EE2"/>
    <w:rsid w:val="004D5B99"/>
    <w:rsid w:val="004D7F76"/>
    <w:rsid w:val="004E77FC"/>
    <w:rsid w:val="004F09BB"/>
    <w:rsid w:val="004F0C22"/>
    <w:rsid w:val="004F3504"/>
    <w:rsid w:val="004F3A1A"/>
    <w:rsid w:val="00500CC1"/>
    <w:rsid w:val="00502368"/>
    <w:rsid w:val="00503FB5"/>
    <w:rsid w:val="0050667F"/>
    <w:rsid w:val="00511216"/>
    <w:rsid w:val="0051122F"/>
    <w:rsid w:val="005122D2"/>
    <w:rsid w:val="005165D1"/>
    <w:rsid w:val="00522DDB"/>
    <w:rsid w:val="00525FDC"/>
    <w:rsid w:val="005348A9"/>
    <w:rsid w:val="005359E8"/>
    <w:rsid w:val="00536E54"/>
    <w:rsid w:val="0053741F"/>
    <w:rsid w:val="00542021"/>
    <w:rsid w:val="005426FE"/>
    <w:rsid w:val="005429AD"/>
    <w:rsid w:val="0054711A"/>
    <w:rsid w:val="00547699"/>
    <w:rsid w:val="005508C4"/>
    <w:rsid w:val="00557DAC"/>
    <w:rsid w:val="0056418B"/>
    <w:rsid w:val="00566975"/>
    <w:rsid w:val="0057366E"/>
    <w:rsid w:val="00575008"/>
    <w:rsid w:val="00580F03"/>
    <w:rsid w:val="00585034"/>
    <w:rsid w:val="00593A14"/>
    <w:rsid w:val="0059608A"/>
    <w:rsid w:val="005A1A00"/>
    <w:rsid w:val="005A2C00"/>
    <w:rsid w:val="005A3059"/>
    <w:rsid w:val="005A4F4A"/>
    <w:rsid w:val="005A595B"/>
    <w:rsid w:val="005A70DF"/>
    <w:rsid w:val="005B1A64"/>
    <w:rsid w:val="005B64D4"/>
    <w:rsid w:val="005B6EA5"/>
    <w:rsid w:val="005C0D51"/>
    <w:rsid w:val="005D01FB"/>
    <w:rsid w:val="005D0A2E"/>
    <w:rsid w:val="005D2084"/>
    <w:rsid w:val="005D61C3"/>
    <w:rsid w:val="005E309F"/>
    <w:rsid w:val="005E35D6"/>
    <w:rsid w:val="005E6FEB"/>
    <w:rsid w:val="005F061A"/>
    <w:rsid w:val="0060285D"/>
    <w:rsid w:val="00603117"/>
    <w:rsid w:val="00607D1F"/>
    <w:rsid w:val="00617CE9"/>
    <w:rsid w:val="0062083B"/>
    <w:rsid w:val="00620F6F"/>
    <w:rsid w:val="00625979"/>
    <w:rsid w:val="00632976"/>
    <w:rsid w:val="006342A9"/>
    <w:rsid w:val="00636496"/>
    <w:rsid w:val="006371A5"/>
    <w:rsid w:val="00640EF0"/>
    <w:rsid w:val="006411F7"/>
    <w:rsid w:val="00641AEB"/>
    <w:rsid w:val="006420F7"/>
    <w:rsid w:val="006500C4"/>
    <w:rsid w:val="0065096B"/>
    <w:rsid w:val="00653F3E"/>
    <w:rsid w:val="00655AE3"/>
    <w:rsid w:val="006571EB"/>
    <w:rsid w:val="0065798D"/>
    <w:rsid w:val="00665867"/>
    <w:rsid w:val="00666A51"/>
    <w:rsid w:val="00666F3D"/>
    <w:rsid w:val="00672FDA"/>
    <w:rsid w:val="00675791"/>
    <w:rsid w:val="006757B1"/>
    <w:rsid w:val="0069165C"/>
    <w:rsid w:val="00691730"/>
    <w:rsid w:val="00693F3C"/>
    <w:rsid w:val="00695C54"/>
    <w:rsid w:val="00697167"/>
    <w:rsid w:val="00697E8B"/>
    <w:rsid w:val="006A1285"/>
    <w:rsid w:val="006A2556"/>
    <w:rsid w:val="006A76D4"/>
    <w:rsid w:val="006B0009"/>
    <w:rsid w:val="006B1391"/>
    <w:rsid w:val="006B57C3"/>
    <w:rsid w:val="006B5EC4"/>
    <w:rsid w:val="006B5F1E"/>
    <w:rsid w:val="006B6D0A"/>
    <w:rsid w:val="006B7B62"/>
    <w:rsid w:val="006C09DE"/>
    <w:rsid w:val="006C45AE"/>
    <w:rsid w:val="006D19A9"/>
    <w:rsid w:val="006D22AC"/>
    <w:rsid w:val="006D3FEB"/>
    <w:rsid w:val="006D3FF4"/>
    <w:rsid w:val="006E0108"/>
    <w:rsid w:val="006E15D9"/>
    <w:rsid w:val="006E17B1"/>
    <w:rsid w:val="006E1BFF"/>
    <w:rsid w:val="006E447B"/>
    <w:rsid w:val="006F2696"/>
    <w:rsid w:val="006F46BE"/>
    <w:rsid w:val="006F4F41"/>
    <w:rsid w:val="006F6DD8"/>
    <w:rsid w:val="00704C78"/>
    <w:rsid w:val="0071110C"/>
    <w:rsid w:val="007135EA"/>
    <w:rsid w:val="007204E8"/>
    <w:rsid w:val="00724C40"/>
    <w:rsid w:val="007252D7"/>
    <w:rsid w:val="00727B48"/>
    <w:rsid w:val="0073275F"/>
    <w:rsid w:val="00740B83"/>
    <w:rsid w:val="00746A29"/>
    <w:rsid w:val="00762EBD"/>
    <w:rsid w:val="00771BB6"/>
    <w:rsid w:val="007734D9"/>
    <w:rsid w:val="007768C8"/>
    <w:rsid w:val="00780792"/>
    <w:rsid w:val="00780B1C"/>
    <w:rsid w:val="007825CC"/>
    <w:rsid w:val="0079060F"/>
    <w:rsid w:val="00792D1E"/>
    <w:rsid w:val="0079417C"/>
    <w:rsid w:val="00795C3F"/>
    <w:rsid w:val="0079649A"/>
    <w:rsid w:val="00797A7E"/>
    <w:rsid w:val="007A29A2"/>
    <w:rsid w:val="007A4E54"/>
    <w:rsid w:val="007B090B"/>
    <w:rsid w:val="007B15C9"/>
    <w:rsid w:val="007B4DA3"/>
    <w:rsid w:val="007B6BF6"/>
    <w:rsid w:val="007B7C7E"/>
    <w:rsid w:val="007C39EC"/>
    <w:rsid w:val="007C4F59"/>
    <w:rsid w:val="007C5DF4"/>
    <w:rsid w:val="007D0197"/>
    <w:rsid w:val="007D1475"/>
    <w:rsid w:val="007D1CA6"/>
    <w:rsid w:val="007D56D0"/>
    <w:rsid w:val="007D61FF"/>
    <w:rsid w:val="007E0D11"/>
    <w:rsid w:val="007E2480"/>
    <w:rsid w:val="007E2A02"/>
    <w:rsid w:val="007E5755"/>
    <w:rsid w:val="007F0190"/>
    <w:rsid w:val="007F07FC"/>
    <w:rsid w:val="007F0DCB"/>
    <w:rsid w:val="007F30FD"/>
    <w:rsid w:val="007F6D1F"/>
    <w:rsid w:val="007F7567"/>
    <w:rsid w:val="0080451B"/>
    <w:rsid w:val="008049B6"/>
    <w:rsid w:val="00806924"/>
    <w:rsid w:val="00811A84"/>
    <w:rsid w:val="00813A4C"/>
    <w:rsid w:val="008161EF"/>
    <w:rsid w:val="00823189"/>
    <w:rsid w:val="00823A1F"/>
    <w:rsid w:val="008272CE"/>
    <w:rsid w:val="008356ED"/>
    <w:rsid w:val="00836868"/>
    <w:rsid w:val="00836B56"/>
    <w:rsid w:val="0083723F"/>
    <w:rsid w:val="008377C7"/>
    <w:rsid w:val="008406E4"/>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96ED9"/>
    <w:rsid w:val="008A296C"/>
    <w:rsid w:val="008A35BA"/>
    <w:rsid w:val="008A6B26"/>
    <w:rsid w:val="008A6E82"/>
    <w:rsid w:val="008A6FFC"/>
    <w:rsid w:val="008A717F"/>
    <w:rsid w:val="008B1986"/>
    <w:rsid w:val="008B26A4"/>
    <w:rsid w:val="008C2D7E"/>
    <w:rsid w:val="008C6A02"/>
    <w:rsid w:val="008C7371"/>
    <w:rsid w:val="008D4EEE"/>
    <w:rsid w:val="008D4FFC"/>
    <w:rsid w:val="008E1C54"/>
    <w:rsid w:val="008E3319"/>
    <w:rsid w:val="008F3D72"/>
    <w:rsid w:val="008F7A25"/>
    <w:rsid w:val="00901EC7"/>
    <w:rsid w:val="00913E12"/>
    <w:rsid w:val="00916C73"/>
    <w:rsid w:val="009214F7"/>
    <w:rsid w:val="00926316"/>
    <w:rsid w:val="0093050C"/>
    <w:rsid w:val="0093352F"/>
    <w:rsid w:val="00935BA5"/>
    <w:rsid w:val="00935BA9"/>
    <w:rsid w:val="009360BB"/>
    <w:rsid w:val="00947122"/>
    <w:rsid w:val="00947C48"/>
    <w:rsid w:val="00951516"/>
    <w:rsid w:val="009529FD"/>
    <w:rsid w:val="00957123"/>
    <w:rsid w:val="00961A26"/>
    <w:rsid w:val="00973FC8"/>
    <w:rsid w:val="00974A5B"/>
    <w:rsid w:val="00975BB4"/>
    <w:rsid w:val="00977AAF"/>
    <w:rsid w:val="009849D3"/>
    <w:rsid w:val="0098571B"/>
    <w:rsid w:val="00985D71"/>
    <w:rsid w:val="00986E78"/>
    <w:rsid w:val="009912BA"/>
    <w:rsid w:val="009919E9"/>
    <w:rsid w:val="00993E37"/>
    <w:rsid w:val="009A0DBD"/>
    <w:rsid w:val="009A77B2"/>
    <w:rsid w:val="009A7AA2"/>
    <w:rsid w:val="009B2643"/>
    <w:rsid w:val="009B26C3"/>
    <w:rsid w:val="009B33CF"/>
    <w:rsid w:val="009B5C83"/>
    <w:rsid w:val="009B6237"/>
    <w:rsid w:val="009B6CFF"/>
    <w:rsid w:val="009C1A83"/>
    <w:rsid w:val="009C1B84"/>
    <w:rsid w:val="009C24C1"/>
    <w:rsid w:val="009C6E72"/>
    <w:rsid w:val="009D197D"/>
    <w:rsid w:val="009D299B"/>
    <w:rsid w:val="009D68A5"/>
    <w:rsid w:val="009D6D9B"/>
    <w:rsid w:val="009D7D58"/>
    <w:rsid w:val="009E0501"/>
    <w:rsid w:val="009E36E1"/>
    <w:rsid w:val="009E68ED"/>
    <w:rsid w:val="009E7D4A"/>
    <w:rsid w:val="009F22DC"/>
    <w:rsid w:val="009F7AF5"/>
    <w:rsid w:val="00A00BEF"/>
    <w:rsid w:val="00A02C6C"/>
    <w:rsid w:val="00A0656E"/>
    <w:rsid w:val="00A06746"/>
    <w:rsid w:val="00A11667"/>
    <w:rsid w:val="00A12152"/>
    <w:rsid w:val="00A126CF"/>
    <w:rsid w:val="00A13306"/>
    <w:rsid w:val="00A14B1C"/>
    <w:rsid w:val="00A15012"/>
    <w:rsid w:val="00A212FF"/>
    <w:rsid w:val="00A22369"/>
    <w:rsid w:val="00A239D4"/>
    <w:rsid w:val="00A42589"/>
    <w:rsid w:val="00A43CAE"/>
    <w:rsid w:val="00A43FC2"/>
    <w:rsid w:val="00A46F10"/>
    <w:rsid w:val="00A60224"/>
    <w:rsid w:val="00A64B4D"/>
    <w:rsid w:val="00A65ABF"/>
    <w:rsid w:val="00A80257"/>
    <w:rsid w:val="00A808E6"/>
    <w:rsid w:val="00A83839"/>
    <w:rsid w:val="00A86103"/>
    <w:rsid w:val="00A86185"/>
    <w:rsid w:val="00A86939"/>
    <w:rsid w:val="00A9008E"/>
    <w:rsid w:val="00A902D9"/>
    <w:rsid w:val="00A91CBB"/>
    <w:rsid w:val="00A9243A"/>
    <w:rsid w:val="00A9281C"/>
    <w:rsid w:val="00A92DA9"/>
    <w:rsid w:val="00AA03C2"/>
    <w:rsid w:val="00AA3925"/>
    <w:rsid w:val="00AA6989"/>
    <w:rsid w:val="00AB0E5E"/>
    <w:rsid w:val="00AB605E"/>
    <w:rsid w:val="00AC0884"/>
    <w:rsid w:val="00AC3351"/>
    <w:rsid w:val="00AC3D3B"/>
    <w:rsid w:val="00AC6673"/>
    <w:rsid w:val="00AD047E"/>
    <w:rsid w:val="00AD04A2"/>
    <w:rsid w:val="00AD7584"/>
    <w:rsid w:val="00AE194A"/>
    <w:rsid w:val="00AE54C4"/>
    <w:rsid w:val="00AE5E95"/>
    <w:rsid w:val="00AE72AD"/>
    <w:rsid w:val="00AF052F"/>
    <w:rsid w:val="00AF1BFC"/>
    <w:rsid w:val="00AF52F5"/>
    <w:rsid w:val="00B032F2"/>
    <w:rsid w:val="00B040CB"/>
    <w:rsid w:val="00B06198"/>
    <w:rsid w:val="00B06F15"/>
    <w:rsid w:val="00B07C22"/>
    <w:rsid w:val="00B1123A"/>
    <w:rsid w:val="00B13F2B"/>
    <w:rsid w:val="00B16D4F"/>
    <w:rsid w:val="00B25AA7"/>
    <w:rsid w:val="00B265D8"/>
    <w:rsid w:val="00B31BB3"/>
    <w:rsid w:val="00B363C1"/>
    <w:rsid w:val="00B606F7"/>
    <w:rsid w:val="00B64B46"/>
    <w:rsid w:val="00B65BD3"/>
    <w:rsid w:val="00B73372"/>
    <w:rsid w:val="00B75018"/>
    <w:rsid w:val="00B77F87"/>
    <w:rsid w:val="00B800E5"/>
    <w:rsid w:val="00B80257"/>
    <w:rsid w:val="00B80CC3"/>
    <w:rsid w:val="00B82100"/>
    <w:rsid w:val="00B8360A"/>
    <w:rsid w:val="00B849A7"/>
    <w:rsid w:val="00B86E90"/>
    <w:rsid w:val="00B90777"/>
    <w:rsid w:val="00B91952"/>
    <w:rsid w:val="00B92C93"/>
    <w:rsid w:val="00B92F48"/>
    <w:rsid w:val="00BA7BB6"/>
    <w:rsid w:val="00BA7DB8"/>
    <w:rsid w:val="00BB1A17"/>
    <w:rsid w:val="00BB56A2"/>
    <w:rsid w:val="00BC0A6A"/>
    <w:rsid w:val="00BC22DE"/>
    <w:rsid w:val="00BC2913"/>
    <w:rsid w:val="00BC46D3"/>
    <w:rsid w:val="00BD186B"/>
    <w:rsid w:val="00BD516A"/>
    <w:rsid w:val="00BD5D0F"/>
    <w:rsid w:val="00BD7633"/>
    <w:rsid w:val="00BE20BF"/>
    <w:rsid w:val="00BF0E4A"/>
    <w:rsid w:val="00BF5340"/>
    <w:rsid w:val="00BF6D54"/>
    <w:rsid w:val="00C008B9"/>
    <w:rsid w:val="00C11EF1"/>
    <w:rsid w:val="00C24A56"/>
    <w:rsid w:val="00C273A7"/>
    <w:rsid w:val="00C31817"/>
    <w:rsid w:val="00C3382B"/>
    <w:rsid w:val="00C339B4"/>
    <w:rsid w:val="00C44965"/>
    <w:rsid w:val="00C47764"/>
    <w:rsid w:val="00C50475"/>
    <w:rsid w:val="00C54E5F"/>
    <w:rsid w:val="00C57D95"/>
    <w:rsid w:val="00C61814"/>
    <w:rsid w:val="00C64E0A"/>
    <w:rsid w:val="00C674C7"/>
    <w:rsid w:val="00C7035A"/>
    <w:rsid w:val="00C7087E"/>
    <w:rsid w:val="00C719B7"/>
    <w:rsid w:val="00C73E44"/>
    <w:rsid w:val="00C75B4D"/>
    <w:rsid w:val="00C75C7F"/>
    <w:rsid w:val="00C76B49"/>
    <w:rsid w:val="00C8117B"/>
    <w:rsid w:val="00C81A2F"/>
    <w:rsid w:val="00C833E2"/>
    <w:rsid w:val="00C92D3F"/>
    <w:rsid w:val="00C935DF"/>
    <w:rsid w:val="00C95EB0"/>
    <w:rsid w:val="00CA0291"/>
    <w:rsid w:val="00CA4205"/>
    <w:rsid w:val="00CB56CB"/>
    <w:rsid w:val="00CB7A9A"/>
    <w:rsid w:val="00CB7ADA"/>
    <w:rsid w:val="00CE46DF"/>
    <w:rsid w:val="00CE6F15"/>
    <w:rsid w:val="00CF26BC"/>
    <w:rsid w:val="00CF2EBC"/>
    <w:rsid w:val="00CF467B"/>
    <w:rsid w:val="00CF6C7C"/>
    <w:rsid w:val="00CF7C46"/>
    <w:rsid w:val="00D00F7D"/>
    <w:rsid w:val="00D029CD"/>
    <w:rsid w:val="00D04A28"/>
    <w:rsid w:val="00D05D67"/>
    <w:rsid w:val="00D06AA9"/>
    <w:rsid w:val="00D13BE8"/>
    <w:rsid w:val="00D13DB8"/>
    <w:rsid w:val="00D15BA0"/>
    <w:rsid w:val="00D17110"/>
    <w:rsid w:val="00D21024"/>
    <w:rsid w:val="00D217CF"/>
    <w:rsid w:val="00D22843"/>
    <w:rsid w:val="00D2467B"/>
    <w:rsid w:val="00D264E4"/>
    <w:rsid w:val="00D34853"/>
    <w:rsid w:val="00D4780C"/>
    <w:rsid w:val="00D518DA"/>
    <w:rsid w:val="00D55B12"/>
    <w:rsid w:val="00D55B55"/>
    <w:rsid w:val="00D56C48"/>
    <w:rsid w:val="00D5727D"/>
    <w:rsid w:val="00D60E6C"/>
    <w:rsid w:val="00D618FA"/>
    <w:rsid w:val="00D6251E"/>
    <w:rsid w:val="00D768F0"/>
    <w:rsid w:val="00D77442"/>
    <w:rsid w:val="00D81994"/>
    <w:rsid w:val="00D82F31"/>
    <w:rsid w:val="00D82F52"/>
    <w:rsid w:val="00D85DDC"/>
    <w:rsid w:val="00D9066A"/>
    <w:rsid w:val="00D90FD2"/>
    <w:rsid w:val="00D92BE3"/>
    <w:rsid w:val="00D942FD"/>
    <w:rsid w:val="00DA1AAF"/>
    <w:rsid w:val="00DA20FD"/>
    <w:rsid w:val="00DA2992"/>
    <w:rsid w:val="00DA3059"/>
    <w:rsid w:val="00DA7EBE"/>
    <w:rsid w:val="00DB256C"/>
    <w:rsid w:val="00DB2916"/>
    <w:rsid w:val="00DB400D"/>
    <w:rsid w:val="00DB7FD1"/>
    <w:rsid w:val="00DC0B2A"/>
    <w:rsid w:val="00DC7BBD"/>
    <w:rsid w:val="00DD15FD"/>
    <w:rsid w:val="00DD3948"/>
    <w:rsid w:val="00DD7401"/>
    <w:rsid w:val="00DE35C6"/>
    <w:rsid w:val="00DE3942"/>
    <w:rsid w:val="00DF1035"/>
    <w:rsid w:val="00DF1AE1"/>
    <w:rsid w:val="00DF1BD5"/>
    <w:rsid w:val="00DF3B86"/>
    <w:rsid w:val="00DF651E"/>
    <w:rsid w:val="00DF7852"/>
    <w:rsid w:val="00E024C5"/>
    <w:rsid w:val="00E02A20"/>
    <w:rsid w:val="00E11212"/>
    <w:rsid w:val="00E242AF"/>
    <w:rsid w:val="00E24D72"/>
    <w:rsid w:val="00E25452"/>
    <w:rsid w:val="00E31F3A"/>
    <w:rsid w:val="00E36386"/>
    <w:rsid w:val="00E36446"/>
    <w:rsid w:val="00E376C1"/>
    <w:rsid w:val="00E518A7"/>
    <w:rsid w:val="00E602AB"/>
    <w:rsid w:val="00E60E00"/>
    <w:rsid w:val="00E658F4"/>
    <w:rsid w:val="00E71392"/>
    <w:rsid w:val="00E736F1"/>
    <w:rsid w:val="00E745AD"/>
    <w:rsid w:val="00E74DC4"/>
    <w:rsid w:val="00E760BE"/>
    <w:rsid w:val="00E77AEC"/>
    <w:rsid w:val="00E805F4"/>
    <w:rsid w:val="00E82D9E"/>
    <w:rsid w:val="00E8371E"/>
    <w:rsid w:val="00E94DFD"/>
    <w:rsid w:val="00E97A75"/>
    <w:rsid w:val="00EA1090"/>
    <w:rsid w:val="00EA4D4E"/>
    <w:rsid w:val="00EA5B26"/>
    <w:rsid w:val="00EB32C1"/>
    <w:rsid w:val="00EC05D0"/>
    <w:rsid w:val="00EC3C9F"/>
    <w:rsid w:val="00ED184A"/>
    <w:rsid w:val="00ED2750"/>
    <w:rsid w:val="00ED4E6E"/>
    <w:rsid w:val="00ED72A5"/>
    <w:rsid w:val="00EE195D"/>
    <w:rsid w:val="00EE3CF3"/>
    <w:rsid w:val="00EE529D"/>
    <w:rsid w:val="00EF00B8"/>
    <w:rsid w:val="00EF1CCA"/>
    <w:rsid w:val="00EF2914"/>
    <w:rsid w:val="00EF35C0"/>
    <w:rsid w:val="00EF5D62"/>
    <w:rsid w:val="00EF6835"/>
    <w:rsid w:val="00F014D9"/>
    <w:rsid w:val="00F01AA5"/>
    <w:rsid w:val="00F04E21"/>
    <w:rsid w:val="00F05408"/>
    <w:rsid w:val="00F066DB"/>
    <w:rsid w:val="00F100F4"/>
    <w:rsid w:val="00F11CEB"/>
    <w:rsid w:val="00F11F42"/>
    <w:rsid w:val="00F20F2B"/>
    <w:rsid w:val="00F21165"/>
    <w:rsid w:val="00F22B30"/>
    <w:rsid w:val="00F246D5"/>
    <w:rsid w:val="00F2499F"/>
    <w:rsid w:val="00F3264A"/>
    <w:rsid w:val="00F35146"/>
    <w:rsid w:val="00F37A97"/>
    <w:rsid w:val="00F434A1"/>
    <w:rsid w:val="00F434EE"/>
    <w:rsid w:val="00F447DE"/>
    <w:rsid w:val="00F45192"/>
    <w:rsid w:val="00F468EB"/>
    <w:rsid w:val="00F631F2"/>
    <w:rsid w:val="00F756DB"/>
    <w:rsid w:val="00F77343"/>
    <w:rsid w:val="00F80469"/>
    <w:rsid w:val="00F81E7E"/>
    <w:rsid w:val="00F8398A"/>
    <w:rsid w:val="00F87C55"/>
    <w:rsid w:val="00F921B6"/>
    <w:rsid w:val="00F9653E"/>
    <w:rsid w:val="00FA36F0"/>
    <w:rsid w:val="00FA40AA"/>
    <w:rsid w:val="00FB1C0E"/>
    <w:rsid w:val="00FB32D9"/>
    <w:rsid w:val="00FB403C"/>
    <w:rsid w:val="00FB62AD"/>
    <w:rsid w:val="00FB6D72"/>
    <w:rsid w:val="00FC1BC8"/>
    <w:rsid w:val="00FC4672"/>
    <w:rsid w:val="00FC68A8"/>
    <w:rsid w:val="00FD4C31"/>
    <w:rsid w:val="00FE0B80"/>
    <w:rsid w:val="00FE19CB"/>
    <w:rsid w:val="00FE20F5"/>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1"/>
      </w:numPr>
      <w:spacing w:before="0" w:after="480"/>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link w:val="CmChar"/>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3"/>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qFormat/>
    <w:rsid w:val="0036456D"/>
    <w:pPr>
      <w:pageBreakBefore/>
      <w:numPr>
        <w:numId w:val="3"/>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3"/>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3"/>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 w:type="paragraph" w:styleId="Vltozat">
    <w:name w:val="Revision"/>
    <w:hidden/>
    <w:uiPriority w:val="99"/>
    <w:semiHidden/>
    <w:rsid w:val="00322C8B"/>
    <w:rPr>
      <w:rFonts w:eastAsia="WenQuanYi Zen Hei" w:cs="Mangal"/>
      <w:color w:val="00000A"/>
      <w:kern w:val="1"/>
      <w:sz w:val="24"/>
      <w:szCs w:val="21"/>
      <w:lang w:eastAsia="zh-CN" w:bidi="hi-IN"/>
    </w:rPr>
  </w:style>
  <w:style w:type="character" w:customStyle="1" w:styleId="UnresolvedMention">
    <w:name w:val="Unresolved Mention"/>
    <w:basedOn w:val="Bekezdsalapbettpusa"/>
    <w:uiPriority w:val="99"/>
    <w:semiHidden/>
    <w:unhideWhenUsed/>
    <w:rsid w:val="00A126CF"/>
    <w:rPr>
      <w:color w:val="605E5C"/>
      <w:shd w:val="clear" w:color="auto" w:fill="E1DFDD"/>
    </w:rPr>
  </w:style>
  <w:style w:type="character" w:customStyle="1" w:styleId="CmChar">
    <w:name w:val="Cím Char"/>
    <w:basedOn w:val="Bekezdsalapbettpusa"/>
    <w:link w:val="Cm"/>
    <w:rsid w:val="00BC2913"/>
    <w:rPr>
      <w:rFonts w:ascii="Arial" w:eastAsia="WenQuanYi Zen Hei" w:hAnsi="Arial" w:cs="Lohit Hindi"/>
      <w:b/>
      <w:bCs/>
      <w:color w:val="00000A"/>
      <w:kern w:val="1"/>
      <w:sz w:val="36"/>
      <w:szCs w:val="36"/>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500853553">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oracle.com/technetwork/java/javase/downloads/jre8-downloads-2133155.html" TargetMode="External"/><Relationship Id="rId39" Type="http://schemas.openxmlformats.org/officeDocument/2006/relationships/image" Target="media/image21.png"/><Relationship Id="rId21" Type="http://schemas.openxmlformats.org/officeDocument/2006/relationships/hyperlink" Target="http://www.w3.org/" TargetMode="External"/><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image" Target="media/image29.JPG"/><Relationship Id="rId50" Type="http://schemas.openxmlformats.org/officeDocument/2006/relationships/image" Target="media/image32.jpeg"/><Relationship Id="rId55" Type="http://schemas.openxmlformats.org/officeDocument/2006/relationships/hyperlink" Target="https://hu.wikipedia.org/wiki/Verzi%C3%B3kezel%C3%A9s"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6.JP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7.JPG"/><Relationship Id="rId53" Type="http://schemas.openxmlformats.org/officeDocument/2006/relationships/hyperlink" Target="https://developer.mozilla.org/hu/docs/Web/JavaScript" TargetMode="External"/><Relationship Id="rId58" Type="http://schemas.openxmlformats.org/officeDocument/2006/relationships/header" Target="header2.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www.whatwg.org/" TargetMode="External"/><Relationship Id="rId27" Type="http://schemas.openxmlformats.org/officeDocument/2006/relationships/hyperlink" Target="https://www.postgresql.org/download" TargetMode="External"/><Relationship Id="rId30" Type="http://schemas.openxmlformats.org/officeDocument/2006/relationships/image" Target="media/image15.png"/><Relationship Id="rId35" Type="http://schemas.openxmlformats.org/officeDocument/2006/relationships/comments" Target="comments.xml"/><Relationship Id="rId43" Type="http://schemas.openxmlformats.org/officeDocument/2006/relationships/image" Target="media/image25.JPG"/><Relationship Id="rId48" Type="http://schemas.openxmlformats.org/officeDocument/2006/relationships/image" Target="media/image30.jpe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docs.jboss.org/hibernate/orm/5.2/userguide/html_single/Hibernate_User_Guide.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hyperlink" Target="http://herenkovics.hu" TargetMode="External"/><Relationship Id="rId33" Type="http://schemas.openxmlformats.org/officeDocument/2006/relationships/image" Target="media/image17.pn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footer" Target="footer3.xml"/><Relationship Id="rId20" Type="http://schemas.openxmlformats.org/officeDocument/2006/relationships/hyperlink" Target="https://github.com/HerenkovicsA/szkdga" TargetMode="External"/><Relationship Id="rId41" Type="http://schemas.openxmlformats.org/officeDocument/2006/relationships/image" Target="media/image23.JPG"/><Relationship Id="rId54" Type="http://schemas.openxmlformats.org/officeDocument/2006/relationships/hyperlink" Target="https://maven.apache.org/pom.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2.png"/><Relationship Id="rId28" Type="http://schemas.openxmlformats.org/officeDocument/2006/relationships/hyperlink" Target="https://tomcat.apache.org/download-90.cgi" TargetMode="External"/><Relationship Id="rId36" Type="http://schemas.microsoft.com/office/2011/relationships/commentsExtended" Target="commentsExtended.xml"/><Relationship Id="rId49" Type="http://schemas.openxmlformats.org/officeDocument/2006/relationships/image" Target="media/image31.JP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hyperlink" Target="https://developers.google.com/maps/documentation/distance-matrix/get-api-key" TargetMode="External"/><Relationship Id="rId44" Type="http://schemas.openxmlformats.org/officeDocument/2006/relationships/image" Target="media/image26.jpeg"/><Relationship Id="rId52" Type="http://schemas.openxmlformats.org/officeDocument/2006/relationships/hyperlink" Target="https://developer.mozilla.org/hu/docs/Web/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EF563434-E310-443D-8DCA-5D16E98DF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16711</TotalTime>
  <Pages>58</Pages>
  <Words>8801</Words>
  <Characters>60730</Characters>
  <Application>Microsoft Office Word</Application>
  <DocSecurity>0</DocSecurity>
  <Lines>506</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128</cp:revision>
  <cp:lastPrinted>2019-02-09T12:08:00Z</cp:lastPrinted>
  <dcterms:created xsi:type="dcterms:W3CDTF">2019-03-30T16:54:00Z</dcterms:created>
  <dcterms:modified xsi:type="dcterms:W3CDTF">2019-04-28T15:59:00Z</dcterms:modified>
</cp:coreProperties>
</file>