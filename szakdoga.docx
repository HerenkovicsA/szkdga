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r w:rsidRPr="00BC22DE">
        <w:rPr>
          <w:rFonts w:cs="Times New Roman"/>
          <w:b/>
          <w:bCs/>
          <w:color w:val="auto"/>
          <w:sz w:val="44"/>
          <w:szCs w:val="44"/>
        </w:rPr>
        <w:t>Herenkovics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77777777" w:rsidR="007C5DF4" w:rsidRPr="00BC22DE" w:rsidRDefault="007C5DF4">
      <w:pPr>
        <w:spacing w:before="3402"/>
        <w:jc w:val="center"/>
        <w:rPr>
          <w:rFonts w:cs="Times New Roman"/>
          <w:color w:val="800000"/>
          <w:sz w:val="36"/>
          <w:szCs w:val="36"/>
        </w:rPr>
      </w:pPr>
      <w:r w:rsidRPr="00BC22DE">
        <w:rPr>
          <w:rFonts w:cs="Times New Roman"/>
          <w:color w:val="800000"/>
          <w:sz w:val="36"/>
          <w:szCs w:val="36"/>
        </w:rPr>
        <w:t>[</w:t>
      </w:r>
      <w:r w:rsidR="00F35146">
        <w:rPr>
          <w:rFonts w:cs="Times New Roman"/>
          <w:color w:val="800000"/>
          <w:sz w:val="36"/>
          <w:szCs w:val="36"/>
        </w:rPr>
        <w:t>2018</w:t>
      </w:r>
      <w:r w:rsidRPr="00BC22DE">
        <w:rPr>
          <w:rFonts w:cs="Times New Roman"/>
          <w:color w:val="800000"/>
          <w:sz w:val="36"/>
          <w:szCs w:val="36"/>
        </w:rPr>
        <w:t>]</w:t>
      </w:r>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77777777"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r w:rsidR="00F35146">
              <w:rPr>
                <w:rFonts w:cs="Times New Roman"/>
                <w:color w:val="800000"/>
                <w:sz w:val="36"/>
                <w:szCs w:val="36"/>
              </w:rPr>
              <w:t>Herenkovics András</w:t>
            </w:r>
            <w:r w:rsidRPr="00BC22DE">
              <w:rPr>
                <w:rFonts w:cs="Times New Roman"/>
                <w:color w:val="800000"/>
                <w:sz w:val="36"/>
                <w:szCs w:val="36"/>
              </w:rPr>
              <w:t>,</w:t>
            </w:r>
            <w:r w:rsidRPr="00BC22DE">
              <w:rPr>
                <w:rFonts w:eastAsia="Arial" w:cs="Times New Roman"/>
                <w:color w:val="800000"/>
                <w:sz w:val="36"/>
                <w:szCs w:val="36"/>
              </w:rPr>
              <w:t xml:space="preserve"> </w:t>
            </w:r>
            <w:r w:rsidR="00F35146">
              <w:rPr>
                <w:rFonts w:cs="Times New Roman"/>
                <w:color w:val="800000"/>
                <w:sz w:val="36"/>
                <w:szCs w:val="36"/>
              </w:rPr>
              <w:t>2018</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65216" behindDoc="1" locked="0" layoutInCell="1" allowOverlap="1" wp14:anchorId="500E2875" wp14:editId="5B07D4AD">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815053" id="Group 9" o:spid="_x0000_s1026" style="position:absolute;margin-left:.8pt;margin-top:6.8pt;width:437.9pt;height:69.7pt;z-index:-251851264"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0" w:name="__DdeLink__791_2003406677"/>
      <w:bookmarkEnd w:id="0"/>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r w:rsidRPr="00BC22DE">
        <w:rPr>
          <w:rFonts w:cs="Times New Roman"/>
          <w:b/>
          <w:sz w:val="44"/>
          <w:szCs w:val="44"/>
        </w:rPr>
        <w:t>Herenkovics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01001F29" w14:textId="0AE437D9" w:rsidR="0044176A" w:rsidRDefault="00DA20FD">
      <w:pPr>
        <w:spacing w:before="1701" w:line="252" w:lineRule="auto"/>
        <w:jc w:val="center"/>
        <w:rPr>
          <w:rFonts w:cs="Times New Roman"/>
          <w:b/>
          <w:color w:val="auto"/>
          <w:sz w:val="32"/>
          <w:szCs w:val="44"/>
        </w:rPr>
      </w:pPr>
      <w:r w:rsidRPr="00091B77">
        <w:rPr>
          <w:rFonts w:cs="Times New Roman"/>
          <w:b/>
          <w:color w:val="auto"/>
          <w:sz w:val="32"/>
          <w:szCs w:val="44"/>
        </w:rPr>
        <w:t>2019</w:t>
      </w:r>
    </w:p>
    <w:p w14:paraId="703F3A80" w14:textId="77777777" w:rsidR="0044176A" w:rsidRDefault="0044176A">
      <w:pPr>
        <w:widowControl/>
        <w:suppressAutoHyphens w:val="0"/>
        <w:rPr>
          <w:rFonts w:cs="Times New Roman"/>
          <w:b/>
          <w:color w:val="auto"/>
          <w:sz w:val="32"/>
          <w:szCs w:val="44"/>
        </w:rPr>
      </w:pPr>
      <w:r>
        <w:rPr>
          <w:rFonts w:cs="Times New Roman"/>
          <w:b/>
          <w:color w:val="auto"/>
          <w:sz w:val="32"/>
          <w:szCs w:val="44"/>
        </w:rPr>
        <w:br w:type="page"/>
      </w:r>
    </w:p>
    <w:p w14:paraId="76C019BE" w14:textId="77777777" w:rsidR="0044176A" w:rsidRPr="00F11CEB" w:rsidRDefault="0044176A" w:rsidP="00C6585F">
      <w:pPr>
        <w:pStyle w:val="SzDCmsor0"/>
      </w:pPr>
      <w:r w:rsidRPr="00F11CEB">
        <w:lastRenderedPageBreak/>
        <w:t>Feladat-kiíró lap szakdolgozathoz</w:t>
      </w:r>
    </w:p>
    <w:p w14:paraId="42A887B5" w14:textId="77777777" w:rsidR="0044176A" w:rsidRDefault="0044176A" w:rsidP="0044176A">
      <w:pPr>
        <w:spacing w:line="200" w:lineRule="exact"/>
        <w:rPr>
          <w:rFonts w:eastAsia="Times New Roman"/>
        </w:rPr>
      </w:pPr>
    </w:p>
    <w:p w14:paraId="566B03FE" w14:textId="77777777" w:rsidR="0044176A" w:rsidRDefault="0044176A" w:rsidP="0044176A">
      <w:pPr>
        <w:spacing w:line="328" w:lineRule="exact"/>
        <w:rPr>
          <w:rFonts w:eastAsia="Times New Roman"/>
        </w:rPr>
      </w:pPr>
    </w:p>
    <w:p w14:paraId="62850DEC" w14:textId="77777777" w:rsidR="0044176A" w:rsidRPr="00F11CEB" w:rsidRDefault="0044176A" w:rsidP="00F11CEB">
      <w:pPr>
        <w:spacing w:line="360" w:lineRule="auto"/>
        <w:rPr>
          <w:rFonts w:eastAsia="Arial" w:cs="Times New Roman"/>
          <w:u w:val="single"/>
        </w:rPr>
      </w:pPr>
      <w:r w:rsidRPr="00F11CEB">
        <w:rPr>
          <w:rFonts w:eastAsia="Arial" w:cs="Times New Roman"/>
          <w:u w:val="single"/>
        </w:rPr>
        <w:t>Hallgató adatai</w:t>
      </w:r>
    </w:p>
    <w:p w14:paraId="25741118" w14:textId="326AD758" w:rsidR="0044176A" w:rsidRPr="00F11CEB" w:rsidRDefault="0044176A" w:rsidP="00F11CEB">
      <w:pPr>
        <w:spacing w:line="360" w:lineRule="auto"/>
        <w:ind w:left="200" w:right="860"/>
        <w:rPr>
          <w:rFonts w:eastAsia="Arial" w:cs="Times New Roman"/>
        </w:rPr>
      </w:pPr>
      <w:r w:rsidRPr="00F11CEB">
        <w:rPr>
          <w:rFonts w:eastAsia="Arial" w:cs="Times New Roman"/>
        </w:rPr>
        <w:t>név: Herenkovics András</w:t>
      </w:r>
    </w:p>
    <w:p w14:paraId="70C090F2" w14:textId="535A29C1" w:rsidR="0044176A" w:rsidRPr="00F11CEB" w:rsidRDefault="0044176A" w:rsidP="00F11CEB">
      <w:pPr>
        <w:spacing w:line="360" w:lineRule="auto"/>
        <w:ind w:left="200" w:right="860"/>
        <w:rPr>
          <w:rFonts w:eastAsia="Arial" w:cs="Times New Roman"/>
        </w:rPr>
      </w:pPr>
      <w:r w:rsidRPr="00F11CEB">
        <w:rPr>
          <w:rFonts w:eastAsia="Arial" w:cs="Times New Roman"/>
        </w:rPr>
        <w:t xml:space="preserve">Neptun-kód: </w:t>
      </w:r>
      <w:r w:rsidR="00F11CEB" w:rsidRPr="00F11CEB">
        <w:rPr>
          <w:rFonts w:eastAsia="Arial" w:cs="Times New Roman"/>
        </w:rPr>
        <w:t>AQ</w:t>
      </w:r>
      <w:r w:rsidRPr="00F11CEB">
        <w:rPr>
          <w:rFonts w:eastAsia="Arial" w:cs="Times New Roman"/>
        </w:rPr>
        <w:t>L</w:t>
      </w:r>
      <w:r w:rsidR="00F11CEB" w:rsidRPr="00F11CEB">
        <w:rPr>
          <w:rFonts w:eastAsia="Arial" w:cs="Times New Roman"/>
        </w:rPr>
        <w:t>R</w:t>
      </w:r>
      <w:r w:rsidRPr="00F11CEB">
        <w:rPr>
          <w:rFonts w:eastAsia="Arial" w:cs="Times New Roman"/>
        </w:rPr>
        <w:t>X3</w:t>
      </w:r>
    </w:p>
    <w:p w14:paraId="69ECBE8B" w14:textId="0BA216CA" w:rsidR="0044176A" w:rsidRPr="00F11CEB" w:rsidRDefault="0044176A" w:rsidP="00F11CEB">
      <w:pPr>
        <w:spacing w:line="360" w:lineRule="auto"/>
        <w:ind w:left="200" w:right="860"/>
        <w:rPr>
          <w:rFonts w:eastAsia="Arial" w:cs="Times New Roman"/>
          <w:color w:val="800000"/>
        </w:rPr>
      </w:pPr>
      <w:r w:rsidRPr="00F11CEB">
        <w:rPr>
          <w:rFonts w:eastAsia="Arial" w:cs="Times New Roman"/>
        </w:rPr>
        <w:t xml:space="preserve">szak: </w:t>
      </w:r>
      <w:r w:rsidR="00F11CEB" w:rsidRPr="00F11CEB">
        <w:rPr>
          <w:rFonts w:eastAsia="Arial" w:cs="Times New Roman"/>
        </w:rPr>
        <w:t>Mérnök</w:t>
      </w:r>
      <w:r w:rsidR="00F11CEB" w:rsidRPr="00F11CEB">
        <w:rPr>
          <w:rFonts w:cs="Times New Roman"/>
        </w:rPr>
        <w:t xml:space="preserve"> </w:t>
      </w:r>
      <w:r w:rsidR="00F11CEB" w:rsidRPr="00F11CEB">
        <w:rPr>
          <w:rFonts w:eastAsia="Arial" w:cs="Times New Roman"/>
        </w:rPr>
        <w:t>informatikus BSc</w:t>
      </w:r>
    </w:p>
    <w:p w14:paraId="3A56D9BA" w14:textId="5B710235" w:rsidR="0044176A" w:rsidRPr="00F11CEB" w:rsidRDefault="0044176A" w:rsidP="00F11CEB">
      <w:pPr>
        <w:spacing w:line="360" w:lineRule="auto"/>
        <w:ind w:left="200"/>
        <w:rPr>
          <w:rFonts w:eastAsia="Arial" w:cs="Times New Roman"/>
        </w:rPr>
      </w:pPr>
      <w:r w:rsidRPr="00F11CEB">
        <w:rPr>
          <w:rFonts w:eastAsia="Arial" w:cs="Times New Roman"/>
        </w:rPr>
        <w:t>specializáció:</w:t>
      </w:r>
      <w:r w:rsidR="00F11CEB" w:rsidRPr="00F11CEB">
        <w:rPr>
          <w:rFonts w:eastAsia="Arial" w:cs="Times New Roman"/>
        </w:rPr>
        <w:t xml:space="preserve"> -</w:t>
      </w:r>
    </w:p>
    <w:p w14:paraId="30EB7862" w14:textId="77777777" w:rsidR="0044176A" w:rsidRPr="00F11CEB" w:rsidRDefault="0044176A" w:rsidP="00F11CEB">
      <w:pPr>
        <w:spacing w:line="360" w:lineRule="auto"/>
        <w:rPr>
          <w:rFonts w:eastAsia="Times New Roman" w:cs="Times New Roman"/>
        </w:rPr>
      </w:pPr>
    </w:p>
    <w:p w14:paraId="07EE4E39" w14:textId="77777777" w:rsidR="00F11CEB" w:rsidRPr="00F11CEB" w:rsidRDefault="0044176A" w:rsidP="00F11CEB">
      <w:pPr>
        <w:spacing w:line="360" w:lineRule="auto"/>
        <w:rPr>
          <w:rFonts w:eastAsia="Arial" w:cs="Times New Roman"/>
        </w:rPr>
      </w:pPr>
      <w:r w:rsidRPr="00F11CEB">
        <w:rPr>
          <w:rFonts w:eastAsia="Arial" w:cs="Times New Roman"/>
          <w:u w:val="single"/>
        </w:rPr>
        <w:t>Cím</w:t>
      </w:r>
      <w:r w:rsidRPr="00F11CEB">
        <w:rPr>
          <w:rFonts w:eastAsia="Arial" w:cs="Times New Roman"/>
        </w:rPr>
        <w:t>:</w:t>
      </w:r>
      <w:r w:rsidR="00F11CEB" w:rsidRPr="00F11CEB">
        <w:rPr>
          <w:rFonts w:eastAsia="Arial" w:cs="Times New Roman"/>
        </w:rPr>
        <w:t xml:space="preserve"> </w:t>
      </w:r>
    </w:p>
    <w:p w14:paraId="547609D6" w14:textId="02ED59E8" w:rsidR="0044176A" w:rsidRPr="00F11CEB" w:rsidRDefault="00F11CEB" w:rsidP="00F11CEB">
      <w:pPr>
        <w:tabs>
          <w:tab w:val="left" w:pos="284"/>
        </w:tabs>
        <w:spacing w:line="360" w:lineRule="auto"/>
        <w:rPr>
          <w:rFonts w:eastAsia="Arial" w:cs="Times New Roman"/>
        </w:rPr>
      </w:pPr>
      <w:r w:rsidRPr="00F11CEB">
        <w:rPr>
          <w:rFonts w:eastAsia="Arial" w:cs="Times New Roman"/>
        </w:rPr>
        <w:tab/>
        <w:t>Csomagok kiszállításának optimalizálása</w:t>
      </w:r>
    </w:p>
    <w:p w14:paraId="4F644676" w14:textId="77777777" w:rsidR="0044176A" w:rsidRPr="00F11CEB" w:rsidRDefault="0044176A" w:rsidP="00F11CEB">
      <w:pPr>
        <w:spacing w:line="360" w:lineRule="auto"/>
        <w:rPr>
          <w:rFonts w:eastAsia="Arial" w:cs="Times New Roman"/>
        </w:rPr>
      </w:pPr>
      <w:r w:rsidRPr="00F11CEB">
        <w:rPr>
          <w:rFonts w:eastAsia="Arial" w:cs="Times New Roman"/>
          <w:u w:val="single"/>
        </w:rPr>
        <w:t>Feladatok leírása</w:t>
      </w:r>
      <w:r w:rsidRPr="00F11CEB">
        <w:rPr>
          <w:rFonts w:eastAsia="Arial" w:cs="Times New Roman"/>
        </w:rPr>
        <w:t>:</w:t>
      </w:r>
    </w:p>
    <w:p w14:paraId="54EFF009" w14:textId="15022617" w:rsidR="0044176A" w:rsidRPr="00F11CEB" w:rsidRDefault="00F11CEB" w:rsidP="00F11CEB">
      <w:pPr>
        <w:tabs>
          <w:tab w:val="left" w:pos="284"/>
        </w:tabs>
        <w:spacing w:line="360" w:lineRule="auto"/>
        <w:rPr>
          <w:rFonts w:eastAsia="Arial" w:cs="Times New Roman"/>
        </w:rPr>
      </w:pPr>
      <w:r w:rsidRPr="00F11CEB">
        <w:rPr>
          <w:rFonts w:eastAsia="Arial" w:cs="Times New Roman"/>
        </w:rPr>
        <w:tab/>
        <w:t>A Jelölt feladata egy egyszerű webáruház kidolgozása, melynél a hangsúly a megrendelt termékek kiszállításán van. A program feladata meghatározni az optimális útvonalat a futár számára a csomagok kézbesítéséhez, adminisztrálni azok felvételét és leszállítását. A megvalósítás során szempont a hatékony működés, és a legkorszerűbb technológiák felhasználása.</w:t>
      </w:r>
    </w:p>
    <w:p w14:paraId="13D87AF0" w14:textId="77777777" w:rsidR="0044176A" w:rsidRDefault="0044176A" w:rsidP="0044176A">
      <w:pPr>
        <w:spacing w:line="200" w:lineRule="exact"/>
        <w:rPr>
          <w:rFonts w:eastAsia="Times New Roman"/>
        </w:rPr>
      </w:pPr>
    </w:p>
    <w:p w14:paraId="72F111B7" w14:textId="77777777" w:rsidR="0044176A" w:rsidRDefault="0044176A" w:rsidP="0044176A">
      <w:pPr>
        <w:spacing w:line="200" w:lineRule="exact"/>
        <w:rPr>
          <w:rFonts w:eastAsia="Times New Roman"/>
        </w:rPr>
      </w:pPr>
    </w:p>
    <w:p w14:paraId="25419317" w14:textId="77777777" w:rsidR="0044176A" w:rsidRDefault="0044176A" w:rsidP="0044176A">
      <w:pPr>
        <w:spacing w:line="200" w:lineRule="exact"/>
        <w:rPr>
          <w:rFonts w:eastAsia="Times New Roman"/>
        </w:rPr>
      </w:pPr>
    </w:p>
    <w:p w14:paraId="5FB4ABB3" w14:textId="77777777" w:rsidR="0044176A" w:rsidRDefault="0044176A" w:rsidP="0044176A">
      <w:pPr>
        <w:spacing w:line="200" w:lineRule="exact"/>
        <w:rPr>
          <w:rFonts w:eastAsia="Times New Roman"/>
        </w:rPr>
      </w:pPr>
    </w:p>
    <w:p w14:paraId="312BE3C5" w14:textId="77777777" w:rsidR="0044176A" w:rsidRDefault="0044176A" w:rsidP="0044176A">
      <w:pPr>
        <w:spacing w:line="200" w:lineRule="exact"/>
        <w:rPr>
          <w:rFonts w:eastAsia="Times New Roman"/>
        </w:rPr>
      </w:pPr>
    </w:p>
    <w:p w14:paraId="7BCDCC10" w14:textId="77777777" w:rsidR="0044176A" w:rsidRDefault="0044176A" w:rsidP="0044176A">
      <w:pPr>
        <w:spacing w:line="200" w:lineRule="exact"/>
        <w:rPr>
          <w:rFonts w:eastAsia="Times New Roman"/>
        </w:rPr>
      </w:pPr>
    </w:p>
    <w:p w14:paraId="211A774D" w14:textId="77777777" w:rsidR="0044176A" w:rsidRDefault="0044176A" w:rsidP="0044176A">
      <w:pPr>
        <w:spacing w:line="200" w:lineRule="exact"/>
        <w:rPr>
          <w:rFonts w:eastAsia="Times New Roman"/>
        </w:rPr>
      </w:pPr>
    </w:p>
    <w:p w14:paraId="0F5F979F" w14:textId="77777777" w:rsidR="0044176A" w:rsidRDefault="0044176A" w:rsidP="0044176A">
      <w:pPr>
        <w:spacing w:line="200" w:lineRule="exact"/>
        <w:rPr>
          <w:rFonts w:eastAsia="Times New Roman"/>
        </w:rPr>
      </w:pPr>
    </w:p>
    <w:p w14:paraId="61486FA6" w14:textId="77777777" w:rsidR="0044176A" w:rsidRDefault="0044176A" w:rsidP="0044176A">
      <w:pPr>
        <w:spacing w:line="200" w:lineRule="exact"/>
        <w:rPr>
          <w:rFonts w:eastAsia="Times New Roman"/>
        </w:rPr>
      </w:pPr>
    </w:p>
    <w:p w14:paraId="32F018AF" w14:textId="77777777" w:rsidR="0044176A" w:rsidRDefault="0044176A" w:rsidP="0044176A">
      <w:pPr>
        <w:spacing w:line="200" w:lineRule="exact"/>
        <w:rPr>
          <w:rFonts w:eastAsia="Times New Roman"/>
        </w:rPr>
      </w:pPr>
    </w:p>
    <w:p w14:paraId="3FEFC233" w14:textId="77777777" w:rsidR="0044176A" w:rsidRDefault="0044176A" w:rsidP="0044176A">
      <w:pPr>
        <w:spacing w:line="200" w:lineRule="exact"/>
        <w:rPr>
          <w:rFonts w:eastAsia="Times New Roman"/>
        </w:rPr>
      </w:pPr>
    </w:p>
    <w:p w14:paraId="6BF9E316" w14:textId="77777777" w:rsidR="0044176A" w:rsidRDefault="0044176A" w:rsidP="0044176A">
      <w:pPr>
        <w:spacing w:line="200" w:lineRule="exact"/>
        <w:rPr>
          <w:rFonts w:eastAsia="Times New Roman"/>
        </w:rPr>
      </w:pPr>
    </w:p>
    <w:p w14:paraId="6C89A48C" w14:textId="77777777" w:rsidR="0044176A" w:rsidRDefault="0044176A" w:rsidP="0044176A">
      <w:pPr>
        <w:spacing w:line="200" w:lineRule="exact"/>
        <w:rPr>
          <w:rFonts w:eastAsia="Times New Roman"/>
        </w:rPr>
      </w:pPr>
    </w:p>
    <w:p w14:paraId="777A7BE1" w14:textId="77777777" w:rsidR="0044176A" w:rsidRDefault="0044176A" w:rsidP="0044176A">
      <w:pPr>
        <w:spacing w:line="200" w:lineRule="exact"/>
        <w:rPr>
          <w:rFonts w:eastAsia="Times New Roman"/>
        </w:rPr>
      </w:pPr>
    </w:p>
    <w:p w14:paraId="30EF4BAB" w14:textId="77777777" w:rsidR="0044176A" w:rsidRDefault="0044176A" w:rsidP="0044176A">
      <w:pPr>
        <w:spacing w:line="200" w:lineRule="exact"/>
        <w:rPr>
          <w:rFonts w:eastAsia="Times New Roman"/>
        </w:rPr>
      </w:pPr>
    </w:p>
    <w:p w14:paraId="44F1F08A" w14:textId="2D27EBA1" w:rsidR="0044176A" w:rsidRDefault="0044176A" w:rsidP="0044176A">
      <w:pPr>
        <w:spacing w:line="200" w:lineRule="exact"/>
        <w:rPr>
          <w:rFonts w:eastAsia="Times New Roman"/>
        </w:rPr>
      </w:pPr>
    </w:p>
    <w:p w14:paraId="10A5BE32" w14:textId="77777777" w:rsidR="0044176A" w:rsidRDefault="0044176A" w:rsidP="0044176A">
      <w:pPr>
        <w:spacing w:line="200" w:lineRule="exact"/>
        <w:rPr>
          <w:rFonts w:eastAsia="Times New Roman"/>
        </w:rPr>
      </w:pPr>
    </w:p>
    <w:p w14:paraId="030DDDBF" w14:textId="728E6BE6" w:rsidR="0044176A" w:rsidRDefault="0044176A" w:rsidP="0044176A">
      <w:pPr>
        <w:spacing w:line="200" w:lineRule="exact"/>
        <w:rPr>
          <w:rFonts w:eastAsia="Times New Roman"/>
        </w:rPr>
      </w:pPr>
    </w:p>
    <w:p w14:paraId="5CCE5A94" w14:textId="7375BBB3" w:rsidR="00F11CEB" w:rsidRDefault="00F11CEB" w:rsidP="0044176A">
      <w:pPr>
        <w:spacing w:line="200" w:lineRule="exact"/>
        <w:rPr>
          <w:rFonts w:eastAsia="Times New Roman"/>
        </w:rPr>
      </w:pPr>
    </w:p>
    <w:p w14:paraId="29CE4F08" w14:textId="147B4C30" w:rsidR="00F11CEB" w:rsidRDefault="00F11CEB" w:rsidP="0044176A">
      <w:pPr>
        <w:spacing w:line="200" w:lineRule="exact"/>
        <w:rPr>
          <w:rFonts w:eastAsia="Times New Roman"/>
        </w:rPr>
      </w:pPr>
    </w:p>
    <w:p w14:paraId="460099FD" w14:textId="77777777" w:rsidR="0044176A" w:rsidRDefault="0044176A" w:rsidP="0044176A">
      <w:pPr>
        <w:spacing w:line="200" w:lineRule="exact"/>
        <w:rPr>
          <w:rFonts w:eastAsia="Times New Roman"/>
        </w:rPr>
      </w:pPr>
    </w:p>
    <w:p w14:paraId="20206232" w14:textId="77777777" w:rsidR="0044176A" w:rsidRDefault="0044176A" w:rsidP="0044176A">
      <w:pPr>
        <w:spacing w:line="200" w:lineRule="exact"/>
        <w:rPr>
          <w:rFonts w:eastAsia="Times New Roman"/>
        </w:rPr>
      </w:pPr>
    </w:p>
    <w:p w14:paraId="1563D622" w14:textId="77777777" w:rsidR="0044176A" w:rsidRDefault="0044176A" w:rsidP="0044176A">
      <w:pPr>
        <w:spacing w:line="200" w:lineRule="exact"/>
        <w:rPr>
          <w:rFonts w:eastAsia="Times New Roman"/>
        </w:rPr>
      </w:pPr>
    </w:p>
    <w:p w14:paraId="321A9225" w14:textId="77777777" w:rsidR="0044176A" w:rsidRDefault="0044176A" w:rsidP="0044176A">
      <w:pPr>
        <w:spacing w:line="372" w:lineRule="exact"/>
        <w:rPr>
          <w:rFonts w:eastAsia="Times New Roman"/>
        </w:rPr>
      </w:pPr>
    </w:p>
    <w:p w14:paraId="40656D55" w14:textId="7B1E75FE" w:rsidR="0044176A" w:rsidRPr="00F11CEB" w:rsidRDefault="0044176A" w:rsidP="0044176A">
      <w:pPr>
        <w:spacing w:line="0" w:lineRule="atLeast"/>
        <w:rPr>
          <w:rFonts w:eastAsia="Arial" w:cs="Times New Roman"/>
          <w:color w:val="800000"/>
        </w:rPr>
      </w:pPr>
      <w:r w:rsidRPr="00F11CEB">
        <w:rPr>
          <w:rFonts w:eastAsia="Arial" w:cs="Times New Roman"/>
        </w:rPr>
        <w:t xml:space="preserve">Győr, </w:t>
      </w:r>
      <w:r w:rsidRPr="00F11CEB">
        <w:rPr>
          <w:rFonts w:eastAsia="Arial" w:cs="Times New Roman"/>
          <w:color w:val="800000"/>
        </w:rPr>
        <w:fldChar w:fldCharType="begin"/>
      </w:r>
      <w:r w:rsidRPr="00F11CEB">
        <w:rPr>
          <w:rFonts w:eastAsia="Arial" w:cs="Times New Roman"/>
          <w:color w:val="800000"/>
        </w:rPr>
        <w:instrText xml:space="preserve"> TIME \@ "yyyy. MMMM d." </w:instrText>
      </w:r>
      <w:r w:rsidRPr="00F11CEB">
        <w:rPr>
          <w:rFonts w:eastAsia="Arial" w:cs="Times New Roman"/>
          <w:color w:val="800000"/>
        </w:rPr>
        <w:fldChar w:fldCharType="separate"/>
      </w:r>
      <w:r w:rsidRPr="00F11CEB">
        <w:rPr>
          <w:rFonts w:eastAsia="Arial" w:cs="Times New Roman"/>
          <w:noProof/>
          <w:color w:val="800000"/>
        </w:rPr>
        <w:t>2019. április 28.</w:t>
      </w:r>
      <w:r w:rsidRPr="00F11CEB">
        <w:rPr>
          <w:rFonts w:eastAsia="Arial" w:cs="Times New Roman"/>
          <w:color w:val="800000"/>
        </w:rPr>
        <w:fldChar w:fldCharType="end"/>
      </w:r>
    </w:p>
    <w:p w14:paraId="0E203232" w14:textId="77777777" w:rsidR="0044176A" w:rsidRPr="00F11CEB" w:rsidRDefault="0044176A" w:rsidP="0044176A">
      <w:pPr>
        <w:spacing w:line="330" w:lineRule="exact"/>
        <w:rPr>
          <w:rFonts w:eastAsia="Times New Roman" w:cs="Times New Roman"/>
        </w:rPr>
      </w:pPr>
    </w:p>
    <w:p w14:paraId="04325340" w14:textId="52A40C57" w:rsidR="0044176A" w:rsidRPr="00F11CEB" w:rsidRDefault="0044176A" w:rsidP="0044176A">
      <w:pPr>
        <w:tabs>
          <w:tab w:val="left" w:pos="5700"/>
        </w:tabs>
        <w:spacing w:line="0" w:lineRule="atLeast"/>
        <w:ind w:left="940"/>
        <w:rPr>
          <w:rFonts w:eastAsia="Arial" w:cs="Times New Roman"/>
        </w:rPr>
      </w:pPr>
      <w:r w:rsidRPr="00F11CEB">
        <w:rPr>
          <w:rFonts w:eastAsia="Arial" w:cs="Times New Roman"/>
        </w:rPr>
        <w:t>_______________________</w:t>
      </w:r>
    </w:p>
    <w:p w14:paraId="223BE4F9" w14:textId="77777777" w:rsidR="0044176A" w:rsidRPr="00F11CEB" w:rsidRDefault="0044176A" w:rsidP="0044176A">
      <w:pPr>
        <w:tabs>
          <w:tab w:val="left" w:pos="5700"/>
        </w:tabs>
        <w:ind w:left="5698" w:hanging="4280"/>
        <w:contextualSpacing/>
        <w:rPr>
          <w:rFonts w:eastAsia="Times New Roman" w:cs="Times New Roman"/>
        </w:rPr>
      </w:pPr>
      <w:r w:rsidRPr="00F11CEB">
        <w:rPr>
          <w:rFonts w:eastAsia="Times New Roman" w:cs="Times New Roman"/>
        </w:rPr>
        <w:t>Dr. Hatwágner F. Miklós</w:t>
      </w:r>
      <w:r w:rsidRPr="00F11CEB">
        <w:rPr>
          <w:rFonts w:eastAsia="Times New Roman" w:cs="Times New Roman"/>
        </w:rPr>
        <w:tab/>
        <w:t xml:space="preserve">     </w:t>
      </w:r>
    </w:p>
    <w:p w14:paraId="0FBAC354" w14:textId="093D3BB5" w:rsidR="00F11CEB" w:rsidRDefault="0044176A" w:rsidP="0044176A">
      <w:pPr>
        <w:tabs>
          <w:tab w:val="left" w:pos="5700"/>
        </w:tabs>
        <w:spacing w:line="0" w:lineRule="atLeast"/>
        <w:ind w:left="940"/>
        <w:rPr>
          <w:rFonts w:cs="Times New Roman"/>
        </w:rPr>
      </w:pPr>
      <w:r w:rsidRPr="00F11CEB">
        <w:rPr>
          <w:rFonts w:eastAsia="Times New Roman" w:cs="Times New Roman"/>
        </w:rPr>
        <w:t>Egyetemi docens, mb. tanszékvezető</w:t>
      </w:r>
      <w:r w:rsidRPr="00F11CEB">
        <w:rPr>
          <w:rFonts w:cs="Times New Roman"/>
        </w:rPr>
        <w:t xml:space="preserve"> </w:t>
      </w:r>
    </w:p>
    <w:p w14:paraId="0D284A1A" w14:textId="77777777" w:rsidR="00F11CEB" w:rsidRDefault="00F11CEB">
      <w:pPr>
        <w:widowControl/>
        <w:suppressAutoHyphens w:val="0"/>
        <w:rPr>
          <w:rFonts w:cs="Times New Roman"/>
        </w:rPr>
      </w:pPr>
      <w:r>
        <w:rPr>
          <w:rFonts w:cs="Times New Roman"/>
        </w:rPr>
        <w:br w:type="page"/>
      </w:r>
    </w:p>
    <w:p w14:paraId="18F2F954" w14:textId="77777777" w:rsidR="00BC2913" w:rsidRPr="007A0AD8" w:rsidRDefault="00BC2913" w:rsidP="00C6585F">
      <w:pPr>
        <w:pStyle w:val="SzDCmsor0"/>
      </w:pPr>
      <w:bookmarkStart w:id="1" w:name="_Toc529976902"/>
      <w:r w:rsidRPr="007A0AD8">
        <w:lastRenderedPageBreak/>
        <w:t>Szakdolgozat értékelő lap</w:t>
      </w:r>
      <w:bookmarkEnd w:id="1"/>
    </w:p>
    <w:p w14:paraId="3C53CF2D" w14:textId="77777777" w:rsidR="00BC2913" w:rsidRPr="00C00CFE" w:rsidRDefault="00BC2913" w:rsidP="00BC2913">
      <w:pPr>
        <w:pStyle w:val="Szvegtrzs"/>
        <w:rPr>
          <w:rFonts w:cs="Times New Roman"/>
          <w:u w:val="single"/>
        </w:rPr>
      </w:pPr>
      <w:r w:rsidRPr="00C00CFE">
        <w:rPr>
          <w:rFonts w:cs="Times New Roman"/>
          <w:u w:val="single"/>
        </w:rPr>
        <w:t>Hallgató adatai:</w:t>
      </w:r>
    </w:p>
    <w:p w14:paraId="763FCC02" w14:textId="50CDE8EF" w:rsidR="00BC2913" w:rsidRPr="00C00CFE" w:rsidRDefault="00BC2913" w:rsidP="00BC2913">
      <w:pPr>
        <w:pStyle w:val="Szvegtrzs"/>
        <w:tabs>
          <w:tab w:val="left" w:pos="2268"/>
          <w:tab w:val="left" w:pos="5670"/>
        </w:tabs>
        <w:spacing w:after="0" w:line="240" w:lineRule="auto"/>
        <w:ind w:firstLine="425"/>
        <w:rPr>
          <w:rFonts w:cs="Times New Roman"/>
        </w:rPr>
      </w:pPr>
      <w:r w:rsidRPr="00C00CFE">
        <w:rPr>
          <w:rFonts w:cs="Times New Roman"/>
        </w:rPr>
        <w:t xml:space="preserve">Név: </w:t>
      </w:r>
      <w:r>
        <w:rPr>
          <w:rFonts w:cs="Times New Roman"/>
        </w:rPr>
        <w:tab/>
        <w:t>Herenkovics András</w:t>
      </w:r>
      <w:r w:rsidRPr="00C00CFE">
        <w:rPr>
          <w:rFonts w:cs="Times New Roman"/>
        </w:rPr>
        <w:tab/>
        <w:t xml:space="preserve">Neptun-kód: </w:t>
      </w:r>
      <w:r>
        <w:rPr>
          <w:rFonts w:cs="Times New Roman"/>
        </w:rPr>
        <w:t>XADPZ8</w:t>
      </w:r>
    </w:p>
    <w:p w14:paraId="088260B1" w14:textId="63439865" w:rsidR="00BC2913" w:rsidRPr="00C00CFE" w:rsidRDefault="00BC2913" w:rsidP="00BC2913">
      <w:pPr>
        <w:pStyle w:val="Szvegtrzs"/>
        <w:tabs>
          <w:tab w:val="left" w:pos="2268"/>
        </w:tabs>
        <w:spacing w:after="0" w:line="240" w:lineRule="auto"/>
        <w:ind w:firstLine="425"/>
        <w:rPr>
          <w:rFonts w:cs="Times New Roman"/>
        </w:rPr>
      </w:pPr>
      <w:r w:rsidRPr="00C00CFE">
        <w:rPr>
          <w:rFonts w:cs="Times New Roman"/>
        </w:rPr>
        <w:t xml:space="preserve">Szak: </w:t>
      </w:r>
      <w:r>
        <w:rPr>
          <w:rFonts w:cs="Times New Roman"/>
        </w:rPr>
        <w:tab/>
      </w:r>
      <w:sdt>
        <w:sdtPr>
          <w:rPr>
            <w:rFonts w:cs="Times New Roman"/>
          </w:rPr>
          <w:id w:val="841661196"/>
          <w:dropDownList>
            <w:listItem w:displayText="Jelöljön ki egy elemet." w:value="Jelöljön ki egy elemet."/>
            <w:listItem w:displayText="Gazdasági informatikus" w:value="Gazdasági informatikus"/>
            <w:listItem w:displayText="Mérnök informatikus" w:value="Mérnök informatikus"/>
          </w:dropDownList>
        </w:sdtPr>
        <w:sdtContent>
          <w:r w:rsidRPr="00C00CFE">
            <w:rPr>
              <w:rFonts w:cs="Times New Roman"/>
            </w:rPr>
            <w:t>Mérnök informatikus</w:t>
          </w:r>
        </w:sdtContent>
      </w:sdt>
      <w:r w:rsidRPr="00C00CFE">
        <w:rPr>
          <w:rFonts w:cs="Times New Roman"/>
        </w:rPr>
        <w:t xml:space="preserve"> </w:t>
      </w:r>
      <w:sdt>
        <w:sdtPr>
          <w:rPr>
            <w:rFonts w:cs="Times New Roman"/>
          </w:rPr>
          <w:id w:val="410520372"/>
          <w:dropDownList>
            <w:listItem w:displayText="Jelöljön ki egy elemet." w:value="Jelöljön ki egy elemet."/>
            <w:listItem w:displayText="MSc" w:value="MSc"/>
            <w:listItem w:displayText="BSc" w:value="BSc"/>
          </w:dropDownList>
        </w:sdtPr>
        <w:sdtContent>
          <w:r w:rsidRPr="00C00CFE">
            <w:rPr>
              <w:rFonts w:cs="Times New Roman"/>
            </w:rPr>
            <w:t>BSc</w:t>
          </w:r>
        </w:sdtContent>
      </w:sdt>
    </w:p>
    <w:p w14:paraId="0CC41270" w14:textId="368BB133" w:rsidR="00BC2913" w:rsidRPr="00C00CFE" w:rsidRDefault="00BC2913" w:rsidP="00BC2913">
      <w:pPr>
        <w:pStyle w:val="Szvegtrzs"/>
        <w:tabs>
          <w:tab w:val="left" w:pos="2268"/>
        </w:tabs>
        <w:spacing w:after="0" w:line="240" w:lineRule="auto"/>
        <w:ind w:firstLine="425"/>
        <w:rPr>
          <w:rFonts w:cs="Times New Roman"/>
        </w:rPr>
      </w:pPr>
      <w:r w:rsidRPr="00C00CFE">
        <w:rPr>
          <w:rFonts w:cs="Times New Roman"/>
        </w:rPr>
        <w:t xml:space="preserve">Specializáció: </w:t>
      </w:r>
      <w:r>
        <w:rPr>
          <w:rFonts w:cs="Times New Roman"/>
        </w:rPr>
        <w:tab/>
      </w:r>
      <w:r w:rsidRPr="00C00CFE">
        <w:rPr>
          <w:rFonts w:cs="Times New Roman"/>
        </w:rPr>
        <w:t>-</w:t>
      </w:r>
    </w:p>
    <w:p w14:paraId="590405A3" w14:textId="365F3588" w:rsidR="00BC2913" w:rsidRPr="00C00CFE" w:rsidRDefault="00BC2913" w:rsidP="00BC2913">
      <w:pPr>
        <w:pStyle w:val="Szvegtrzs"/>
        <w:tabs>
          <w:tab w:val="left" w:pos="2268"/>
          <w:tab w:val="left" w:pos="5670"/>
        </w:tabs>
        <w:spacing w:after="0" w:line="240" w:lineRule="auto"/>
        <w:ind w:firstLine="425"/>
        <w:rPr>
          <w:rFonts w:cs="Times New Roman"/>
        </w:rPr>
      </w:pPr>
      <w:r w:rsidRPr="00C00CFE">
        <w:rPr>
          <w:rFonts w:cs="Times New Roman"/>
        </w:rPr>
        <w:t xml:space="preserve">Tagozat: </w:t>
      </w:r>
      <w:r>
        <w:rPr>
          <w:rFonts w:cs="Times New Roman"/>
        </w:rPr>
        <w:tab/>
      </w:r>
      <w:sdt>
        <w:sdtPr>
          <w:rPr>
            <w:rFonts w:cs="Times New Roman"/>
          </w:rPr>
          <w:id w:val="115037558"/>
          <w:dropDownList>
            <w:listItem w:displayText="Jelöljön ki egy elemet." w:value="Jelöljön ki egy elemet."/>
            <w:listItem w:displayText="nappali" w:value="nappali"/>
            <w:listItem w:displayText="levelező" w:value="levelező"/>
          </w:dropDownList>
        </w:sdtPr>
        <w:sdtContent>
          <w:r w:rsidRPr="00C00CFE">
            <w:rPr>
              <w:rFonts w:cs="Times New Roman"/>
            </w:rPr>
            <w:t>nappali</w:t>
          </w:r>
        </w:sdtContent>
      </w:sdt>
    </w:p>
    <w:p w14:paraId="0A592BD7" w14:textId="77777777" w:rsidR="00BC2913" w:rsidRPr="00C00CFE" w:rsidRDefault="00BC2913" w:rsidP="00BC2913">
      <w:pPr>
        <w:pStyle w:val="Szvegtrzs"/>
        <w:tabs>
          <w:tab w:val="left" w:pos="5670"/>
        </w:tabs>
        <w:spacing w:before="240" w:after="0" w:line="240" w:lineRule="auto"/>
        <w:rPr>
          <w:rFonts w:cs="Times New Roman"/>
          <w:u w:val="single"/>
        </w:rPr>
      </w:pPr>
      <w:r w:rsidRPr="00C00CFE">
        <w:rPr>
          <w:rFonts w:cs="Times New Roman"/>
          <w:u w:val="single"/>
        </w:rPr>
        <w:t>A szakdolgozat adatai:</w:t>
      </w:r>
    </w:p>
    <w:p w14:paraId="19F3809E" w14:textId="37C29496" w:rsidR="00BC2913" w:rsidRPr="00C00CFE" w:rsidRDefault="00BC2913" w:rsidP="00BC2913">
      <w:pPr>
        <w:pStyle w:val="Szvegtrzs"/>
        <w:tabs>
          <w:tab w:val="left" w:pos="2268"/>
        </w:tabs>
        <w:spacing w:before="240" w:after="0" w:line="240" w:lineRule="auto"/>
        <w:ind w:firstLine="426"/>
        <w:rPr>
          <w:rFonts w:cs="Times New Roman"/>
        </w:rPr>
      </w:pPr>
      <w:r w:rsidRPr="00C00CFE">
        <w:rPr>
          <w:rFonts w:cs="Times New Roman"/>
        </w:rPr>
        <w:t xml:space="preserve">Cím: </w:t>
      </w:r>
      <w:r>
        <w:rPr>
          <w:rFonts w:cs="Times New Roman"/>
        </w:rPr>
        <w:tab/>
      </w:r>
      <w:r w:rsidRPr="00F11CEB">
        <w:rPr>
          <w:rFonts w:eastAsia="Arial" w:cs="Times New Roman"/>
        </w:rPr>
        <w:t>Csomagok kiszállításának optimalizálása</w:t>
      </w:r>
    </w:p>
    <w:p w14:paraId="2D99F901" w14:textId="7FA4ED65" w:rsidR="00BC2913" w:rsidRPr="00C00CFE" w:rsidRDefault="00BC2913" w:rsidP="00BC2913">
      <w:pPr>
        <w:pStyle w:val="Szvegtrzs"/>
        <w:tabs>
          <w:tab w:val="left" w:pos="2268"/>
        </w:tabs>
        <w:spacing w:after="0" w:line="240" w:lineRule="auto"/>
        <w:ind w:firstLine="426"/>
        <w:rPr>
          <w:rFonts w:cs="Times New Roman"/>
        </w:rPr>
      </w:pPr>
      <w:r w:rsidRPr="00C00CFE">
        <w:rPr>
          <w:rFonts w:cs="Times New Roman"/>
        </w:rPr>
        <w:t>Nyelv:</w:t>
      </w:r>
      <w:r>
        <w:rPr>
          <w:rFonts w:cs="Times New Roman"/>
        </w:rPr>
        <w:tab/>
      </w:r>
      <w:sdt>
        <w:sdtPr>
          <w:rPr>
            <w:rFonts w:cs="Times New Roman"/>
          </w:rPr>
          <w:id w:val="-348641199"/>
          <w:dropDownList>
            <w:listItem w:displayText="magyar" w:value="magyar"/>
            <w:listItem w:displayText="angol" w:value="angol"/>
            <w:listItem w:displayText="német" w:value="német"/>
          </w:dropDownList>
        </w:sdtPr>
        <w:sdtContent>
          <w:r w:rsidRPr="00C00CFE">
            <w:rPr>
              <w:rFonts w:cs="Times New Roman"/>
            </w:rPr>
            <w:t>magyar</w:t>
          </w:r>
        </w:sdtContent>
      </w:sdt>
    </w:p>
    <w:p w14:paraId="06F25968" w14:textId="440AD240" w:rsidR="00BC2913" w:rsidRPr="00C00CFE" w:rsidRDefault="00BC2913" w:rsidP="00BC2913">
      <w:pPr>
        <w:pStyle w:val="Szvegtrzs"/>
        <w:tabs>
          <w:tab w:val="left" w:pos="2268"/>
        </w:tabs>
        <w:spacing w:after="0" w:line="240" w:lineRule="auto"/>
        <w:ind w:firstLine="426"/>
        <w:rPr>
          <w:rFonts w:cs="Times New Roman"/>
        </w:rPr>
      </w:pPr>
      <w:r w:rsidRPr="00C00CFE">
        <w:rPr>
          <w:rFonts w:cs="Times New Roman"/>
        </w:rPr>
        <w:t xml:space="preserve">Típus: </w:t>
      </w:r>
      <w:r>
        <w:rPr>
          <w:rFonts w:cs="Times New Roman"/>
        </w:rPr>
        <w:tab/>
      </w:r>
      <w:sdt>
        <w:sdtPr>
          <w:rPr>
            <w:rFonts w:cs="Times New Roman"/>
          </w:rPr>
          <w:id w:val="-333850419"/>
          <w:dropDownList>
            <w:listItem w:displayText="nyilvános" w:value="nyilvános"/>
            <w:listItem w:displayText="titkos (csak indokolt esetben, mellékletekkel fogadható el)" w:value="titkos (csak indokolt esetben, mellékletekkel fogadható el)"/>
          </w:dropDownList>
        </w:sdtPr>
        <w:sdtContent>
          <w:r>
            <w:rPr>
              <w:rFonts w:cs="Times New Roman"/>
            </w:rPr>
            <w:t>nyilvános</w:t>
          </w:r>
        </w:sdtContent>
      </w:sdt>
    </w:p>
    <w:p w14:paraId="1A5CAD8C" w14:textId="77777777" w:rsidR="00BC2913" w:rsidRPr="00C00CFE" w:rsidRDefault="00BC2913" w:rsidP="00BC2913">
      <w:pPr>
        <w:pStyle w:val="Szvegtrzs"/>
        <w:tabs>
          <w:tab w:val="left" w:pos="5670"/>
        </w:tabs>
        <w:spacing w:before="240" w:after="0" w:line="240" w:lineRule="auto"/>
        <w:rPr>
          <w:rFonts w:cs="Times New Roman"/>
        </w:rPr>
      </w:pPr>
      <w:r w:rsidRPr="00C00CFE">
        <w:rPr>
          <w:rFonts w:cs="Times New Roman"/>
        </w:rPr>
        <w:t>A szakdolgozat bírálatra bocsátható.</w:t>
      </w:r>
    </w:p>
    <w:p w14:paraId="707A8143" w14:textId="77777777" w:rsidR="00BC2913" w:rsidRPr="00C00CFE" w:rsidRDefault="00BC2913" w:rsidP="00BC2913">
      <w:pPr>
        <w:pStyle w:val="Szvegtrzs"/>
        <w:tabs>
          <w:tab w:val="left" w:pos="5670"/>
        </w:tabs>
        <w:spacing w:before="240" w:after="0" w:line="240" w:lineRule="auto"/>
        <w:rPr>
          <w:rFonts w:cs="Times New Roman"/>
          <w:u w:val="single"/>
        </w:rPr>
      </w:pPr>
      <w:r w:rsidRPr="00C00CFE">
        <w:rPr>
          <w:rFonts w:cs="Times New Roman"/>
          <w:u w:val="single"/>
        </w:rPr>
        <w:t>A bíráló:</w:t>
      </w:r>
    </w:p>
    <w:p w14:paraId="26BDEA64" w14:textId="77777777" w:rsidR="00BC2913" w:rsidRPr="00C00CFE" w:rsidRDefault="00BC2913" w:rsidP="00BC2913">
      <w:pPr>
        <w:pStyle w:val="Szvegtrzs"/>
        <w:tabs>
          <w:tab w:val="left" w:pos="5670"/>
        </w:tabs>
        <w:spacing w:before="240" w:after="0" w:line="240" w:lineRule="auto"/>
        <w:ind w:firstLine="425"/>
        <w:rPr>
          <w:rFonts w:cs="Times New Roman"/>
        </w:rPr>
      </w:pPr>
      <w:r w:rsidRPr="00C00CFE">
        <w:rPr>
          <w:rFonts w:cs="Times New Roman"/>
        </w:rPr>
        <w:t>Név:</w:t>
      </w:r>
    </w:p>
    <w:p w14:paraId="5ED5CC54" w14:textId="77777777" w:rsidR="00BC2913" w:rsidRPr="00C00CFE" w:rsidRDefault="00BC2913" w:rsidP="00BC2913">
      <w:pPr>
        <w:pStyle w:val="Szvegtrzs"/>
        <w:tabs>
          <w:tab w:val="left" w:pos="5670"/>
        </w:tabs>
        <w:spacing w:after="0" w:line="240" w:lineRule="auto"/>
        <w:ind w:firstLine="425"/>
        <w:rPr>
          <w:rFonts w:cs="Times New Roman"/>
        </w:rPr>
      </w:pPr>
      <w:r w:rsidRPr="00C00CFE">
        <w:rPr>
          <w:rFonts w:cs="Times New Roman"/>
        </w:rPr>
        <w:t>Munkahely:</w:t>
      </w:r>
    </w:p>
    <w:p w14:paraId="4B0C8FBA" w14:textId="77777777" w:rsidR="00BC2913" w:rsidRPr="00C00CFE" w:rsidRDefault="00BC2913" w:rsidP="00BC2913">
      <w:pPr>
        <w:pStyle w:val="Szvegtrzs"/>
        <w:tabs>
          <w:tab w:val="left" w:pos="5670"/>
        </w:tabs>
        <w:spacing w:after="0" w:line="240" w:lineRule="auto"/>
        <w:ind w:firstLine="425"/>
        <w:rPr>
          <w:rFonts w:cs="Times New Roman"/>
        </w:rPr>
      </w:pPr>
      <w:r w:rsidRPr="00C00CFE">
        <w:rPr>
          <w:rFonts w:cs="Times New Roman"/>
        </w:rPr>
        <w:t>Beosztás:</w:t>
      </w:r>
    </w:p>
    <w:p w14:paraId="3BF2AAE9" w14:textId="77777777" w:rsidR="00BC2913" w:rsidRPr="00C00CFE" w:rsidRDefault="00BC2913" w:rsidP="00BC2913">
      <w:pPr>
        <w:pStyle w:val="Szvegtrzs"/>
        <w:tabs>
          <w:tab w:val="left" w:pos="1134"/>
          <w:tab w:val="right" w:leader="underscore" w:pos="3686"/>
          <w:tab w:val="left" w:pos="5103"/>
          <w:tab w:val="right" w:leader="underscore" w:pos="8765"/>
        </w:tabs>
        <w:spacing w:before="480" w:after="0" w:line="240" w:lineRule="auto"/>
        <w:ind w:firstLine="425"/>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p>
    <w:p w14:paraId="67938C67" w14:textId="77777777" w:rsidR="00BC2913" w:rsidRPr="00C00CFE" w:rsidRDefault="00BC2913" w:rsidP="00BC2913">
      <w:pPr>
        <w:pStyle w:val="Szvegtrzs"/>
        <w:tabs>
          <w:tab w:val="center" w:pos="2410"/>
          <w:tab w:val="center" w:pos="6946"/>
        </w:tabs>
        <w:spacing w:before="120" w:after="0" w:line="240" w:lineRule="auto"/>
        <w:ind w:firstLine="425"/>
        <w:rPr>
          <w:rFonts w:cs="Times New Roman"/>
        </w:rPr>
      </w:pPr>
      <w:r w:rsidRPr="00C00CFE">
        <w:rPr>
          <w:rFonts w:cs="Times New Roman"/>
        </w:rPr>
        <w:tab/>
        <w:t>dátum</w:t>
      </w:r>
      <w:r w:rsidRPr="00C00CFE">
        <w:rPr>
          <w:rFonts w:cs="Times New Roman"/>
        </w:rPr>
        <w:tab/>
        <w:t>Dr. Hatwágner F. Miklós</w:t>
      </w:r>
    </w:p>
    <w:p w14:paraId="227E2A81" w14:textId="77777777" w:rsidR="00BC2913" w:rsidRPr="00C00CFE" w:rsidRDefault="00BC2913" w:rsidP="00BC2913">
      <w:pPr>
        <w:pStyle w:val="Szvegtrzs"/>
        <w:tabs>
          <w:tab w:val="center" w:pos="6946"/>
        </w:tabs>
        <w:spacing w:after="0" w:line="240" w:lineRule="auto"/>
        <w:ind w:firstLine="425"/>
        <w:rPr>
          <w:rFonts w:cs="Times New Roman"/>
        </w:rPr>
      </w:pPr>
      <w:r w:rsidRPr="00C00CFE">
        <w:rPr>
          <w:rFonts w:cs="Times New Roman"/>
        </w:rPr>
        <w:tab/>
        <w:t>Egyetemi docens, mb. tanszékvezető</w:t>
      </w:r>
    </w:p>
    <w:p w14:paraId="5D315D98" w14:textId="77777777" w:rsidR="00BC2913" w:rsidRPr="00C00CFE" w:rsidRDefault="00BC2913" w:rsidP="00BC2913">
      <w:pPr>
        <w:pStyle w:val="Szvegtrzs"/>
        <w:spacing w:before="240" w:after="0" w:line="240" w:lineRule="auto"/>
        <w:rPr>
          <w:rFonts w:cs="Times New Roman"/>
          <w:u w:val="single"/>
        </w:rPr>
      </w:pPr>
      <w:r w:rsidRPr="00C00CFE">
        <w:rPr>
          <w:rFonts w:cs="Times New Roman"/>
          <w:u w:val="single"/>
        </w:rPr>
        <w:t>A bíráló javaslata:</w:t>
      </w:r>
    </w:p>
    <w:p w14:paraId="49E07C0A"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44037415"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Dr. Hatwágner F. Miklós</w:t>
      </w:r>
    </w:p>
    <w:p w14:paraId="53892B69" w14:textId="77777777" w:rsidR="00BC2913" w:rsidRPr="00C00CFE" w:rsidRDefault="00BC2913" w:rsidP="00BC2913">
      <w:pPr>
        <w:pStyle w:val="Szvegtrzs"/>
        <w:tabs>
          <w:tab w:val="center" w:pos="6946"/>
        </w:tabs>
        <w:spacing w:after="0" w:line="240" w:lineRule="auto"/>
        <w:rPr>
          <w:rFonts w:cs="Times New Roman"/>
        </w:rPr>
      </w:pPr>
      <w:r w:rsidRPr="00C00CFE">
        <w:rPr>
          <w:rFonts w:cs="Times New Roman"/>
        </w:rPr>
        <w:tab/>
        <w:t>Egyetemi docens, mb. tanszékvezető</w:t>
      </w:r>
    </w:p>
    <w:p w14:paraId="5053368E" w14:textId="77777777" w:rsidR="00BC2913" w:rsidRPr="00C00CFE" w:rsidRDefault="00BC2913" w:rsidP="00BC2913">
      <w:pPr>
        <w:pStyle w:val="Szvegtrzs"/>
        <w:tabs>
          <w:tab w:val="center" w:pos="6946"/>
        </w:tabs>
        <w:spacing w:before="480" w:after="0" w:line="240" w:lineRule="auto"/>
        <w:rPr>
          <w:rFonts w:cs="Times New Roman"/>
          <w:u w:val="single"/>
        </w:rPr>
      </w:pPr>
      <w:r w:rsidRPr="00C00CFE">
        <w:rPr>
          <w:rFonts w:cs="Times New Roman"/>
          <w:u w:val="single"/>
        </w:rPr>
        <w:t>A belső konzulens javaslata:</w:t>
      </w:r>
    </w:p>
    <w:p w14:paraId="2360D681"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5511E270"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Dr. Hatwágner F. Miklós</w:t>
      </w:r>
    </w:p>
    <w:p w14:paraId="2A28B8C8" w14:textId="77777777" w:rsidR="00BC2913" w:rsidRPr="00C00CFE" w:rsidRDefault="00BC2913" w:rsidP="00BC2913">
      <w:pPr>
        <w:pStyle w:val="Szvegtrzs"/>
        <w:tabs>
          <w:tab w:val="center" w:pos="6946"/>
        </w:tabs>
        <w:spacing w:after="0" w:line="240" w:lineRule="auto"/>
        <w:rPr>
          <w:rFonts w:cs="Times New Roman"/>
        </w:rPr>
      </w:pPr>
      <w:r w:rsidRPr="00C00CFE">
        <w:rPr>
          <w:rFonts w:cs="Times New Roman"/>
        </w:rPr>
        <w:tab/>
        <w:t>Egyetemi docens, mb. tanszékvezető</w:t>
      </w:r>
    </w:p>
    <w:p w14:paraId="77459F2E" w14:textId="77777777" w:rsidR="00BC2913" w:rsidRPr="00C00CFE" w:rsidRDefault="00BC2913" w:rsidP="00BC2913">
      <w:pPr>
        <w:pStyle w:val="Szvegtrzs"/>
        <w:tabs>
          <w:tab w:val="center" w:pos="6946"/>
        </w:tabs>
        <w:spacing w:before="480" w:after="0" w:line="240" w:lineRule="auto"/>
        <w:rPr>
          <w:rFonts w:cs="Times New Roman"/>
          <w:u w:val="single"/>
        </w:rPr>
      </w:pPr>
      <w:r w:rsidRPr="00C00CFE">
        <w:rPr>
          <w:rFonts w:cs="Times New Roman"/>
          <w:u w:val="single"/>
        </w:rPr>
        <w:t>A ZVB döntése:</w:t>
      </w:r>
    </w:p>
    <w:p w14:paraId="44F88F56"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0E9FB82D"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aláírás (ZVB elnök)</w:t>
      </w:r>
    </w:p>
    <w:p w14:paraId="4815D946" w14:textId="77777777" w:rsidR="007C5DF4" w:rsidRPr="00F11CEB" w:rsidRDefault="007C5DF4" w:rsidP="0044176A">
      <w:pPr>
        <w:tabs>
          <w:tab w:val="left" w:pos="5700"/>
        </w:tabs>
        <w:spacing w:line="0" w:lineRule="atLeast"/>
        <w:ind w:left="940"/>
        <w:rPr>
          <w:rFonts w:cs="Times New Roman"/>
        </w:rPr>
      </w:pPr>
    </w:p>
    <w:p w14:paraId="7CB8112D" w14:textId="77777777" w:rsidR="007C5DF4" w:rsidRPr="00BC22DE" w:rsidRDefault="007C5DF4" w:rsidP="00C6585F">
      <w:pPr>
        <w:pStyle w:val="SzDCmsor0"/>
        <w:rPr>
          <w:color w:val="000000"/>
        </w:rPr>
      </w:pPr>
      <w:r w:rsidRPr="00BC22DE">
        <w:lastRenderedPageBreak/>
        <w:t>Nyilatkozat</w:t>
      </w:r>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r w:rsidR="008B1986" w:rsidRPr="00BC22DE">
        <w:rPr>
          <w:rFonts w:eastAsia="Times New Roman" w:cs="Times New Roman"/>
          <w:color w:val="000000"/>
        </w:rPr>
        <w:t>Herenkovics</w:t>
      </w:r>
      <w:r w:rsidR="00DF1AE1">
        <w:rPr>
          <w:rFonts w:eastAsia="Times New Roman" w:cs="Times New Roman"/>
          <w:color w:val="000000"/>
        </w:rPr>
        <w:t xml:space="preserve"> Andrá</w:t>
      </w:r>
      <w:r w:rsidR="008B1986" w:rsidRPr="00BC22DE">
        <w:rPr>
          <w:rFonts w:eastAsia="Times New Roman" w:cs="Times New Roman"/>
          <w:color w:val="000000"/>
        </w:rPr>
        <w:t xml:space="preserve">s </w:t>
      </w:r>
      <w:r w:rsidR="00DF1AE1">
        <w:rPr>
          <w:rFonts w:eastAsia="Times New Roman" w:cs="Times New Roman"/>
          <w:color w:val="000000"/>
        </w:rPr>
        <w:t>(AQLRX3), Mérnökinformatika, BSc</w:t>
      </w:r>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BC22DE">
        <w:rPr>
          <w:rFonts w:cs="Times New Roman"/>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1CD5E888" w:rsidR="007C5DF4" w:rsidRPr="00BC22DE" w:rsidRDefault="007C5DF4">
      <w:pPr>
        <w:pStyle w:val="Nyilatkozat"/>
        <w:tabs>
          <w:tab w:val="left" w:pos="5100"/>
          <w:tab w:val="left" w:leader="underscore" w:pos="7935"/>
        </w:tabs>
        <w:rPr>
          <w:rFonts w:cs="Times New Roman"/>
        </w:rPr>
      </w:pPr>
      <w:r w:rsidRPr="00BC22DE">
        <w:rPr>
          <w:rFonts w:cs="Times New Roman"/>
        </w:rPr>
        <w:t>Győr, [</w:t>
      </w:r>
      <w:r w:rsidR="0088023C">
        <w:rPr>
          <w:rFonts w:cs="Times New Roman"/>
          <w:color w:val="800000"/>
          <w:shd w:val="clear" w:color="auto" w:fill="FFFFFF"/>
        </w:rPr>
        <w:fldChar w:fldCharType="begin"/>
      </w:r>
      <w:r w:rsidR="0088023C">
        <w:rPr>
          <w:rFonts w:cs="Times New Roman"/>
          <w:color w:val="800000"/>
          <w:shd w:val="clear" w:color="auto" w:fill="FFFFFF"/>
        </w:rPr>
        <w:instrText xml:space="preserve"> TIME \@ "yyyy. MMMM d." </w:instrText>
      </w:r>
      <w:r w:rsidR="0088023C">
        <w:rPr>
          <w:rFonts w:cs="Times New Roman"/>
          <w:color w:val="800000"/>
          <w:shd w:val="clear" w:color="auto" w:fill="FFFFFF"/>
        </w:rPr>
        <w:fldChar w:fldCharType="separate"/>
      </w:r>
      <w:r w:rsidR="00D81994">
        <w:rPr>
          <w:rFonts w:cs="Times New Roman"/>
          <w:noProof/>
          <w:color w:val="800000"/>
          <w:shd w:val="clear" w:color="auto" w:fill="FFFFFF"/>
        </w:rPr>
        <w:t>2019. április 28.</w:t>
      </w:r>
      <w:r w:rsidR="0088023C">
        <w:rPr>
          <w:rFonts w:cs="Times New Roman"/>
          <w:color w:val="800000"/>
          <w:shd w:val="clear" w:color="auto" w:fill="FFFFFF"/>
        </w:rPr>
        <w:fldChar w:fldCharType="end"/>
      </w:r>
      <w:r w:rsidRPr="00BC22DE">
        <w:rPr>
          <w:rFonts w:cs="Times New Roman"/>
        </w:rPr>
        <w:t>]</w:t>
      </w:r>
      <w:r w:rsidRPr="00BC22DE">
        <w:rPr>
          <w:rFonts w:cs="Times New Roman"/>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rsidP="00C6585F">
      <w:pPr>
        <w:pStyle w:val="SzDCmsor0"/>
        <w:rPr>
          <w:color w:val="800000"/>
          <w:sz w:val="28"/>
        </w:rPr>
      </w:pPr>
      <w:r w:rsidRPr="00BC22DE">
        <w:lastRenderedPageBreak/>
        <w:t xml:space="preserve">Kivonat </w:t>
      </w:r>
    </w:p>
    <w:p w14:paraId="5A483F61" w14:textId="77777777" w:rsidR="007C5DF4" w:rsidRPr="00BC22DE" w:rsidRDefault="00224A9C" w:rsidP="00D82CA4">
      <w:pPr>
        <w:spacing w:after="480"/>
        <w:jc w:val="center"/>
        <w:rPr>
          <w:rFonts w:cs="Times New Roman"/>
        </w:rPr>
      </w:pPr>
      <w:r w:rsidRPr="00BC22DE">
        <w:rPr>
          <w:rFonts w:cs="Times New Roman"/>
          <w:color w:val="auto"/>
          <w:sz w:val="28"/>
          <w:szCs w:val="28"/>
        </w:rPr>
        <w:t>Csomagok kiszállításának optimalizálása</w:t>
      </w:r>
    </w:p>
    <w:p w14:paraId="3BD5D7EF" w14:textId="77777777" w:rsidR="00D82CA4" w:rsidRDefault="00D82CA4" w:rsidP="00D82CA4">
      <w:pPr>
        <w:pStyle w:val="SzDSzvegTrzs"/>
      </w:pPr>
      <w:r>
        <w:t>A szakdolgozat egy webáruház elkészítését mutatja be, ahol a hangsúly a kiszállításon, azon belül is az útvonal optimalizálásán van. A webáruházban lehetőség van rendelések leadására, lemondására, kiszállítások kezelésére, termékek, felhasználók és egyéb adatok menedzselésére, illetve a szoftver periodikusan útvonal optimalizálást végez a leendő kiszállításokhoz tartozó rendelési címek között.</w:t>
      </w:r>
    </w:p>
    <w:p w14:paraId="59235E82" w14:textId="1AEB0CD9" w:rsidR="007C5DF4" w:rsidRDefault="00D82CA4" w:rsidP="00D82CA4">
      <w:pPr>
        <w:pStyle w:val="SzDSzvegTrzs"/>
      </w:pPr>
      <w:r>
        <w:t xml:space="preserve"> </w:t>
      </w:r>
      <w:r w:rsidR="004C3270">
        <w:t>A dokumentáció három fő részre osztható, melyek fontos információkat mutatnak be a diplomamunkával kapcsolatban.</w:t>
      </w:r>
    </w:p>
    <w:p w14:paraId="46589B20" w14:textId="6A3C9B0B" w:rsidR="004C3270" w:rsidRDefault="004C3270" w:rsidP="00D82CA4">
      <w:pPr>
        <w:pStyle w:val="SzDSzvegTrzs"/>
      </w:pPr>
      <w:r>
        <w:t>Az első fejezetben ismertetésre kerül a genetikus algoritmusok története, fogalma és részei. Valamint ez a rész tartalmazza az útvonal optimalizációhoz használt algoritmus elméleti leírását is.</w:t>
      </w:r>
    </w:p>
    <w:p w14:paraId="64C649B2" w14:textId="0F343EAD" w:rsidR="004C3270" w:rsidRDefault="004C3270" w:rsidP="00D82CA4">
      <w:pPr>
        <w:pStyle w:val="SzDSzvegTrzs"/>
      </w:pPr>
      <w:r>
        <w:t>A második fejezetben a szoftver tervezéséhez segítséget nyújtó technikák és a fejlesztéséhez használt technológiák kerülnek bemutatásra.</w:t>
      </w:r>
    </w:p>
    <w:p w14:paraId="62552AF8" w14:textId="590CE720" w:rsidR="004C3270" w:rsidRDefault="004C3270" w:rsidP="00D82CA4">
      <w:pPr>
        <w:pStyle w:val="SzDSzvegTrzs"/>
      </w:pPr>
      <w:r>
        <w:t>A harmadik fejezetben a felhasználói dokumentáció található, ahol szemléltetésre kerül a szoftver telepítése és használata.</w:t>
      </w:r>
    </w:p>
    <w:p w14:paraId="3CED7599" w14:textId="77777777" w:rsidR="007C5DF4" w:rsidRPr="0036456D" w:rsidRDefault="007C5DF4" w:rsidP="00C6585F">
      <w:pPr>
        <w:pStyle w:val="SzDCmsor0"/>
        <w:rPr>
          <w:color w:val="800000"/>
          <w:sz w:val="28"/>
          <w:lang w:val="en-US"/>
        </w:rPr>
      </w:pPr>
      <w:r w:rsidRPr="0036456D">
        <w:rPr>
          <w:lang w:val="en-US"/>
        </w:rPr>
        <w:lastRenderedPageBreak/>
        <w:t>Abstract</w:t>
      </w:r>
    </w:p>
    <w:p w14:paraId="7CC53649" w14:textId="498AED34" w:rsidR="007C5DF4" w:rsidRPr="0036456D" w:rsidRDefault="0036456D" w:rsidP="006D4556">
      <w:pPr>
        <w:spacing w:after="480"/>
        <w:jc w:val="center"/>
        <w:rPr>
          <w:rFonts w:cs="Times New Roman"/>
          <w:color w:val="auto"/>
          <w:sz w:val="28"/>
          <w:szCs w:val="28"/>
          <w:lang w:val="en-US"/>
        </w:rPr>
      </w:pPr>
      <w:r w:rsidRPr="006D4556">
        <w:rPr>
          <w:rFonts w:cs="Times New Roman"/>
          <w:color w:val="auto"/>
          <w:sz w:val="28"/>
          <w:szCs w:val="28"/>
        </w:rPr>
        <w:t>Optimization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43B4902E" w14:textId="77777777" w:rsidR="0065085F" w:rsidRDefault="0065085F" w:rsidP="0065085F">
      <w:pPr>
        <w:pStyle w:val="SzDSzvegTrzs"/>
        <w:rPr>
          <w:lang w:val="en-GB"/>
        </w:rPr>
      </w:pPr>
      <w:r>
        <w:t xml:space="preserve">The </w:t>
      </w:r>
      <w:r w:rsidRPr="00C90305">
        <w:rPr>
          <w:noProof/>
          <w:lang w:val="en-US"/>
        </w:rPr>
        <w:t>thesis</w:t>
      </w:r>
      <w:r>
        <w:t xml:space="preserve"> </w:t>
      </w:r>
      <w:r w:rsidRPr="004A46B7">
        <w:rPr>
          <w:lang w:val="en-GB"/>
        </w:rPr>
        <w:t>presents</w:t>
      </w:r>
      <w:r>
        <w:t xml:space="preserve"> </w:t>
      </w:r>
      <w:r>
        <w:rPr>
          <w:lang w:val="en-GB"/>
        </w:rPr>
        <w:t xml:space="preserve">the development of a web shop which </w:t>
      </w:r>
      <w:r w:rsidRPr="004A46B7">
        <w:rPr>
          <w:lang w:val="en-GB"/>
        </w:rPr>
        <w:t>emphasizes</w:t>
      </w:r>
      <w:r>
        <w:rPr>
          <w:lang w:val="en-GB"/>
        </w:rPr>
        <w:t xml:space="preserve"> the distribution of packages and the </w:t>
      </w:r>
      <w:r w:rsidRPr="004A46B7">
        <w:rPr>
          <w:lang w:val="en-GB"/>
        </w:rPr>
        <w:t>optimization</w:t>
      </w:r>
      <w:r>
        <w:rPr>
          <w:lang w:val="en-GB"/>
        </w:rPr>
        <w:t xml:space="preserve"> of the delivery route. The web shop provides the possibility of creating and cancelling orders, managing deliveries, products and users. Furthermore, the software periodically runs the optimization of the routes for the next deliveries.</w:t>
      </w:r>
    </w:p>
    <w:p w14:paraId="010C14C6" w14:textId="77777777" w:rsidR="0065085F" w:rsidRDefault="0065085F" w:rsidP="0065085F">
      <w:pPr>
        <w:pStyle w:val="SzDSzvegTrzs"/>
        <w:rPr>
          <w:lang w:val="en-GB"/>
        </w:rPr>
      </w:pPr>
      <w:r>
        <w:rPr>
          <w:lang w:val="en-GB"/>
        </w:rPr>
        <w:t>The documentation consists three main parts, which introduces important information about the thesis.</w:t>
      </w:r>
    </w:p>
    <w:p w14:paraId="47859E29" w14:textId="77777777" w:rsidR="0065085F" w:rsidRDefault="0065085F" w:rsidP="0065085F">
      <w:pPr>
        <w:pStyle w:val="SzDSzvegTrzs"/>
        <w:rPr>
          <w:lang w:val="en-GB"/>
        </w:rPr>
      </w:pPr>
      <w:r>
        <w:rPr>
          <w:lang w:val="en-GB"/>
        </w:rPr>
        <w:t xml:space="preserve">In the first chapter the history, the concept and the main parts of the genetic algorithms are going to be introduced. Moreover, this part consists the </w:t>
      </w:r>
      <w:r w:rsidRPr="009F3FC1">
        <w:rPr>
          <w:lang w:val="en-GB"/>
        </w:rPr>
        <w:t>theoretical</w:t>
      </w:r>
      <w:r>
        <w:rPr>
          <w:lang w:val="en-GB"/>
        </w:rPr>
        <w:t xml:space="preserve"> description of the algorithm used for the optimisation.</w:t>
      </w:r>
    </w:p>
    <w:p w14:paraId="6C116781" w14:textId="77777777" w:rsidR="0065085F" w:rsidRDefault="0065085F" w:rsidP="0065085F">
      <w:pPr>
        <w:pStyle w:val="SzDSzvegTrzs"/>
        <w:rPr>
          <w:lang w:val="en-GB"/>
        </w:rPr>
      </w:pPr>
      <w:r>
        <w:rPr>
          <w:lang w:val="en-GB"/>
        </w:rPr>
        <w:t>The second chapter shows the technics used for the design and the technologies used for the development of the software.</w:t>
      </w:r>
    </w:p>
    <w:p w14:paraId="097C34A5" w14:textId="6C6FE362" w:rsidR="007C5DF4" w:rsidRPr="00BC22DE" w:rsidRDefault="007D12CD" w:rsidP="0065085F">
      <w:pPr>
        <w:pStyle w:val="SzDSzvegTrzs"/>
      </w:pPr>
      <w:r>
        <w:rPr>
          <w:lang w:val="en-GB"/>
        </w:rPr>
        <w:t>The</w:t>
      </w:r>
      <w:r w:rsidR="0065085F">
        <w:rPr>
          <w:lang w:val="en-GB"/>
        </w:rPr>
        <w:t xml:space="preserve"> third chapter includes the instruction manual, which describes how to install the software and how to use it.</w:t>
      </w:r>
    </w:p>
    <w:p w14:paraId="7CFC4B92" w14:textId="77777777" w:rsidR="007C5DF4" w:rsidRPr="00BC22DE" w:rsidRDefault="007C5DF4">
      <w:pPr>
        <w:jc w:val="center"/>
        <w:rPr>
          <w:rFonts w:cs="Times New Roman"/>
        </w:rPr>
      </w:pPr>
    </w:p>
    <w:p w14:paraId="75EC11A1" w14:textId="77777777" w:rsidR="007C5DF4" w:rsidRPr="00BC22DE" w:rsidRDefault="007C5DF4" w:rsidP="00C6585F">
      <w:pPr>
        <w:pStyle w:val="SzDCmsor0"/>
      </w:pPr>
      <w:bookmarkStart w:id="2" w:name="_GoBack"/>
      <w:bookmarkEnd w:id="2"/>
      <w:r w:rsidRPr="00BC22DE">
        <w:lastRenderedPageBreak/>
        <w:t>Tartalomjegyzék</w:t>
      </w:r>
    </w:p>
    <w:p w14:paraId="7216DA84" w14:textId="471EAB1B" w:rsidR="00C742F6" w:rsidRDefault="000E689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\h \z \t "SzD_Címsor 3;3;SzD_Címsor 1;1;SzD_Címsor 2;2;SzD_Címsor 4;4" </w:instrText>
      </w:r>
      <w:r>
        <w:rPr>
          <w:rFonts w:cs="Times New Roman"/>
        </w:rPr>
        <w:fldChar w:fldCharType="separate"/>
      </w:r>
      <w:hyperlink w:anchor="_Toc7614288" w:history="1">
        <w:r w:rsidR="00C742F6" w:rsidRPr="00B90F83">
          <w:rPr>
            <w:rStyle w:val="Hiperhivatkozs"/>
            <w:noProof/>
          </w:rPr>
          <w:t>1. Genetikus algoritmusok</w:t>
        </w:r>
        <w:r w:rsidR="00C742F6">
          <w:rPr>
            <w:noProof/>
            <w:webHidden/>
          </w:rPr>
          <w:tab/>
        </w:r>
        <w:r w:rsidR="00C742F6">
          <w:rPr>
            <w:noProof/>
            <w:webHidden/>
          </w:rPr>
          <w:fldChar w:fldCharType="begin"/>
        </w:r>
        <w:r w:rsidR="00C742F6">
          <w:rPr>
            <w:noProof/>
            <w:webHidden/>
          </w:rPr>
          <w:instrText xml:space="preserve"> PAGEREF _Toc7614288 \h </w:instrText>
        </w:r>
        <w:r w:rsidR="00C742F6">
          <w:rPr>
            <w:noProof/>
            <w:webHidden/>
          </w:rPr>
        </w:r>
        <w:r w:rsidR="00C742F6">
          <w:rPr>
            <w:noProof/>
            <w:webHidden/>
          </w:rPr>
          <w:fldChar w:fldCharType="separate"/>
        </w:r>
        <w:r w:rsidR="00C742F6">
          <w:rPr>
            <w:noProof/>
            <w:webHidden/>
          </w:rPr>
          <w:t>2</w:t>
        </w:r>
        <w:r w:rsidR="00C742F6">
          <w:rPr>
            <w:noProof/>
            <w:webHidden/>
          </w:rPr>
          <w:fldChar w:fldCharType="end"/>
        </w:r>
      </w:hyperlink>
    </w:p>
    <w:p w14:paraId="71C9F8F4" w14:textId="3CEED695" w:rsidR="00C742F6" w:rsidRDefault="00C742F6">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614289" w:history="1">
        <w:r w:rsidRPr="00B90F83">
          <w:rPr>
            <w:rStyle w:val="Hiperhivatkozs"/>
            <w:noProof/>
          </w:rPr>
          <w:t>1.1.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Történeti áttekintés</w:t>
        </w:r>
        <w:r>
          <w:rPr>
            <w:noProof/>
            <w:webHidden/>
          </w:rPr>
          <w:tab/>
        </w:r>
        <w:r>
          <w:rPr>
            <w:noProof/>
            <w:webHidden/>
          </w:rPr>
          <w:fldChar w:fldCharType="begin"/>
        </w:r>
        <w:r>
          <w:rPr>
            <w:noProof/>
            <w:webHidden/>
          </w:rPr>
          <w:instrText xml:space="preserve"> PAGEREF _Toc7614289 \h </w:instrText>
        </w:r>
        <w:r>
          <w:rPr>
            <w:noProof/>
            <w:webHidden/>
          </w:rPr>
        </w:r>
        <w:r>
          <w:rPr>
            <w:noProof/>
            <w:webHidden/>
          </w:rPr>
          <w:fldChar w:fldCharType="separate"/>
        </w:r>
        <w:r>
          <w:rPr>
            <w:noProof/>
            <w:webHidden/>
          </w:rPr>
          <w:t>2</w:t>
        </w:r>
        <w:r>
          <w:rPr>
            <w:noProof/>
            <w:webHidden/>
          </w:rPr>
          <w:fldChar w:fldCharType="end"/>
        </w:r>
      </w:hyperlink>
    </w:p>
    <w:p w14:paraId="6C60A458" w14:textId="1B6E0574" w:rsidR="00C742F6" w:rsidRDefault="00C742F6">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614290" w:history="1">
        <w:r w:rsidRPr="00B90F83">
          <w:rPr>
            <w:rStyle w:val="Hiperhivatkozs"/>
            <w:noProof/>
          </w:rPr>
          <w:t>1.2.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Működése</w:t>
        </w:r>
        <w:r>
          <w:rPr>
            <w:noProof/>
            <w:webHidden/>
          </w:rPr>
          <w:tab/>
        </w:r>
        <w:r>
          <w:rPr>
            <w:noProof/>
            <w:webHidden/>
          </w:rPr>
          <w:fldChar w:fldCharType="begin"/>
        </w:r>
        <w:r>
          <w:rPr>
            <w:noProof/>
            <w:webHidden/>
          </w:rPr>
          <w:instrText xml:space="preserve"> PAGEREF _Toc7614290 \h </w:instrText>
        </w:r>
        <w:r>
          <w:rPr>
            <w:noProof/>
            <w:webHidden/>
          </w:rPr>
        </w:r>
        <w:r>
          <w:rPr>
            <w:noProof/>
            <w:webHidden/>
          </w:rPr>
          <w:fldChar w:fldCharType="separate"/>
        </w:r>
        <w:r>
          <w:rPr>
            <w:noProof/>
            <w:webHidden/>
          </w:rPr>
          <w:t>3</w:t>
        </w:r>
        <w:r>
          <w:rPr>
            <w:noProof/>
            <w:webHidden/>
          </w:rPr>
          <w:fldChar w:fldCharType="end"/>
        </w:r>
      </w:hyperlink>
    </w:p>
    <w:p w14:paraId="528DBFF9" w14:textId="51E34520"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291" w:history="1">
        <w:r w:rsidRPr="00B90F83">
          <w:rPr>
            <w:rStyle w:val="Hiperhivatkozs"/>
            <w:noProof/>
          </w:rPr>
          <w:t>1.2.1.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Reprezentáció</w:t>
        </w:r>
        <w:r>
          <w:rPr>
            <w:noProof/>
            <w:webHidden/>
          </w:rPr>
          <w:tab/>
        </w:r>
        <w:r>
          <w:rPr>
            <w:noProof/>
            <w:webHidden/>
          </w:rPr>
          <w:fldChar w:fldCharType="begin"/>
        </w:r>
        <w:r>
          <w:rPr>
            <w:noProof/>
            <w:webHidden/>
          </w:rPr>
          <w:instrText xml:space="preserve"> PAGEREF _Toc7614291 \h </w:instrText>
        </w:r>
        <w:r>
          <w:rPr>
            <w:noProof/>
            <w:webHidden/>
          </w:rPr>
        </w:r>
        <w:r>
          <w:rPr>
            <w:noProof/>
            <w:webHidden/>
          </w:rPr>
          <w:fldChar w:fldCharType="separate"/>
        </w:r>
        <w:r>
          <w:rPr>
            <w:noProof/>
            <w:webHidden/>
          </w:rPr>
          <w:t>4</w:t>
        </w:r>
        <w:r>
          <w:rPr>
            <w:noProof/>
            <w:webHidden/>
          </w:rPr>
          <w:fldChar w:fldCharType="end"/>
        </w:r>
      </w:hyperlink>
    </w:p>
    <w:p w14:paraId="230AA4FA" w14:textId="16D31A25"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292" w:history="1">
        <w:r w:rsidRPr="00B90F83">
          <w:rPr>
            <w:rStyle w:val="Hiperhivatkozs"/>
            <w:noProof/>
          </w:rPr>
          <w:t>1.2.2.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Inicializálás</w:t>
        </w:r>
        <w:r>
          <w:rPr>
            <w:noProof/>
            <w:webHidden/>
          </w:rPr>
          <w:tab/>
        </w:r>
        <w:r>
          <w:rPr>
            <w:noProof/>
            <w:webHidden/>
          </w:rPr>
          <w:fldChar w:fldCharType="begin"/>
        </w:r>
        <w:r>
          <w:rPr>
            <w:noProof/>
            <w:webHidden/>
          </w:rPr>
          <w:instrText xml:space="preserve"> PAGEREF _Toc7614292 \h </w:instrText>
        </w:r>
        <w:r>
          <w:rPr>
            <w:noProof/>
            <w:webHidden/>
          </w:rPr>
        </w:r>
        <w:r>
          <w:rPr>
            <w:noProof/>
            <w:webHidden/>
          </w:rPr>
          <w:fldChar w:fldCharType="separate"/>
        </w:r>
        <w:r>
          <w:rPr>
            <w:noProof/>
            <w:webHidden/>
          </w:rPr>
          <w:t>6</w:t>
        </w:r>
        <w:r>
          <w:rPr>
            <w:noProof/>
            <w:webHidden/>
          </w:rPr>
          <w:fldChar w:fldCharType="end"/>
        </w:r>
      </w:hyperlink>
    </w:p>
    <w:p w14:paraId="6A67C569" w14:textId="5FB8A607"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293" w:history="1">
        <w:r w:rsidRPr="00B90F83">
          <w:rPr>
            <w:rStyle w:val="Hiperhivatkozs"/>
            <w:noProof/>
          </w:rPr>
          <w:t>1.2.3.</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Kiértékelési-, cél- és jósági függvény</w:t>
        </w:r>
        <w:r>
          <w:rPr>
            <w:noProof/>
            <w:webHidden/>
          </w:rPr>
          <w:tab/>
        </w:r>
        <w:r>
          <w:rPr>
            <w:noProof/>
            <w:webHidden/>
          </w:rPr>
          <w:fldChar w:fldCharType="begin"/>
        </w:r>
        <w:r>
          <w:rPr>
            <w:noProof/>
            <w:webHidden/>
          </w:rPr>
          <w:instrText xml:space="preserve"> PAGEREF _Toc7614293 \h </w:instrText>
        </w:r>
        <w:r>
          <w:rPr>
            <w:noProof/>
            <w:webHidden/>
          </w:rPr>
        </w:r>
        <w:r>
          <w:rPr>
            <w:noProof/>
            <w:webHidden/>
          </w:rPr>
          <w:fldChar w:fldCharType="separate"/>
        </w:r>
        <w:r>
          <w:rPr>
            <w:noProof/>
            <w:webHidden/>
          </w:rPr>
          <w:t>6</w:t>
        </w:r>
        <w:r>
          <w:rPr>
            <w:noProof/>
            <w:webHidden/>
          </w:rPr>
          <w:fldChar w:fldCharType="end"/>
        </w:r>
      </w:hyperlink>
    </w:p>
    <w:p w14:paraId="2A0D4EFF" w14:textId="261BE650"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294" w:history="1">
        <w:r w:rsidRPr="00B90F83">
          <w:rPr>
            <w:rStyle w:val="Hiperhivatkozs"/>
            <w:noProof/>
          </w:rPr>
          <w:t>1.2.4.</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Szelekció</w:t>
        </w:r>
        <w:r>
          <w:rPr>
            <w:noProof/>
            <w:webHidden/>
          </w:rPr>
          <w:tab/>
        </w:r>
        <w:r>
          <w:rPr>
            <w:noProof/>
            <w:webHidden/>
          </w:rPr>
          <w:fldChar w:fldCharType="begin"/>
        </w:r>
        <w:r>
          <w:rPr>
            <w:noProof/>
            <w:webHidden/>
          </w:rPr>
          <w:instrText xml:space="preserve"> PAGEREF _Toc7614294 \h </w:instrText>
        </w:r>
        <w:r>
          <w:rPr>
            <w:noProof/>
            <w:webHidden/>
          </w:rPr>
        </w:r>
        <w:r>
          <w:rPr>
            <w:noProof/>
            <w:webHidden/>
          </w:rPr>
          <w:fldChar w:fldCharType="separate"/>
        </w:r>
        <w:r>
          <w:rPr>
            <w:noProof/>
            <w:webHidden/>
          </w:rPr>
          <w:t>7</w:t>
        </w:r>
        <w:r>
          <w:rPr>
            <w:noProof/>
            <w:webHidden/>
          </w:rPr>
          <w:fldChar w:fldCharType="end"/>
        </w:r>
      </w:hyperlink>
    </w:p>
    <w:p w14:paraId="5B9C5E28" w14:textId="12F24D8C"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295" w:history="1">
        <w:r w:rsidRPr="00B90F83">
          <w:rPr>
            <w:rStyle w:val="Hiperhivatkozs"/>
            <w:noProof/>
          </w:rPr>
          <w:t>1.2.5.</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Keresztezés</w:t>
        </w:r>
        <w:r>
          <w:rPr>
            <w:noProof/>
            <w:webHidden/>
          </w:rPr>
          <w:tab/>
        </w:r>
        <w:r>
          <w:rPr>
            <w:noProof/>
            <w:webHidden/>
          </w:rPr>
          <w:fldChar w:fldCharType="begin"/>
        </w:r>
        <w:r>
          <w:rPr>
            <w:noProof/>
            <w:webHidden/>
          </w:rPr>
          <w:instrText xml:space="preserve"> PAGEREF _Toc7614295 \h </w:instrText>
        </w:r>
        <w:r>
          <w:rPr>
            <w:noProof/>
            <w:webHidden/>
          </w:rPr>
        </w:r>
        <w:r>
          <w:rPr>
            <w:noProof/>
            <w:webHidden/>
          </w:rPr>
          <w:fldChar w:fldCharType="separate"/>
        </w:r>
        <w:r>
          <w:rPr>
            <w:noProof/>
            <w:webHidden/>
          </w:rPr>
          <w:t>8</w:t>
        </w:r>
        <w:r>
          <w:rPr>
            <w:noProof/>
            <w:webHidden/>
          </w:rPr>
          <w:fldChar w:fldCharType="end"/>
        </w:r>
      </w:hyperlink>
    </w:p>
    <w:p w14:paraId="18D5165A" w14:textId="662219DD"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296" w:history="1">
        <w:r w:rsidRPr="00B90F83">
          <w:rPr>
            <w:rStyle w:val="Hiperhivatkozs"/>
            <w:noProof/>
          </w:rPr>
          <w:t>1.2.6.</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Mutáció</w:t>
        </w:r>
        <w:r>
          <w:rPr>
            <w:noProof/>
            <w:webHidden/>
          </w:rPr>
          <w:tab/>
        </w:r>
        <w:r>
          <w:rPr>
            <w:noProof/>
            <w:webHidden/>
          </w:rPr>
          <w:fldChar w:fldCharType="begin"/>
        </w:r>
        <w:r>
          <w:rPr>
            <w:noProof/>
            <w:webHidden/>
          </w:rPr>
          <w:instrText xml:space="preserve"> PAGEREF _Toc7614296 \h </w:instrText>
        </w:r>
        <w:r>
          <w:rPr>
            <w:noProof/>
            <w:webHidden/>
          </w:rPr>
        </w:r>
        <w:r>
          <w:rPr>
            <w:noProof/>
            <w:webHidden/>
          </w:rPr>
          <w:fldChar w:fldCharType="separate"/>
        </w:r>
        <w:r>
          <w:rPr>
            <w:noProof/>
            <w:webHidden/>
          </w:rPr>
          <w:t>12</w:t>
        </w:r>
        <w:r>
          <w:rPr>
            <w:noProof/>
            <w:webHidden/>
          </w:rPr>
          <w:fldChar w:fldCharType="end"/>
        </w:r>
      </w:hyperlink>
    </w:p>
    <w:p w14:paraId="41C72ACD" w14:textId="78E04409"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297" w:history="1">
        <w:r w:rsidRPr="00B90F83">
          <w:rPr>
            <w:rStyle w:val="Hiperhivatkozs"/>
            <w:noProof/>
          </w:rPr>
          <w:t>1.2.7.</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Reprodukció</w:t>
        </w:r>
        <w:r>
          <w:rPr>
            <w:noProof/>
            <w:webHidden/>
          </w:rPr>
          <w:tab/>
        </w:r>
        <w:r>
          <w:rPr>
            <w:noProof/>
            <w:webHidden/>
          </w:rPr>
          <w:fldChar w:fldCharType="begin"/>
        </w:r>
        <w:r>
          <w:rPr>
            <w:noProof/>
            <w:webHidden/>
          </w:rPr>
          <w:instrText xml:space="preserve"> PAGEREF _Toc7614297 \h </w:instrText>
        </w:r>
        <w:r>
          <w:rPr>
            <w:noProof/>
            <w:webHidden/>
          </w:rPr>
        </w:r>
        <w:r>
          <w:rPr>
            <w:noProof/>
            <w:webHidden/>
          </w:rPr>
          <w:fldChar w:fldCharType="separate"/>
        </w:r>
        <w:r>
          <w:rPr>
            <w:noProof/>
            <w:webHidden/>
          </w:rPr>
          <w:t>12</w:t>
        </w:r>
        <w:r>
          <w:rPr>
            <w:noProof/>
            <w:webHidden/>
          </w:rPr>
          <w:fldChar w:fldCharType="end"/>
        </w:r>
      </w:hyperlink>
    </w:p>
    <w:p w14:paraId="10C1C57B" w14:textId="41E4747C"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298" w:history="1">
        <w:r w:rsidRPr="00B90F83">
          <w:rPr>
            <w:rStyle w:val="Hiperhivatkozs"/>
            <w:noProof/>
          </w:rPr>
          <w:t>1.2.8.</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Kilépési feltétel</w:t>
        </w:r>
        <w:r>
          <w:rPr>
            <w:noProof/>
            <w:webHidden/>
          </w:rPr>
          <w:tab/>
        </w:r>
        <w:r>
          <w:rPr>
            <w:noProof/>
            <w:webHidden/>
          </w:rPr>
          <w:fldChar w:fldCharType="begin"/>
        </w:r>
        <w:r>
          <w:rPr>
            <w:noProof/>
            <w:webHidden/>
          </w:rPr>
          <w:instrText xml:space="preserve"> PAGEREF _Toc7614298 \h </w:instrText>
        </w:r>
        <w:r>
          <w:rPr>
            <w:noProof/>
            <w:webHidden/>
          </w:rPr>
        </w:r>
        <w:r>
          <w:rPr>
            <w:noProof/>
            <w:webHidden/>
          </w:rPr>
          <w:fldChar w:fldCharType="separate"/>
        </w:r>
        <w:r>
          <w:rPr>
            <w:noProof/>
            <w:webHidden/>
          </w:rPr>
          <w:t>13</w:t>
        </w:r>
        <w:r>
          <w:rPr>
            <w:noProof/>
            <w:webHidden/>
          </w:rPr>
          <w:fldChar w:fldCharType="end"/>
        </w:r>
      </w:hyperlink>
    </w:p>
    <w:p w14:paraId="74C1AC57" w14:textId="33AC4DB8" w:rsidR="00C742F6" w:rsidRDefault="00C742F6">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614299" w:history="1">
        <w:r w:rsidRPr="00B90F83">
          <w:rPr>
            <w:rStyle w:val="Hiperhivatkozs"/>
            <w:noProof/>
          </w:rPr>
          <w:t>1.3.</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A dolgozatban használt módszer</w:t>
        </w:r>
        <w:r>
          <w:rPr>
            <w:noProof/>
            <w:webHidden/>
          </w:rPr>
          <w:tab/>
        </w:r>
        <w:r>
          <w:rPr>
            <w:noProof/>
            <w:webHidden/>
          </w:rPr>
          <w:fldChar w:fldCharType="begin"/>
        </w:r>
        <w:r>
          <w:rPr>
            <w:noProof/>
            <w:webHidden/>
          </w:rPr>
          <w:instrText xml:space="preserve"> PAGEREF _Toc7614299 \h </w:instrText>
        </w:r>
        <w:r>
          <w:rPr>
            <w:noProof/>
            <w:webHidden/>
          </w:rPr>
        </w:r>
        <w:r>
          <w:rPr>
            <w:noProof/>
            <w:webHidden/>
          </w:rPr>
          <w:fldChar w:fldCharType="separate"/>
        </w:r>
        <w:r>
          <w:rPr>
            <w:noProof/>
            <w:webHidden/>
          </w:rPr>
          <w:t>13</w:t>
        </w:r>
        <w:r>
          <w:rPr>
            <w:noProof/>
            <w:webHidden/>
          </w:rPr>
          <w:fldChar w:fldCharType="end"/>
        </w:r>
      </w:hyperlink>
    </w:p>
    <w:p w14:paraId="44FD6956" w14:textId="68B671CA"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00" w:history="1">
        <w:r w:rsidRPr="00B90F83">
          <w:rPr>
            <w:rStyle w:val="Hiperhivatkozs"/>
            <w:noProof/>
          </w:rPr>
          <w:t>1.3.1.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Reprezentáció</w:t>
        </w:r>
        <w:r>
          <w:rPr>
            <w:noProof/>
            <w:webHidden/>
          </w:rPr>
          <w:tab/>
        </w:r>
        <w:r>
          <w:rPr>
            <w:noProof/>
            <w:webHidden/>
          </w:rPr>
          <w:fldChar w:fldCharType="begin"/>
        </w:r>
        <w:r>
          <w:rPr>
            <w:noProof/>
            <w:webHidden/>
          </w:rPr>
          <w:instrText xml:space="preserve"> PAGEREF _Toc7614300 \h </w:instrText>
        </w:r>
        <w:r>
          <w:rPr>
            <w:noProof/>
            <w:webHidden/>
          </w:rPr>
        </w:r>
        <w:r>
          <w:rPr>
            <w:noProof/>
            <w:webHidden/>
          </w:rPr>
          <w:fldChar w:fldCharType="separate"/>
        </w:r>
        <w:r>
          <w:rPr>
            <w:noProof/>
            <w:webHidden/>
          </w:rPr>
          <w:t>13</w:t>
        </w:r>
        <w:r>
          <w:rPr>
            <w:noProof/>
            <w:webHidden/>
          </w:rPr>
          <w:fldChar w:fldCharType="end"/>
        </w:r>
      </w:hyperlink>
    </w:p>
    <w:p w14:paraId="48BED917" w14:textId="5CD37E1B"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01" w:history="1">
        <w:r w:rsidRPr="00B90F83">
          <w:rPr>
            <w:rStyle w:val="Hiperhivatkozs"/>
            <w:noProof/>
          </w:rPr>
          <w:t>1.3.2.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Kiértékelési- és jósági függvény</w:t>
        </w:r>
        <w:r>
          <w:rPr>
            <w:noProof/>
            <w:webHidden/>
          </w:rPr>
          <w:tab/>
        </w:r>
        <w:r>
          <w:rPr>
            <w:noProof/>
            <w:webHidden/>
          </w:rPr>
          <w:fldChar w:fldCharType="begin"/>
        </w:r>
        <w:r>
          <w:rPr>
            <w:noProof/>
            <w:webHidden/>
          </w:rPr>
          <w:instrText xml:space="preserve"> PAGEREF _Toc7614301 \h </w:instrText>
        </w:r>
        <w:r>
          <w:rPr>
            <w:noProof/>
            <w:webHidden/>
          </w:rPr>
        </w:r>
        <w:r>
          <w:rPr>
            <w:noProof/>
            <w:webHidden/>
          </w:rPr>
          <w:fldChar w:fldCharType="separate"/>
        </w:r>
        <w:r>
          <w:rPr>
            <w:noProof/>
            <w:webHidden/>
          </w:rPr>
          <w:t>14</w:t>
        </w:r>
        <w:r>
          <w:rPr>
            <w:noProof/>
            <w:webHidden/>
          </w:rPr>
          <w:fldChar w:fldCharType="end"/>
        </w:r>
      </w:hyperlink>
    </w:p>
    <w:p w14:paraId="5C9B20D2" w14:textId="5CEC9EB0"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02" w:history="1">
        <w:r w:rsidRPr="00B90F83">
          <w:rPr>
            <w:rStyle w:val="Hiperhivatkozs"/>
            <w:noProof/>
          </w:rPr>
          <w:t>1.3.3.</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Szelekció</w:t>
        </w:r>
        <w:r>
          <w:rPr>
            <w:noProof/>
            <w:webHidden/>
          </w:rPr>
          <w:tab/>
        </w:r>
        <w:r>
          <w:rPr>
            <w:noProof/>
            <w:webHidden/>
          </w:rPr>
          <w:fldChar w:fldCharType="begin"/>
        </w:r>
        <w:r>
          <w:rPr>
            <w:noProof/>
            <w:webHidden/>
          </w:rPr>
          <w:instrText xml:space="preserve"> PAGEREF _Toc7614302 \h </w:instrText>
        </w:r>
        <w:r>
          <w:rPr>
            <w:noProof/>
            <w:webHidden/>
          </w:rPr>
        </w:r>
        <w:r>
          <w:rPr>
            <w:noProof/>
            <w:webHidden/>
          </w:rPr>
          <w:fldChar w:fldCharType="separate"/>
        </w:r>
        <w:r>
          <w:rPr>
            <w:noProof/>
            <w:webHidden/>
          </w:rPr>
          <w:t>14</w:t>
        </w:r>
        <w:r>
          <w:rPr>
            <w:noProof/>
            <w:webHidden/>
          </w:rPr>
          <w:fldChar w:fldCharType="end"/>
        </w:r>
      </w:hyperlink>
    </w:p>
    <w:p w14:paraId="4646ED7C" w14:textId="00C4C6D6"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03" w:history="1">
        <w:r w:rsidRPr="00B90F83">
          <w:rPr>
            <w:rStyle w:val="Hiperhivatkozs"/>
            <w:noProof/>
          </w:rPr>
          <w:t>1.3.4.</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Keresztezés</w:t>
        </w:r>
        <w:r>
          <w:rPr>
            <w:noProof/>
            <w:webHidden/>
          </w:rPr>
          <w:tab/>
        </w:r>
        <w:r>
          <w:rPr>
            <w:noProof/>
            <w:webHidden/>
          </w:rPr>
          <w:fldChar w:fldCharType="begin"/>
        </w:r>
        <w:r>
          <w:rPr>
            <w:noProof/>
            <w:webHidden/>
          </w:rPr>
          <w:instrText xml:space="preserve"> PAGEREF _Toc7614303 \h </w:instrText>
        </w:r>
        <w:r>
          <w:rPr>
            <w:noProof/>
            <w:webHidden/>
          </w:rPr>
        </w:r>
        <w:r>
          <w:rPr>
            <w:noProof/>
            <w:webHidden/>
          </w:rPr>
          <w:fldChar w:fldCharType="separate"/>
        </w:r>
        <w:r>
          <w:rPr>
            <w:noProof/>
            <w:webHidden/>
          </w:rPr>
          <w:t>14</w:t>
        </w:r>
        <w:r>
          <w:rPr>
            <w:noProof/>
            <w:webHidden/>
          </w:rPr>
          <w:fldChar w:fldCharType="end"/>
        </w:r>
      </w:hyperlink>
    </w:p>
    <w:p w14:paraId="2A1175AE" w14:textId="64F71050"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04" w:history="1">
        <w:r w:rsidRPr="00B90F83">
          <w:rPr>
            <w:rStyle w:val="Hiperhivatkozs"/>
            <w:noProof/>
          </w:rPr>
          <w:t>1.3.5.</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Mutáció</w:t>
        </w:r>
        <w:r>
          <w:rPr>
            <w:noProof/>
            <w:webHidden/>
          </w:rPr>
          <w:tab/>
        </w:r>
        <w:r>
          <w:rPr>
            <w:noProof/>
            <w:webHidden/>
          </w:rPr>
          <w:fldChar w:fldCharType="begin"/>
        </w:r>
        <w:r>
          <w:rPr>
            <w:noProof/>
            <w:webHidden/>
          </w:rPr>
          <w:instrText xml:space="preserve"> PAGEREF _Toc7614304 \h </w:instrText>
        </w:r>
        <w:r>
          <w:rPr>
            <w:noProof/>
            <w:webHidden/>
          </w:rPr>
        </w:r>
        <w:r>
          <w:rPr>
            <w:noProof/>
            <w:webHidden/>
          </w:rPr>
          <w:fldChar w:fldCharType="separate"/>
        </w:r>
        <w:r>
          <w:rPr>
            <w:noProof/>
            <w:webHidden/>
          </w:rPr>
          <w:t>15</w:t>
        </w:r>
        <w:r>
          <w:rPr>
            <w:noProof/>
            <w:webHidden/>
          </w:rPr>
          <w:fldChar w:fldCharType="end"/>
        </w:r>
      </w:hyperlink>
    </w:p>
    <w:p w14:paraId="7ADC608F" w14:textId="000AFA20"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05" w:history="1">
        <w:r w:rsidRPr="00B90F83">
          <w:rPr>
            <w:rStyle w:val="Hiperhivatkozs"/>
            <w:noProof/>
          </w:rPr>
          <w:t>1.3.6.</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Reprodukció</w:t>
        </w:r>
        <w:r>
          <w:rPr>
            <w:noProof/>
            <w:webHidden/>
          </w:rPr>
          <w:tab/>
        </w:r>
        <w:r>
          <w:rPr>
            <w:noProof/>
            <w:webHidden/>
          </w:rPr>
          <w:fldChar w:fldCharType="begin"/>
        </w:r>
        <w:r>
          <w:rPr>
            <w:noProof/>
            <w:webHidden/>
          </w:rPr>
          <w:instrText xml:space="preserve"> PAGEREF _Toc7614305 \h </w:instrText>
        </w:r>
        <w:r>
          <w:rPr>
            <w:noProof/>
            <w:webHidden/>
          </w:rPr>
        </w:r>
        <w:r>
          <w:rPr>
            <w:noProof/>
            <w:webHidden/>
          </w:rPr>
          <w:fldChar w:fldCharType="separate"/>
        </w:r>
        <w:r>
          <w:rPr>
            <w:noProof/>
            <w:webHidden/>
          </w:rPr>
          <w:t>16</w:t>
        </w:r>
        <w:r>
          <w:rPr>
            <w:noProof/>
            <w:webHidden/>
          </w:rPr>
          <w:fldChar w:fldCharType="end"/>
        </w:r>
      </w:hyperlink>
    </w:p>
    <w:p w14:paraId="737151AC" w14:textId="3C73F900"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06" w:history="1">
        <w:r w:rsidRPr="00B90F83">
          <w:rPr>
            <w:rStyle w:val="Hiperhivatkozs"/>
            <w:noProof/>
          </w:rPr>
          <w:t>1.3.7.</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Kilépési feltétel</w:t>
        </w:r>
        <w:r>
          <w:rPr>
            <w:noProof/>
            <w:webHidden/>
          </w:rPr>
          <w:tab/>
        </w:r>
        <w:r>
          <w:rPr>
            <w:noProof/>
            <w:webHidden/>
          </w:rPr>
          <w:fldChar w:fldCharType="begin"/>
        </w:r>
        <w:r>
          <w:rPr>
            <w:noProof/>
            <w:webHidden/>
          </w:rPr>
          <w:instrText xml:space="preserve"> PAGEREF _Toc7614306 \h </w:instrText>
        </w:r>
        <w:r>
          <w:rPr>
            <w:noProof/>
            <w:webHidden/>
          </w:rPr>
        </w:r>
        <w:r>
          <w:rPr>
            <w:noProof/>
            <w:webHidden/>
          </w:rPr>
          <w:fldChar w:fldCharType="separate"/>
        </w:r>
        <w:r>
          <w:rPr>
            <w:noProof/>
            <w:webHidden/>
          </w:rPr>
          <w:t>16</w:t>
        </w:r>
        <w:r>
          <w:rPr>
            <w:noProof/>
            <w:webHidden/>
          </w:rPr>
          <w:fldChar w:fldCharType="end"/>
        </w:r>
      </w:hyperlink>
    </w:p>
    <w:p w14:paraId="5D5719E9" w14:textId="15839769" w:rsidR="00C742F6" w:rsidRDefault="00C742F6">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7614307" w:history="1">
        <w:r w:rsidRPr="00B90F83">
          <w:rPr>
            <w:rStyle w:val="Hiperhivatkozs"/>
            <w:noProof/>
          </w:rPr>
          <w:t>2. Tervezési dokumentáció</w:t>
        </w:r>
        <w:r>
          <w:rPr>
            <w:noProof/>
            <w:webHidden/>
          </w:rPr>
          <w:tab/>
        </w:r>
        <w:r>
          <w:rPr>
            <w:noProof/>
            <w:webHidden/>
          </w:rPr>
          <w:fldChar w:fldCharType="begin"/>
        </w:r>
        <w:r>
          <w:rPr>
            <w:noProof/>
            <w:webHidden/>
          </w:rPr>
          <w:instrText xml:space="preserve"> PAGEREF _Toc7614307 \h </w:instrText>
        </w:r>
        <w:r>
          <w:rPr>
            <w:noProof/>
            <w:webHidden/>
          </w:rPr>
        </w:r>
        <w:r>
          <w:rPr>
            <w:noProof/>
            <w:webHidden/>
          </w:rPr>
          <w:fldChar w:fldCharType="separate"/>
        </w:r>
        <w:r>
          <w:rPr>
            <w:noProof/>
            <w:webHidden/>
          </w:rPr>
          <w:t>17</w:t>
        </w:r>
        <w:r>
          <w:rPr>
            <w:noProof/>
            <w:webHidden/>
          </w:rPr>
          <w:fldChar w:fldCharType="end"/>
        </w:r>
      </w:hyperlink>
    </w:p>
    <w:p w14:paraId="7189E52B" w14:textId="4A17C776" w:rsidR="00C742F6" w:rsidRDefault="00C742F6">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614308" w:history="1">
        <w:r w:rsidRPr="00B90F83">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Programmal szemben támasztott követelmények</w:t>
        </w:r>
        <w:r>
          <w:rPr>
            <w:noProof/>
            <w:webHidden/>
          </w:rPr>
          <w:tab/>
        </w:r>
        <w:r>
          <w:rPr>
            <w:noProof/>
            <w:webHidden/>
          </w:rPr>
          <w:fldChar w:fldCharType="begin"/>
        </w:r>
        <w:r>
          <w:rPr>
            <w:noProof/>
            <w:webHidden/>
          </w:rPr>
          <w:instrText xml:space="preserve"> PAGEREF _Toc7614308 \h </w:instrText>
        </w:r>
        <w:r>
          <w:rPr>
            <w:noProof/>
            <w:webHidden/>
          </w:rPr>
        </w:r>
        <w:r>
          <w:rPr>
            <w:noProof/>
            <w:webHidden/>
          </w:rPr>
          <w:fldChar w:fldCharType="separate"/>
        </w:r>
        <w:r>
          <w:rPr>
            <w:noProof/>
            <w:webHidden/>
          </w:rPr>
          <w:t>17</w:t>
        </w:r>
        <w:r>
          <w:rPr>
            <w:noProof/>
            <w:webHidden/>
          </w:rPr>
          <w:fldChar w:fldCharType="end"/>
        </w:r>
      </w:hyperlink>
    </w:p>
    <w:p w14:paraId="5229A78B" w14:textId="45CC56AF" w:rsidR="00C742F6" w:rsidRDefault="00C742F6">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614309" w:history="1">
        <w:r w:rsidRPr="00B90F83">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UML diagrammok</w:t>
        </w:r>
        <w:r>
          <w:rPr>
            <w:noProof/>
            <w:webHidden/>
          </w:rPr>
          <w:tab/>
        </w:r>
        <w:r>
          <w:rPr>
            <w:noProof/>
            <w:webHidden/>
          </w:rPr>
          <w:fldChar w:fldCharType="begin"/>
        </w:r>
        <w:r>
          <w:rPr>
            <w:noProof/>
            <w:webHidden/>
          </w:rPr>
          <w:instrText xml:space="preserve"> PAGEREF _Toc7614309 \h </w:instrText>
        </w:r>
        <w:r>
          <w:rPr>
            <w:noProof/>
            <w:webHidden/>
          </w:rPr>
        </w:r>
        <w:r>
          <w:rPr>
            <w:noProof/>
            <w:webHidden/>
          </w:rPr>
          <w:fldChar w:fldCharType="separate"/>
        </w:r>
        <w:r>
          <w:rPr>
            <w:noProof/>
            <w:webHidden/>
          </w:rPr>
          <w:t>17</w:t>
        </w:r>
        <w:r>
          <w:rPr>
            <w:noProof/>
            <w:webHidden/>
          </w:rPr>
          <w:fldChar w:fldCharType="end"/>
        </w:r>
      </w:hyperlink>
    </w:p>
    <w:p w14:paraId="230D6254" w14:textId="681453CF"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10" w:history="1">
        <w:r w:rsidRPr="00B90F83">
          <w:rPr>
            <w:rStyle w:val="Hiperhivatkozs"/>
            <w:noProof/>
          </w:rPr>
          <w:t>2.2.1.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Aktorok – funkciók</w:t>
        </w:r>
        <w:r>
          <w:rPr>
            <w:noProof/>
            <w:webHidden/>
          </w:rPr>
          <w:tab/>
        </w:r>
        <w:r>
          <w:rPr>
            <w:noProof/>
            <w:webHidden/>
          </w:rPr>
          <w:fldChar w:fldCharType="begin"/>
        </w:r>
        <w:r>
          <w:rPr>
            <w:noProof/>
            <w:webHidden/>
          </w:rPr>
          <w:instrText xml:space="preserve"> PAGEREF _Toc7614310 \h </w:instrText>
        </w:r>
        <w:r>
          <w:rPr>
            <w:noProof/>
            <w:webHidden/>
          </w:rPr>
        </w:r>
        <w:r>
          <w:rPr>
            <w:noProof/>
            <w:webHidden/>
          </w:rPr>
          <w:fldChar w:fldCharType="separate"/>
        </w:r>
        <w:r>
          <w:rPr>
            <w:noProof/>
            <w:webHidden/>
          </w:rPr>
          <w:t>17</w:t>
        </w:r>
        <w:r>
          <w:rPr>
            <w:noProof/>
            <w:webHidden/>
          </w:rPr>
          <w:fldChar w:fldCharType="end"/>
        </w:r>
      </w:hyperlink>
    </w:p>
    <w:p w14:paraId="5381FA65" w14:textId="0931D9A0"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11" w:history="1">
        <w:r w:rsidRPr="00B90F83">
          <w:rPr>
            <w:rStyle w:val="Hiperhivatkozs"/>
            <w:noProof/>
          </w:rPr>
          <w:t>2.2.2.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ER diagram</w:t>
        </w:r>
        <w:r>
          <w:rPr>
            <w:noProof/>
            <w:webHidden/>
          </w:rPr>
          <w:tab/>
        </w:r>
        <w:r>
          <w:rPr>
            <w:noProof/>
            <w:webHidden/>
          </w:rPr>
          <w:fldChar w:fldCharType="begin"/>
        </w:r>
        <w:r>
          <w:rPr>
            <w:noProof/>
            <w:webHidden/>
          </w:rPr>
          <w:instrText xml:space="preserve"> PAGEREF _Toc7614311 \h </w:instrText>
        </w:r>
        <w:r>
          <w:rPr>
            <w:noProof/>
            <w:webHidden/>
          </w:rPr>
        </w:r>
        <w:r>
          <w:rPr>
            <w:noProof/>
            <w:webHidden/>
          </w:rPr>
          <w:fldChar w:fldCharType="separate"/>
        </w:r>
        <w:r>
          <w:rPr>
            <w:noProof/>
            <w:webHidden/>
          </w:rPr>
          <w:t>18</w:t>
        </w:r>
        <w:r>
          <w:rPr>
            <w:noProof/>
            <w:webHidden/>
          </w:rPr>
          <w:fldChar w:fldCharType="end"/>
        </w:r>
      </w:hyperlink>
    </w:p>
    <w:p w14:paraId="3C6FD247" w14:textId="76CDB216"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12" w:history="1">
        <w:r w:rsidRPr="00B90F83">
          <w:rPr>
            <w:rStyle w:val="Hiperhivatkozs"/>
            <w:noProof/>
          </w:rPr>
          <w:t>2.2.3.</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Osztálydiagram</w:t>
        </w:r>
        <w:r>
          <w:rPr>
            <w:noProof/>
            <w:webHidden/>
          </w:rPr>
          <w:tab/>
        </w:r>
        <w:r>
          <w:rPr>
            <w:noProof/>
            <w:webHidden/>
          </w:rPr>
          <w:fldChar w:fldCharType="begin"/>
        </w:r>
        <w:r>
          <w:rPr>
            <w:noProof/>
            <w:webHidden/>
          </w:rPr>
          <w:instrText xml:space="preserve"> PAGEREF _Toc7614312 \h </w:instrText>
        </w:r>
        <w:r>
          <w:rPr>
            <w:noProof/>
            <w:webHidden/>
          </w:rPr>
        </w:r>
        <w:r>
          <w:rPr>
            <w:noProof/>
            <w:webHidden/>
          </w:rPr>
          <w:fldChar w:fldCharType="separate"/>
        </w:r>
        <w:r>
          <w:rPr>
            <w:noProof/>
            <w:webHidden/>
          </w:rPr>
          <w:t>19</w:t>
        </w:r>
        <w:r>
          <w:rPr>
            <w:noProof/>
            <w:webHidden/>
          </w:rPr>
          <w:fldChar w:fldCharType="end"/>
        </w:r>
      </w:hyperlink>
    </w:p>
    <w:p w14:paraId="28E2C29D" w14:textId="0E5EB8DF"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13" w:history="1">
        <w:r w:rsidRPr="00B90F83">
          <w:rPr>
            <w:rStyle w:val="Hiperhivatkozs"/>
            <w:noProof/>
          </w:rPr>
          <w:t>2.2.4.</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Szekvencia diagram</w:t>
        </w:r>
        <w:r>
          <w:rPr>
            <w:noProof/>
            <w:webHidden/>
          </w:rPr>
          <w:tab/>
        </w:r>
        <w:r>
          <w:rPr>
            <w:noProof/>
            <w:webHidden/>
          </w:rPr>
          <w:fldChar w:fldCharType="begin"/>
        </w:r>
        <w:r>
          <w:rPr>
            <w:noProof/>
            <w:webHidden/>
          </w:rPr>
          <w:instrText xml:space="preserve"> PAGEREF _Toc7614313 \h </w:instrText>
        </w:r>
        <w:r>
          <w:rPr>
            <w:noProof/>
            <w:webHidden/>
          </w:rPr>
        </w:r>
        <w:r>
          <w:rPr>
            <w:noProof/>
            <w:webHidden/>
          </w:rPr>
          <w:fldChar w:fldCharType="separate"/>
        </w:r>
        <w:r>
          <w:rPr>
            <w:noProof/>
            <w:webHidden/>
          </w:rPr>
          <w:t>20</w:t>
        </w:r>
        <w:r>
          <w:rPr>
            <w:noProof/>
            <w:webHidden/>
          </w:rPr>
          <w:fldChar w:fldCharType="end"/>
        </w:r>
      </w:hyperlink>
    </w:p>
    <w:p w14:paraId="1E50CC31" w14:textId="7AEAE972"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14" w:history="1">
        <w:r w:rsidRPr="00B90F83">
          <w:rPr>
            <w:rStyle w:val="Hiperhivatkozs"/>
            <w:noProof/>
          </w:rPr>
          <w:t>2.2.5.</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Folyamatábra</w:t>
        </w:r>
        <w:r>
          <w:rPr>
            <w:noProof/>
            <w:webHidden/>
          </w:rPr>
          <w:tab/>
        </w:r>
        <w:r>
          <w:rPr>
            <w:noProof/>
            <w:webHidden/>
          </w:rPr>
          <w:fldChar w:fldCharType="begin"/>
        </w:r>
        <w:r>
          <w:rPr>
            <w:noProof/>
            <w:webHidden/>
          </w:rPr>
          <w:instrText xml:space="preserve"> PAGEREF _Toc7614314 \h </w:instrText>
        </w:r>
        <w:r>
          <w:rPr>
            <w:noProof/>
            <w:webHidden/>
          </w:rPr>
        </w:r>
        <w:r>
          <w:rPr>
            <w:noProof/>
            <w:webHidden/>
          </w:rPr>
          <w:fldChar w:fldCharType="separate"/>
        </w:r>
        <w:r>
          <w:rPr>
            <w:noProof/>
            <w:webHidden/>
          </w:rPr>
          <w:t>21</w:t>
        </w:r>
        <w:r>
          <w:rPr>
            <w:noProof/>
            <w:webHidden/>
          </w:rPr>
          <w:fldChar w:fldCharType="end"/>
        </w:r>
      </w:hyperlink>
    </w:p>
    <w:p w14:paraId="1CB62E66" w14:textId="43B5B499" w:rsidR="00C742F6" w:rsidRDefault="00C742F6">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614315" w:history="1">
        <w:r w:rsidRPr="00B90F83">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Felhasznált technológiák ismertetése</w:t>
        </w:r>
        <w:r>
          <w:rPr>
            <w:noProof/>
            <w:webHidden/>
          </w:rPr>
          <w:tab/>
        </w:r>
        <w:r>
          <w:rPr>
            <w:noProof/>
            <w:webHidden/>
          </w:rPr>
          <w:fldChar w:fldCharType="begin"/>
        </w:r>
        <w:r>
          <w:rPr>
            <w:noProof/>
            <w:webHidden/>
          </w:rPr>
          <w:instrText xml:space="preserve"> PAGEREF _Toc7614315 \h </w:instrText>
        </w:r>
        <w:r>
          <w:rPr>
            <w:noProof/>
            <w:webHidden/>
          </w:rPr>
        </w:r>
        <w:r>
          <w:rPr>
            <w:noProof/>
            <w:webHidden/>
          </w:rPr>
          <w:fldChar w:fldCharType="separate"/>
        </w:r>
        <w:r>
          <w:rPr>
            <w:noProof/>
            <w:webHidden/>
          </w:rPr>
          <w:t>22</w:t>
        </w:r>
        <w:r>
          <w:rPr>
            <w:noProof/>
            <w:webHidden/>
          </w:rPr>
          <w:fldChar w:fldCharType="end"/>
        </w:r>
      </w:hyperlink>
    </w:p>
    <w:p w14:paraId="141EB42F" w14:textId="20829699"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16" w:history="1">
        <w:r w:rsidRPr="00B90F83">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Verziókezelő rendszer</w:t>
        </w:r>
        <w:r>
          <w:rPr>
            <w:noProof/>
            <w:webHidden/>
          </w:rPr>
          <w:tab/>
        </w:r>
        <w:r>
          <w:rPr>
            <w:noProof/>
            <w:webHidden/>
          </w:rPr>
          <w:fldChar w:fldCharType="begin"/>
        </w:r>
        <w:r>
          <w:rPr>
            <w:noProof/>
            <w:webHidden/>
          </w:rPr>
          <w:instrText xml:space="preserve"> PAGEREF _Toc7614316 \h </w:instrText>
        </w:r>
        <w:r>
          <w:rPr>
            <w:noProof/>
            <w:webHidden/>
          </w:rPr>
        </w:r>
        <w:r>
          <w:rPr>
            <w:noProof/>
            <w:webHidden/>
          </w:rPr>
          <w:fldChar w:fldCharType="separate"/>
        </w:r>
        <w:r>
          <w:rPr>
            <w:noProof/>
            <w:webHidden/>
          </w:rPr>
          <w:t>22</w:t>
        </w:r>
        <w:r>
          <w:rPr>
            <w:noProof/>
            <w:webHidden/>
          </w:rPr>
          <w:fldChar w:fldCharType="end"/>
        </w:r>
      </w:hyperlink>
    </w:p>
    <w:p w14:paraId="78F31A3B" w14:textId="5944037F"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17" w:history="1">
        <w:r w:rsidRPr="00B90F83">
          <w:rPr>
            <w:rStyle w:val="Hiperhivatkozs"/>
            <w:noProof/>
          </w:rPr>
          <w:t>2.3.1.1.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Git</w:t>
        </w:r>
        <w:r>
          <w:rPr>
            <w:noProof/>
            <w:webHidden/>
          </w:rPr>
          <w:tab/>
        </w:r>
        <w:r>
          <w:rPr>
            <w:noProof/>
            <w:webHidden/>
          </w:rPr>
          <w:fldChar w:fldCharType="begin"/>
        </w:r>
        <w:r>
          <w:rPr>
            <w:noProof/>
            <w:webHidden/>
          </w:rPr>
          <w:instrText xml:space="preserve"> PAGEREF _Toc7614317 \h </w:instrText>
        </w:r>
        <w:r>
          <w:rPr>
            <w:noProof/>
            <w:webHidden/>
          </w:rPr>
        </w:r>
        <w:r>
          <w:rPr>
            <w:noProof/>
            <w:webHidden/>
          </w:rPr>
          <w:fldChar w:fldCharType="separate"/>
        </w:r>
        <w:r>
          <w:rPr>
            <w:noProof/>
            <w:webHidden/>
          </w:rPr>
          <w:t>23</w:t>
        </w:r>
        <w:r>
          <w:rPr>
            <w:noProof/>
            <w:webHidden/>
          </w:rPr>
          <w:fldChar w:fldCharType="end"/>
        </w:r>
      </w:hyperlink>
    </w:p>
    <w:p w14:paraId="21423B40" w14:textId="09572D0A"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18" w:history="1">
        <w:r w:rsidRPr="00B90F83">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Frontend technológiák</w:t>
        </w:r>
        <w:r>
          <w:rPr>
            <w:noProof/>
            <w:webHidden/>
          </w:rPr>
          <w:tab/>
        </w:r>
        <w:r>
          <w:rPr>
            <w:noProof/>
            <w:webHidden/>
          </w:rPr>
          <w:fldChar w:fldCharType="begin"/>
        </w:r>
        <w:r>
          <w:rPr>
            <w:noProof/>
            <w:webHidden/>
          </w:rPr>
          <w:instrText xml:space="preserve"> PAGEREF _Toc7614318 \h </w:instrText>
        </w:r>
        <w:r>
          <w:rPr>
            <w:noProof/>
            <w:webHidden/>
          </w:rPr>
        </w:r>
        <w:r>
          <w:rPr>
            <w:noProof/>
            <w:webHidden/>
          </w:rPr>
          <w:fldChar w:fldCharType="separate"/>
        </w:r>
        <w:r>
          <w:rPr>
            <w:noProof/>
            <w:webHidden/>
          </w:rPr>
          <w:t>23</w:t>
        </w:r>
        <w:r>
          <w:rPr>
            <w:noProof/>
            <w:webHidden/>
          </w:rPr>
          <w:fldChar w:fldCharType="end"/>
        </w:r>
      </w:hyperlink>
    </w:p>
    <w:p w14:paraId="04E7DCCC" w14:textId="36CD26D1"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19" w:history="1">
        <w:r w:rsidRPr="00B90F83">
          <w:rPr>
            <w:rStyle w:val="Hiperhivatkozs"/>
            <w:noProof/>
          </w:rPr>
          <w:t>2.3.2.1.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HTML</w:t>
        </w:r>
        <w:r>
          <w:rPr>
            <w:noProof/>
            <w:webHidden/>
          </w:rPr>
          <w:tab/>
        </w:r>
        <w:r>
          <w:rPr>
            <w:noProof/>
            <w:webHidden/>
          </w:rPr>
          <w:fldChar w:fldCharType="begin"/>
        </w:r>
        <w:r>
          <w:rPr>
            <w:noProof/>
            <w:webHidden/>
          </w:rPr>
          <w:instrText xml:space="preserve"> PAGEREF _Toc7614319 \h </w:instrText>
        </w:r>
        <w:r>
          <w:rPr>
            <w:noProof/>
            <w:webHidden/>
          </w:rPr>
        </w:r>
        <w:r>
          <w:rPr>
            <w:noProof/>
            <w:webHidden/>
          </w:rPr>
          <w:fldChar w:fldCharType="separate"/>
        </w:r>
        <w:r>
          <w:rPr>
            <w:noProof/>
            <w:webHidden/>
          </w:rPr>
          <w:t>23</w:t>
        </w:r>
        <w:r>
          <w:rPr>
            <w:noProof/>
            <w:webHidden/>
          </w:rPr>
          <w:fldChar w:fldCharType="end"/>
        </w:r>
      </w:hyperlink>
    </w:p>
    <w:p w14:paraId="4E0E29B8" w14:textId="75E753FC"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20" w:history="1">
        <w:r w:rsidRPr="00B90F83">
          <w:rPr>
            <w:rStyle w:val="Hiperhivatkozs"/>
            <w:noProof/>
          </w:rPr>
          <w:t>2.3.2.2.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CSS</w:t>
        </w:r>
        <w:r>
          <w:rPr>
            <w:noProof/>
            <w:webHidden/>
          </w:rPr>
          <w:tab/>
        </w:r>
        <w:r>
          <w:rPr>
            <w:noProof/>
            <w:webHidden/>
          </w:rPr>
          <w:fldChar w:fldCharType="begin"/>
        </w:r>
        <w:r>
          <w:rPr>
            <w:noProof/>
            <w:webHidden/>
          </w:rPr>
          <w:instrText xml:space="preserve"> PAGEREF _Toc7614320 \h </w:instrText>
        </w:r>
        <w:r>
          <w:rPr>
            <w:noProof/>
            <w:webHidden/>
          </w:rPr>
        </w:r>
        <w:r>
          <w:rPr>
            <w:noProof/>
            <w:webHidden/>
          </w:rPr>
          <w:fldChar w:fldCharType="separate"/>
        </w:r>
        <w:r>
          <w:rPr>
            <w:noProof/>
            <w:webHidden/>
          </w:rPr>
          <w:t>23</w:t>
        </w:r>
        <w:r>
          <w:rPr>
            <w:noProof/>
            <w:webHidden/>
          </w:rPr>
          <w:fldChar w:fldCharType="end"/>
        </w:r>
      </w:hyperlink>
    </w:p>
    <w:p w14:paraId="106346BF" w14:textId="76CA028B"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21" w:history="1">
        <w:r w:rsidRPr="00B90F83">
          <w:rPr>
            <w:rStyle w:val="Hiperhivatkozs"/>
            <w:noProof/>
          </w:rPr>
          <w:t>2.3.2.3.</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JavaScript</w:t>
        </w:r>
        <w:r>
          <w:rPr>
            <w:noProof/>
            <w:webHidden/>
          </w:rPr>
          <w:tab/>
        </w:r>
        <w:r>
          <w:rPr>
            <w:noProof/>
            <w:webHidden/>
          </w:rPr>
          <w:fldChar w:fldCharType="begin"/>
        </w:r>
        <w:r>
          <w:rPr>
            <w:noProof/>
            <w:webHidden/>
          </w:rPr>
          <w:instrText xml:space="preserve"> PAGEREF _Toc7614321 \h </w:instrText>
        </w:r>
        <w:r>
          <w:rPr>
            <w:noProof/>
            <w:webHidden/>
          </w:rPr>
        </w:r>
        <w:r>
          <w:rPr>
            <w:noProof/>
            <w:webHidden/>
          </w:rPr>
          <w:fldChar w:fldCharType="separate"/>
        </w:r>
        <w:r>
          <w:rPr>
            <w:noProof/>
            <w:webHidden/>
          </w:rPr>
          <w:t>24</w:t>
        </w:r>
        <w:r>
          <w:rPr>
            <w:noProof/>
            <w:webHidden/>
          </w:rPr>
          <w:fldChar w:fldCharType="end"/>
        </w:r>
      </w:hyperlink>
    </w:p>
    <w:p w14:paraId="4B9DCB21" w14:textId="12B5FEE8"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22" w:history="1">
        <w:r w:rsidRPr="00B90F83">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Backend technológiák</w:t>
        </w:r>
        <w:r>
          <w:rPr>
            <w:noProof/>
            <w:webHidden/>
          </w:rPr>
          <w:tab/>
        </w:r>
        <w:r>
          <w:rPr>
            <w:noProof/>
            <w:webHidden/>
          </w:rPr>
          <w:fldChar w:fldCharType="begin"/>
        </w:r>
        <w:r>
          <w:rPr>
            <w:noProof/>
            <w:webHidden/>
          </w:rPr>
          <w:instrText xml:space="preserve"> PAGEREF _Toc7614322 \h </w:instrText>
        </w:r>
        <w:r>
          <w:rPr>
            <w:noProof/>
            <w:webHidden/>
          </w:rPr>
        </w:r>
        <w:r>
          <w:rPr>
            <w:noProof/>
            <w:webHidden/>
          </w:rPr>
          <w:fldChar w:fldCharType="separate"/>
        </w:r>
        <w:r>
          <w:rPr>
            <w:noProof/>
            <w:webHidden/>
          </w:rPr>
          <w:t>24</w:t>
        </w:r>
        <w:r>
          <w:rPr>
            <w:noProof/>
            <w:webHidden/>
          </w:rPr>
          <w:fldChar w:fldCharType="end"/>
        </w:r>
      </w:hyperlink>
    </w:p>
    <w:p w14:paraId="7F867E3C" w14:textId="7AE5FF32"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23" w:history="1">
        <w:r w:rsidRPr="00B90F83">
          <w:rPr>
            <w:rStyle w:val="Hiperhivatkozs"/>
            <w:noProof/>
          </w:rPr>
          <w:t>2.3.3.1.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Java</w:t>
        </w:r>
        <w:r>
          <w:rPr>
            <w:noProof/>
            <w:webHidden/>
          </w:rPr>
          <w:tab/>
        </w:r>
        <w:r>
          <w:rPr>
            <w:noProof/>
            <w:webHidden/>
          </w:rPr>
          <w:fldChar w:fldCharType="begin"/>
        </w:r>
        <w:r>
          <w:rPr>
            <w:noProof/>
            <w:webHidden/>
          </w:rPr>
          <w:instrText xml:space="preserve"> PAGEREF _Toc7614323 \h </w:instrText>
        </w:r>
        <w:r>
          <w:rPr>
            <w:noProof/>
            <w:webHidden/>
          </w:rPr>
        </w:r>
        <w:r>
          <w:rPr>
            <w:noProof/>
            <w:webHidden/>
          </w:rPr>
          <w:fldChar w:fldCharType="separate"/>
        </w:r>
        <w:r>
          <w:rPr>
            <w:noProof/>
            <w:webHidden/>
          </w:rPr>
          <w:t>24</w:t>
        </w:r>
        <w:r>
          <w:rPr>
            <w:noProof/>
            <w:webHidden/>
          </w:rPr>
          <w:fldChar w:fldCharType="end"/>
        </w:r>
      </w:hyperlink>
    </w:p>
    <w:p w14:paraId="65A5CE6A" w14:textId="4706CBB3"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24" w:history="1">
        <w:r w:rsidRPr="00B90F83">
          <w:rPr>
            <w:rStyle w:val="Hiperhivatkozs"/>
            <w:noProof/>
          </w:rPr>
          <w:t>2.3.3.2.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Spring Boot</w:t>
        </w:r>
        <w:r>
          <w:rPr>
            <w:noProof/>
            <w:webHidden/>
          </w:rPr>
          <w:tab/>
        </w:r>
        <w:r>
          <w:rPr>
            <w:noProof/>
            <w:webHidden/>
          </w:rPr>
          <w:fldChar w:fldCharType="begin"/>
        </w:r>
        <w:r>
          <w:rPr>
            <w:noProof/>
            <w:webHidden/>
          </w:rPr>
          <w:instrText xml:space="preserve"> PAGEREF _Toc7614324 \h </w:instrText>
        </w:r>
        <w:r>
          <w:rPr>
            <w:noProof/>
            <w:webHidden/>
          </w:rPr>
        </w:r>
        <w:r>
          <w:rPr>
            <w:noProof/>
            <w:webHidden/>
          </w:rPr>
          <w:fldChar w:fldCharType="separate"/>
        </w:r>
        <w:r>
          <w:rPr>
            <w:noProof/>
            <w:webHidden/>
          </w:rPr>
          <w:t>25</w:t>
        </w:r>
        <w:r>
          <w:rPr>
            <w:noProof/>
            <w:webHidden/>
          </w:rPr>
          <w:fldChar w:fldCharType="end"/>
        </w:r>
      </w:hyperlink>
    </w:p>
    <w:p w14:paraId="24EC93D9" w14:textId="3C32B5D2"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25" w:history="1">
        <w:r w:rsidRPr="00B90F83">
          <w:rPr>
            <w:rStyle w:val="Hiperhivatkozs"/>
            <w:noProof/>
          </w:rPr>
          <w:t>2.3.3.3.</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Thymeleaf</w:t>
        </w:r>
        <w:r>
          <w:rPr>
            <w:noProof/>
            <w:webHidden/>
          </w:rPr>
          <w:tab/>
        </w:r>
        <w:r>
          <w:rPr>
            <w:noProof/>
            <w:webHidden/>
          </w:rPr>
          <w:fldChar w:fldCharType="begin"/>
        </w:r>
        <w:r>
          <w:rPr>
            <w:noProof/>
            <w:webHidden/>
          </w:rPr>
          <w:instrText xml:space="preserve"> PAGEREF _Toc7614325 \h </w:instrText>
        </w:r>
        <w:r>
          <w:rPr>
            <w:noProof/>
            <w:webHidden/>
          </w:rPr>
        </w:r>
        <w:r>
          <w:rPr>
            <w:noProof/>
            <w:webHidden/>
          </w:rPr>
          <w:fldChar w:fldCharType="separate"/>
        </w:r>
        <w:r>
          <w:rPr>
            <w:noProof/>
            <w:webHidden/>
          </w:rPr>
          <w:t>25</w:t>
        </w:r>
        <w:r>
          <w:rPr>
            <w:noProof/>
            <w:webHidden/>
          </w:rPr>
          <w:fldChar w:fldCharType="end"/>
        </w:r>
      </w:hyperlink>
    </w:p>
    <w:p w14:paraId="22F0AF6B" w14:textId="001FEAED"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26" w:history="1">
        <w:r w:rsidRPr="00B90F83">
          <w:rPr>
            <w:rStyle w:val="Hiperhivatkozs"/>
            <w:noProof/>
          </w:rPr>
          <w:t>2.3.3.4.</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Hibernate</w:t>
        </w:r>
        <w:r>
          <w:rPr>
            <w:noProof/>
            <w:webHidden/>
          </w:rPr>
          <w:tab/>
        </w:r>
        <w:r>
          <w:rPr>
            <w:noProof/>
            <w:webHidden/>
          </w:rPr>
          <w:fldChar w:fldCharType="begin"/>
        </w:r>
        <w:r>
          <w:rPr>
            <w:noProof/>
            <w:webHidden/>
          </w:rPr>
          <w:instrText xml:space="preserve"> PAGEREF _Toc7614326 \h </w:instrText>
        </w:r>
        <w:r>
          <w:rPr>
            <w:noProof/>
            <w:webHidden/>
          </w:rPr>
        </w:r>
        <w:r>
          <w:rPr>
            <w:noProof/>
            <w:webHidden/>
          </w:rPr>
          <w:fldChar w:fldCharType="separate"/>
        </w:r>
        <w:r>
          <w:rPr>
            <w:noProof/>
            <w:webHidden/>
          </w:rPr>
          <w:t>26</w:t>
        </w:r>
        <w:r>
          <w:rPr>
            <w:noProof/>
            <w:webHidden/>
          </w:rPr>
          <w:fldChar w:fldCharType="end"/>
        </w:r>
      </w:hyperlink>
    </w:p>
    <w:p w14:paraId="06866F92" w14:textId="4DB61FCA"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27" w:history="1">
        <w:r w:rsidRPr="00B90F83">
          <w:rPr>
            <w:rStyle w:val="Hiperhivatkozs"/>
            <w:noProof/>
          </w:rPr>
          <w:t>2.3.3.5.</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PostgreSQL</w:t>
        </w:r>
        <w:r>
          <w:rPr>
            <w:noProof/>
            <w:webHidden/>
          </w:rPr>
          <w:tab/>
        </w:r>
        <w:r>
          <w:rPr>
            <w:noProof/>
            <w:webHidden/>
          </w:rPr>
          <w:fldChar w:fldCharType="begin"/>
        </w:r>
        <w:r>
          <w:rPr>
            <w:noProof/>
            <w:webHidden/>
          </w:rPr>
          <w:instrText xml:space="preserve"> PAGEREF _Toc7614327 \h </w:instrText>
        </w:r>
        <w:r>
          <w:rPr>
            <w:noProof/>
            <w:webHidden/>
          </w:rPr>
        </w:r>
        <w:r>
          <w:rPr>
            <w:noProof/>
            <w:webHidden/>
          </w:rPr>
          <w:fldChar w:fldCharType="separate"/>
        </w:r>
        <w:r>
          <w:rPr>
            <w:noProof/>
            <w:webHidden/>
          </w:rPr>
          <w:t>26</w:t>
        </w:r>
        <w:r>
          <w:rPr>
            <w:noProof/>
            <w:webHidden/>
          </w:rPr>
          <w:fldChar w:fldCharType="end"/>
        </w:r>
      </w:hyperlink>
    </w:p>
    <w:p w14:paraId="6E72E364" w14:textId="3447CBFD"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28" w:history="1">
        <w:r w:rsidRPr="00B90F83">
          <w:rPr>
            <w:rStyle w:val="Hiperhivatkozs"/>
            <w:noProof/>
          </w:rPr>
          <w:t>2.3.3.6.</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Maven</w:t>
        </w:r>
        <w:r>
          <w:rPr>
            <w:noProof/>
            <w:webHidden/>
          </w:rPr>
          <w:tab/>
        </w:r>
        <w:r>
          <w:rPr>
            <w:noProof/>
            <w:webHidden/>
          </w:rPr>
          <w:fldChar w:fldCharType="begin"/>
        </w:r>
        <w:r>
          <w:rPr>
            <w:noProof/>
            <w:webHidden/>
          </w:rPr>
          <w:instrText xml:space="preserve"> PAGEREF _Toc7614328 \h </w:instrText>
        </w:r>
        <w:r>
          <w:rPr>
            <w:noProof/>
            <w:webHidden/>
          </w:rPr>
        </w:r>
        <w:r>
          <w:rPr>
            <w:noProof/>
            <w:webHidden/>
          </w:rPr>
          <w:fldChar w:fldCharType="separate"/>
        </w:r>
        <w:r>
          <w:rPr>
            <w:noProof/>
            <w:webHidden/>
          </w:rPr>
          <w:t>26</w:t>
        </w:r>
        <w:r>
          <w:rPr>
            <w:noProof/>
            <w:webHidden/>
          </w:rPr>
          <w:fldChar w:fldCharType="end"/>
        </w:r>
      </w:hyperlink>
    </w:p>
    <w:p w14:paraId="488A6BBD" w14:textId="0D3A5035"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29" w:history="1">
        <w:r w:rsidRPr="00B90F83">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Fejlesztői eszközök</w:t>
        </w:r>
        <w:r>
          <w:rPr>
            <w:noProof/>
            <w:webHidden/>
          </w:rPr>
          <w:tab/>
        </w:r>
        <w:r>
          <w:rPr>
            <w:noProof/>
            <w:webHidden/>
          </w:rPr>
          <w:fldChar w:fldCharType="begin"/>
        </w:r>
        <w:r>
          <w:rPr>
            <w:noProof/>
            <w:webHidden/>
          </w:rPr>
          <w:instrText xml:space="preserve"> PAGEREF _Toc7614329 \h </w:instrText>
        </w:r>
        <w:r>
          <w:rPr>
            <w:noProof/>
            <w:webHidden/>
          </w:rPr>
        </w:r>
        <w:r>
          <w:rPr>
            <w:noProof/>
            <w:webHidden/>
          </w:rPr>
          <w:fldChar w:fldCharType="separate"/>
        </w:r>
        <w:r>
          <w:rPr>
            <w:noProof/>
            <w:webHidden/>
          </w:rPr>
          <w:t>28</w:t>
        </w:r>
        <w:r>
          <w:rPr>
            <w:noProof/>
            <w:webHidden/>
          </w:rPr>
          <w:fldChar w:fldCharType="end"/>
        </w:r>
      </w:hyperlink>
    </w:p>
    <w:p w14:paraId="0154079B" w14:textId="1BA3D737"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30" w:history="1">
        <w:r w:rsidRPr="00B90F83">
          <w:rPr>
            <w:rStyle w:val="Hiperhivatkozs"/>
            <w:noProof/>
          </w:rPr>
          <w:t>2.3.4.1.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IDE</w:t>
        </w:r>
        <w:r>
          <w:rPr>
            <w:noProof/>
            <w:webHidden/>
          </w:rPr>
          <w:tab/>
        </w:r>
        <w:r>
          <w:rPr>
            <w:noProof/>
            <w:webHidden/>
          </w:rPr>
          <w:fldChar w:fldCharType="begin"/>
        </w:r>
        <w:r>
          <w:rPr>
            <w:noProof/>
            <w:webHidden/>
          </w:rPr>
          <w:instrText xml:space="preserve"> PAGEREF _Toc7614330 \h </w:instrText>
        </w:r>
        <w:r>
          <w:rPr>
            <w:noProof/>
            <w:webHidden/>
          </w:rPr>
        </w:r>
        <w:r>
          <w:rPr>
            <w:noProof/>
            <w:webHidden/>
          </w:rPr>
          <w:fldChar w:fldCharType="separate"/>
        </w:r>
        <w:r>
          <w:rPr>
            <w:noProof/>
            <w:webHidden/>
          </w:rPr>
          <w:t>28</w:t>
        </w:r>
        <w:r>
          <w:rPr>
            <w:noProof/>
            <w:webHidden/>
          </w:rPr>
          <w:fldChar w:fldCharType="end"/>
        </w:r>
      </w:hyperlink>
    </w:p>
    <w:p w14:paraId="0FB485E6" w14:textId="7D5BEB23"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31" w:history="1">
        <w:r w:rsidRPr="00B90F83">
          <w:rPr>
            <w:rStyle w:val="Hiperhivatkozs"/>
            <w:noProof/>
          </w:rPr>
          <w:t>2.3.4.2.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pgAdmin</w:t>
        </w:r>
        <w:r>
          <w:rPr>
            <w:noProof/>
            <w:webHidden/>
          </w:rPr>
          <w:tab/>
        </w:r>
        <w:r>
          <w:rPr>
            <w:noProof/>
            <w:webHidden/>
          </w:rPr>
          <w:fldChar w:fldCharType="begin"/>
        </w:r>
        <w:r>
          <w:rPr>
            <w:noProof/>
            <w:webHidden/>
          </w:rPr>
          <w:instrText xml:space="preserve"> PAGEREF _Toc7614331 \h </w:instrText>
        </w:r>
        <w:r>
          <w:rPr>
            <w:noProof/>
            <w:webHidden/>
          </w:rPr>
        </w:r>
        <w:r>
          <w:rPr>
            <w:noProof/>
            <w:webHidden/>
          </w:rPr>
          <w:fldChar w:fldCharType="separate"/>
        </w:r>
        <w:r>
          <w:rPr>
            <w:noProof/>
            <w:webHidden/>
          </w:rPr>
          <w:t>28</w:t>
        </w:r>
        <w:r>
          <w:rPr>
            <w:noProof/>
            <w:webHidden/>
          </w:rPr>
          <w:fldChar w:fldCharType="end"/>
        </w:r>
      </w:hyperlink>
    </w:p>
    <w:p w14:paraId="1B819210" w14:textId="25C515D4" w:rsidR="00C742F6" w:rsidRDefault="00C742F6">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7614332" w:history="1">
        <w:r w:rsidRPr="00B90F83">
          <w:rPr>
            <w:rStyle w:val="Hiperhivatkozs"/>
            <w:noProof/>
          </w:rPr>
          <w:t>3. Felhasználói dokumentáció</w:t>
        </w:r>
        <w:r>
          <w:rPr>
            <w:noProof/>
            <w:webHidden/>
          </w:rPr>
          <w:tab/>
        </w:r>
        <w:r>
          <w:rPr>
            <w:noProof/>
            <w:webHidden/>
          </w:rPr>
          <w:fldChar w:fldCharType="begin"/>
        </w:r>
        <w:r>
          <w:rPr>
            <w:noProof/>
            <w:webHidden/>
          </w:rPr>
          <w:instrText xml:space="preserve"> PAGEREF _Toc7614332 \h </w:instrText>
        </w:r>
        <w:r>
          <w:rPr>
            <w:noProof/>
            <w:webHidden/>
          </w:rPr>
        </w:r>
        <w:r>
          <w:rPr>
            <w:noProof/>
            <w:webHidden/>
          </w:rPr>
          <w:fldChar w:fldCharType="separate"/>
        </w:r>
        <w:r>
          <w:rPr>
            <w:noProof/>
            <w:webHidden/>
          </w:rPr>
          <w:t>29</w:t>
        </w:r>
        <w:r>
          <w:rPr>
            <w:noProof/>
            <w:webHidden/>
          </w:rPr>
          <w:fldChar w:fldCharType="end"/>
        </w:r>
      </w:hyperlink>
    </w:p>
    <w:p w14:paraId="54CD360F" w14:textId="07188C82" w:rsidR="00C742F6" w:rsidRDefault="00C742F6">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614333" w:history="1">
        <w:r w:rsidRPr="00B90F83">
          <w:rPr>
            <w:rStyle w:val="Hiperhivatkozs"/>
            <w:noProof/>
          </w:rPr>
          <w:t>3.1.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Telepítési útmutató</w:t>
        </w:r>
        <w:r>
          <w:rPr>
            <w:noProof/>
            <w:webHidden/>
          </w:rPr>
          <w:tab/>
        </w:r>
        <w:r>
          <w:rPr>
            <w:noProof/>
            <w:webHidden/>
          </w:rPr>
          <w:fldChar w:fldCharType="begin"/>
        </w:r>
        <w:r>
          <w:rPr>
            <w:noProof/>
            <w:webHidden/>
          </w:rPr>
          <w:instrText xml:space="preserve"> PAGEREF _Toc7614333 \h </w:instrText>
        </w:r>
        <w:r>
          <w:rPr>
            <w:noProof/>
            <w:webHidden/>
          </w:rPr>
        </w:r>
        <w:r>
          <w:rPr>
            <w:noProof/>
            <w:webHidden/>
          </w:rPr>
          <w:fldChar w:fldCharType="separate"/>
        </w:r>
        <w:r>
          <w:rPr>
            <w:noProof/>
            <w:webHidden/>
          </w:rPr>
          <w:t>29</w:t>
        </w:r>
        <w:r>
          <w:rPr>
            <w:noProof/>
            <w:webHidden/>
          </w:rPr>
          <w:fldChar w:fldCharType="end"/>
        </w:r>
      </w:hyperlink>
    </w:p>
    <w:p w14:paraId="5F9FAF28" w14:textId="6EEB1A2C"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34" w:history="1">
        <w:r w:rsidRPr="00B90F83">
          <w:rPr>
            <w:rStyle w:val="Hiperhivatkozs"/>
            <w:noProof/>
          </w:rPr>
          <w:t>3.1.1.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Követelmények</w:t>
        </w:r>
        <w:r>
          <w:rPr>
            <w:noProof/>
            <w:webHidden/>
          </w:rPr>
          <w:tab/>
        </w:r>
        <w:r>
          <w:rPr>
            <w:noProof/>
            <w:webHidden/>
          </w:rPr>
          <w:fldChar w:fldCharType="begin"/>
        </w:r>
        <w:r>
          <w:rPr>
            <w:noProof/>
            <w:webHidden/>
          </w:rPr>
          <w:instrText xml:space="preserve"> PAGEREF _Toc7614334 \h </w:instrText>
        </w:r>
        <w:r>
          <w:rPr>
            <w:noProof/>
            <w:webHidden/>
          </w:rPr>
        </w:r>
        <w:r>
          <w:rPr>
            <w:noProof/>
            <w:webHidden/>
          </w:rPr>
          <w:fldChar w:fldCharType="separate"/>
        </w:r>
        <w:r>
          <w:rPr>
            <w:noProof/>
            <w:webHidden/>
          </w:rPr>
          <w:t>29</w:t>
        </w:r>
        <w:r>
          <w:rPr>
            <w:noProof/>
            <w:webHidden/>
          </w:rPr>
          <w:fldChar w:fldCharType="end"/>
        </w:r>
      </w:hyperlink>
    </w:p>
    <w:p w14:paraId="0C0F81A1" w14:textId="726ADD11"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35" w:history="1">
        <w:r w:rsidRPr="00B90F83">
          <w:rPr>
            <w:rStyle w:val="Hiperhivatkozs"/>
            <w:noProof/>
          </w:rPr>
          <w:t>3.1.2.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PostgreSQL telepítése</w:t>
        </w:r>
        <w:r>
          <w:rPr>
            <w:noProof/>
            <w:webHidden/>
          </w:rPr>
          <w:tab/>
        </w:r>
        <w:r>
          <w:rPr>
            <w:noProof/>
            <w:webHidden/>
          </w:rPr>
          <w:fldChar w:fldCharType="begin"/>
        </w:r>
        <w:r>
          <w:rPr>
            <w:noProof/>
            <w:webHidden/>
          </w:rPr>
          <w:instrText xml:space="preserve"> PAGEREF _Toc7614335 \h </w:instrText>
        </w:r>
        <w:r>
          <w:rPr>
            <w:noProof/>
            <w:webHidden/>
          </w:rPr>
        </w:r>
        <w:r>
          <w:rPr>
            <w:noProof/>
            <w:webHidden/>
          </w:rPr>
          <w:fldChar w:fldCharType="separate"/>
        </w:r>
        <w:r>
          <w:rPr>
            <w:noProof/>
            <w:webHidden/>
          </w:rPr>
          <w:t>30</w:t>
        </w:r>
        <w:r>
          <w:rPr>
            <w:noProof/>
            <w:webHidden/>
          </w:rPr>
          <w:fldChar w:fldCharType="end"/>
        </w:r>
      </w:hyperlink>
    </w:p>
    <w:p w14:paraId="49ECA6C6" w14:textId="6EA7DA17"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36" w:history="1">
        <w:r w:rsidRPr="00B90F83">
          <w:rPr>
            <w:rStyle w:val="Hiperhivatkozs"/>
            <w:noProof/>
          </w:rPr>
          <w:t>3.1.3.</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Tomcat konfigurálás</w:t>
        </w:r>
        <w:r>
          <w:rPr>
            <w:noProof/>
            <w:webHidden/>
          </w:rPr>
          <w:tab/>
        </w:r>
        <w:r>
          <w:rPr>
            <w:noProof/>
            <w:webHidden/>
          </w:rPr>
          <w:fldChar w:fldCharType="begin"/>
        </w:r>
        <w:r>
          <w:rPr>
            <w:noProof/>
            <w:webHidden/>
          </w:rPr>
          <w:instrText xml:space="preserve"> PAGEREF _Toc7614336 \h </w:instrText>
        </w:r>
        <w:r>
          <w:rPr>
            <w:noProof/>
            <w:webHidden/>
          </w:rPr>
        </w:r>
        <w:r>
          <w:rPr>
            <w:noProof/>
            <w:webHidden/>
          </w:rPr>
          <w:fldChar w:fldCharType="separate"/>
        </w:r>
        <w:r>
          <w:rPr>
            <w:noProof/>
            <w:webHidden/>
          </w:rPr>
          <w:t>31</w:t>
        </w:r>
        <w:r>
          <w:rPr>
            <w:noProof/>
            <w:webHidden/>
          </w:rPr>
          <w:fldChar w:fldCharType="end"/>
        </w:r>
      </w:hyperlink>
    </w:p>
    <w:p w14:paraId="16C6D6FE" w14:textId="3B3F530A"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37" w:history="1">
        <w:r w:rsidRPr="00B90F83">
          <w:rPr>
            <w:rStyle w:val="Hiperhivatkozs"/>
            <w:noProof/>
          </w:rPr>
          <w:t>3.1.4.</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Google API key</w:t>
        </w:r>
        <w:r>
          <w:rPr>
            <w:noProof/>
            <w:webHidden/>
          </w:rPr>
          <w:tab/>
        </w:r>
        <w:r>
          <w:rPr>
            <w:noProof/>
            <w:webHidden/>
          </w:rPr>
          <w:fldChar w:fldCharType="begin"/>
        </w:r>
        <w:r>
          <w:rPr>
            <w:noProof/>
            <w:webHidden/>
          </w:rPr>
          <w:instrText xml:space="preserve"> PAGEREF _Toc7614337 \h </w:instrText>
        </w:r>
        <w:r>
          <w:rPr>
            <w:noProof/>
            <w:webHidden/>
          </w:rPr>
        </w:r>
        <w:r>
          <w:rPr>
            <w:noProof/>
            <w:webHidden/>
          </w:rPr>
          <w:fldChar w:fldCharType="separate"/>
        </w:r>
        <w:r>
          <w:rPr>
            <w:noProof/>
            <w:webHidden/>
          </w:rPr>
          <w:t>32</w:t>
        </w:r>
        <w:r>
          <w:rPr>
            <w:noProof/>
            <w:webHidden/>
          </w:rPr>
          <w:fldChar w:fldCharType="end"/>
        </w:r>
      </w:hyperlink>
    </w:p>
    <w:p w14:paraId="653298AD" w14:textId="17822E01" w:rsidR="00C742F6" w:rsidRDefault="00C742F6">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614338" w:history="1">
        <w:r w:rsidRPr="00B90F83">
          <w:rPr>
            <w:rStyle w:val="Hiperhivatkozs"/>
            <w:noProof/>
          </w:rPr>
          <w:t>3.2.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Használati útmutató</w:t>
        </w:r>
        <w:r>
          <w:rPr>
            <w:noProof/>
            <w:webHidden/>
          </w:rPr>
          <w:tab/>
        </w:r>
        <w:r>
          <w:rPr>
            <w:noProof/>
            <w:webHidden/>
          </w:rPr>
          <w:fldChar w:fldCharType="begin"/>
        </w:r>
        <w:r>
          <w:rPr>
            <w:noProof/>
            <w:webHidden/>
          </w:rPr>
          <w:instrText xml:space="preserve"> PAGEREF _Toc7614338 \h </w:instrText>
        </w:r>
        <w:r>
          <w:rPr>
            <w:noProof/>
            <w:webHidden/>
          </w:rPr>
        </w:r>
        <w:r>
          <w:rPr>
            <w:noProof/>
            <w:webHidden/>
          </w:rPr>
          <w:fldChar w:fldCharType="separate"/>
        </w:r>
        <w:r>
          <w:rPr>
            <w:noProof/>
            <w:webHidden/>
          </w:rPr>
          <w:t>33</w:t>
        </w:r>
        <w:r>
          <w:rPr>
            <w:noProof/>
            <w:webHidden/>
          </w:rPr>
          <w:fldChar w:fldCharType="end"/>
        </w:r>
      </w:hyperlink>
    </w:p>
    <w:p w14:paraId="61180CD9" w14:textId="20EB37AF"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39" w:history="1">
        <w:r w:rsidRPr="00B90F83">
          <w:rPr>
            <w:rStyle w:val="Hiperhivatkozs"/>
            <w:noProof/>
          </w:rPr>
          <w:t>3.2.1.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Felhasználó típusok</w:t>
        </w:r>
        <w:r>
          <w:rPr>
            <w:noProof/>
            <w:webHidden/>
          </w:rPr>
          <w:tab/>
        </w:r>
        <w:r>
          <w:rPr>
            <w:noProof/>
            <w:webHidden/>
          </w:rPr>
          <w:fldChar w:fldCharType="begin"/>
        </w:r>
        <w:r>
          <w:rPr>
            <w:noProof/>
            <w:webHidden/>
          </w:rPr>
          <w:instrText xml:space="preserve"> PAGEREF _Toc7614339 \h </w:instrText>
        </w:r>
        <w:r>
          <w:rPr>
            <w:noProof/>
            <w:webHidden/>
          </w:rPr>
        </w:r>
        <w:r>
          <w:rPr>
            <w:noProof/>
            <w:webHidden/>
          </w:rPr>
          <w:fldChar w:fldCharType="separate"/>
        </w:r>
        <w:r>
          <w:rPr>
            <w:noProof/>
            <w:webHidden/>
          </w:rPr>
          <w:t>33</w:t>
        </w:r>
        <w:r>
          <w:rPr>
            <w:noProof/>
            <w:webHidden/>
          </w:rPr>
          <w:fldChar w:fldCharType="end"/>
        </w:r>
      </w:hyperlink>
    </w:p>
    <w:p w14:paraId="72B1BF2A" w14:textId="6C1D4689"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40" w:history="1">
        <w:r w:rsidRPr="00B90F83">
          <w:rPr>
            <w:rStyle w:val="Hiperhivatkozs"/>
            <w:noProof/>
          </w:rPr>
          <w:t>3.2.2.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Regisztráció</w:t>
        </w:r>
        <w:r>
          <w:rPr>
            <w:noProof/>
            <w:webHidden/>
          </w:rPr>
          <w:tab/>
        </w:r>
        <w:r>
          <w:rPr>
            <w:noProof/>
            <w:webHidden/>
          </w:rPr>
          <w:fldChar w:fldCharType="begin"/>
        </w:r>
        <w:r>
          <w:rPr>
            <w:noProof/>
            <w:webHidden/>
          </w:rPr>
          <w:instrText xml:space="preserve"> PAGEREF _Toc7614340 \h </w:instrText>
        </w:r>
        <w:r>
          <w:rPr>
            <w:noProof/>
            <w:webHidden/>
          </w:rPr>
        </w:r>
        <w:r>
          <w:rPr>
            <w:noProof/>
            <w:webHidden/>
          </w:rPr>
          <w:fldChar w:fldCharType="separate"/>
        </w:r>
        <w:r>
          <w:rPr>
            <w:noProof/>
            <w:webHidden/>
          </w:rPr>
          <w:t>33</w:t>
        </w:r>
        <w:r>
          <w:rPr>
            <w:noProof/>
            <w:webHidden/>
          </w:rPr>
          <w:fldChar w:fldCharType="end"/>
        </w:r>
      </w:hyperlink>
    </w:p>
    <w:p w14:paraId="27FFA266" w14:textId="4B72E9BB"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41" w:history="1">
        <w:r w:rsidRPr="00B90F83">
          <w:rPr>
            <w:rStyle w:val="Hiperhivatkozs"/>
            <w:noProof/>
          </w:rPr>
          <w:t>3.2.3.</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Vásárlás</w:t>
        </w:r>
        <w:r>
          <w:rPr>
            <w:noProof/>
            <w:webHidden/>
          </w:rPr>
          <w:tab/>
        </w:r>
        <w:r>
          <w:rPr>
            <w:noProof/>
            <w:webHidden/>
          </w:rPr>
          <w:fldChar w:fldCharType="begin"/>
        </w:r>
        <w:r>
          <w:rPr>
            <w:noProof/>
            <w:webHidden/>
          </w:rPr>
          <w:instrText xml:space="preserve"> PAGEREF _Toc7614341 \h </w:instrText>
        </w:r>
        <w:r>
          <w:rPr>
            <w:noProof/>
            <w:webHidden/>
          </w:rPr>
        </w:r>
        <w:r>
          <w:rPr>
            <w:noProof/>
            <w:webHidden/>
          </w:rPr>
          <w:fldChar w:fldCharType="separate"/>
        </w:r>
        <w:r>
          <w:rPr>
            <w:noProof/>
            <w:webHidden/>
          </w:rPr>
          <w:t>34</w:t>
        </w:r>
        <w:r>
          <w:rPr>
            <w:noProof/>
            <w:webHidden/>
          </w:rPr>
          <w:fldChar w:fldCharType="end"/>
        </w:r>
      </w:hyperlink>
    </w:p>
    <w:p w14:paraId="1505EB83" w14:textId="7F75636C"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42" w:history="1">
        <w:r w:rsidRPr="00B90F83">
          <w:rPr>
            <w:rStyle w:val="Hiperhivatkozs"/>
            <w:noProof/>
          </w:rPr>
          <w:t>3.2.4.</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Alkalmazott</w:t>
        </w:r>
        <w:r>
          <w:rPr>
            <w:noProof/>
            <w:webHidden/>
          </w:rPr>
          <w:tab/>
        </w:r>
        <w:r>
          <w:rPr>
            <w:noProof/>
            <w:webHidden/>
          </w:rPr>
          <w:fldChar w:fldCharType="begin"/>
        </w:r>
        <w:r>
          <w:rPr>
            <w:noProof/>
            <w:webHidden/>
          </w:rPr>
          <w:instrText xml:space="preserve"> PAGEREF _Toc7614342 \h </w:instrText>
        </w:r>
        <w:r>
          <w:rPr>
            <w:noProof/>
            <w:webHidden/>
          </w:rPr>
        </w:r>
        <w:r>
          <w:rPr>
            <w:noProof/>
            <w:webHidden/>
          </w:rPr>
          <w:fldChar w:fldCharType="separate"/>
        </w:r>
        <w:r>
          <w:rPr>
            <w:noProof/>
            <w:webHidden/>
          </w:rPr>
          <w:t>35</w:t>
        </w:r>
        <w:r>
          <w:rPr>
            <w:noProof/>
            <w:webHidden/>
          </w:rPr>
          <w:fldChar w:fldCharType="end"/>
        </w:r>
      </w:hyperlink>
    </w:p>
    <w:p w14:paraId="1F28CCDF" w14:textId="0A5DC0F4" w:rsidR="00C742F6" w:rsidRDefault="00C742F6">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614343" w:history="1">
        <w:r w:rsidRPr="00B90F83">
          <w:rPr>
            <w:rStyle w:val="Hiperhivatkozs"/>
            <w:noProof/>
          </w:rPr>
          <w:t>3.2.5.</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Admin</w:t>
        </w:r>
        <w:r>
          <w:rPr>
            <w:noProof/>
            <w:webHidden/>
          </w:rPr>
          <w:tab/>
        </w:r>
        <w:r>
          <w:rPr>
            <w:noProof/>
            <w:webHidden/>
          </w:rPr>
          <w:fldChar w:fldCharType="begin"/>
        </w:r>
        <w:r>
          <w:rPr>
            <w:noProof/>
            <w:webHidden/>
          </w:rPr>
          <w:instrText xml:space="preserve"> PAGEREF _Toc7614343 \h </w:instrText>
        </w:r>
        <w:r>
          <w:rPr>
            <w:noProof/>
            <w:webHidden/>
          </w:rPr>
        </w:r>
        <w:r>
          <w:rPr>
            <w:noProof/>
            <w:webHidden/>
          </w:rPr>
          <w:fldChar w:fldCharType="separate"/>
        </w:r>
        <w:r>
          <w:rPr>
            <w:noProof/>
            <w:webHidden/>
          </w:rPr>
          <w:t>37</w:t>
        </w:r>
        <w:r>
          <w:rPr>
            <w:noProof/>
            <w:webHidden/>
          </w:rPr>
          <w:fldChar w:fldCharType="end"/>
        </w:r>
      </w:hyperlink>
    </w:p>
    <w:p w14:paraId="7B48370A" w14:textId="0B23D220"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44" w:history="1">
        <w:r w:rsidRPr="00B90F83">
          <w:rPr>
            <w:rStyle w:val="Hiperhivatkozs"/>
            <w:noProof/>
          </w:rPr>
          <w:t>3.2.5.1.</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Alkalmazottak, vásárlók</w:t>
        </w:r>
        <w:r>
          <w:rPr>
            <w:noProof/>
            <w:webHidden/>
          </w:rPr>
          <w:tab/>
        </w:r>
        <w:r>
          <w:rPr>
            <w:noProof/>
            <w:webHidden/>
          </w:rPr>
          <w:fldChar w:fldCharType="begin"/>
        </w:r>
        <w:r>
          <w:rPr>
            <w:noProof/>
            <w:webHidden/>
          </w:rPr>
          <w:instrText xml:space="preserve"> PAGEREF _Toc7614344 \h </w:instrText>
        </w:r>
        <w:r>
          <w:rPr>
            <w:noProof/>
            <w:webHidden/>
          </w:rPr>
        </w:r>
        <w:r>
          <w:rPr>
            <w:noProof/>
            <w:webHidden/>
          </w:rPr>
          <w:fldChar w:fldCharType="separate"/>
        </w:r>
        <w:r>
          <w:rPr>
            <w:noProof/>
            <w:webHidden/>
          </w:rPr>
          <w:t>38</w:t>
        </w:r>
        <w:r>
          <w:rPr>
            <w:noProof/>
            <w:webHidden/>
          </w:rPr>
          <w:fldChar w:fldCharType="end"/>
        </w:r>
      </w:hyperlink>
    </w:p>
    <w:p w14:paraId="1C746509" w14:textId="7F7561BE"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45" w:history="1">
        <w:r w:rsidRPr="00B90F83">
          <w:rPr>
            <w:rStyle w:val="Hiperhivatkozs"/>
            <w:noProof/>
          </w:rPr>
          <w:t>3.2.5.2.</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Termékek</w:t>
        </w:r>
        <w:r>
          <w:rPr>
            <w:noProof/>
            <w:webHidden/>
          </w:rPr>
          <w:tab/>
        </w:r>
        <w:r>
          <w:rPr>
            <w:noProof/>
            <w:webHidden/>
          </w:rPr>
          <w:fldChar w:fldCharType="begin"/>
        </w:r>
        <w:r>
          <w:rPr>
            <w:noProof/>
            <w:webHidden/>
          </w:rPr>
          <w:instrText xml:space="preserve"> PAGEREF _Toc7614345 \h </w:instrText>
        </w:r>
        <w:r>
          <w:rPr>
            <w:noProof/>
            <w:webHidden/>
          </w:rPr>
        </w:r>
        <w:r>
          <w:rPr>
            <w:noProof/>
            <w:webHidden/>
          </w:rPr>
          <w:fldChar w:fldCharType="separate"/>
        </w:r>
        <w:r>
          <w:rPr>
            <w:noProof/>
            <w:webHidden/>
          </w:rPr>
          <w:t>38</w:t>
        </w:r>
        <w:r>
          <w:rPr>
            <w:noProof/>
            <w:webHidden/>
          </w:rPr>
          <w:fldChar w:fldCharType="end"/>
        </w:r>
      </w:hyperlink>
    </w:p>
    <w:p w14:paraId="3854BB0C" w14:textId="1E451C49"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46" w:history="1">
        <w:r w:rsidRPr="00B90F83">
          <w:rPr>
            <w:rStyle w:val="Hiperhivatkozs"/>
            <w:noProof/>
          </w:rPr>
          <w:t>3.2.5.3.</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Rendelések</w:t>
        </w:r>
        <w:r>
          <w:rPr>
            <w:noProof/>
            <w:webHidden/>
          </w:rPr>
          <w:tab/>
        </w:r>
        <w:r>
          <w:rPr>
            <w:noProof/>
            <w:webHidden/>
          </w:rPr>
          <w:fldChar w:fldCharType="begin"/>
        </w:r>
        <w:r>
          <w:rPr>
            <w:noProof/>
            <w:webHidden/>
          </w:rPr>
          <w:instrText xml:space="preserve"> PAGEREF _Toc7614346 \h </w:instrText>
        </w:r>
        <w:r>
          <w:rPr>
            <w:noProof/>
            <w:webHidden/>
          </w:rPr>
        </w:r>
        <w:r>
          <w:rPr>
            <w:noProof/>
            <w:webHidden/>
          </w:rPr>
          <w:fldChar w:fldCharType="separate"/>
        </w:r>
        <w:r>
          <w:rPr>
            <w:noProof/>
            <w:webHidden/>
          </w:rPr>
          <w:t>40</w:t>
        </w:r>
        <w:r>
          <w:rPr>
            <w:noProof/>
            <w:webHidden/>
          </w:rPr>
          <w:fldChar w:fldCharType="end"/>
        </w:r>
      </w:hyperlink>
    </w:p>
    <w:p w14:paraId="25989EB7" w14:textId="5EC78703" w:rsidR="00C742F6" w:rsidRDefault="00C742F6">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614347" w:history="1">
        <w:r w:rsidRPr="00B90F83">
          <w:rPr>
            <w:rStyle w:val="Hiperhivatkozs"/>
            <w:noProof/>
          </w:rPr>
          <w:t>3.2.5.4.</w:t>
        </w:r>
        <w:r>
          <w:rPr>
            <w:rFonts w:asciiTheme="minorHAnsi" w:eastAsiaTheme="minorEastAsia" w:hAnsiTheme="minorHAnsi" w:cstheme="minorBidi"/>
            <w:noProof/>
            <w:color w:val="auto"/>
            <w:kern w:val="0"/>
            <w:sz w:val="22"/>
            <w:szCs w:val="22"/>
            <w:lang w:eastAsia="hu-HU" w:bidi="ar-SA"/>
          </w:rPr>
          <w:tab/>
        </w:r>
        <w:r w:rsidRPr="00B90F83">
          <w:rPr>
            <w:rStyle w:val="Hiperhivatkozs"/>
            <w:noProof/>
          </w:rPr>
          <w:t>Kiszállítások</w:t>
        </w:r>
        <w:r>
          <w:rPr>
            <w:noProof/>
            <w:webHidden/>
          </w:rPr>
          <w:tab/>
        </w:r>
        <w:r>
          <w:rPr>
            <w:noProof/>
            <w:webHidden/>
          </w:rPr>
          <w:fldChar w:fldCharType="begin"/>
        </w:r>
        <w:r>
          <w:rPr>
            <w:noProof/>
            <w:webHidden/>
          </w:rPr>
          <w:instrText xml:space="preserve"> PAGEREF _Toc7614347 \h </w:instrText>
        </w:r>
        <w:r>
          <w:rPr>
            <w:noProof/>
            <w:webHidden/>
          </w:rPr>
        </w:r>
        <w:r>
          <w:rPr>
            <w:noProof/>
            <w:webHidden/>
          </w:rPr>
          <w:fldChar w:fldCharType="separate"/>
        </w:r>
        <w:r>
          <w:rPr>
            <w:noProof/>
            <w:webHidden/>
          </w:rPr>
          <w:t>42</w:t>
        </w:r>
        <w:r>
          <w:rPr>
            <w:noProof/>
            <w:webHidden/>
          </w:rPr>
          <w:fldChar w:fldCharType="end"/>
        </w:r>
      </w:hyperlink>
    </w:p>
    <w:p w14:paraId="7DC8F13A" w14:textId="41F49310" w:rsidR="003F0768" w:rsidRPr="003F0768" w:rsidRDefault="000E6892" w:rsidP="003F0768">
      <w:pPr>
        <w:pStyle w:val="Szvegtrzs"/>
        <w:jc w:val="center"/>
        <w:rPr>
          <w:rFonts w:cs="Times New Roman"/>
        </w:rPr>
      </w:pPr>
      <w:r>
        <w:rPr>
          <w:rFonts w:cs="Times New Roman"/>
        </w:rPr>
        <w:fldChar w:fldCharType="end"/>
      </w:r>
    </w:p>
    <w:p w14:paraId="4E875E65" w14:textId="5791FDF3" w:rsidR="003F0768" w:rsidRPr="003F0768" w:rsidRDefault="003F0768" w:rsidP="00C6585F">
      <w:pPr>
        <w:pStyle w:val="SzDCmsor0"/>
      </w:pPr>
      <w:r w:rsidRPr="003F0768">
        <w:lastRenderedPageBreak/>
        <w:t>Ábrajegyzék</w:t>
      </w:r>
    </w:p>
    <w:p w14:paraId="23A59438" w14:textId="10953760" w:rsidR="00C742F6"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C742F6">
        <w:rPr>
          <w:noProof/>
        </w:rPr>
        <w:t>1. ábra: Genetikus algoritmus működésének folyamatábrája</w:t>
      </w:r>
      <w:r w:rsidR="00C742F6">
        <w:rPr>
          <w:noProof/>
        </w:rPr>
        <w:tab/>
      </w:r>
      <w:r w:rsidR="00C742F6">
        <w:rPr>
          <w:noProof/>
        </w:rPr>
        <w:fldChar w:fldCharType="begin"/>
      </w:r>
      <w:r w:rsidR="00C742F6">
        <w:rPr>
          <w:noProof/>
        </w:rPr>
        <w:instrText xml:space="preserve"> PAGEREF _Toc7614348 \h </w:instrText>
      </w:r>
      <w:r w:rsidR="00C742F6">
        <w:rPr>
          <w:noProof/>
        </w:rPr>
      </w:r>
      <w:r w:rsidR="00C742F6">
        <w:rPr>
          <w:noProof/>
        </w:rPr>
        <w:fldChar w:fldCharType="separate"/>
      </w:r>
      <w:r w:rsidR="00C742F6">
        <w:rPr>
          <w:noProof/>
        </w:rPr>
        <w:t>4</w:t>
      </w:r>
      <w:r w:rsidR="00C742F6">
        <w:rPr>
          <w:noProof/>
        </w:rPr>
        <w:fldChar w:fldCharType="end"/>
      </w:r>
    </w:p>
    <w:p w14:paraId="2233FC1E" w14:textId="315F91A9"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_Toc7614349 \h </w:instrText>
      </w:r>
      <w:r>
        <w:rPr>
          <w:noProof/>
        </w:rPr>
      </w:r>
      <w:r>
        <w:rPr>
          <w:noProof/>
        </w:rPr>
        <w:fldChar w:fldCharType="separate"/>
      </w:r>
      <w:r>
        <w:rPr>
          <w:noProof/>
        </w:rPr>
        <w:t>5</w:t>
      </w:r>
      <w:r>
        <w:rPr>
          <w:noProof/>
        </w:rPr>
        <w:fldChar w:fldCharType="end"/>
      </w:r>
    </w:p>
    <w:p w14:paraId="3F5BC139" w14:textId="0AB57C7C"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_Toc7614350 \h </w:instrText>
      </w:r>
      <w:r>
        <w:rPr>
          <w:noProof/>
        </w:rPr>
      </w:r>
      <w:r>
        <w:rPr>
          <w:noProof/>
        </w:rPr>
        <w:fldChar w:fldCharType="separate"/>
      </w:r>
      <w:r>
        <w:rPr>
          <w:noProof/>
        </w:rPr>
        <w:t>7</w:t>
      </w:r>
      <w:r>
        <w:rPr>
          <w:noProof/>
        </w:rPr>
        <w:fldChar w:fldCharType="end"/>
      </w:r>
    </w:p>
    <w:p w14:paraId="3E1075A2" w14:textId="2A7FF79C"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 pontos keresztezés</w:t>
      </w:r>
      <w:r>
        <w:rPr>
          <w:noProof/>
        </w:rPr>
        <w:tab/>
      </w:r>
      <w:r>
        <w:rPr>
          <w:noProof/>
        </w:rPr>
        <w:fldChar w:fldCharType="begin"/>
      </w:r>
      <w:r>
        <w:rPr>
          <w:noProof/>
        </w:rPr>
        <w:instrText xml:space="preserve"> PAGEREF _Toc7614351 \h </w:instrText>
      </w:r>
      <w:r>
        <w:rPr>
          <w:noProof/>
        </w:rPr>
      </w:r>
      <w:r>
        <w:rPr>
          <w:noProof/>
        </w:rPr>
        <w:fldChar w:fldCharType="separate"/>
      </w:r>
      <w:r>
        <w:rPr>
          <w:noProof/>
        </w:rPr>
        <w:t>9</w:t>
      </w:r>
      <w:r>
        <w:rPr>
          <w:noProof/>
        </w:rPr>
        <w:fldChar w:fldCharType="end"/>
      </w:r>
    </w:p>
    <w:p w14:paraId="187D9E19" w14:textId="6DBE4010"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_Toc7614352 \h </w:instrText>
      </w:r>
      <w:r>
        <w:rPr>
          <w:noProof/>
        </w:rPr>
      </w:r>
      <w:r>
        <w:rPr>
          <w:noProof/>
        </w:rPr>
        <w:fldChar w:fldCharType="separate"/>
      </w:r>
      <w:r>
        <w:rPr>
          <w:noProof/>
        </w:rPr>
        <w:t>9</w:t>
      </w:r>
      <w:r>
        <w:rPr>
          <w:noProof/>
        </w:rPr>
        <w:fldChar w:fldCharType="end"/>
      </w:r>
    </w:p>
    <w:p w14:paraId="2626DB2F" w14:textId="4A59E3C3"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_Toc7614353 \h </w:instrText>
      </w:r>
      <w:r>
        <w:rPr>
          <w:noProof/>
        </w:rPr>
      </w:r>
      <w:r>
        <w:rPr>
          <w:noProof/>
        </w:rPr>
        <w:fldChar w:fldCharType="separate"/>
      </w:r>
      <w:r>
        <w:rPr>
          <w:noProof/>
        </w:rPr>
        <w:t>9</w:t>
      </w:r>
      <w:r>
        <w:rPr>
          <w:noProof/>
        </w:rPr>
        <w:fldChar w:fldCharType="end"/>
      </w:r>
    </w:p>
    <w:p w14:paraId="3BB35318" w14:textId="7CD410D6"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_Toc7614354 \h </w:instrText>
      </w:r>
      <w:r>
        <w:rPr>
          <w:noProof/>
        </w:rPr>
      </w:r>
      <w:r>
        <w:rPr>
          <w:noProof/>
        </w:rPr>
        <w:fldChar w:fldCharType="separate"/>
      </w:r>
      <w:r>
        <w:rPr>
          <w:noProof/>
        </w:rPr>
        <w:t>10</w:t>
      </w:r>
      <w:r>
        <w:rPr>
          <w:noProof/>
        </w:rPr>
        <w:fldChar w:fldCharType="end"/>
      </w:r>
    </w:p>
    <w:p w14:paraId="6987A252" w14:textId="4F7E3E5B"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_Toc7614355 \h </w:instrText>
      </w:r>
      <w:r>
        <w:rPr>
          <w:noProof/>
        </w:rPr>
      </w:r>
      <w:r>
        <w:rPr>
          <w:noProof/>
        </w:rPr>
        <w:fldChar w:fldCharType="separate"/>
      </w:r>
      <w:r>
        <w:rPr>
          <w:noProof/>
        </w:rPr>
        <w:t>11</w:t>
      </w:r>
      <w:r>
        <w:rPr>
          <w:noProof/>
        </w:rPr>
        <w:fldChar w:fldCharType="end"/>
      </w:r>
    </w:p>
    <w:p w14:paraId="136B257E" w14:textId="7B61FFA4"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_Toc7614356 \h </w:instrText>
      </w:r>
      <w:r>
        <w:rPr>
          <w:noProof/>
        </w:rPr>
      </w:r>
      <w:r>
        <w:rPr>
          <w:noProof/>
        </w:rPr>
        <w:fldChar w:fldCharType="separate"/>
      </w:r>
      <w:r>
        <w:rPr>
          <w:noProof/>
        </w:rPr>
        <w:t>11</w:t>
      </w:r>
      <w:r>
        <w:rPr>
          <w:noProof/>
        </w:rPr>
        <w:fldChar w:fldCharType="end"/>
      </w:r>
    </w:p>
    <w:p w14:paraId="108A165D" w14:textId="0AE379A8"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_Toc7614357 \h </w:instrText>
      </w:r>
      <w:r>
        <w:rPr>
          <w:noProof/>
        </w:rPr>
      </w:r>
      <w:r>
        <w:rPr>
          <w:noProof/>
        </w:rPr>
        <w:fldChar w:fldCharType="separate"/>
      </w:r>
      <w:r>
        <w:rPr>
          <w:noProof/>
        </w:rPr>
        <w:t>12</w:t>
      </w:r>
      <w:r>
        <w:rPr>
          <w:noProof/>
        </w:rPr>
        <w:fldChar w:fldCharType="end"/>
      </w:r>
    </w:p>
    <w:p w14:paraId="1C889B1F" w14:textId="47782219"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_Toc7614358 \h </w:instrText>
      </w:r>
      <w:r>
        <w:rPr>
          <w:noProof/>
        </w:rPr>
      </w:r>
      <w:r>
        <w:rPr>
          <w:noProof/>
        </w:rPr>
        <w:fldChar w:fldCharType="separate"/>
      </w:r>
      <w:r>
        <w:rPr>
          <w:noProof/>
        </w:rPr>
        <w:t>12</w:t>
      </w:r>
      <w:r>
        <w:rPr>
          <w:noProof/>
        </w:rPr>
        <w:fldChar w:fldCharType="end"/>
      </w:r>
    </w:p>
    <w:p w14:paraId="3FB3A39E" w14:textId="62791A47"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_Toc7614359 \h </w:instrText>
      </w:r>
      <w:r>
        <w:rPr>
          <w:noProof/>
        </w:rPr>
      </w:r>
      <w:r>
        <w:rPr>
          <w:noProof/>
        </w:rPr>
        <w:fldChar w:fldCharType="separate"/>
      </w:r>
      <w:r>
        <w:rPr>
          <w:noProof/>
        </w:rPr>
        <w:t>15</w:t>
      </w:r>
      <w:r>
        <w:rPr>
          <w:noProof/>
        </w:rPr>
        <w:fldChar w:fldCharType="end"/>
      </w:r>
    </w:p>
    <w:p w14:paraId="6998B671" w14:textId="7063E694"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_Toc7614360 \h </w:instrText>
      </w:r>
      <w:r>
        <w:rPr>
          <w:noProof/>
        </w:rPr>
      </w:r>
      <w:r>
        <w:rPr>
          <w:noProof/>
        </w:rPr>
        <w:fldChar w:fldCharType="separate"/>
      </w:r>
      <w:r>
        <w:rPr>
          <w:noProof/>
        </w:rPr>
        <w:t>18</w:t>
      </w:r>
      <w:r>
        <w:rPr>
          <w:noProof/>
        </w:rPr>
        <w:fldChar w:fldCharType="end"/>
      </w:r>
    </w:p>
    <w:p w14:paraId="229C0949" w14:textId="4A09C50C"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_Toc7614361 \h </w:instrText>
      </w:r>
      <w:r>
        <w:rPr>
          <w:noProof/>
        </w:rPr>
      </w:r>
      <w:r>
        <w:rPr>
          <w:noProof/>
        </w:rPr>
        <w:fldChar w:fldCharType="separate"/>
      </w:r>
      <w:r>
        <w:rPr>
          <w:noProof/>
        </w:rPr>
        <w:t>18</w:t>
      </w:r>
      <w:r>
        <w:rPr>
          <w:noProof/>
        </w:rPr>
        <w:fldChar w:fldCharType="end"/>
      </w:r>
    </w:p>
    <w:p w14:paraId="571CEF23" w14:textId="2F712225"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Controller-Service-Repository Osztálydiagram</w:t>
      </w:r>
      <w:r>
        <w:rPr>
          <w:noProof/>
        </w:rPr>
        <w:tab/>
      </w:r>
      <w:r>
        <w:rPr>
          <w:noProof/>
        </w:rPr>
        <w:fldChar w:fldCharType="begin"/>
      </w:r>
      <w:r>
        <w:rPr>
          <w:noProof/>
        </w:rPr>
        <w:instrText xml:space="preserve"> PAGEREF _Toc7614362 \h </w:instrText>
      </w:r>
      <w:r>
        <w:rPr>
          <w:noProof/>
        </w:rPr>
      </w:r>
      <w:r>
        <w:rPr>
          <w:noProof/>
        </w:rPr>
        <w:fldChar w:fldCharType="separate"/>
      </w:r>
      <w:r>
        <w:rPr>
          <w:noProof/>
        </w:rPr>
        <w:t>19</w:t>
      </w:r>
      <w:r>
        <w:rPr>
          <w:noProof/>
        </w:rPr>
        <w:fldChar w:fldCharType="end"/>
      </w:r>
    </w:p>
    <w:p w14:paraId="0C0F05B5" w14:textId="43D39555"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Szekvencia diagram - Rendelés leadása</w:t>
      </w:r>
      <w:r>
        <w:rPr>
          <w:noProof/>
        </w:rPr>
        <w:tab/>
      </w:r>
      <w:r>
        <w:rPr>
          <w:noProof/>
        </w:rPr>
        <w:fldChar w:fldCharType="begin"/>
      </w:r>
      <w:r>
        <w:rPr>
          <w:noProof/>
        </w:rPr>
        <w:instrText xml:space="preserve"> PAGEREF _Toc7614363 \h </w:instrText>
      </w:r>
      <w:r>
        <w:rPr>
          <w:noProof/>
        </w:rPr>
      </w:r>
      <w:r>
        <w:rPr>
          <w:noProof/>
        </w:rPr>
        <w:fldChar w:fldCharType="separate"/>
      </w:r>
      <w:r>
        <w:rPr>
          <w:noProof/>
        </w:rPr>
        <w:t>20</w:t>
      </w:r>
      <w:r>
        <w:rPr>
          <w:noProof/>
        </w:rPr>
        <w:fldChar w:fldCharType="end"/>
      </w:r>
    </w:p>
    <w:p w14:paraId="375AAB20" w14:textId="4B4D53FE"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Folyamatábra - Kiszállítás készítése</w:t>
      </w:r>
      <w:r>
        <w:rPr>
          <w:noProof/>
        </w:rPr>
        <w:tab/>
      </w:r>
      <w:r>
        <w:rPr>
          <w:noProof/>
        </w:rPr>
        <w:fldChar w:fldCharType="begin"/>
      </w:r>
      <w:r>
        <w:rPr>
          <w:noProof/>
        </w:rPr>
        <w:instrText xml:space="preserve"> PAGEREF _Toc7614364 \h </w:instrText>
      </w:r>
      <w:r>
        <w:rPr>
          <w:noProof/>
        </w:rPr>
      </w:r>
      <w:r>
        <w:rPr>
          <w:noProof/>
        </w:rPr>
        <w:fldChar w:fldCharType="separate"/>
      </w:r>
      <w:r>
        <w:rPr>
          <w:noProof/>
        </w:rPr>
        <w:t>21</w:t>
      </w:r>
      <w:r>
        <w:rPr>
          <w:noProof/>
        </w:rPr>
        <w:fldChar w:fldCharType="end"/>
      </w:r>
    </w:p>
    <w:p w14:paraId="2C63B135" w14:textId="01CA26CE"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18. ábra: Tomcat könyvtár struktúra</w:t>
      </w:r>
      <w:r>
        <w:rPr>
          <w:noProof/>
        </w:rPr>
        <w:tab/>
      </w:r>
      <w:r>
        <w:rPr>
          <w:noProof/>
        </w:rPr>
        <w:fldChar w:fldCharType="begin"/>
      </w:r>
      <w:r>
        <w:rPr>
          <w:noProof/>
        </w:rPr>
        <w:instrText xml:space="preserve"> PAGEREF _Toc7614365 \h </w:instrText>
      </w:r>
      <w:r>
        <w:rPr>
          <w:noProof/>
        </w:rPr>
      </w:r>
      <w:r>
        <w:rPr>
          <w:noProof/>
        </w:rPr>
        <w:fldChar w:fldCharType="separate"/>
      </w:r>
      <w:r>
        <w:rPr>
          <w:noProof/>
        </w:rPr>
        <w:t>32</w:t>
      </w:r>
      <w:r>
        <w:rPr>
          <w:noProof/>
        </w:rPr>
        <w:fldChar w:fldCharType="end"/>
      </w:r>
    </w:p>
    <w:p w14:paraId="07921C25" w14:textId="1381FB6D"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19. ábra: Regisztrációs felület</w:t>
      </w:r>
      <w:r>
        <w:rPr>
          <w:noProof/>
        </w:rPr>
        <w:tab/>
      </w:r>
      <w:r>
        <w:rPr>
          <w:noProof/>
        </w:rPr>
        <w:fldChar w:fldCharType="begin"/>
      </w:r>
      <w:r>
        <w:rPr>
          <w:noProof/>
        </w:rPr>
        <w:instrText xml:space="preserve"> PAGEREF _Toc7614366 \h </w:instrText>
      </w:r>
      <w:r>
        <w:rPr>
          <w:noProof/>
        </w:rPr>
      </w:r>
      <w:r>
        <w:rPr>
          <w:noProof/>
        </w:rPr>
        <w:fldChar w:fldCharType="separate"/>
      </w:r>
      <w:r>
        <w:rPr>
          <w:noProof/>
        </w:rPr>
        <w:t>33</w:t>
      </w:r>
      <w:r>
        <w:rPr>
          <w:noProof/>
        </w:rPr>
        <w:fldChar w:fldCharType="end"/>
      </w:r>
    </w:p>
    <w:p w14:paraId="0B4E5B69" w14:textId="40F0EEB2"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20. ábra: Fő oldal</w:t>
      </w:r>
      <w:r>
        <w:rPr>
          <w:noProof/>
        </w:rPr>
        <w:tab/>
      </w:r>
      <w:r>
        <w:rPr>
          <w:noProof/>
        </w:rPr>
        <w:fldChar w:fldCharType="begin"/>
      </w:r>
      <w:r>
        <w:rPr>
          <w:noProof/>
        </w:rPr>
        <w:instrText xml:space="preserve"> PAGEREF _Toc7614367 \h </w:instrText>
      </w:r>
      <w:r>
        <w:rPr>
          <w:noProof/>
        </w:rPr>
      </w:r>
      <w:r>
        <w:rPr>
          <w:noProof/>
        </w:rPr>
        <w:fldChar w:fldCharType="separate"/>
      </w:r>
      <w:r>
        <w:rPr>
          <w:noProof/>
        </w:rPr>
        <w:t>34</w:t>
      </w:r>
      <w:r>
        <w:rPr>
          <w:noProof/>
        </w:rPr>
        <w:fldChar w:fldCharType="end"/>
      </w:r>
    </w:p>
    <w:p w14:paraId="581585D0" w14:textId="65C8B898"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21. ábra: Kiszállítások megtekintése és kérése</w:t>
      </w:r>
      <w:r>
        <w:rPr>
          <w:noProof/>
        </w:rPr>
        <w:tab/>
      </w:r>
      <w:r>
        <w:rPr>
          <w:noProof/>
        </w:rPr>
        <w:fldChar w:fldCharType="begin"/>
      </w:r>
      <w:r>
        <w:rPr>
          <w:noProof/>
        </w:rPr>
        <w:instrText xml:space="preserve"> PAGEREF _Toc7614368 \h </w:instrText>
      </w:r>
      <w:r>
        <w:rPr>
          <w:noProof/>
        </w:rPr>
      </w:r>
      <w:r>
        <w:rPr>
          <w:noProof/>
        </w:rPr>
        <w:fldChar w:fldCharType="separate"/>
      </w:r>
      <w:r>
        <w:rPr>
          <w:noProof/>
        </w:rPr>
        <w:t>35</w:t>
      </w:r>
      <w:r>
        <w:rPr>
          <w:noProof/>
        </w:rPr>
        <w:fldChar w:fldCharType="end"/>
      </w:r>
    </w:p>
    <w:p w14:paraId="4CBB5F05" w14:textId="4E2A6A3E"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22. ábra: Kiszállítás kezelése</w:t>
      </w:r>
      <w:r>
        <w:rPr>
          <w:noProof/>
        </w:rPr>
        <w:tab/>
      </w:r>
      <w:r>
        <w:rPr>
          <w:noProof/>
        </w:rPr>
        <w:fldChar w:fldCharType="begin"/>
      </w:r>
      <w:r>
        <w:rPr>
          <w:noProof/>
        </w:rPr>
        <w:instrText xml:space="preserve"> PAGEREF _Toc7614369 \h </w:instrText>
      </w:r>
      <w:r>
        <w:rPr>
          <w:noProof/>
        </w:rPr>
      </w:r>
      <w:r>
        <w:rPr>
          <w:noProof/>
        </w:rPr>
        <w:fldChar w:fldCharType="separate"/>
      </w:r>
      <w:r>
        <w:rPr>
          <w:noProof/>
        </w:rPr>
        <w:t>36</w:t>
      </w:r>
      <w:r>
        <w:rPr>
          <w:noProof/>
        </w:rPr>
        <w:fldChar w:fldCharType="end"/>
      </w:r>
    </w:p>
    <w:p w14:paraId="4B391038" w14:textId="39F013BD"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23. ábra: Admin menü</w:t>
      </w:r>
      <w:r>
        <w:rPr>
          <w:noProof/>
        </w:rPr>
        <w:tab/>
      </w:r>
      <w:r>
        <w:rPr>
          <w:noProof/>
        </w:rPr>
        <w:fldChar w:fldCharType="begin"/>
      </w:r>
      <w:r>
        <w:rPr>
          <w:noProof/>
        </w:rPr>
        <w:instrText xml:space="preserve"> PAGEREF _Toc7614370 \h </w:instrText>
      </w:r>
      <w:r>
        <w:rPr>
          <w:noProof/>
        </w:rPr>
      </w:r>
      <w:r>
        <w:rPr>
          <w:noProof/>
        </w:rPr>
        <w:fldChar w:fldCharType="separate"/>
      </w:r>
      <w:r>
        <w:rPr>
          <w:noProof/>
        </w:rPr>
        <w:t>37</w:t>
      </w:r>
      <w:r>
        <w:rPr>
          <w:noProof/>
        </w:rPr>
        <w:fldChar w:fldCharType="end"/>
      </w:r>
    </w:p>
    <w:p w14:paraId="6730002B" w14:textId="595F45BF"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24. ábra: Törölt termék visszaállítása</w:t>
      </w:r>
      <w:r>
        <w:rPr>
          <w:noProof/>
        </w:rPr>
        <w:tab/>
      </w:r>
      <w:r>
        <w:rPr>
          <w:noProof/>
        </w:rPr>
        <w:fldChar w:fldCharType="begin"/>
      </w:r>
      <w:r>
        <w:rPr>
          <w:noProof/>
        </w:rPr>
        <w:instrText xml:space="preserve"> PAGEREF _Toc7614371 \h </w:instrText>
      </w:r>
      <w:r>
        <w:rPr>
          <w:noProof/>
        </w:rPr>
      </w:r>
      <w:r>
        <w:rPr>
          <w:noProof/>
        </w:rPr>
        <w:fldChar w:fldCharType="separate"/>
      </w:r>
      <w:r>
        <w:rPr>
          <w:noProof/>
        </w:rPr>
        <w:t>39</w:t>
      </w:r>
      <w:r>
        <w:rPr>
          <w:noProof/>
        </w:rPr>
        <w:fldChar w:fldCharType="end"/>
      </w:r>
    </w:p>
    <w:p w14:paraId="37836AEE" w14:textId="5F98A784"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25. ábra: Termék szerkesztése</w:t>
      </w:r>
      <w:r>
        <w:rPr>
          <w:noProof/>
        </w:rPr>
        <w:tab/>
      </w:r>
      <w:r>
        <w:rPr>
          <w:noProof/>
        </w:rPr>
        <w:fldChar w:fldCharType="begin"/>
      </w:r>
      <w:r>
        <w:rPr>
          <w:noProof/>
        </w:rPr>
        <w:instrText xml:space="preserve"> PAGEREF _Toc7614372 \h </w:instrText>
      </w:r>
      <w:r>
        <w:rPr>
          <w:noProof/>
        </w:rPr>
      </w:r>
      <w:r>
        <w:rPr>
          <w:noProof/>
        </w:rPr>
        <w:fldChar w:fldCharType="separate"/>
      </w:r>
      <w:r>
        <w:rPr>
          <w:noProof/>
        </w:rPr>
        <w:t>40</w:t>
      </w:r>
      <w:r>
        <w:rPr>
          <w:noProof/>
        </w:rPr>
        <w:fldChar w:fldCharType="end"/>
      </w:r>
    </w:p>
    <w:p w14:paraId="47AA0939" w14:textId="24D5CFC3"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26. ábra: Rendelés szerkesztése</w:t>
      </w:r>
      <w:r>
        <w:rPr>
          <w:noProof/>
        </w:rPr>
        <w:tab/>
      </w:r>
      <w:r>
        <w:rPr>
          <w:noProof/>
        </w:rPr>
        <w:fldChar w:fldCharType="begin"/>
      </w:r>
      <w:r>
        <w:rPr>
          <w:noProof/>
        </w:rPr>
        <w:instrText xml:space="preserve"> PAGEREF _Toc7614373 \h </w:instrText>
      </w:r>
      <w:r>
        <w:rPr>
          <w:noProof/>
        </w:rPr>
      </w:r>
      <w:r>
        <w:rPr>
          <w:noProof/>
        </w:rPr>
        <w:fldChar w:fldCharType="separate"/>
      </w:r>
      <w:r>
        <w:rPr>
          <w:noProof/>
        </w:rPr>
        <w:t>41</w:t>
      </w:r>
      <w:r>
        <w:rPr>
          <w:noProof/>
        </w:rPr>
        <w:fldChar w:fldCharType="end"/>
      </w:r>
    </w:p>
    <w:p w14:paraId="6130A499" w14:textId="04A0C560"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27. ábra: Kiszállítás szerkesztése</w:t>
      </w:r>
      <w:r>
        <w:rPr>
          <w:noProof/>
        </w:rPr>
        <w:tab/>
      </w:r>
      <w:r>
        <w:rPr>
          <w:noProof/>
        </w:rPr>
        <w:fldChar w:fldCharType="begin"/>
      </w:r>
      <w:r>
        <w:rPr>
          <w:noProof/>
        </w:rPr>
        <w:instrText xml:space="preserve"> PAGEREF _Toc7614374 \h </w:instrText>
      </w:r>
      <w:r>
        <w:rPr>
          <w:noProof/>
        </w:rPr>
      </w:r>
      <w:r>
        <w:rPr>
          <w:noProof/>
        </w:rPr>
        <w:fldChar w:fldCharType="separate"/>
      </w:r>
      <w:r>
        <w:rPr>
          <w:noProof/>
        </w:rPr>
        <w:t>42</w:t>
      </w:r>
      <w:r>
        <w:rPr>
          <w:noProof/>
        </w:rPr>
        <w:fldChar w:fldCharType="end"/>
      </w:r>
    </w:p>
    <w:p w14:paraId="55752F32" w14:textId="77777777" w:rsidR="00C742F6" w:rsidRDefault="003F0768" w:rsidP="00C6585F">
      <w:pPr>
        <w:pStyle w:val="SzDCmsor0"/>
        <w:rPr>
          <w:noProof/>
        </w:rPr>
      </w:pPr>
      <w:r>
        <w:lastRenderedPageBreak/>
        <w:fldChar w:fldCharType="end"/>
      </w:r>
      <w:r w:rsidRPr="00142A12">
        <w:t>Forráskódjegyzék</w:t>
      </w:r>
      <w:r>
        <w:fldChar w:fldCharType="begin"/>
      </w:r>
      <w:r>
        <w:instrText xml:space="preserve"> TOC \c "Forráskód" </w:instrText>
      </w:r>
      <w:r>
        <w:fldChar w:fldCharType="separate"/>
      </w:r>
    </w:p>
    <w:p w14:paraId="0BA069CF" w14:textId="680DDB7D" w:rsidR="00C742F6" w:rsidRDefault="00C742F6" w:rsidP="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_Toc7614375 \h </w:instrText>
      </w:r>
      <w:r>
        <w:rPr>
          <w:noProof/>
        </w:rPr>
      </w:r>
      <w:r>
        <w:rPr>
          <w:noProof/>
        </w:rPr>
        <w:fldChar w:fldCharType="separate"/>
      </w:r>
      <w:r>
        <w:rPr>
          <w:noProof/>
        </w:rPr>
        <w:t>25</w:t>
      </w:r>
      <w:r>
        <w:rPr>
          <w:noProof/>
        </w:rPr>
        <w:fldChar w:fldCharType="end"/>
      </w:r>
    </w:p>
    <w:p w14:paraId="2407D91B" w14:textId="08D8F8BA" w:rsidR="00C742F6" w:rsidRDefault="00C742F6" w:rsidP="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_Toc7614376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6B7B62">
          <w:footerReference w:type="first" r:id="rId12"/>
          <w:pgSz w:w="11906" w:h="16838"/>
          <w:pgMar w:top="1440" w:right="1440" w:bottom="1440" w:left="1701" w:header="1134" w:footer="1134" w:gutter="0"/>
          <w:pgNumType w:start="1"/>
          <w:cols w:space="708"/>
          <w:titlePg/>
          <w:docGrid w:linePitch="326" w:charSpace="-6554"/>
        </w:sectPr>
      </w:pPr>
    </w:p>
    <w:p w14:paraId="6EC07F17" w14:textId="77777777" w:rsidR="007C5DF4" w:rsidRPr="00BC22DE" w:rsidRDefault="007C5DF4" w:rsidP="00C751CC">
      <w:pPr>
        <w:pStyle w:val="Cmsor1"/>
        <w:numPr>
          <w:ilvl w:val="0"/>
          <w:numId w:val="2"/>
        </w:numPr>
        <w:jc w:val="center"/>
      </w:pPr>
      <w:r w:rsidRPr="001777F5">
        <w:rPr>
          <w:rFonts w:cs="Times New Roman"/>
        </w:rPr>
        <w:lastRenderedPageBreak/>
        <w:t>Bevezetés</w:t>
      </w:r>
    </w:p>
    <w:p w14:paraId="35363D64" w14:textId="6EEF0301"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18288B">
        <w:rPr>
          <w:rFonts w:cs="Times New Roman"/>
        </w:rPr>
        <w:t xml:space="preserve">Ezért választottam </w:t>
      </w:r>
      <w:r w:rsidR="002861CD" w:rsidRPr="00BC22DE">
        <w:rPr>
          <w:rFonts w:cs="Times New Roman"/>
        </w:rPr>
        <w:t>a csomagok kiszállításának optimalizálásá</w:t>
      </w:r>
      <w:r w:rsidR="0018288B">
        <w:rPr>
          <w:rFonts w:cs="Times New Roman"/>
        </w:rPr>
        <w:t>t</w:t>
      </w:r>
      <w:r w:rsidR="002861CD" w:rsidRPr="00BC22DE">
        <w:rPr>
          <w:rFonts w:cs="Times New Roman"/>
        </w:rPr>
        <w:t>, ami</w:t>
      </w:r>
      <w:r w:rsidR="0018288B">
        <w:rPr>
          <w:rFonts w:cs="Times New Roman"/>
        </w:rPr>
        <w:t>vel</w:t>
      </w:r>
      <w:r w:rsidR="008C6A02" w:rsidRPr="00BC22DE">
        <w:rPr>
          <w:rFonts w:cs="Times New Roman"/>
        </w:rPr>
        <w:t xml:space="preserve"> </w:t>
      </w:r>
      <w:r w:rsidR="002861CD" w:rsidRPr="00BC22DE">
        <w:rPr>
          <w:rFonts w:cs="Times New Roman"/>
        </w:rPr>
        <w:t>mindkét célomat elérhetem.</w:t>
      </w:r>
    </w:p>
    <w:p w14:paraId="7CDDE46A" w14:textId="759CBD27"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A cégek, mint mindig, szeretnék csökkenteni a működési költségeiket. Ennek az egyik módja lehet, ha a sofőrök nem tesznek meg felesleges kil</w:t>
      </w:r>
      <w:r w:rsidR="00E805F4">
        <w:rPr>
          <w:rFonts w:cs="Times New Roman"/>
        </w:rPr>
        <w:t>o</w:t>
      </w:r>
      <w:r w:rsidR="00461DD8">
        <w:rPr>
          <w:rFonts w:cs="Times New Roman"/>
        </w:rPr>
        <w:t xml:space="preserve">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w:t>
      </w:r>
      <w:r w:rsidR="0018288B">
        <w:rPr>
          <w:rFonts w:cs="Times New Roman"/>
        </w:rPr>
        <w:t>távolságot</w:t>
      </w:r>
      <w:r w:rsidR="008877ED">
        <w:rPr>
          <w:rFonts w:cs="Times New Roman"/>
        </w:rPr>
        <w:t>.</w:t>
      </w:r>
    </w:p>
    <w:p w14:paraId="6790B476" w14:textId="5ACD338A"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 xml:space="preserve">Ez a feladat az utazó ügynök probléma néven </w:t>
      </w:r>
      <w:r w:rsidR="0018288B">
        <w:rPr>
          <w:rFonts w:cs="Times New Roman"/>
        </w:rPr>
        <w:t>ismert</w:t>
      </w:r>
      <w:r w:rsidR="00A42589" w:rsidRPr="00BC22DE">
        <w:rPr>
          <w:rFonts w:cs="Times New Roman"/>
        </w:rPr>
        <w:t>.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(nem determinisztikusan polinomiális)</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E736F1">
        <w:rPr>
          <w:rFonts w:cs="Times New Roman"/>
        </w:rPr>
        <w:t>[3]</w:t>
      </w:r>
      <w:r w:rsidR="0071110C">
        <w:rPr>
          <w:rFonts w:cs="Times New Roman"/>
        </w:rPr>
        <w:t>,</w:t>
      </w:r>
      <w:r w:rsidR="00E736F1">
        <w:rPr>
          <w:rFonts w:cs="Times New Roman"/>
        </w:rPr>
        <w:t>[4]</w:t>
      </w:r>
      <w:r w:rsidR="00846D11">
        <w:rPr>
          <w:rFonts w:cs="Times New Roman"/>
        </w:rPr>
        <w:t>,</w:t>
      </w:r>
      <w:r w:rsidR="00232406" w:rsidRPr="00BC22DE">
        <w:rPr>
          <w:rFonts w:cs="Times New Roman"/>
        </w:rPr>
        <w:t xml:space="preserve"> heurisztikák</w:t>
      </w:r>
      <w:r w:rsidR="00182ACB">
        <w:rPr>
          <w:rFonts w:cs="Times New Roman"/>
        </w:rPr>
        <w:t xml:space="preserve"> </w:t>
      </w:r>
      <w:r w:rsidR="00E736F1">
        <w:rPr>
          <w:rFonts w:cs="Times New Roman"/>
        </w:rPr>
        <w:t>[18]</w:t>
      </w:r>
      <w:r w:rsidR="000A73CC">
        <w:rPr>
          <w:rFonts w:cs="Times New Roman"/>
        </w:rPr>
        <w:t>,</w:t>
      </w:r>
      <w:r w:rsidR="00E736F1">
        <w:rPr>
          <w:rFonts w:cs="Times New Roman"/>
        </w:rPr>
        <w:t>[2]</w:t>
      </w:r>
      <w:r w:rsidR="00232406" w:rsidRPr="00BC22DE">
        <w:rPr>
          <w:rFonts w:cs="Times New Roman"/>
        </w:rPr>
        <w:t xml:space="preserve"> mellett a genetikus algoritmusok</w:t>
      </w:r>
      <w:r w:rsidR="00D618FA">
        <w:rPr>
          <w:rFonts w:cs="Times New Roman"/>
        </w:rPr>
        <w:t xml:space="preserve"> </w:t>
      </w:r>
      <w:r w:rsidR="00E736F1">
        <w:rPr>
          <w:rFonts w:ascii="TimesNewRomanPSMT" w:eastAsia="Times New Roman" w:hAnsi="TimesNewRomanPSMT" w:cs="TimesNewRomanPSMT"/>
          <w:color w:val="auto"/>
          <w:kern w:val="0"/>
          <w:lang w:eastAsia="hu-HU" w:bidi="ar-SA"/>
        </w:rPr>
        <w:t>[17]</w:t>
      </w:r>
      <w:r w:rsidR="00232406" w:rsidRPr="00BC22DE">
        <w:rPr>
          <w:rFonts w:cs="Times New Roman"/>
        </w:rPr>
        <w:t xml:space="preserve">. </w:t>
      </w:r>
    </w:p>
    <w:p w14:paraId="3567F9BF" w14:textId="77777777"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2A13DC" w:rsidRPr="00BC22DE">
        <w:rPr>
          <w:rFonts w:cs="Times New Roman"/>
        </w:rPr>
        <w:t xml:space="preserve">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3" w:name="_Toc7614288"/>
      <w:r w:rsidRPr="00BC22DE">
        <w:lastRenderedPageBreak/>
        <w:t>Genetikus algoritmusok</w:t>
      </w:r>
      <w:bookmarkEnd w:id="3"/>
    </w:p>
    <w:p w14:paraId="74DEA38A" w14:textId="37F99EFB"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evolúciós algoritmusokhoz tartozó számítási modellnek tekinthető genetikus algoritmusok optimalizálási és keresési problémákra alkalmazhatók</w:t>
      </w:r>
      <w:r w:rsidR="004F0C22">
        <w:t>, melyet a fejezet megírásához használt</w:t>
      </w:r>
      <w:r w:rsidR="00DF3B86">
        <w:t xml:space="preserve"> </w:t>
      </w:r>
      <w:r w:rsidR="00E736F1">
        <w:t>[10]</w:t>
      </w:r>
      <w:r w:rsidR="00DF3B86">
        <w:t>,</w:t>
      </w:r>
      <w:r w:rsidR="00E736F1">
        <w:t>[17]</w:t>
      </w:r>
      <w:r w:rsidR="00372662">
        <w:t>,</w:t>
      </w:r>
      <w:r w:rsidR="00951516">
        <w:t>[22]</w:t>
      </w:r>
      <w:r w:rsidR="00372662">
        <w:t>,</w:t>
      </w:r>
      <w:r w:rsidR="00951516">
        <w:t>[23]</w:t>
      </w:r>
      <w:r w:rsidR="004F0C22">
        <w:t xml:space="preserve"> irodalmak alapján mutatok be.</w:t>
      </w:r>
    </w:p>
    <w:p w14:paraId="1C34E82F" w14:textId="77777777" w:rsidR="006371A5" w:rsidRPr="00BC22DE" w:rsidRDefault="00F468EB" w:rsidP="001226F4">
      <w:pPr>
        <w:pStyle w:val="SzDCmsor2"/>
      </w:pPr>
      <w:bookmarkStart w:id="4" w:name="_Toc7614289"/>
      <w:r>
        <w:t>Történeti áttekintés</w:t>
      </w:r>
      <w:bookmarkEnd w:id="4"/>
    </w:p>
    <w:p w14:paraId="304DB31D" w14:textId="250137C9" w:rsidR="007204E8" w:rsidRPr="00BC22DE" w:rsidRDefault="006A1285" w:rsidP="00E82D9E">
      <w:pPr>
        <w:pStyle w:val="SzDSzvegTrzs"/>
      </w:pPr>
      <w:r>
        <w:t>Az 1950-es években merült fel</w:t>
      </w:r>
      <w:r w:rsidR="0080451B" w:rsidRPr="00BC22DE">
        <w:t xml:space="preserve"> az a gondolat</w:t>
      </w:r>
      <w:r w:rsidR="00797A7E" w:rsidRPr="00BC22DE">
        <w:t xml:space="preserve"> több tudósban is</w:t>
      </w:r>
      <w:r w:rsidR="0080451B"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3C52DBF0" w:rsidR="007204E8" w:rsidRPr="00BC22DE" w:rsidRDefault="00771BB6" w:rsidP="00E82D9E">
      <w:pPr>
        <w:pStyle w:val="SzDSzvegTrzs"/>
      </w:pPr>
      <w:r w:rsidRPr="00BC22DE">
        <w:t>Ingo Rechenberg publikálta 1965-ben az evolúciós stratégiák alapjait</w:t>
      </w:r>
      <w:r w:rsidR="00F45192">
        <w:t xml:space="preserve"> </w:t>
      </w:r>
      <w:r w:rsidR="00951516">
        <w:t>[19][20]</w:t>
      </w:r>
      <w:r w:rsidRPr="00BC22DE">
        <w:t>, mely alapvető ma használt fogalmakat nem használt még, mint a keresztezés, de a populációk már megjelentek benne.</w:t>
      </w:r>
      <w:r w:rsidR="001A0E07" w:rsidRPr="00BC22DE">
        <w:t xml:space="preserve"> </w:t>
      </w:r>
      <w:r w:rsidR="007204E8" w:rsidRPr="00BC22DE">
        <w:t>Fogel,</w:t>
      </w:r>
      <w:r w:rsidR="001A0E07" w:rsidRPr="00BC22DE">
        <w:t xml:space="preserve"> </w:t>
      </w:r>
      <w:r w:rsidR="007204E8" w:rsidRPr="00BC22DE">
        <w:t>Owens és Walsh 1966-ban kifejlesztették az evolúciós programozás technikáját</w:t>
      </w:r>
      <w:r w:rsidR="00394327">
        <w:t xml:space="preserve"> </w:t>
      </w:r>
      <w:r w:rsidR="00E736F1">
        <w:t>[7]</w:t>
      </w:r>
      <w:r w:rsidR="007204E8" w:rsidRPr="00BC22DE">
        <w:t xml:space="preserve">, amiben egy adott feladat lehetséges megoldásait véges állapotú </w:t>
      </w:r>
      <w:r w:rsidR="001A0E07" w:rsidRPr="00BC22DE">
        <w:t>automatákként ábrázolták, melyek fejlődését az állapotátmeneti diagrammjuk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(Box, Friedm</w:t>
      </w:r>
      <w:r w:rsidR="001A0E07" w:rsidRPr="00BC22DE">
        <w:t>an, Bledsoe,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31C9F99A" w:rsidR="00A02C6C" w:rsidRDefault="00C719B7" w:rsidP="00E82D9E">
      <w:pPr>
        <w:pStyle w:val="SzDSzvegTrzs"/>
      </w:pPr>
      <w:r w:rsidRPr="00BC22DE">
        <w:t xml:space="preserve"> </w:t>
      </w:r>
      <w:r w:rsidR="0080451B" w:rsidRPr="00BC22DE">
        <w:t>A darwini evolúciós elmélet</w:t>
      </w:r>
      <w:r w:rsidR="008377C7">
        <w:t>et</w:t>
      </w:r>
      <w:r w:rsidR="0080451B" w:rsidRPr="00BC22DE">
        <w:t xml:space="preserve"> </w:t>
      </w:r>
      <w:r w:rsidR="00E736F1">
        <w:t>[5]</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Michigani Egyetem professzora</w:t>
      </w:r>
      <w:r w:rsidRPr="00BC22DE">
        <w:t xml:space="preserve"> </w:t>
      </w:r>
      <w:r w:rsidR="0080451B" w:rsidRPr="00BC22DE">
        <w:t>javasolta 1975-ben</w:t>
      </w:r>
      <w:r w:rsidR="00DF3B86">
        <w:t xml:space="preserve"> </w:t>
      </w:r>
      <w:r w:rsidR="00E736F1">
        <w:t>[12]</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w:t>
      </w:r>
      <w:ins w:id="5" w:author="Miklós Hatwagner" w:date="2019-03-26T17:42:00Z">
        <w:r w:rsidR="0018288B">
          <w:t xml:space="preserve"> </w:t>
        </w:r>
      </w:ins>
      <w:r w:rsidR="006E0108" w:rsidRPr="00BC22DE">
        <w:t>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„genetikus algoritmus” kifejezést olyan dolgokra, amik messze állnak Holland eredeti leírásától. </w:t>
      </w:r>
    </w:p>
    <w:p w14:paraId="4F02336F" w14:textId="77777777" w:rsidR="00BC22DE" w:rsidRDefault="00C92D3F" w:rsidP="001226F4">
      <w:pPr>
        <w:pStyle w:val="SzDCmsor2"/>
      </w:pPr>
      <w:bookmarkStart w:id="6" w:name="_Toc7614290"/>
      <w:r>
        <w:t>Működése</w:t>
      </w:r>
      <w:bookmarkEnd w:id="6"/>
    </w:p>
    <w:p w14:paraId="1F4077AE" w14:textId="77777777" w:rsidR="00666F3D"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w:t>
      </w:r>
    </w:p>
    <w:p w14:paraId="79372AE1" w14:textId="77777777" w:rsidR="00666F3D" w:rsidRDefault="00C92D3F" w:rsidP="00C751CC">
      <w:pPr>
        <w:pStyle w:val="SzDSzvegTrzs"/>
        <w:numPr>
          <w:ilvl w:val="0"/>
          <w:numId w:val="23"/>
        </w:numPr>
      </w:pPr>
      <w:r>
        <w:t xml:space="preserve">inicializálás, </w:t>
      </w:r>
    </w:p>
    <w:p w14:paraId="0A50E36C" w14:textId="77777777" w:rsidR="00666F3D" w:rsidRDefault="00C92D3F" w:rsidP="00C751CC">
      <w:pPr>
        <w:pStyle w:val="SzDSzvegTrzs"/>
        <w:numPr>
          <w:ilvl w:val="0"/>
          <w:numId w:val="23"/>
        </w:numPr>
      </w:pPr>
      <w:r>
        <w:t xml:space="preserve">kiértékelés, </w:t>
      </w:r>
    </w:p>
    <w:p w14:paraId="09C4D2BC" w14:textId="77777777" w:rsidR="00666F3D" w:rsidRDefault="00C92D3F" w:rsidP="00C751CC">
      <w:pPr>
        <w:pStyle w:val="SzDSzvegTrzs"/>
        <w:numPr>
          <w:ilvl w:val="0"/>
          <w:numId w:val="23"/>
        </w:numPr>
      </w:pPr>
      <w:r>
        <w:t xml:space="preserve">kiválasztás, </w:t>
      </w:r>
    </w:p>
    <w:p w14:paraId="6FDF7C2F" w14:textId="77777777" w:rsidR="00666F3D" w:rsidRDefault="00C92D3F" w:rsidP="00C751CC">
      <w:pPr>
        <w:pStyle w:val="SzDSzvegTrzs"/>
        <w:numPr>
          <w:ilvl w:val="0"/>
          <w:numId w:val="23"/>
        </w:numPr>
      </w:pPr>
      <w:r>
        <w:t>ke</w:t>
      </w:r>
      <w:r w:rsidR="005E309F">
        <w:t xml:space="preserve">resztezés, </w:t>
      </w:r>
    </w:p>
    <w:p w14:paraId="0043CE57" w14:textId="77777777" w:rsidR="00666F3D" w:rsidRDefault="005E309F" w:rsidP="00C751CC">
      <w:pPr>
        <w:pStyle w:val="SzDSzvegTrzs"/>
        <w:numPr>
          <w:ilvl w:val="0"/>
          <w:numId w:val="23"/>
        </w:numPr>
      </w:pPr>
      <w:r>
        <w:t xml:space="preserve">mutáció, </w:t>
      </w:r>
    </w:p>
    <w:p w14:paraId="2E4AB486" w14:textId="77777777" w:rsidR="00666F3D" w:rsidRDefault="005E309F" w:rsidP="00C751CC">
      <w:pPr>
        <w:pStyle w:val="SzDSzvegTrzs"/>
        <w:numPr>
          <w:ilvl w:val="0"/>
          <w:numId w:val="23"/>
        </w:numPr>
      </w:pPr>
      <w:r>
        <w:t xml:space="preserve">reprodukció. </w:t>
      </w:r>
    </w:p>
    <w:p w14:paraId="227C166C" w14:textId="5450794F" w:rsidR="00C50475" w:rsidRDefault="005E309F" w:rsidP="00666F3D">
      <w:pPr>
        <w:pStyle w:val="SzDSzvegTrzs"/>
      </w:pPr>
      <w:r>
        <w:t>Az 1. ábra az előbb felsorolt lépéseket szemlélteti egy folyamatábrán.</w:t>
      </w:r>
    </w:p>
    <w:p w14:paraId="0D74F2B2" w14:textId="77777777" w:rsidR="00DB7FD1" w:rsidRPr="00DB7FD1" w:rsidRDefault="00C50475" w:rsidP="00DB7FD1">
      <w:r>
        <w:rPr>
          <w:noProof/>
          <w:lang w:eastAsia="hu-HU" w:bidi="ar-SA"/>
        </w:rPr>
        <w:lastRenderedPageBreak/>
        <mc:AlternateContent>
          <mc:Choice Requires="wpg">
            <w:drawing>
              <wp:anchor distT="0" distB="0" distL="114300" distR="114300" simplePos="0" relativeHeight="251474944" behindDoc="0" locked="0" layoutInCell="1" allowOverlap="1" wp14:anchorId="42292601" wp14:editId="5676E955">
                <wp:simplePos x="0" y="0"/>
                <wp:positionH relativeFrom="column">
                  <wp:posOffset>739140</wp:posOffset>
                </wp:positionH>
                <wp:positionV relativeFrom="paragraph">
                  <wp:posOffset>297815</wp:posOffset>
                </wp:positionV>
                <wp:extent cx="4086225" cy="6804660"/>
                <wp:effectExtent l="133350" t="0" r="9525" b="0"/>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6804660"/>
                          <a:chOff x="0" y="0"/>
                          <a:chExt cx="4086225" cy="6804660"/>
                        </a:xfrm>
                      </wpg:grpSpPr>
                      <wpg:grpSp>
                        <wpg:cNvPr id="34" name="Csoportba foglalás 34"/>
                        <wpg:cNvGrpSpPr/>
                        <wpg:grpSpPr>
                          <a:xfrm>
                            <a:off x="752475" y="0"/>
                            <a:ext cx="2049145" cy="6267450"/>
                            <a:chOff x="0" y="0"/>
                            <a:chExt cx="2049145" cy="6267450"/>
                          </a:xfrm>
                        </wpg:grpSpPr>
                        <wpg:grpSp>
                          <wpg:cNvPr id="31" name="Csoportba foglalás 31"/>
                          <wpg:cNvGrpSpPr/>
                          <wpg:grpSpPr>
                            <a:xfrm>
                              <a:off x="514350" y="0"/>
                              <a:ext cx="1487625" cy="6267450"/>
                              <a:chOff x="0" y="0"/>
                              <a:chExt cx="1487625" cy="6267450"/>
                            </a:xfrm>
                          </wpg:grpSpPr>
                          <wps:wsp>
                            <wps:cNvPr id="21" name="Egyenes összekötő nyíllal 21"/>
                            <wps:cNvCnPr/>
                            <wps:spPr>
                              <a:xfrm>
                                <a:off x="752475" y="31527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0" y="0"/>
                                <a:ext cx="1487625" cy="6267450"/>
                                <a:chOff x="0" y="0"/>
                                <a:chExt cx="1487625" cy="6267450"/>
                              </a:xfrm>
                            </wpg:grpSpPr>
                            <wps:wsp>
                              <wps:cNvPr id="10" name="Téglalap 10"/>
                              <wps:cNvSpPr/>
                              <wps:spPr>
                                <a:xfrm>
                                  <a:off x="38100" y="3362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322C71" w:rsidRDefault="00322C71" w:rsidP="00C50475">
                                    <w:pPr>
                                      <w:jc w:val="center"/>
                                    </w:pPr>
                                    <w:r>
                                      <w:t>Mutáció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38100" y="40576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322C71" w:rsidRDefault="00322C71"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38100" y="466725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322C71" w:rsidRDefault="00322C71"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47625" y="58769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322C71" w:rsidRDefault="00322C71"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52475" y="38195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52475" y="44862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742950" y="563880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0" y="0"/>
                                  <a:ext cx="1478100" cy="5172075"/>
                                  <a:chOff x="0" y="0"/>
                                  <a:chExt cx="1478100" cy="5172075"/>
                                </a:xfrm>
                              </wpg:grpSpPr>
                              <wps:wsp>
                                <wps:cNvPr id="7" name="Téglalap 7"/>
                                <wps:cNvSpPr/>
                                <wps:spPr>
                                  <a:xfrm>
                                    <a:off x="38100" y="20478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322C71" w:rsidRDefault="00322C71"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38100" y="2724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322C71" w:rsidRDefault="00322C71"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38100" y="0"/>
                                    <a:ext cx="1439545" cy="1800225"/>
                                    <a:chOff x="0" y="0"/>
                                    <a:chExt cx="1439545" cy="1800225"/>
                                  </a:xfrm>
                                </wpg:grpSpPr>
                                <wpg:grpSp>
                                  <wpg:cNvPr id="27" name="Csoportba foglalás 27"/>
                                  <wpg:cNvGrpSpPr/>
                                  <wpg:grpSpPr>
                                    <a:xfrm>
                                      <a:off x="0" y="1133475"/>
                                      <a:ext cx="1439545" cy="666750"/>
                                      <a:chOff x="0" y="0"/>
                                      <a:chExt cx="1440000" cy="666750"/>
                                    </a:xfrm>
                                  </wpg:grpSpPr>
                                  <wps:wsp>
                                    <wps:cNvPr id="5" name="Téglalap 5"/>
                                    <wps:cNvSpPr/>
                                    <wps:spPr>
                                      <a:xfrm>
                                        <a:off x="0" y="2381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322C71" w:rsidRDefault="00322C71"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0485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0" y="0"/>
                                      <a:ext cx="1439545" cy="1123950"/>
                                      <a:chOff x="0" y="0"/>
                                      <a:chExt cx="1440000" cy="1123950"/>
                                    </a:xfrm>
                                  </wpg:grpSpPr>
                                  <wps:wsp>
                                    <wps:cNvPr id="4" name="Ellipszis 4"/>
                                    <wps:cNvSpPr/>
                                    <wps:spPr>
                                      <a:xfrm>
                                        <a:off x="0" y="0"/>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322C71" w:rsidRDefault="00322C71"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0" y="695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322C71" w:rsidRDefault="00322C71" w:rsidP="00691730">
                                          <w:pPr>
                                            <w:jc w:val="center"/>
                                          </w:pPr>
                                          <w:r>
                                            <w:t>Inicializálás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14375" y="409575"/>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52475" y="18097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52475" y="24860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wps:spPr>
                                  <a:xfrm flipH="1" flipV="1">
                                    <a:off x="0" y="1581150"/>
                                    <a:ext cx="45719" cy="3590925"/>
                                  </a:xfrm>
                                  <a:prstGeom prst="bentConnector3">
                                    <a:avLst>
                                      <a:gd name="adj1" fmla="val 315273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0" y="4867275"/>
                              <a:ext cx="514350" cy="266700"/>
                            </a:xfrm>
                            <a:prstGeom prst="rect">
                              <a:avLst/>
                            </a:prstGeom>
                            <a:solidFill>
                              <a:schemeClr val="lt1"/>
                            </a:solidFill>
                            <a:ln w="6350">
                              <a:noFill/>
                            </a:ln>
                          </wps:spPr>
                          <wps:txbx>
                            <w:txbxContent>
                              <w:p w14:paraId="7CF95311" w14:textId="77777777" w:rsidR="00322C71" w:rsidRDefault="00322C71"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1495425" y="5581650"/>
                              <a:ext cx="553720" cy="295275"/>
                            </a:xfrm>
                            <a:prstGeom prst="rect">
                              <a:avLst/>
                            </a:prstGeom>
                            <a:solidFill>
                              <a:schemeClr val="lt1"/>
                            </a:solidFill>
                            <a:ln w="6350">
                              <a:noFill/>
                            </a:ln>
                          </wps:spPr>
                          <wps:txbx>
                            <w:txbxContent>
                              <w:p w14:paraId="5E8996DD" w14:textId="77777777" w:rsidR="00322C71" w:rsidRDefault="00322C71"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bookmarkStart w:id="7" w:name="_Ref7355930"/>
                            <w:p w14:paraId="04F4DFD4" w14:textId="30AD5AE5" w:rsidR="00322C71" w:rsidRPr="00580F03" w:rsidRDefault="00322C71" w:rsidP="00C50475">
                              <w:pPr>
                                <w:pStyle w:val="SzKpalrs"/>
                              </w:pPr>
                              <w:r>
                                <w:fldChar w:fldCharType="begin"/>
                              </w:r>
                              <w:r>
                                <w:instrText xml:space="preserve"> SEQ ábra \* ARABIC </w:instrText>
                              </w:r>
                              <w:r>
                                <w:fldChar w:fldCharType="separate"/>
                              </w:r>
                              <w:bookmarkStart w:id="8" w:name="_Toc7614348"/>
                              <w:r>
                                <w:t>1</w:t>
                              </w:r>
                              <w:r>
                                <w:fldChar w:fldCharType="end"/>
                              </w:r>
                              <w:r w:rsidRPr="00580F03">
                                <w:t>. ábra: Genetikus algoritmus működésének folyamatábrája</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292601" id="Csoportba foglalás 36" o:spid="_x0000_s1026" style="position:absolute;margin-left:58.2pt;margin-top:23.45pt;width:321.75pt;height:535.8pt;z-index:251474944" coordsize="40862,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">
                <v:group id="Csoportba foglalás 34" o:spid="_x0000_s1027" style="position:absolute;left:7524;width:20492;height:62674" coordsize="2049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143;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524;top:31527;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381;top:3362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322C71" w:rsidRDefault="00322C71" w:rsidP="00C50475">
                              <w:pPr>
                                <w:jc w:val="center"/>
                              </w:pPr>
                              <w:r>
                                <w:t>Mutáció</w:t>
                              </w:r>
                            </w:p>
                          </w:txbxContent>
                        </v:textbox>
                      </v:rect>
                      <v:rect id="Téglalap 11" o:spid="_x0000_s1032" style="position:absolute;left:381;top:40576;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322C71" w:rsidRDefault="00322C71"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381;top:46672;width:14400;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322C71" w:rsidRDefault="00322C71" w:rsidP="00C50475">
                              <w:pPr>
                                <w:jc w:val="center"/>
                              </w:pPr>
                              <w:r>
                                <w:t>Kilépési felétel</w:t>
                              </w:r>
                            </w:p>
                          </w:txbxContent>
                        </v:textbox>
                      </v:shape>
                      <v:oval id="Ellipszis 13" o:spid="_x0000_s1034" style="position:absolute;left:476;top:58769;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322C71" w:rsidRDefault="00322C71" w:rsidP="00C50475">
                              <w:pPr>
                                <w:jc w:val="center"/>
                              </w:pPr>
                              <w:r>
                                <w:t>Vége</w:t>
                              </w:r>
                            </w:p>
                          </w:txbxContent>
                        </v:textbox>
                      </v:oval>
                      <v:shape id="Egyenes összekötő nyíllal 22" o:spid="_x0000_s1035" type="#_x0000_t32" style="position:absolute;left:7524;top:38195;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524;top:44862;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shape id="Egyenes összekötő nyíllal 24" o:spid="_x0000_s1037" type="#_x0000_t32" style="position:absolute;left:7429;top:5638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id="Csoportba foglalás 29" o:spid="_x0000_s1038" style="position:absolute;width:14781;height:51720" coordsize="14781,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9" style="position:absolute;left:381;top:20478;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322C71" w:rsidRDefault="00322C71" w:rsidP="00C50475">
                                <w:pPr>
                                  <w:jc w:val="center"/>
                                </w:pPr>
                                <w:r>
                                  <w:t>Kiválasztás</w:t>
                                </w:r>
                              </w:p>
                            </w:txbxContent>
                          </v:textbox>
                        </v:rect>
                        <v:rect id="Téglalap 8" o:spid="_x0000_s1040" style="position:absolute;left:381;top:2724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322C71" w:rsidRDefault="00322C71" w:rsidP="00C50475">
                                <w:pPr>
                                  <w:jc w:val="center"/>
                                </w:pPr>
                                <w:r>
                                  <w:t>Keresztezés</w:t>
                                </w:r>
                              </w:p>
                            </w:txbxContent>
                          </v:textbox>
                        </v:rect>
                        <v:group id="Csoportba foglalás 28" o:spid="_x0000_s1041" style="position:absolute;left:381;width:14395;height:18002"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2" style="position:absolute;top:11334;width:14395;height:6668"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3" style="position:absolute;top:23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322C71" w:rsidRDefault="00322C71" w:rsidP="00691730">
                                    <w:pPr>
                                      <w:jc w:val="center"/>
                                    </w:pPr>
                                    <w:r>
                                      <w:t>Kiértékelés</w:t>
                                    </w:r>
                                  </w:p>
                                </w:txbxContent>
                              </v:textbox>
                            </v:rect>
                            <v:shape id="Egyenes összekötő nyíllal 17" o:spid="_x0000_s1044" type="#_x0000_t32" style="position:absolute;left:704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5" style="position:absolute;width:14395;height:11239"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6" style="position:absolute;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322C71" w:rsidRDefault="00322C71" w:rsidP="00C50475">
                                    <w:pPr>
                                      <w:jc w:val="center"/>
                                    </w:pPr>
                                    <w:r>
                                      <w:t>Start</w:t>
                                    </w:r>
                                  </w:p>
                                </w:txbxContent>
                              </v:textbox>
                            </v:oval>
                            <v:rect id="Téglalap 6" o:spid="_x0000_s1047" style="position:absolute;top:695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322C71" w:rsidRDefault="00322C71" w:rsidP="00691730">
                                    <w:pPr>
                                      <w:jc w:val="center"/>
                                    </w:pPr>
                                    <w:r>
                                      <w:t>Inicializálás</w:t>
                                    </w:r>
                                  </w:p>
                                </w:txbxContent>
                              </v:textbox>
                            </v:rect>
                            <v:shape id="Egyenes összekötő nyíllal 18" o:spid="_x0000_s1048" type="#_x0000_t32" style="position:absolute;left:7143;top:4095;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9" type="#_x0000_t32" style="position:absolute;left:7524;top:1809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50" type="#_x0000_t32" style="position:absolute;left:7524;top:24860;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25" o:spid="_x0000_s1051" type="#_x0000_t34" style="position:absolute;top:15811;width:457;height:359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" adj="680990"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2" type="#_x0000_t202" style="position:absolute;top:48672;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322C71" w:rsidRDefault="00322C71" w:rsidP="00C50475">
                          <w:r>
                            <w:t>Nem</w:t>
                          </w:r>
                        </w:p>
                      </w:txbxContent>
                    </v:textbox>
                  </v:shape>
                  <v:shape id="Szövegdoboz 33" o:spid="_x0000_s1053" type="#_x0000_t202" style="position:absolute;left:14954;top:55816;width:553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5E8996DD" w14:textId="77777777" w:rsidR="00322C71" w:rsidRDefault="00322C71" w:rsidP="00C50475">
                          <w:r>
                            <w:t>Igen</w:t>
                          </w:r>
                        </w:p>
                      </w:txbxContent>
                    </v:textbox>
                  </v:shape>
                </v:group>
                <v:shape id="Szövegdoboz 35" o:spid="_x0000_s1054"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bookmarkStart w:id="9" w:name="_Ref7355930"/>
                      <w:p w14:paraId="04F4DFD4" w14:textId="30AD5AE5" w:rsidR="00322C71" w:rsidRPr="00580F03" w:rsidRDefault="00322C71" w:rsidP="00C50475">
                        <w:pPr>
                          <w:pStyle w:val="SzKpalrs"/>
                        </w:pPr>
                        <w:r>
                          <w:fldChar w:fldCharType="begin"/>
                        </w:r>
                        <w:r>
                          <w:instrText xml:space="preserve"> SEQ ábra \* ARABIC </w:instrText>
                        </w:r>
                        <w:r>
                          <w:fldChar w:fldCharType="separate"/>
                        </w:r>
                        <w:bookmarkStart w:id="10" w:name="_Toc7614348"/>
                        <w:r>
                          <w:t>1</w:t>
                        </w:r>
                        <w:r>
                          <w:fldChar w:fldCharType="end"/>
                        </w:r>
                        <w:r w:rsidRPr="00580F03">
                          <w:t>. ábra: Genetikus algoritmus működésének folyamatábrája</w:t>
                        </w:r>
                        <w:bookmarkEnd w:id="9"/>
                        <w:bookmarkEnd w:id="10"/>
                      </w:p>
                    </w:txbxContent>
                  </v:textbox>
                </v:shape>
                <w10:wrap type="topAndBottom"/>
              </v:group>
            </w:pict>
          </mc:Fallback>
        </mc:AlternateContent>
      </w:r>
    </w:p>
    <w:p w14:paraId="5A8F58C0" w14:textId="77777777" w:rsidR="006D19A9" w:rsidRDefault="006D19A9" w:rsidP="001226F4">
      <w:pPr>
        <w:pStyle w:val="SzDCmsor3"/>
      </w:pPr>
      <w:bookmarkStart w:id="11" w:name="_Toc7614291"/>
      <w:r>
        <w:t>Reprezentáció</w:t>
      </w:r>
      <w:bookmarkEnd w:id="11"/>
    </w:p>
    <w:p w14:paraId="484C9F88" w14:textId="5E213B5C" w:rsidR="006D19A9" w:rsidRDefault="004B00FC" w:rsidP="006D19A9">
      <w:pPr>
        <w:pStyle w:val="SzDSzvegTrzs"/>
      </w:pPr>
      <w:r>
        <w:t xml:space="preserve">A természetes kiválasztódás nagyban függ az egyedek reprezentációjától, hiszen a szülő kromoszómákon végrehajtott műveletek által tovább vitt génekkel jönnek létre az újabb generációk. A kódolásra többféle lehetőség van. A klasszikus módszer </w:t>
      </w:r>
      <w:r w:rsidR="00DF1AE1">
        <w:t>szerint</w:t>
      </w:r>
      <w:r>
        <w:t xml:space="preserve"> egy kromoszómát egy adott hosszúságú bitsztring</w:t>
      </w:r>
      <w:r w:rsidR="00DF1AE1">
        <w:t>ben ábrázoljuk. I</w:t>
      </w:r>
      <w:r>
        <w:t xml:space="preserve">tt a legnagyobb kérdés a </w:t>
      </w:r>
      <w:r>
        <w:lastRenderedPageBreak/>
        <w:t>lekép</w:t>
      </w:r>
      <w:r w:rsidR="00DF1AE1">
        <w:t>ezés módszere. V</w:t>
      </w:r>
      <w:r>
        <w:t>an</w:t>
      </w:r>
      <w:r w:rsidR="00DF1AE1">
        <w:t>,</w:t>
      </w:r>
      <w:r>
        <w:t xml:space="preserve"> ahol ez egyszerűen megoldható, de ahol nem</w:t>
      </w:r>
      <w:r w:rsidR="00DF1AE1">
        <w:t>,</w:t>
      </w:r>
      <w:r w:rsidR="00EE3CF3">
        <w:t xml:space="preserve"> ott használható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1FAABFB" w:rsidR="000B60EE" w:rsidRDefault="000B60EE" w:rsidP="000B60EE">
      <w:pPr>
        <w:pStyle w:val="SzDSzvegTrzs"/>
      </w:pPr>
      <w:r>
        <w:t xml:space="preserve">TSP megoldására használt módszer többek között a szomszédsági vektor, sorrendi reprezentáció </w:t>
      </w:r>
      <w:r w:rsidR="00E736F1">
        <w:t>[8]</w:t>
      </w:r>
      <w:r w:rsidR="00226044">
        <w:t xml:space="preserve"> </w:t>
      </w:r>
      <w:r>
        <w:t>és az útvonal-vektor.</w:t>
      </w:r>
    </w:p>
    <w:p w14:paraId="618B355E" w14:textId="46842EE0" w:rsidR="00D029CD" w:rsidRDefault="000B60EE" w:rsidP="006D19A9">
      <w:pPr>
        <w:pStyle w:val="SzDSzvegTrzs"/>
      </w:pPr>
      <w:r>
        <w:t>Szomszédsági vektornál egy vektor segítségével írjuk le az utakat. Ha a j. város az i. pozícióban van, akkor és csak akkor vezet az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illegális utat reprezentál, ilyen például a (2 4 8 1 9 3 5 7 6) vektor, mely </w:t>
      </w:r>
      <w:r>
        <w:t xml:space="preserve"> 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155CB787"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802624" behindDoc="0" locked="0" layoutInCell="1" allowOverlap="1" wp14:anchorId="7A982D26" wp14:editId="2AE23EB7">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322C71" w:rsidRDefault="00322C71" w:rsidP="00344AA1">
                                <w:r>
                                  <w:t>Aktuális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322C71" w:rsidRDefault="00322C71"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322C71" w:rsidRDefault="00322C71"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322C71" w:rsidRDefault="00322C71"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322C71" w:rsidRDefault="00322C71">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322C71" w:rsidRDefault="00322C71"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322C71" w:rsidRDefault="00322C71"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322C71" w:rsidRDefault="00322C71"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322C71" w:rsidRDefault="00322C71"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322C71" w:rsidRDefault="00322C71"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322C71" w:rsidRDefault="00322C71"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322C71" w:rsidRDefault="00322C71" w:rsidP="00871402">
                                    <w:r w:rsidRPr="00871402">
                                      <w:rPr>
                                        <w:u w:val="single"/>
                                      </w:rPr>
                                      <w:t>2</w:t>
                                    </w:r>
                                    <w:r>
                                      <w:t xml:space="preserve"> 3 4 5 6 7 8</w:t>
                                    </w:r>
                                  </w:p>
                                  <w:p w14:paraId="025EF490" w14:textId="77777777" w:rsidR="00322C71" w:rsidRDefault="00322C71"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322C71" w:rsidRDefault="00322C71"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322C71" w:rsidRDefault="00322C71" w:rsidP="00871402">
                                      <w:r>
                                        <w:t xml:space="preserve">3 4 </w:t>
                                      </w:r>
                                      <w:r w:rsidRPr="004C26A4">
                                        <w:rPr>
                                          <w:u w:val="single"/>
                                        </w:rPr>
                                        <w:t>5</w:t>
                                      </w:r>
                                      <w:r>
                                        <w:t xml:space="preserve"> 6 7 8</w:t>
                                      </w:r>
                                    </w:p>
                                    <w:p w14:paraId="31BAF254" w14:textId="77777777" w:rsidR="00322C71" w:rsidRDefault="00322C71"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322C71" w:rsidRDefault="00322C71" w:rsidP="00871402">
                                    <w:r>
                                      <w:t xml:space="preserve">3 4 </w:t>
                                    </w:r>
                                    <w:r w:rsidRPr="004C26A4">
                                      <w:rPr>
                                        <w:u w:val="single"/>
                                      </w:rPr>
                                      <w:t>6</w:t>
                                    </w:r>
                                    <w:r>
                                      <w:t xml:space="preserve"> 7 8</w:t>
                                    </w:r>
                                  </w:p>
                                  <w:p w14:paraId="560E81E3" w14:textId="77777777" w:rsidR="00322C71" w:rsidRDefault="00322C71"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322C71" w:rsidRDefault="00322C71" w:rsidP="00871402">
                                    <w:r>
                                      <w:t xml:space="preserve">3 </w:t>
                                    </w:r>
                                    <w:r w:rsidRPr="004C26A4">
                                      <w:rPr>
                                        <w:u w:val="single"/>
                                      </w:rPr>
                                      <w:t>4</w:t>
                                    </w:r>
                                    <w:r>
                                      <w:t xml:space="preserve"> 7 8</w:t>
                                    </w:r>
                                  </w:p>
                                  <w:p w14:paraId="78D84CCB" w14:textId="77777777" w:rsidR="00322C71" w:rsidRDefault="00322C71"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322C71" w:rsidRDefault="00322C71" w:rsidP="00871402">
                                    <w:r>
                                      <w:t xml:space="preserve">7 </w:t>
                                    </w:r>
                                    <w:r w:rsidRPr="004C26A4">
                                      <w:rPr>
                                        <w:u w:val="single"/>
                                      </w:rPr>
                                      <w:t>8</w:t>
                                    </w:r>
                                  </w:p>
                                  <w:p w14:paraId="31448CF9" w14:textId="77777777" w:rsidR="00322C71" w:rsidRDefault="00322C71"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322C71" w:rsidRDefault="00322C71" w:rsidP="00871402">
                                      <w:r w:rsidRPr="004C26A4">
                                        <w:rPr>
                                          <w:u w:val="single"/>
                                        </w:rPr>
                                        <w:t>3</w:t>
                                      </w:r>
                                      <w:r>
                                        <w:t xml:space="preserve"> 7 8</w:t>
                                      </w:r>
                                    </w:p>
                                    <w:p w14:paraId="2D5F3BE9" w14:textId="77777777" w:rsidR="00322C71" w:rsidRDefault="00322C71"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322C71" w:rsidRPr="004C26A4" w:rsidRDefault="00322C71" w:rsidP="00871402">
                                      <w:pPr>
                                        <w:rPr>
                                          <w:u w:val="single"/>
                                        </w:rPr>
                                      </w:pPr>
                                      <w:r w:rsidRPr="004C26A4">
                                        <w:rPr>
                                          <w:u w:val="single"/>
                                        </w:rPr>
                                        <w:t>7</w:t>
                                      </w:r>
                                    </w:p>
                                    <w:p w14:paraId="051F96A5" w14:textId="77777777" w:rsidR="00322C71" w:rsidRDefault="00322C71"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322C71" w:rsidRDefault="00322C71"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322C71" w:rsidRDefault="00322C71"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322C71" w:rsidRDefault="00322C71"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322C71" w:rsidRDefault="00322C71"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322C71" w:rsidRDefault="00322C71"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322C71" w:rsidRDefault="00322C71"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322C71" w:rsidRDefault="00322C71"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322C71" w:rsidRDefault="00322C71"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33B52B86" w:rsidR="00322C71" w:rsidRPr="00065B92" w:rsidRDefault="00322C71" w:rsidP="002913E6">
                              <w:pPr>
                                <w:pStyle w:val="SzKpalrs"/>
                              </w:pPr>
                              <w:r>
                                <w:fldChar w:fldCharType="begin"/>
                              </w:r>
                              <w:r>
                                <w:instrText xml:space="preserve"> SEQ ábra \* ARABIC </w:instrText>
                              </w:r>
                              <w:r>
                                <w:fldChar w:fldCharType="separate"/>
                              </w:r>
                              <w:bookmarkStart w:id="12" w:name="_Toc7614349"/>
                              <w:r>
                                <w:t>2</w:t>
                              </w:r>
                              <w:r>
                                <w:fldChar w:fldCharType="end"/>
                              </w:r>
                              <w:r>
                                <w:t>. ábra: Sorrendi reprezentáció bemutatása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5" style="position:absolute;left:0;text-align:left;margin-left:-1.05pt;margin-top:121.05pt;width:440.25pt;height:234.3pt;z-index:251802624"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6"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7"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322C71" w:rsidRDefault="00322C71" w:rsidP="00344AA1">
                          <w:r>
                            <w:t>Aktuális túra:</w:t>
                          </w:r>
                        </w:p>
                      </w:txbxContent>
                    </v:textbox>
                  </v:shape>
                  <v:shape id="Szövegdoboz 688" o:spid="_x0000_s1058"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322C71" w:rsidRDefault="00322C71" w:rsidP="00344AA1">
                          <w:r>
                            <w:t>Referencia túra</w:t>
                          </w:r>
                        </w:p>
                      </w:txbxContent>
                    </v:textbox>
                  </v:shape>
                  <v:shape id="Szövegdoboz 689" o:spid="_x0000_s1059"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322C71" w:rsidRDefault="00322C71" w:rsidP="00344AA1">
                          <w:r>
                            <w:t>Sorrendi reprezentáció</w:t>
                          </w:r>
                        </w:p>
                      </w:txbxContent>
                    </v:textbox>
                  </v:shape>
                  <v:group id="Csoportba foglalás 307" o:spid="_x0000_s1060"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1"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2"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322C71" w:rsidRDefault="00322C71" w:rsidP="0056418B">
                              <w:r>
                                <w:t xml:space="preserve">1 </w:t>
                              </w:r>
                              <w:r w:rsidRPr="0056418B">
                                <w:rPr>
                                  <w:u w:val="single"/>
                                </w:rPr>
                                <w:t>2</w:t>
                              </w:r>
                              <w:r>
                                <w:t xml:space="preserve"> 5 6 4 3 8 7</w:t>
                              </w:r>
                            </w:p>
                          </w:txbxContent>
                        </v:textbox>
                      </v:shape>
                      <v:group id="Csoportba foglalás 697" o:spid="_x0000_s1063"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322C71" w:rsidRDefault="00322C71">
                                <w:r w:rsidRPr="0056418B">
                                  <w:rPr>
                                    <w:u w:val="single"/>
                                  </w:rPr>
                                  <w:t>1</w:t>
                                </w:r>
                                <w:r>
                                  <w:t xml:space="preserve"> 2 5 6 4 3 8 7</w:t>
                                </w:r>
                              </w:p>
                            </w:txbxContent>
                          </v:textbox>
                        </v:shape>
                        <v:shape id="Szövegdoboz 691" o:spid="_x0000_s1065"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322C71" w:rsidRDefault="00322C71" w:rsidP="0056418B">
                                <w:r>
                                  <w:t xml:space="preserve">1 2 </w:t>
                                </w:r>
                                <w:r w:rsidRPr="0056418B">
                                  <w:rPr>
                                    <w:u w:val="single"/>
                                  </w:rPr>
                                  <w:t>5</w:t>
                                </w:r>
                                <w:r>
                                  <w:t xml:space="preserve"> 6 4 3 8 7</w:t>
                                </w:r>
                              </w:p>
                            </w:txbxContent>
                          </v:textbox>
                        </v:shape>
                      </v:group>
                      <v:shape id="Szövegdoboz 692" o:spid="_x0000_s1066"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322C71" w:rsidRDefault="00322C71" w:rsidP="0056418B">
                              <w:r>
                                <w:t xml:space="preserve">1 2 5 </w:t>
                              </w:r>
                              <w:r w:rsidRPr="0056418B">
                                <w:rPr>
                                  <w:u w:val="single"/>
                                </w:rPr>
                                <w:t>6</w:t>
                              </w:r>
                              <w:r>
                                <w:t xml:space="preserve"> 4 3 8 7</w:t>
                              </w:r>
                            </w:p>
                          </w:txbxContent>
                        </v:textbox>
                      </v:shape>
                      <v:shape id="Szövegdoboz 693" o:spid="_x0000_s1067"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322C71" w:rsidRDefault="00322C71" w:rsidP="0056418B">
                              <w:r>
                                <w:t xml:space="preserve">1 2 5 6 </w:t>
                              </w:r>
                              <w:r w:rsidRPr="0056418B">
                                <w:rPr>
                                  <w:u w:val="single"/>
                                </w:rPr>
                                <w:t>4</w:t>
                              </w:r>
                              <w:r>
                                <w:t xml:space="preserve"> 3 8 7</w:t>
                              </w:r>
                            </w:p>
                          </w:txbxContent>
                        </v:textbox>
                      </v:shape>
                    </v:group>
                    <v:group id="Csoportba foglalás 257" o:spid="_x0000_s1068"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9"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322C71" w:rsidRDefault="00322C71" w:rsidP="0056418B">
                              <w:r>
                                <w:t xml:space="preserve">1 2 5 6 4 3 </w:t>
                              </w:r>
                              <w:r w:rsidRPr="0056418B">
                                <w:rPr>
                                  <w:u w:val="single"/>
                                </w:rPr>
                                <w:t>8</w:t>
                              </w:r>
                              <w:r>
                                <w:t xml:space="preserve"> 7</w:t>
                              </w:r>
                            </w:p>
                          </w:txbxContent>
                        </v:textbox>
                      </v:shape>
                      <v:group id="Csoportba foglalás 702" o:spid="_x0000_s1070"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1"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322C71" w:rsidRDefault="00322C71" w:rsidP="0056418B">
                                <w:r>
                                  <w:t xml:space="preserve">1 2 5 6 4 </w:t>
                                </w:r>
                                <w:r w:rsidRPr="0056418B">
                                  <w:rPr>
                                    <w:u w:val="single"/>
                                  </w:rPr>
                                  <w:t>3</w:t>
                                </w:r>
                                <w:r>
                                  <w:t xml:space="preserve"> 8 7</w:t>
                                </w:r>
                              </w:p>
                            </w:txbxContent>
                          </v:textbox>
                        </v:shape>
                        <v:shape id="Szövegdoboz 696" o:spid="_x0000_s1072"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322C71" w:rsidRDefault="00322C71" w:rsidP="0056418B">
                                <w:r>
                                  <w:t xml:space="preserve">1 2 5 6 4 3 8 </w:t>
                                </w:r>
                                <w:r w:rsidRPr="0056418B">
                                  <w:rPr>
                                    <w:u w:val="single"/>
                                  </w:rPr>
                                  <w:t>7</w:t>
                                </w:r>
                              </w:p>
                            </w:txbxContent>
                          </v:textbox>
                        </v:shape>
                      </v:group>
                    </v:group>
                  </v:group>
                  <v:group id="Csoportba foglalás 310" o:spid="_x0000_s1073"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4"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5"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322C71" w:rsidRDefault="00322C71" w:rsidP="00871402">
                              <w:r w:rsidRPr="00871402">
                                <w:rPr>
                                  <w:u w:val="single"/>
                                </w:rPr>
                                <w:t>2</w:t>
                              </w:r>
                              <w:r>
                                <w:t xml:space="preserve"> 3 4 5 6 7 8</w:t>
                              </w:r>
                            </w:p>
                            <w:p w14:paraId="025EF490" w14:textId="77777777" w:rsidR="00322C71" w:rsidRDefault="00322C71" w:rsidP="00871402"/>
                          </w:txbxContent>
                        </v:textbox>
                      </v:shape>
                      <v:group id="Csoportba foglalás 313" o:spid="_x0000_s1076"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322C71" w:rsidRDefault="00322C71" w:rsidP="00871402">
                                <w:r w:rsidRPr="00871402">
                                  <w:rPr>
                                    <w:u w:val="single"/>
                                  </w:rPr>
                                  <w:t>1</w:t>
                                </w:r>
                                <w:r>
                                  <w:t xml:space="preserve"> 2 3 4 5 6 7 8</w:t>
                                </w:r>
                              </w:p>
                            </w:txbxContent>
                          </v:textbox>
                        </v:shape>
                        <v:shape id="Szövegdoboz 315" o:spid="_x0000_s1078"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322C71" w:rsidRDefault="00322C71" w:rsidP="00871402">
                                <w:r>
                                  <w:t xml:space="preserve">3 4 </w:t>
                                </w:r>
                                <w:r w:rsidRPr="004C26A4">
                                  <w:rPr>
                                    <w:u w:val="single"/>
                                  </w:rPr>
                                  <w:t>5</w:t>
                                </w:r>
                                <w:r>
                                  <w:t xml:space="preserve"> 6 7 8</w:t>
                                </w:r>
                              </w:p>
                              <w:p w14:paraId="31BAF254" w14:textId="77777777" w:rsidR="00322C71" w:rsidRDefault="00322C71" w:rsidP="00871402"/>
                            </w:txbxContent>
                          </v:textbox>
                        </v:shape>
                      </v:group>
                      <v:shape id="Szövegdoboz 316" o:spid="_x0000_s1079"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322C71" w:rsidRDefault="00322C71" w:rsidP="00871402">
                              <w:r>
                                <w:t xml:space="preserve">3 4 </w:t>
                              </w:r>
                              <w:r w:rsidRPr="004C26A4">
                                <w:rPr>
                                  <w:u w:val="single"/>
                                </w:rPr>
                                <w:t>6</w:t>
                              </w:r>
                              <w:r>
                                <w:t xml:space="preserve"> 7 8</w:t>
                              </w:r>
                            </w:p>
                            <w:p w14:paraId="560E81E3" w14:textId="77777777" w:rsidR="00322C71" w:rsidRDefault="00322C71" w:rsidP="00871402"/>
                          </w:txbxContent>
                        </v:textbox>
                      </v:shape>
                      <v:shape id="Szövegdoboz 317" o:spid="_x0000_s1080"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322C71" w:rsidRDefault="00322C71" w:rsidP="00871402">
                              <w:r>
                                <w:t xml:space="preserve">3 </w:t>
                              </w:r>
                              <w:r w:rsidRPr="004C26A4">
                                <w:rPr>
                                  <w:u w:val="single"/>
                                </w:rPr>
                                <w:t>4</w:t>
                              </w:r>
                              <w:r>
                                <w:t xml:space="preserve"> 7 8</w:t>
                              </w:r>
                            </w:p>
                            <w:p w14:paraId="78D84CCB" w14:textId="77777777" w:rsidR="00322C71" w:rsidRDefault="00322C71" w:rsidP="00871402"/>
                          </w:txbxContent>
                        </v:textbox>
                      </v:shape>
                    </v:group>
                    <v:group id="Csoportba foglalás 318" o:spid="_x0000_s1081"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2"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322C71" w:rsidRDefault="00322C71" w:rsidP="00871402">
                              <w:r>
                                <w:t xml:space="preserve">7 </w:t>
                              </w:r>
                              <w:r w:rsidRPr="004C26A4">
                                <w:rPr>
                                  <w:u w:val="single"/>
                                </w:rPr>
                                <w:t>8</w:t>
                              </w:r>
                            </w:p>
                            <w:p w14:paraId="31448CF9" w14:textId="77777777" w:rsidR="00322C71" w:rsidRDefault="00322C71" w:rsidP="00871402"/>
                          </w:txbxContent>
                        </v:textbox>
                      </v:shape>
                      <v:group id="Csoportba foglalás 740" o:spid="_x0000_s1083"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322C71" w:rsidRDefault="00322C71" w:rsidP="00871402">
                                <w:r w:rsidRPr="004C26A4">
                                  <w:rPr>
                                    <w:u w:val="single"/>
                                  </w:rPr>
                                  <w:t>3</w:t>
                                </w:r>
                                <w:r>
                                  <w:t xml:space="preserve"> 7 8</w:t>
                                </w:r>
                              </w:p>
                              <w:p w14:paraId="2D5F3BE9" w14:textId="77777777" w:rsidR="00322C71" w:rsidRDefault="00322C71" w:rsidP="00871402"/>
                            </w:txbxContent>
                          </v:textbox>
                        </v:shape>
                        <v:shape id="Szövegdoboz 748" o:spid="_x0000_s1085"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322C71" w:rsidRPr="004C26A4" w:rsidRDefault="00322C71" w:rsidP="00871402">
                                <w:pPr>
                                  <w:rPr>
                                    <w:u w:val="single"/>
                                  </w:rPr>
                                </w:pPr>
                                <w:r w:rsidRPr="004C26A4">
                                  <w:rPr>
                                    <w:u w:val="single"/>
                                  </w:rPr>
                                  <w:t>7</w:t>
                                </w:r>
                              </w:p>
                              <w:p w14:paraId="051F96A5" w14:textId="77777777" w:rsidR="00322C71" w:rsidRDefault="00322C71" w:rsidP="00871402"/>
                            </w:txbxContent>
                          </v:textbox>
                        </v:shape>
                      </v:group>
                    </v:group>
                  </v:group>
                  <v:group id="Csoportba foglalás 749" o:spid="_x0000_s1086"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7"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8"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322C71" w:rsidRDefault="00322C71" w:rsidP="00871402">
                              <w:r>
                                <w:t>1 1</w:t>
                              </w:r>
                            </w:p>
                          </w:txbxContent>
                        </v:textbox>
                      </v:shape>
                      <v:group id="Csoportba foglalás 752" o:spid="_x0000_s1089"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9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322C71" w:rsidRDefault="00322C71" w:rsidP="00871402">
                                <w:r>
                                  <w:t>1</w:t>
                                </w:r>
                              </w:p>
                            </w:txbxContent>
                          </v:textbox>
                        </v:shape>
                        <v:shape id="Szövegdoboz 754" o:spid="_x0000_s1091"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322C71" w:rsidRDefault="00322C71" w:rsidP="00871402">
                                <w:r>
                                  <w:t>1 1 3</w:t>
                                </w:r>
                              </w:p>
                            </w:txbxContent>
                          </v:textbox>
                        </v:shape>
                      </v:group>
                      <v:shape id="Szövegdoboz 755" o:spid="_x0000_s1092"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322C71" w:rsidRDefault="00322C71" w:rsidP="00871402">
                              <w:r>
                                <w:t>1 1 3 3</w:t>
                              </w:r>
                            </w:p>
                          </w:txbxContent>
                        </v:textbox>
                      </v:shape>
                      <v:shape id="Szövegdoboz 756" o:spid="_x0000_s1093"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322C71" w:rsidRDefault="00322C71" w:rsidP="00871402">
                              <w:r>
                                <w:t>1 1 3 3 2</w:t>
                              </w:r>
                            </w:p>
                          </w:txbxContent>
                        </v:textbox>
                      </v:shape>
                    </v:group>
                    <v:group id="Csoportba foglalás 757" o:spid="_x0000_s1094"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5"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322C71" w:rsidRDefault="00322C71" w:rsidP="00871402">
                              <w:r>
                                <w:t>1 1 3 3 2 1 2</w:t>
                              </w:r>
                            </w:p>
                          </w:txbxContent>
                        </v:textbox>
                      </v:shape>
                      <v:group id="Csoportba foglalás 759" o:spid="_x0000_s1096"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322C71" w:rsidRDefault="00322C71" w:rsidP="00871402">
                                <w:r>
                                  <w:t>1 1 3 3 2 1</w:t>
                                </w:r>
                              </w:p>
                            </w:txbxContent>
                          </v:textbox>
                        </v:shape>
                        <v:shape id="Szövegdoboz 761" o:spid="_x0000_s1098"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322C71" w:rsidRDefault="00322C71" w:rsidP="00871402">
                                <w:r>
                                  <w:t>1 1 3 3 2 1 2 1</w:t>
                                </w:r>
                              </w:p>
                            </w:txbxContent>
                          </v:textbox>
                        </v:shape>
                      </v:group>
                    </v:group>
                  </v:group>
                </v:group>
                <v:shape id="Szövegdoboz 37" o:spid="_x0000_s1099"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33B52B86" w:rsidR="00322C71" w:rsidRPr="00065B92" w:rsidRDefault="00322C71" w:rsidP="002913E6">
                        <w:pPr>
                          <w:pStyle w:val="SzKpalrs"/>
                        </w:pPr>
                        <w:r>
                          <w:fldChar w:fldCharType="begin"/>
                        </w:r>
                        <w:r>
                          <w:instrText xml:space="preserve"> SEQ ábra \* ARABIC </w:instrText>
                        </w:r>
                        <w:r>
                          <w:fldChar w:fldCharType="separate"/>
                        </w:r>
                        <w:bookmarkStart w:id="13" w:name="_Toc7614349"/>
                        <w:r>
                          <w:t>2</w:t>
                        </w:r>
                        <w:r>
                          <w:fldChar w:fldCharType="end"/>
                        </w:r>
                        <w:r>
                          <w:t>. ábra: Sorrendi reprezentáció bemutatása</w:t>
                        </w:r>
                        <w:bookmarkEnd w:id="13"/>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 xml:space="preserve">hosszú sztring, a lenti példában ez 12345678 lesz. A kódolás városoként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EC4E758"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r w:rsidR="0018288B">
        <w:t xml:space="preserve">érvényes </w:t>
      </w:r>
      <w:r>
        <w:t xml:space="preserve">utódot </w:t>
      </w:r>
      <w:r w:rsidR="00C75C7F">
        <w:t>fog létrehozni.</w:t>
      </w:r>
    </w:p>
    <w:p w14:paraId="5D58473D" w14:textId="556BDCCB"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.-ként látogatjuk meg a sorban. Például ABCDEF körút 4. eleme D, amit csak A,B és C után érünk el.</w:t>
      </w:r>
    </w:p>
    <w:p w14:paraId="3E90FFD2" w14:textId="6E9472D4" w:rsidR="00DB7FD1" w:rsidRPr="00DB7FD1" w:rsidRDefault="005D2084" w:rsidP="001226F4">
      <w:pPr>
        <w:pStyle w:val="SzDCmsor3"/>
      </w:pPr>
      <w:bookmarkStart w:id="14" w:name="_Toc7614292"/>
      <w:r>
        <w:t>Inicializálás</w:t>
      </w:r>
      <w:bookmarkEnd w:id="14"/>
    </w:p>
    <w:p w14:paraId="5BB2E5D7" w14:textId="4C454000" w:rsidR="00DB7FD1" w:rsidRPr="005E309F" w:rsidRDefault="00C47764" w:rsidP="00E82D9E">
      <w:pPr>
        <w:pStyle w:val="SzDSzvegTrzs"/>
      </w:pPr>
      <w:r>
        <w:t xml:space="preserve">Ahogy az </w:t>
      </w:r>
      <w:r>
        <w:fldChar w:fldCharType="begin"/>
      </w:r>
      <w:r>
        <w:instrText xml:space="preserve"> REF _Ref7355930 \h </w:instrText>
      </w:r>
      <w:r>
        <w:fldChar w:fldCharType="separate"/>
      </w:r>
      <w:r>
        <w:t>1. ábrán</w:t>
      </w:r>
      <w:r>
        <w:fldChar w:fldCharType="end"/>
      </w:r>
      <w:r>
        <w:t xml:space="preserve"> </w:t>
      </w:r>
      <w:r w:rsidR="00795C3F" w:rsidRPr="005E309F">
        <w:t xml:space="preserve">látható, az új generáció egy iteráció során, több lépésen keresztül automatikusan </w:t>
      </w:r>
      <w:r w:rsidR="00E60E00">
        <w:rPr>
          <w:rStyle w:val="SzDSzvegTrzsChar"/>
        </w:rPr>
        <w:t>jön létre, de a kezdeti populációnál más a helyzet.</w:t>
      </w:r>
      <w:r w:rsidR="00795C3F" w:rsidRPr="00F468EB">
        <w:rPr>
          <w:rStyle w:val="SzDSzvegTrzsChar"/>
        </w:rPr>
        <w:t xml:space="preserve"> </w:t>
      </w:r>
      <w:r w:rsidR="00E60E00">
        <w:rPr>
          <w:rStyle w:val="SzDSzvegTrzsChar"/>
        </w:rPr>
        <w:t>E</w:t>
      </w:r>
      <w:r w:rsidR="00795C3F" w:rsidRPr="00F468EB">
        <w:rPr>
          <w:rStyle w:val="SzDSzvegTrzsChar"/>
        </w:rPr>
        <w:t>zt az inicializá</w:t>
      </w:r>
      <w:r w:rsidR="00E60E00">
        <w:rPr>
          <w:rStyle w:val="SzDSzvegTrzsChar"/>
        </w:rPr>
        <w:t xml:space="preserve">lás során hozzuk létre. Mivel az esetek </w:t>
      </w:r>
      <w:r w:rsidR="00795C3F" w:rsidRPr="00F468EB">
        <w:rPr>
          <w:rStyle w:val="SzDSzvegTrzsChar"/>
        </w:rPr>
        <w:t xml:space="preserve">nagy részénél nem </w:t>
      </w:r>
      <w:r w:rsidR="00E60E00">
        <w:rPr>
          <w:rStyle w:val="SzDSzvegTrzsChar"/>
        </w:rPr>
        <w:t>ismerjük a viszonylag jó megoldásokat</w:t>
      </w:r>
      <w:r w:rsidR="00795C3F"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w:t>
      </w:r>
      <w:r w:rsidR="0018288B">
        <w:t>,</w:t>
      </w:r>
      <w:r w:rsidR="005E309F" w:rsidRPr="005E309F">
        <w:t xml:space="preserve"> ezek használta nem feltétlen éri meg a ráfordított erőforrásokat.</w:t>
      </w:r>
    </w:p>
    <w:p w14:paraId="79285F0A" w14:textId="77777777" w:rsidR="00DB7FD1" w:rsidRDefault="00F468EB" w:rsidP="00DB7FD1">
      <w:pPr>
        <w:pStyle w:val="SzDCmsor3"/>
      </w:pPr>
      <w:bookmarkStart w:id="15" w:name="_Toc7614293"/>
      <w:r>
        <w:t>Kiértékelési</w:t>
      </w:r>
      <w:r w:rsidR="00593A14">
        <w:t>-, cél-</w:t>
      </w:r>
      <w:r>
        <w:t xml:space="preserve"> és jósági függvény</w:t>
      </w:r>
      <w:bookmarkEnd w:id="15"/>
    </w:p>
    <w:p w14:paraId="1CD2FF17" w14:textId="77777777" w:rsidR="006D19A9" w:rsidRDefault="00E82D9E" w:rsidP="00593A14">
      <w:pPr>
        <w:pStyle w:val="SzDSzvegTrzs"/>
      </w:pPr>
      <w:r>
        <w:t xml:space="preserve">A kiértékelési függvény (evaluation function), másnéven célfüggvény (objective function) </w:t>
      </w:r>
      <w:r w:rsidR="003C063B">
        <w:t xml:space="preserve">és az általuk a kromoszómáknak adott értéket felhasználó jósági </w:t>
      </w:r>
      <w:r w:rsidR="00DF1AE1">
        <w:t xml:space="preserve">vagy rátermettségi </w:t>
      </w:r>
      <w:r w:rsidR="003C063B">
        <w:t xml:space="preserve">függvény (fitness function)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16" w:name="_Ref1295997"/>
      <w:bookmarkStart w:id="17" w:name="_Ref1296000"/>
      <w:bookmarkStart w:id="18" w:name="_Ref1296008"/>
      <w:bookmarkStart w:id="19" w:name="_Toc7614294"/>
      <w:r>
        <w:t>Szelekció</w:t>
      </w:r>
      <w:bookmarkEnd w:id="16"/>
      <w:bookmarkEnd w:id="17"/>
      <w:bookmarkEnd w:id="18"/>
      <w:bookmarkEnd w:id="19"/>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egyedekből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21056" behindDoc="0" locked="0" layoutInCell="1" allowOverlap="1" wp14:anchorId="7B68B76A" wp14:editId="448CCE58">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322C71" w:rsidRDefault="00322C71" w:rsidP="000D79F0">
                                    <w:pPr>
                                      <w:jc w:val="center"/>
                                    </w:pPr>
                                    <w:r>
                                      <w:t>Krom.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322C71" w:rsidRDefault="00322C71" w:rsidP="000D79F0">
                                    <w:pPr>
                                      <w:jc w:val="center"/>
                                    </w:pPr>
                                    <w:r>
                                      <w:t>Krom.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322C71" w:rsidRDefault="00322C71" w:rsidP="000D79F0">
                                    <w:pPr>
                                      <w:jc w:val="center"/>
                                    </w:pPr>
                                    <w:r>
                                      <w:t>Krom.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322C71" w:rsidRDefault="00322C71" w:rsidP="000D79F0">
                                    <w:pPr>
                                      <w:jc w:val="center"/>
                                    </w:pPr>
                                    <w:r>
                                      <w:t>Krom.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322C71" w:rsidRDefault="00322C71" w:rsidP="000D79F0">
                                    <w:pPr>
                                      <w:jc w:val="center"/>
                                    </w:pPr>
                                    <w:r>
                                      <w:t>Krom.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322C71" w:rsidRDefault="00322C71">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322C71" w:rsidRDefault="00322C71"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20" w:name="_Ref3119135"/>
                              <w:p w14:paraId="3A62B27F" w14:textId="2DD75C9A" w:rsidR="00322C71" w:rsidRPr="00A95FF8" w:rsidRDefault="00322C71" w:rsidP="002913E6">
                                <w:pPr>
                                  <w:pStyle w:val="SzKpalrs"/>
                                </w:pPr>
                                <w:r>
                                  <w:fldChar w:fldCharType="begin"/>
                                </w:r>
                                <w:r>
                                  <w:instrText xml:space="preserve"> SEQ ábra \* ARABIC </w:instrText>
                                </w:r>
                                <w:r>
                                  <w:fldChar w:fldCharType="separate"/>
                                </w:r>
                                <w:bookmarkStart w:id="21" w:name="_Toc7614350"/>
                                <w:r>
                                  <w:t>3</w:t>
                                </w:r>
                                <w:r>
                                  <w:fldChar w:fldCharType="end"/>
                                </w:r>
                                <w:r>
                                  <w:t>. ábra: A rulett</w:t>
                                </w:r>
                                <w:r w:rsidRPr="00BF386E">
                                  <w:t>kerék kiválasztás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322C71" w:rsidRDefault="00322C71"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322C71" w:rsidRDefault="00322C71" w:rsidP="00875990">
                                  <w:pPr>
                                    <w:jc w:val="center"/>
                                  </w:pPr>
                                  <w:r>
                                    <w:t>Krom.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322C71" w:rsidRDefault="00322C71" w:rsidP="00875990">
                                  <w:pPr>
                                    <w:jc w:val="center"/>
                                  </w:pPr>
                                  <w:r>
                                    <w:t>Krom.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322C71" w:rsidRDefault="00322C71" w:rsidP="00875990">
                                  <w:pPr>
                                    <w:jc w:val="center"/>
                                  </w:pPr>
                                  <w:r>
                                    <w:t>Krom.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322C71" w:rsidRDefault="00322C71" w:rsidP="00875990">
                                  <w:pPr>
                                    <w:jc w:val="center"/>
                                  </w:pPr>
                                  <w:r>
                                    <w:t>Krom.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322C71" w:rsidRDefault="00322C71" w:rsidP="00875990">
                                  <w:pPr>
                                    <w:jc w:val="center"/>
                                  </w:pPr>
                                  <w:r>
                                    <w:t>Krom.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322C71" w:rsidRDefault="00322C71"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322C71" w:rsidRDefault="00322C71"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322C71" w:rsidRDefault="00322C71"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322C71" w:rsidRDefault="00322C71"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322C71" w:rsidRDefault="00322C71"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322C71" w:rsidRDefault="00322C71"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100" style="position:absolute;left:0;text-align:left;margin-left:0;margin-top:50.75pt;width:473.25pt;height:310.8pt;z-index:251821056;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1"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2"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3"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4"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5"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6"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7"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8"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9"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10"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1"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322C71" w:rsidRDefault="00322C71" w:rsidP="000D79F0">
                              <w:pPr>
                                <w:jc w:val="center"/>
                              </w:pPr>
                              <w:r>
                                <w:t>Krom. 4 (52)</w:t>
                              </w:r>
                              <w:r>
                                <w:br/>
                                <w:t>47%</w:t>
                              </w:r>
                            </w:p>
                          </w:txbxContent>
                        </v:textbox>
                      </v:shape>
                      <v:shape id="Szövegdoboz 46" o:spid="_x0000_s1112"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322C71" w:rsidRDefault="00322C71" w:rsidP="000D79F0">
                              <w:pPr>
                                <w:jc w:val="center"/>
                              </w:pPr>
                              <w:r>
                                <w:t>Krom. 3 (6)</w:t>
                              </w:r>
                              <w:r>
                                <w:br/>
                                <w:t>5%</w:t>
                              </w:r>
                            </w:p>
                          </w:txbxContent>
                        </v:textbox>
                      </v:shape>
                      <v:shape id="Szövegdoboz 47" o:spid="_x0000_s1113"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322C71" w:rsidRDefault="00322C71" w:rsidP="000D79F0">
                              <w:pPr>
                                <w:jc w:val="center"/>
                              </w:pPr>
                              <w:r>
                                <w:t>Krom. 2 (25)</w:t>
                              </w:r>
                              <w:r>
                                <w:br/>
                                <w:t>24%</w:t>
                              </w:r>
                            </w:p>
                          </w:txbxContent>
                        </v:textbox>
                      </v:shape>
                      <v:shape id="Szövegdoboz 48" o:spid="_x0000_s1114"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322C71" w:rsidRDefault="00322C71" w:rsidP="000D79F0">
                              <w:pPr>
                                <w:jc w:val="center"/>
                              </w:pPr>
                              <w:r>
                                <w:t>Krom. 1 (17)</w:t>
                              </w:r>
                              <w:r>
                                <w:br/>
                                <w:t>14%</w:t>
                              </w:r>
                            </w:p>
                          </w:txbxContent>
                        </v:textbox>
                      </v:shape>
                      <v:shape id="Szövegdoboz 49" o:spid="_x0000_s1115"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322C71" w:rsidRDefault="00322C71" w:rsidP="000D79F0">
                              <w:pPr>
                                <w:jc w:val="center"/>
                              </w:pPr>
                              <w:r>
                                <w:t>Krom. 5 (11)</w:t>
                              </w:r>
                              <w:r>
                                <w:br/>
                                <w:t>10%</w:t>
                              </w:r>
                            </w:p>
                          </w:txbxContent>
                        </v:textbox>
                      </v:shape>
                    </v:group>
                    <v:shape id="Egyenes összekötő nyíllal 51" o:spid="_x0000_s1116"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7"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322C71" w:rsidRDefault="00322C71">
                            <w:r>
                              <w:t>Véletlenül generált szám: 40</w:t>
                            </w:r>
                          </w:p>
                        </w:txbxContent>
                      </v:textbox>
                    </v:shape>
                    <v:shape id="Szövegdoboz 53" o:spid="_x0000_s1118"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322C71" w:rsidRDefault="00322C71" w:rsidP="000D79F0">
                            <w:pPr>
                              <w:jc w:val="center"/>
                            </w:pPr>
                            <w:r>
                              <w:t>Kiválasztott kromoszóma: Krom.3</w:t>
                            </w:r>
                          </w:p>
                        </w:txbxContent>
                      </v:textbox>
                    </v:shape>
                    <v:shape id="Egyenes összekötő nyíllal 54" o:spid="_x0000_s1119"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20"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1"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22" w:name="_Ref3119135"/>
                        <w:p w14:paraId="3A62B27F" w14:textId="2DD75C9A" w:rsidR="00322C71" w:rsidRPr="00A95FF8" w:rsidRDefault="00322C71" w:rsidP="002913E6">
                          <w:pPr>
                            <w:pStyle w:val="SzKpalrs"/>
                          </w:pPr>
                          <w:r>
                            <w:fldChar w:fldCharType="begin"/>
                          </w:r>
                          <w:r>
                            <w:instrText xml:space="preserve"> SEQ ábra \* ARABIC </w:instrText>
                          </w:r>
                          <w:r>
                            <w:fldChar w:fldCharType="separate"/>
                          </w:r>
                          <w:bookmarkStart w:id="23" w:name="_Toc7614350"/>
                          <w:r>
                            <w:t>3</w:t>
                          </w:r>
                          <w:r>
                            <w:fldChar w:fldCharType="end"/>
                          </w:r>
                          <w:r>
                            <w:t>. ábra: A rulett</w:t>
                          </w:r>
                          <w:r w:rsidRPr="00BF386E">
                            <w:t>kerék kiválasztás</w:t>
                          </w:r>
                          <w:bookmarkEnd w:id="22"/>
                          <w:bookmarkEnd w:id="23"/>
                        </w:p>
                      </w:txbxContent>
                    </v:textbox>
                  </v:shape>
                </v:group>
                <v:group id="Csoportba foglalás 122" o:spid="_x0000_s1122"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3"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4"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322C71" w:rsidRDefault="00322C71" w:rsidP="00875990">
                            <w:pPr>
                              <w:jc w:val="center"/>
                            </w:pPr>
                            <w:r>
                              <w:t>Populáció</w:t>
                            </w:r>
                          </w:p>
                        </w:txbxContent>
                      </v:textbox>
                    </v:shape>
                    <v:shape id="Szövegdoboz 64" o:spid="_x0000_s1125"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322C71" w:rsidRDefault="00322C71" w:rsidP="00875990">
                            <w:pPr>
                              <w:jc w:val="center"/>
                            </w:pPr>
                            <w:r>
                              <w:t>Krom. 1</w:t>
                            </w:r>
                          </w:p>
                        </w:txbxContent>
                      </v:textbox>
                    </v:shape>
                    <v:shape id="Szövegdoboz 65" o:spid="_x0000_s1126"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322C71" w:rsidRDefault="00322C71" w:rsidP="00875990">
                            <w:pPr>
                              <w:jc w:val="center"/>
                            </w:pPr>
                            <w:r>
                              <w:t>Krom. 2</w:t>
                            </w:r>
                          </w:p>
                        </w:txbxContent>
                      </v:textbox>
                    </v:shape>
                    <v:shape id="Szövegdoboz 66" o:spid="_x0000_s1127"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322C71" w:rsidRDefault="00322C71" w:rsidP="00875990">
                            <w:pPr>
                              <w:jc w:val="center"/>
                            </w:pPr>
                            <w:r>
                              <w:t>Krom. 3</w:t>
                            </w:r>
                          </w:p>
                        </w:txbxContent>
                      </v:textbox>
                    </v:shape>
                    <v:shape id="Szövegdoboz 67" o:spid="_x0000_s1128"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322C71" w:rsidRDefault="00322C71" w:rsidP="00875990">
                            <w:pPr>
                              <w:jc w:val="center"/>
                            </w:pPr>
                            <w:r>
                              <w:t>Krom. 4</w:t>
                            </w:r>
                          </w:p>
                        </w:txbxContent>
                      </v:textbox>
                    </v:shape>
                    <v:shape id="Szövegdoboz 71" o:spid="_x0000_s1129"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322C71" w:rsidRDefault="00322C71" w:rsidP="00875990">
                            <w:pPr>
                              <w:jc w:val="center"/>
                            </w:pPr>
                            <w:r>
                              <w:t>Krom. 5</w:t>
                            </w:r>
                          </w:p>
                        </w:txbxContent>
                      </v:textbox>
                    </v:shape>
                  </v:group>
                  <v:group id="Csoportba foglalás 73" o:spid="_x0000_s1130"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1"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322C71" w:rsidRDefault="00322C71" w:rsidP="00875990">
                            <w:pPr>
                              <w:jc w:val="center"/>
                            </w:pPr>
                            <w:r>
                              <w:t>Fitnesz érték</w:t>
                            </w:r>
                          </w:p>
                        </w:txbxContent>
                      </v:textbox>
                    </v:shape>
                    <v:shape id="Szövegdoboz 110" o:spid="_x0000_s1132"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322C71" w:rsidRDefault="00322C71" w:rsidP="00875990">
                            <w:pPr>
                              <w:jc w:val="center"/>
                            </w:pPr>
                            <w:r>
                              <w:t>17</w:t>
                            </w:r>
                          </w:p>
                        </w:txbxContent>
                      </v:textbox>
                    </v:shape>
                    <v:shape id="Szövegdoboz 118" o:spid="_x0000_s1133"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322C71" w:rsidRDefault="00322C71" w:rsidP="00875990">
                            <w:pPr>
                              <w:jc w:val="center"/>
                            </w:pPr>
                            <w:r>
                              <w:t>25</w:t>
                            </w:r>
                          </w:p>
                        </w:txbxContent>
                      </v:textbox>
                    </v:shape>
                    <v:shape id="Szövegdoboz 119" o:spid="_x0000_s1134"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322C71" w:rsidRDefault="00322C71" w:rsidP="00875990">
                            <w:pPr>
                              <w:jc w:val="center"/>
                            </w:pPr>
                            <w:r>
                              <w:t>6</w:t>
                            </w:r>
                          </w:p>
                        </w:txbxContent>
                      </v:textbox>
                    </v:shape>
                    <v:shape id="Szövegdoboz 120" o:spid="_x0000_s1135"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322C71" w:rsidRDefault="00322C71" w:rsidP="00875990">
                            <w:pPr>
                              <w:jc w:val="center"/>
                            </w:pPr>
                            <w:r>
                              <w:t>52</w:t>
                            </w:r>
                          </w:p>
                        </w:txbxContent>
                      </v:textbox>
                    </v:shape>
                    <v:shape id="Szövegdoboz 121" o:spid="_x0000_s1136"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322C71" w:rsidRDefault="00322C71"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(roulette wheel-, fitness based selection).</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301DA26F" w:rsidR="006B57C3" w:rsidRDefault="006B57C3" w:rsidP="000F1F8C">
      <w:pPr>
        <w:pStyle w:val="SzDSzvegTrzs"/>
      </w:pPr>
      <w:r>
        <w:t>A versengő kiválasztás (tournament selection) a rulettkerék módszer továbbfejlesztése. Kiválasztunk két egyedet a rulettel</w:t>
      </w:r>
      <w:r w:rsidR="0079649A">
        <w:t xml:space="preserve"> vagy egy véletlen szám generátor</w:t>
      </w:r>
      <w:r w:rsidR="009B6CFF">
        <w:t>r</w:t>
      </w:r>
      <w:r w:rsidR="0079649A">
        <w:t>al,</w:t>
      </w:r>
      <w:r>
        <w:t xml:space="preserve"> majd ezeket „versenyeztetjük” és a jobb jóság értékű kerül ki győztesként, lehet szülő.</w:t>
      </w:r>
    </w:p>
    <w:p w14:paraId="32FB5205" w14:textId="1956F279" w:rsidR="000F1F8C" w:rsidRDefault="0079649A" w:rsidP="000F1F8C">
      <w:pPr>
        <w:pStyle w:val="SzDSzvegTrzs"/>
      </w:pPr>
      <w:r>
        <w:t>Az u</w:t>
      </w:r>
      <w:r w:rsidR="000F1F8C">
        <w:t>tóbbi</w:t>
      </w:r>
      <w:r>
        <w:t xml:space="preserve"> csoporthoz</w:t>
      </w:r>
      <w:r w:rsidR="000F1F8C">
        <w:t xml:space="preserve"> tartozik a csonkolásos kiválasztás (truncation selection), ahol csak egy adott jósági szint feletti kromoszómákból választunk, de itt a szelekció valószínűsége egyenlő minden egyednek. Szintén sorrend alapú kiválasztás a lineáris sorrendezésen alapuló kiválasztás (linear ranking selection),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24" w:name="_Toc7614295"/>
      <w:r>
        <w:t>Keresztezés</w:t>
      </w:r>
      <w:bookmarkEnd w:id="24"/>
    </w:p>
    <w:p w14:paraId="330C13D4" w14:textId="7312658E"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egyede(ke)t hozunk létre.</w:t>
      </w:r>
      <w:r w:rsidR="003C63A1">
        <w:t xml:space="preserve"> A legegyszerűbb ilyen módszer az egypontos keresztezés (one point crossover).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 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33344" behindDoc="0" locked="0" layoutInCell="1" allowOverlap="1" wp14:anchorId="275D74EE" wp14:editId="68D4D3F8">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322C71" w:rsidRDefault="00322C71"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322C71" w:rsidRDefault="00322C71"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7" style="position:absolute;left:0;text-align:left;margin-left:-.3pt;margin-top:0;width:437.25pt;height:80.25pt;z-index:251833344"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8"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9"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4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322C71" w:rsidRDefault="00322C71" w:rsidP="004344FB">
                              <w:pPr>
                                <w:jc w:val="center"/>
                              </w:pPr>
                              <w:r>
                                <w:t>0</w:t>
                              </w:r>
                            </w:p>
                          </w:txbxContent>
                        </v:textbox>
                      </v:rect>
                      <v:rect id="Téglalap 69" o:spid="_x0000_s114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322C71" w:rsidRDefault="00322C71" w:rsidP="004344FB">
                              <w:pPr>
                                <w:jc w:val="center"/>
                              </w:pPr>
                              <w:r>
                                <w:t>0</w:t>
                              </w:r>
                            </w:p>
                          </w:txbxContent>
                        </v:textbox>
                      </v:rect>
                    </v:group>
                    <v:group id="Csoportba foglalás 74" o:spid="_x0000_s114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322C71" w:rsidRDefault="00322C71" w:rsidP="004344FB">
                              <w:pPr>
                                <w:jc w:val="center"/>
                              </w:pPr>
                              <w:r>
                                <w:t>1</w:t>
                              </w:r>
                            </w:p>
                          </w:txbxContent>
                        </v:textbox>
                      </v:rect>
                      <v:rect id="Téglalap 76" o:spid="_x0000_s114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322C71" w:rsidRDefault="00322C71" w:rsidP="004344FB">
                              <w:pPr>
                                <w:jc w:val="center"/>
                              </w:pPr>
                              <w:r>
                                <w:t>0</w:t>
                              </w:r>
                            </w:p>
                          </w:txbxContent>
                        </v:textbox>
                      </v:rect>
                    </v:group>
                  </v:group>
                  <v:group id="Csoportba foglalás 77" o:spid="_x0000_s1146"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322C71" w:rsidRDefault="00322C71" w:rsidP="004344FB">
                            <w:pPr>
                              <w:jc w:val="center"/>
                            </w:pPr>
                            <w:r>
                              <w:t>1</w:t>
                            </w:r>
                          </w:p>
                        </w:txbxContent>
                      </v:textbox>
                    </v:rect>
                    <v:rect id="Téglalap 79" o:spid="_x0000_s11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322C71" w:rsidRDefault="00322C71" w:rsidP="004344FB">
                            <w:pPr>
                              <w:jc w:val="center"/>
                            </w:pPr>
                            <w:r>
                              <w:t>1</w:t>
                            </w:r>
                          </w:p>
                        </w:txbxContent>
                      </v:textbox>
                    </v:rect>
                  </v:group>
                  <v:group id="Csoportba foglalás 81" o:spid="_x0000_s1149"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5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322C71" w:rsidRDefault="00322C71" w:rsidP="004344FB">
                              <w:pPr>
                                <w:jc w:val="center"/>
                              </w:pPr>
                              <w:r>
                                <w:t>1</w:t>
                              </w:r>
                            </w:p>
                          </w:txbxContent>
                        </v:textbox>
                      </v:rect>
                      <v:rect id="Téglalap 84" o:spid="_x0000_s115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322C71" w:rsidRDefault="00322C71" w:rsidP="004344FB">
                              <w:pPr>
                                <w:jc w:val="center"/>
                              </w:pPr>
                              <w:r>
                                <w:t>1</w:t>
                              </w:r>
                            </w:p>
                          </w:txbxContent>
                        </v:textbox>
                      </v:rect>
                    </v:group>
                    <v:group id="Csoportba foglalás 85" o:spid="_x0000_s115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322C71" w:rsidRDefault="00322C71" w:rsidP="004344FB">
                              <w:pPr>
                                <w:jc w:val="center"/>
                              </w:pPr>
                              <w:r>
                                <w:t>0</w:t>
                              </w:r>
                            </w:p>
                          </w:txbxContent>
                        </v:textbox>
                      </v:rect>
                      <v:rect id="Téglalap 87" o:spid="_x0000_s115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322C71" w:rsidRDefault="00322C71" w:rsidP="004344FB">
                              <w:pPr>
                                <w:jc w:val="center"/>
                              </w:pPr>
                              <w:r>
                                <w:t>1</w:t>
                              </w:r>
                            </w:p>
                          </w:txbxContent>
                        </v:textbox>
                      </v:rect>
                    </v:group>
                  </v:group>
                </v:group>
                <v:group id="Csoportba foglalás 90" o:spid="_x0000_s1156"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322C71" w:rsidRDefault="00322C71" w:rsidP="004344FB">
                            <w:pPr>
                              <w:jc w:val="center"/>
                            </w:pPr>
                            <w:r>
                              <w:t>0</w:t>
                            </w:r>
                          </w:p>
                        </w:txbxContent>
                      </v:textbox>
                    </v:rect>
                    <v:rect id="Téglalap 93" o:spid="_x0000_s115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322C71" w:rsidRDefault="00322C71" w:rsidP="004344FB">
                            <w:pPr>
                              <w:jc w:val="center"/>
                            </w:pPr>
                            <w:r>
                              <w:t>1</w:t>
                            </w:r>
                          </w:p>
                        </w:txbxContent>
                      </v:textbox>
                    </v:rect>
                  </v:group>
                  <v:group id="Csoportba foglalás 94" o:spid="_x0000_s116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322C71" w:rsidRDefault="00322C71" w:rsidP="004344FB">
                            <w:pPr>
                              <w:jc w:val="center"/>
                            </w:pPr>
                            <w:r>
                              <w:t>1</w:t>
                            </w:r>
                          </w:p>
                        </w:txbxContent>
                      </v:textbox>
                    </v:rect>
                    <v:rect id="Téglalap 96" o:spid="_x0000_s116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322C71" w:rsidRDefault="00322C71" w:rsidP="004344FB">
                            <w:pPr>
                              <w:jc w:val="center"/>
                            </w:pPr>
                            <w:r>
                              <w:t>1</w:t>
                            </w:r>
                          </w:p>
                        </w:txbxContent>
                      </v:textbox>
                    </v:rect>
                  </v:group>
                </v:group>
                <v:group id="Csoportba foglalás 154" o:spid="_x0000_s1163"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4"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322C71" w:rsidRDefault="00322C71" w:rsidP="004344FB">
                            <w:pPr>
                              <w:jc w:val="center"/>
                            </w:pPr>
                            <w:r>
                              <w:t>0</w:t>
                            </w:r>
                          </w:p>
                        </w:txbxContent>
                      </v:textbox>
                    </v:rect>
                    <v:rect id="Téglalap 99" o:spid="_x0000_s116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322C71" w:rsidRDefault="00322C71" w:rsidP="004344FB">
                            <w:pPr>
                              <w:jc w:val="center"/>
                            </w:pPr>
                            <w:r>
                              <w:t>1</w:t>
                            </w:r>
                          </w:p>
                        </w:txbxContent>
                      </v:textbox>
                    </v:rect>
                  </v:group>
                  <v:group id="Csoportba foglalás 100" o:spid="_x0000_s1167"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322C71" w:rsidRDefault="00322C71" w:rsidP="004344FB">
                              <w:pPr>
                                <w:jc w:val="center"/>
                              </w:pPr>
                              <w:r>
                                <w:t>1</w:t>
                              </w:r>
                            </w:p>
                          </w:txbxContent>
                        </v:textbox>
                      </v:rect>
                      <v:rect id="Téglalap 103" o:spid="_x0000_s117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322C71" w:rsidRDefault="00322C71" w:rsidP="004344FB">
                              <w:pPr>
                                <w:jc w:val="center"/>
                              </w:pPr>
                              <w:r>
                                <w:t>0</w:t>
                              </w:r>
                            </w:p>
                          </w:txbxContent>
                        </v:textbox>
                      </v:rect>
                    </v:group>
                    <v:group id="Csoportba foglalás 104" o:spid="_x0000_s117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322C71" w:rsidRDefault="00322C71" w:rsidP="004344FB">
                              <w:pPr>
                                <w:jc w:val="center"/>
                              </w:pPr>
                              <w:r>
                                <w:t>1</w:t>
                              </w:r>
                            </w:p>
                          </w:txbxContent>
                        </v:textbox>
                      </v:rect>
                      <v:rect id="Téglalap 106" o:spid="_x0000_s117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322C71" w:rsidRDefault="00322C71" w:rsidP="004344FB">
                              <w:pPr>
                                <w:jc w:val="center"/>
                              </w:pPr>
                              <w:r>
                                <w:t>0</w:t>
                              </w:r>
                            </w:p>
                          </w:txbxContent>
                        </v:textbox>
                      </v:rect>
                    </v:group>
                  </v:group>
                </v:group>
                <v:line id="Egyenes összekötő 107" o:spid="_x0000_s1174"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5"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6"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7"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322C71" w:rsidRDefault="00322C71" w:rsidP="004344FB">
                            <w:pPr>
                              <w:jc w:val="center"/>
                            </w:pPr>
                            <w:r>
                              <w:t>0</w:t>
                            </w:r>
                          </w:p>
                        </w:txbxContent>
                      </v:textbox>
                    </v:rect>
                    <v:rect id="Téglalap 114" o:spid="_x0000_s118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322C71" w:rsidRDefault="00322C71" w:rsidP="004344FB">
                            <w:pPr>
                              <w:jc w:val="center"/>
                            </w:pPr>
                            <w:r>
                              <w:t>0</w:t>
                            </w:r>
                          </w:p>
                        </w:txbxContent>
                      </v:textbox>
                    </v:rect>
                  </v:group>
                  <v:group id="Csoportba foglalás 115" o:spid="_x0000_s118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322C71" w:rsidRDefault="00322C71" w:rsidP="004344FB">
                            <w:pPr>
                              <w:jc w:val="center"/>
                            </w:pPr>
                            <w:r>
                              <w:t>1</w:t>
                            </w:r>
                          </w:p>
                        </w:txbxContent>
                      </v:textbox>
                    </v:rect>
                    <v:rect id="Téglalap 117" o:spid="_x0000_s118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322C71" w:rsidRDefault="00322C71" w:rsidP="004344FB">
                            <w:pPr>
                              <w:jc w:val="center"/>
                            </w:pPr>
                            <w:r>
                              <w:t>0</w:t>
                            </w:r>
                          </w:p>
                        </w:txbxContent>
                      </v:textbox>
                    </v:rect>
                  </v:group>
                </v:group>
                <v:group id="Csoportba foglalás 153" o:spid="_x0000_s1184"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5"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322C71" w:rsidRDefault="00322C71" w:rsidP="004344FB">
                            <w:pPr>
                              <w:jc w:val="center"/>
                            </w:pPr>
                            <w:r>
                              <w:t>1</w:t>
                            </w:r>
                          </w:p>
                        </w:txbxContent>
                      </v:textbox>
                    </v:rect>
                    <v:rect id="Téglalap 138" o:spid="_x0000_s118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322C71" w:rsidRDefault="00322C71" w:rsidP="004344FB">
                            <w:pPr>
                              <w:jc w:val="center"/>
                            </w:pPr>
                            <w:r>
                              <w:t>1</w:t>
                            </w:r>
                          </w:p>
                        </w:txbxContent>
                      </v:textbox>
                    </v:rect>
                  </v:group>
                  <v:group id="Csoportba foglalás 139" o:spid="_x0000_s1188"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322C71" w:rsidRDefault="00322C71" w:rsidP="004344FB">
                              <w:pPr>
                                <w:jc w:val="center"/>
                              </w:pPr>
                              <w:r>
                                <w:t>1</w:t>
                              </w:r>
                            </w:p>
                          </w:txbxContent>
                        </v:textbox>
                      </v:rect>
                      <v:rect id="Téglalap 142" o:spid="_x0000_s11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322C71" w:rsidRDefault="00322C71" w:rsidP="004344FB">
                              <w:pPr>
                                <w:jc w:val="center"/>
                              </w:pPr>
                              <w:r>
                                <w:t>1</w:t>
                              </w:r>
                            </w:p>
                          </w:txbxContent>
                        </v:textbox>
                      </v:rect>
                    </v:group>
                    <v:group id="Csoportba foglalás 143" o:spid="_x0000_s119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322C71" w:rsidRDefault="00322C71" w:rsidP="004344FB">
                              <w:pPr>
                                <w:jc w:val="center"/>
                              </w:pPr>
                              <w:r>
                                <w:t>0</w:t>
                              </w:r>
                            </w:p>
                          </w:txbxContent>
                        </v:textbox>
                      </v:rect>
                      <v:rect id="Téglalap 145" o:spid="_x0000_s11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322C71" w:rsidRDefault="00322C71" w:rsidP="004344FB">
                              <w:pPr>
                                <w:jc w:val="center"/>
                              </w:pPr>
                              <w:r>
                                <w:t>1</w:t>
                              </w:r>
                            </w:p>
                          </w:txbxContent>
                        </v:textbox>
                      </v:rect>
                    </v:group>
                  </v:group>
                  <v:group id="Csoportba foglalás 146" o:spid="_x0000_s1195"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322C71" w:rsidRDefault="00322C71" w:rsidP="004344FB">
                              <w:pPr>
                                <w:jc w:val="center"/>
                              </w:pPr>
                              <w:r>
                                <w:t>0</w:t>
                              </w:r>
                            </w:p>
                          </w:txbxContent>
                        </v:textbox>
                      </v:rect>
                      <v:rect id="Téglalap 149" o:spid="_x0000_s11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322C71" w:rsidRDefault="00322C71" w:rsidP="004344FB">
                              <w:pPr>
                                <w:jc w:val="center"/>
                              </w:pPr>
                              <w:r>
                                <w:t>1</w:t>
                              </w:r>
                            </w:p>
                          </w:txbxContent>
                        </v:textbox>
                      </v:rect>
                    </v:group>
                    <v:group id="Csoportba foglalás 150" o:spid="_x0000_s11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2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322C71" w:rsidRDefault="00322C71" w:rsidP="004344FB">
                              <w:pPr>
                                <w:jc w:val="center"/>
                              </w:pPr>
                              <w:r>
                                <w:t>1</w:t>
                              </w:r>
                            </w:p>
                          </w:txbxContent>
                        </v:textbox>
                      </v:rect>
                      <v:rect id="Téglalap 152" o:spid="_x0000_s12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322C71" w:rsidRDefault="00322C71" w:rsidP="004344FB">
                              <w:pPr>
                                <w:jc w:val="center"/>
                              </w:pPr>
                              <w:r>
                                <w:t>1</w:t>
                              </w:r>
                            </w:p>
                          </w:txbxContent>
                        </v:textbox>
                      </v:rect>
                    </v:group>
                  </v:group>
                </v:group>
                <v:group id="Csoportba foglalás 155" o:spid="_x0000_s1202"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322C71" w:rsidRDefault="00322C71" w:rsidP="004344FB">
                            <w:pPr>
                              <w:jc w:val="center"/>
                            </w:pPr>
                            <w:r>
                              <w:t>0</w:t>
                            </w:r>
                          </w:p>
                        </w:txbxContent>
                      </v:textbox>
                    </v:rect>
                    <v:rect id="Téglalap 158" o:spid="_x0000_s12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322C71" w:rsidRDefault="00322C71" w:rsidP="004344FB">
                            <w:pPr>
                              <w:jc w:val="center"/>
                            </w:pPr>
                            <w:r>
                              <w:t>1</w:t>
                            </w:r>
                          </w:p>
                        </w:txbxContent>
                      </v:textbox>
                    </v:rect>
                  </v:group>
                  <v:group id="Csoportba foglalás 159" o:spid="_x0000_s120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322C71" w:rsidRDefault="00322C71" w:rsidP="004344FB">
                              <w:pPr>
                                <w:jc w:val="center"/>
                              </w:pPr>
                              <w:r>
                                <w:t>1</w:t>
                              </w:r>
                            </w:p>
                          </w:txbxContent>
                        </v:textbox>
                      </v:rect>
                      <v:rect id="Téglalap 162" o:spid="_x0000_s12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322C71" w:rsidRDefault="00322C71" w:rsidP="004344FB">
                              <w:pPr>
                                <w:jc w:val="center"/>
                              </w:pPr>
                              <w:r>
                                <w:t>0</w:t>
                              </w:r>
                            </w:p>
                          </w:txbxContent>
                        </v:textbox>
                      </v:rect>
                    </v:group>
                    <v:group id="Csoportba foglalás 163" o:spid="_x0000_s121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322C71" w:rsidRDefault="00322C71" w:rsidP="004344FB">
                              <w:pPr>
                                <w:jc w:val="center"/>
                              </w:pPr>
                              <w:r>
                                <w:t>1</w:t>
                              </w:r>
                            </w:p>
                          </w:txbxContent>
                        </v:textbox>
                      </v:rect>
                      <v:rect id="Téglalap 165" o:spid="_x0000_s12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322C71" w:rsidRDefault="00322C71"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34368" behindDoc="0" locked="0" layoutInCell="1" allowOverlap="1" wp14:anchorId="4108BFD5" wp14:editId="47D4AE4E">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037E8BB2" w:rsidR="00322C71" w:rsidRPr="00E8144C" w:rsidRDefault="00322C71" w:rsidP="002356CA">
                            <w:pPr>
                              <w:pStyle w:val="SzKpalrs"/>
                            </w:pPr>
                            <w:r>
                              <w:fldChar w:fldCharType="begin"/>
                            </w:r>
                            <w:r>
                              <w:instrText xml:space="preserve"> SEQ ábra \* ARABIC </w:instrText>
                            </w:r>
                            <w:r>
                              <w:fldChar w:fldCharType="separate"/>
                            </w:r>
                            <w:bookmarkStart w:id="25" w:name="_Toc7614351"/>
                            <w:r>
                              <w:t>4</w:t>
                            </w:r>
                            <w:r>
                              <w:fldChar w:fldCharType="end"/>
                            </w:r>
                            <w:r>
                              <w:t xml:space="preserve">. ábra: </w:t>
                            </w:r>
                            <w:r w:rsidRPr="00A10221">
                              <w:t>Egy pontos keresztezés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3" type="#_x0000_t202" style="position:absolute;left:0;text-align:left;margin-left:-.3pt;margin-top:84.55pt;width:437.25pt;height:37.8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037E8BB2" w:rsidR="00322C71" w:rsidRPr="00E8144C" w:rsidRDefault="00322C71" w:rsidP="002356CA">
                      <w:pPr>
                        <w:pStyle w:val="SzKpalrs"/>
                      </w:pPr>
                      <w:r>
                        <w:fldChar w:fldCharType="begin"/>
                      </w:r>
                      <w:r>
                        <w:instrText xml:space="preserve"> SEQ ábra \* ARABIC </w:instrText>
                      </w:r>
                      <w:r>
                        <w:fldChar w:fldCharType="separate"/>
                      </w:r>
                      <w:bookmarkStart w:id="26" w:name="_Toc7614351"/>
                      <w:r>
                        <w:t>4</w:t>
                      </w:r>
                      <w:r>
                        <w:fldChar w:fldCharType="end"/>
                      </w:r>
                      <w:r>
                        <w:t xml:space="preserve">. ábra: </w:t>
                      </w:r>
                      <w:r w:rsidRPr="00A10221">
                        <w:t>Egy pontos keresztezés</w:t>
                      </w:r>
                      <w:bookmarkEnd w:id="26"/>
                    </w:p>
                  </w:txbxContent>
                </v:textbox>
                <w10:wrap type="topAndBottom"/>
              </v:shape>
            </w:pict>
          </mc:Fallback>
        </mc:AlternateContent>
      </w:r>
      <w:r>
        <w:rPr>
          <w:noProof/>
          <w:lang w:eastAsia="hu-HU" w:bidi="ar-SA"/>
        </w:rPr>
        <mc:AlternateContent>
          <mc:Choice Requires="wpg">
            <w:drawing>
              <wp:anchor distT="0" distB="0" distL="114300" distR="114300" simplePos="0" relativeHeight="251838464" behindDoc="0" locked="0" layoutInCell="1" allowOverlap="1" wp14:anchorId="3FAE78DF" wp14:editId="452FBEAD">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3"/>
                            <a:ext cx="5553075" cy="820106"/>
                            <a:chOff x="0" y="-2"/>
                            <a:chExt cx="5553075" cy="820106"/>
                          </a:xfrm>
                        </wpg:grpSpPr>
                        <wpg:grpSp>
                          <wpg:cNvPr id="171" name="Csoportba foglalás 171"/>
                          <wpg:cNvGrpSpPr/>
                          <wpg:grpSpPr>
                            <a:xfrm>
                              <a:off x="0" y="-2"/>
                              <a:ext cx="2476500" cy="324002"/>
                              <a:chOff x="0" y="-1"/>
                              <a:chExt cx="2476500" cy="219076"/>
                            </a:xfrm>
                          </wpg:grpSpPr>
                          <wpg:grpSp>
                            <wpg:cNvPr id="172" name="Csoportba foglalás 172"/>
                            <wpg:cNvGrpSpPr/>
                            <wpg:grpSpPr>
                              <a:xfrm>
                                <a:off x="0" y="-1"/>
                                <a:ext cx="990600" cy="219076"/>
                                <a:chOff x="0" y="-1"/>
                                <a:chExt cx="990600" cy="219076"/>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1"/>
                                  <a:ext cx="495300" cy="219076"/>
                                  <a:chOff x="0" y="-1"/>
                                  <a:chExt cx="495300" cy="219076"/>
                                </a:xfrm>
                              </wpg:grpSpPr>
                              <wps:wsp>
                                <wps:cNvPr id="177" name="Téglalap 177"/>
                                <wps:cNvSpPr/>
                                <wps:spPr>
                                  <a:xfrm>
                                    <a:off x="0" y="-1"/>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322C71" w:rsidRDefault="00322C71" w:rsidP="00DA1AAF">
                                      <w:pPr>
                                        <w:jc w:val="cente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322C71" w:rsidRPr="00B75018" w:rsidRDefault="00322C71" w:rsidP="00DA1AAF">
                                      <w:pPr>
                                        <w:jc w:val="center"/>
                                        <w:rPr>
                                          <w:sz w:val="18"/>
                                        </w:rPr>
                                      </w:pPr>
                                      <w:r w:rsidRPr="00B75018">
                                        <w:rPr>
                                          <w:sz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322C71" w:rsidRPr="00B75018" w:rsidRDefault="00322C71"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322C71" w:rsidRPr="00B75018" w:rsidRDefault="00322C71"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4" style="position:absolute;left:0;text-align:left;margin-left:-.3pt;margin-top:258.55pt;width:437.25pt;height:55.55pt;z-index:251838464"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">
                <v:group id="Csoportba foglalás 254" o:spid="_x0000_s1215" style="position:absolute;top:857;width:55530;height:8201" coordorigin=""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6" style="position:absolute;width:24765;height:3240" coordorigin=""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7" style="position:absolute;width:9906;height:2190" coordorigin=""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322C71" w:rsidRPr="00B75018" w:rsidRDefault="00322C71" w:rsidP="00DA1AAF">
                                <w:pPr>
                                  <w:jc w:val="center"/>
                                  <w:rPr>
                                    <w:sz w:val="20"/>
                                  </w:rPr>
                                </w:pPr>
                                <w:r w:rsidRPr="00B75018">
                                  <w:rPr>
                                    <w:sz w:val="20"/>
                                  </w:rPr>
                                  <w:t>0</w:t>
                                </w:r>
                              </w:p>
                            </w:txbxContent>
                          </v:textbox>
                        </v:rect>
                        <v:rect id="Téglalap 175" o:spid="_x0000_s12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322C71" w:rsidRPr="00B75018" w:rsidRDefault="00322C71" w:rsidP="00DA1AAF">
                                <w:pPr>
                                  <w:jc w:val="center"/>
                                  <w:rPr>
                                    <w:sz w:val="20"/>
                                  </w:rPr>
                                </w:pPr>
                                <w:r w:rsidRPr="00B75018">
                                  <w:rPr>
                                    <w:sz w:val="20"/>
                                  </w:rPr>
                                  <w:t>0</w:t>
                                </w:r>
                              </w:p>
                            </w:txbxContent>
                          </v:textbox>
                        </v:rect>
                      </v:group>
                      <v:group id="Csoportba foglalás 176" o:spid="_x0000_s1221" style="position:absolute;width:4953;height:2190" coordorigin=",-1" coordsize="495300,21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2" style="position:absolute;top:-1;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322C71" w:rsidRDefault="00322C71" w:rsidP="00DA1AAF">
                                <w:pPr>
                                  <w:jc w:val="center"/>
                                </w:pPr>
                                <w:r w:rsidRPr="00B75018">
                                  <w:rPr>
                                    <w:sz w:val="20"/>
                                  </w:rPr>
                                  <w:t>1</w:t>
                                </w:r>
                              </w:p>
                            </w:txbxContent>
                          </v:textbox>
                        </v:rect>
                        <v:rect id="Téglalap 178" o:spid="_x0000_s122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322C71" w:rsidRPr="00B75018" w:rsidRDefault="00322C71" w:rsidP="00DA1AAF">
                                <w:pPr>
                                  <w:jc w:val="center"/>
                                  <w:rPr>
                                    <w:sz w:val="20"/>
                                  </w:rPr>
                                </w:pPr>
                                <w:r w:rsidRPr="00B75018">
                                  <w:rPr>
                                    <w:sz w:val="20"/>
                                  </w:rPr>
                                  <w:t>0</w:t>
                                </w:r>
                              </w:p>
                            </w:txbxContent>
                          </v:textbox>
                        </v:rect>
                      </v:group>
                    </v:group>
                    <v:group id="Csoportba foglalás 179" o:spid="_x0000_s1224"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322C71" w:rsidRPr="00B75018" w:rsidRDefault="00322C71" w:rsidP="00DA1AAF">
                              <w:pPr>
                                <w:jc w:val="center"/>
                                <w:rPr>
                                  <w:sz w:val="20"/>
                                </w:rPr>
                              </w:pPr>
                              <w:r w:rsidRPr="00B75018">
                                <w:rPr>
                                  <w:sz w:val="20"/>
                                </w:rPr>
                                <w:t>1</w:t>
                              </w:r>
                            </w:p>
                          </w:txbxContent>
                        </v:textbox>
                      </v:rect>
                      <v:rect id="Téglalap 181" o:spid="_x0000_s122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322C71" w:rsidRPr="00B75018" w:rsidRDefault="00322C71" w:rsidP="00DA1AAF">
                              <w:pPr>
                                <w:jc w:val="center"/>
                                <w:rPr>
                                  <w:sz w:val="20"/>
                                </w:rPr>
                              </w:pPr>
                              <w:r w:rsidRPr="00B75018">
                                <w:rPr>
                                  <w:sz w:val="20"/>
                                </w:rPr>
                                <w:t>1</w:t>
                              </w:r>
                            </w:p>
                          </w:txbxContent>
                        </v:textbox>
                      </v:rect>
                    </v:group>
                    <v:group id="Csoportba foglalás 182" o:spid="_x0000_s1227"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322C71" w:rsidRPr="00B75018" w:rsidRDefault="00322C71" w:rsidP="00DA1AAF">
                                <w:pPr>
                                  <w:jc w:val="center"/>
                                  <w:rPr>
                                    <w:sz w:val="20"/>
                                  </w:rPr>
                                </w:pPr>
                                <w:r w:rsidRPr="00B75018">
                                  <w:rPr>
                                    <w:sz w:val="20"/>
                                  </w:rPr>
                                  <w:t>1</w:t>
                                </w:r>
                              </w:p>
                            </w:txbxContent>
                          </v:textbox>
                        </v:rect>
                        <v:rect id="Téglalap 185" o:spid="_x0000_s123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322C71" w:rsidRPr="00B75018" w:rsidRDefault="00322C71" w:rsidP="00DA1AAF">
                                <w:pPr>
                                  <w:jc w:val="center"/>
                                  <w:rPr>
                                    <w:sz w:val="20"/>
                                  </w:rPr>
                                </w:pPr>
                                <w:r w:rsidRPr="00B75018">
                                  <w:rPr>
                                    <w:sz w:val="20"/>
                                  </w:rPr>
                                  <w:t>1</w:t>
                                </w:r>
                              </w:p>
                            </w:txbxContent>
                          </v:textbox>
                        </v:rect>
                      </v:group>
                      <v:group id="Csoportba foglalás 186" o:spid="_x0000_s123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322C71" w:rsidRPr="00B75018" w:rsidRDefault="00322C71" w:rsidP="00DA1AAF">
                                <w:pPr>
                                  <w:jc w:val="center"/>
                                  <w:rPr>
                                    <w:sz w:val="20"/>
                                  </w:rPr>
                                </w:pPr>
                                <w:r w:rsidRPr="00B75018">
                                  <w:rPr>
                                    <w:sz w:val="20"/>
                                  </w:rPr>
                                  <w:t>0</w:t>
                                </w:r>
                              </w:p>
                            </w:txbxContent>
                          </v:textbox>
                        </v:rect>
                        <v:rect id="Téglalap 188" o:spid="_x0000_s123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322C71" w:rsidRPr="00B75018" w:rsidRDefault="00322C71" w:rsidP="00DA1AAF">
                                <w:pPr>
                                  <w:jc w:val="center"/>
                                  <w:rPr>
                                    <w:sz w:val="20"/>
                                  </w:rPr>
                                </w:pPr>
                                <w:r w:rsidRPr="00B75018">
                                  <w:rPr>
                                    <w:sz w:val="20"/>
                                  </w:rPr>
                                  <w:t>1</w:t>
                                </w:r>
                              </w:p>
                            </w:txbxContent>
                          </v:textbox>
                        </v:rect>
                      </v:group>
                    </v:group>
                  </v:group>
                  <v:group id="Csoportba foglalás 189" o:spid="_x0000_s1234"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322C71" w:rsidRPr="00B75018" w:rsidRDefault="00322C71" w:rsidP="00DA1AAF">
                              <w:pPr>
                                <w:jc w:val="center"/>
                                <w:rPr>
                                  <w:sz w:val="20"/>
                                </w:rPr>
                              </w:pPr>
                              <w:r w:rsidRPr="00B75018">
                                <w:rPr>
                                  <w:sz w:val="20"/>
                                </w:rPr>
                                <w:t>0</w:t>
                              </w:r>
                            </w:p>
                          </w:txbxContent>
                        </v:textbox>
                      </v:rect>
                      <v:rect id="Téglalap 192" o:spid="_x0000_s123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322C71" w:rsidRPr="00B75018" w:rsidRDefault="00322C71" w:rsidP="00DA1AAF">
                              <w:pPr>
                                <w:jc w:val="center"/>
                                <w:rPr>
                                  <w:sz w:val="20"/>
                                </w:rPr>
                              </w:pPr>
                              <w:r w:rsidRPr="00B75018">
                                <w:rPr>
                                  <w:sz w:val="20"/>
                                </w:rPr>
                                <w:t>1</w:t>
                              </w:r>
                            </w:p>
                          </w:txbxContent>
                        </v:textbox>
                      </v:rect>
                    </v:group>
                    <v:group id="Csoportba foglalás 193" o:spid="_x0000_s123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322C71" w:rsidRPr="00B75018" w:rsidRDefault="00322C71" w:rsidP="00DA1AAF">
                              <w:pPr>
                                <w:jc w:val="center"/>
                                <w:rPr>
                                  <w:sz w:val="20"/>
                                </w:rPr>
                              </w:pPr>
                              <w:r w:rsidRPr="00B75018">
                                <w:rPr>
                                  <w:sz w:val="20"/>
                                </w:rPr>
                                <w:t>1</w:t>
                              </w:r>
                            </w:p>
                          </w:txbxContent>
                        </v:textbox>
                      </v:rect>
                      <v:rect id="Téglalap 195" o:spid="_x0000_s124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322C71" w:rsidRPr="00B75018" w:rsidRDefault="00322C71" w:rsidP="00DA1AAF">
                              <w:pPr>
                                <w:jc w:val="center"/>
                                <w:rPr>
                                  <w:sz w:val="20"/>
                                </w:rPr>
                              </w:pPr>
                              <w:r w:rsidRPr="00B75018">
                                <w:rPr>
                                  <w:sz w:val="20"/>
                                </w:rPr>
                                <w:t>1</w:t>
                              </w:r>
                            </w:p>
                          </w:txbxContent>
                        </v:textbox>
                      </v:rect>
                    </v:group>
                  </v:group>
                  <v:group id="Csoportba foglalás 196" o:spid="_x0000_s1241"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322C71" w:rsidRPr="00B75018" w:rsidRDefault="00322C71" w:rsidP="00DA1AAF">
                              <w:pPr>
                                <w:jc w:val="center"/>
                                <w:rPr>
                                  <w:sz w:val="20"/>
                                </w:rPr>
                              </w:pPr>
                              <w:r w:rsidRPr="00B75018">
                                <w:rPr>
                                  <w:sz w:val="20"/>
                                </w:rPr>
                                <w:t>0</w:t>
                              </w:r>
                            </w:p>
                          </w:txbxContent>
                        </v:textbox>
                      </v:rect>
                      <v:rect id="Téglalap 199" o:spid="_x0000_s12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322C71" w:rsidRPr="00B75018" w:rsidRDefault="00322C71" w:rsidP="00DA1AAF">
                              <w:pPr>
                                <w:jc w:val="center"/>
                                <w:rPr>
                                  <w:sz w:val="20"/>
                                </w:rPr>
                              </w:pPr>
                              <w:r w:rsidRPr="00B75018">
                                <w:rPr>
                                  <w:sz w:val="20"/>
                                </w:rPr>
                                <w:t>1</w:t>
                              </w:r>
                            </w:p>
                          </w:txbxContent>
                        </v:textbox>
                      </v:rect>
                    </v:group>
                    <v:group id="Csoportba foglalás 200" o:spid="_x0000_s124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322C71" w:rsidRPr="00B75018" w:rsidRDefault="00322C71" w:rsidP="00DA1AAF">
                                <w:pPr>
                                  <w:jc w:val="center"/>
                                  <w:rPr>
                                    <w:sz w:val="20"/>
                                  </w:rPr>
                                </w:pPr>
                                <w:r w:rsidRPr="00B75018">
                                  <w:rPr>
                                    <w:sz w:val="20"/>
                                  </w:rPr>
                                  <w:t>1</w:t>
                                </w:r>
                              </w:p>
                            </w:txbxContent>
                          </v:textbox>
                        </v:rect>
                        <v:rect id="Téglalap 203" o:spid="_x0000_s12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322C71" w:rsidRPr="00B75018" w:rsidRDefault="00322C71" w:rsidP="00DA1AAF">
                                <w:pPr>
                                  <w:jc w:val="center"/>
                                  <w:rPr>
                                    <w:sz w:val="20"/>
                                  </w:rPr>
                                </w:pPr>
                                <w:r w:rsidRPr="00B75018">
                                  <w:rPr>
                                    <w:sz w:val="20"/>
                                  </w:rPr>
                                  <w:t>0</w:t>
                                </w:r>
                              </w:p>
                            </w:txbxContent>
                          </v:textbox>
                        </v:rect>
                      </v:group>
                      <v:group id="Csoportba foglalás 204" o:spid="_x0000_s124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322C71" w:rsidRPr="00B75018" w:rsidRDefault="00322C71" w:rsidP="00DA1AAF">
                                <w:pPr>
                                  <w:jc w:val="center"/>
                                  <w:rPr>
                                    <w:sz w:val="20"/>
                                  </w:rPr>
                                </w:pPr>
                                <w:r w:rsidRPr="00B75018">
                                  <w:rPr>
                                    <w:sz w:val="20"/>
                                  </w:rPr>
                                  <w:t>1</w:t>
                                </w:r>
                              </w:p>
                            </w:txbxContent>
                          </v:textbox>
                        </v:rect>
                        <v:rect id="Téglalap 206" o:spid="_x0000_s12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322C71" w:rsidRPr="00B75018" w:rsidRDefault="00322C71" w:rsidP="00DA1AAF">
                                <w:pPr>
                                  <w:jc w:val="center"/>
                                  <w:rPr>
                                    <w:sz w:val="18"/>
                                  </w:rPr>
                                </w:pPr>
                                <w:r w:rsidRPr="00B75018">
                                  <w:rPr>
                                    <w:sz w:val="18"/>
                                  </w:rPr>
                                  <w:t>0</w:t>
                                </w:r>
                              </w:p>
                            </w:txbxContent>
                          </v:textbox>
                        </v:rect>
                      </v:group>
                    </v:group>
                  </v:group>
                  <v:shape id="Egyenes összekötő nyíllal 208" o:spid="_x0000_s1252"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3"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4"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322C71" w:rsidRPr="00B75018" w:rsidRDefault="00322C71" w:rsidP="00DA1AAF">
                            <w:pPr>
                              <w:jc w:val="center"/>
                              <w:rPr>
                                <w:sz w:val="20"/>
                              </w:rPr>
                            </w:pPr>
                            <w:r w:rsidRPr="00B75018">
                              <w:rPr>
                                <w:sz w:val="20"/>
                              </w:rPr>
                              <w:t>1</w:t>
                            </w:r>
                          </w:p>
                        </w:txbxContent>
                      </v:textbox>
                    </v:rect>
                    <v:rect id="Téglalap 219" o:spid="_x0000_s1256"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322C71" w:rsidRPr="00B75018" w:rsidRDefault="00322C71" w:rsidP="00DA1AAF">
                            <w:pPr>
                              <w:jc w:val="center"/>
                              <w:rPr>
                                <w:sz w:val="20"/>
                              </w:rPr>
                            </w:pPr>
                            <w:r w:rsidRPr="00B75018">
                              <w:rPr>
                                <w:sz w:val="20"/>
                              </w:rPr>
                              <w:t>1</w:t>
                            </w:r>
                          </w:p>
                        </w:txbxContent>
                      </v:textbox>
                    </v:rect>
                    <v:rect id="Téglalap 220" o:spid="_x0000_s1257"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322C71" w:rsidRPr="00B75018" w:rsidRDefault="00322C71" w:rsidP="00DA1AAF">
                            <w:pPr>
                              <w:jc w:val="center"/>
                              <w:rPr>
                                <w:sz w:val="20"/>
                              </w:rPr>
                            </w:pPr>
                            <w:r w:rsidRPr="00B75018">
                              <w:rPr>
                                <w:sz w:val="20"/>
                              </w:rPr>
                              <w:t>1</w:t>
                            </w:r>
                          </w:p>
                        </w:txbxContent>
                      </v:textbox>
                    </v:rect>
                    <v:rect id="Téglalap 223" o:spid="_x0000_s1258"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322C71" w:rsidRPr="00B75018" w:rsidRDefault="00322C71" w:rsidP="00DA1AAF">
                            <w:pPr>
                              <w:jc w:val="center"/>
                              <w:rPr>
                                <w:sz w:val="20"/>
                              </w:rPr>
                            </w:pPr>
                            <w:r w:rsidRPr="00B75018">
                              <w:rPr>
                                <w:sz w:val="20"/>
                              </w:rPr>
                              <w:t>1</w:t>
                            </w:r>
                          </w:p>
                        </w:txbxContent>
                      </v:textbox>
                    </v:rect>
                    <v:rect id="Téglalap 224" o:spid="_x0000_s1259"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322C71" w:rsidRPr="00B75018" w:rsidRDefault="00322C71" w:rsidP="00DA1AAF">
                            <w:pPr>
                              <w:jc w:val="center"/>
                              <w:rPr>
                                <w:sz w:val="20"/>
                              </w:rPr>
                            </w:pPr>
                            <w:r w:rsidRPr="00B75018">
                              <w:rPr>
                                <w:sz w:val="20"/>
                              </w:rPr>
                              <w:t>1</w:t>
                            </w:r>
                          </w:p>
                        </w:txbxContent>
                      </v:textbox>
                    </v:rect>
                    <v:rect id="Téglalap 226" o:spid="_x0000_s1260"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322C71" w:rsidRPr="00B75018" w:rsidRDefault="00322C71" w:rsidP="00DA1AAF">
                            <w:pPr>
                              <w:jc w:val="center"/>
                              <w:rPr>
                                <w:sz w:val="20"/>
                              </w:rPr>
                            </w:pPr>
                            <w:r w:rsidRPr="00B75018">
                              <w:rPr>
                                <w:sz w:val="20"/>
                              </w:rPr>
                              <w:t>1</w:t>
                            </w:r>
                          </w:p>
                        </w:txbxContent>
                      </v:textbox>
                    </v:rect>
                    <v:rect id="Téglalap 227" o:spid="_x0000_s1261"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322C71" w:rsidRPr="00B75018" w:rsidRDefault="00322C71" w:rsidP="00DA1AAF">
                            <w:pPr>
                              <w:jc w:val="center"/>
                              <w:rPr>
                                <w:sz w:val="20"/>
                              </w:rPr>
                            </w:pPr>
                            <w:r w:rsidRPr="00B75018">
                              <w:rPr>
                                <w:sz w:val="20"/>
                              </w:rPr>
                              <w:t>0</w:t>
                            </w:r>
                          </w:p>
                        </w:txbxContent>
                      </v:textbox>
                    </v:rect>
                    <v:group id="Csoportba foglalás 251" o:spid="_x0000_s1262"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322C71" w:rsidRPr="00B75018" w:rsidRDefault="00322C71" w:rsidP="00DA1AAF">
                              <w:pPr>
                                <w:jc w:val="center"/>
                                <w:rPr>
                                  <w:sz w:val="20"/>
                                </w:rPr>
                              </w:pPr>
                              <w:r w:rsidRPr="00B75018">
                                <w:rPr>
                                  <w:sz w:val="20"/>
                                </w:rPr>
                                <w:t>0</w:t>
                              </w:r>
                            </w:p>
                          </w:txbxContent>
                        </v:textbox>
                      </v:rect>
                      <v:rect id="Téglalap 231" o:spid="_x0000_s1264"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322C71" w:rsidRPr="00B75018" w:rsidRDefault="00322C71" w:rsidP="00DA1AAF">
                              <w:pPr>
                                <w:jc w:val="center"/>
                                <w:rPr>
                                  <w:sz w:val="20"/>
                                </w:rPr>
                              </w:pPr>
                              <w:r w:rsidRPr="00B75018">
                                <w:rPr>
                                  <w:sz w:val="20"/>
                                </w:rPr>
                                <w:t>1</w:t>
                              </w:r>
                            </w:p>
                          </w:txbxContent>
                        </v:textbox>
                      </v:rect>
                      <v:rect id="Téglalap 234" o:spid="_x0000_s126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322C71" w:rsidRPr="00B75018" w:rsidRDefault="00322C71" w:rsidP="00DA1AAF">
                              <w:pPr>
                                <w:jc w:val="center"/>
                                <w:rPr>
                                  <w:sz w:val="20"/>
                                </w:rPr>
                              </w:pPr>
                              <w:r w:rsidRPr="00B75018">
                                <w:rPr>
                                  <w:sz w:val="20"/>
                                </w:rPr>
                                <w:t>1</w:t>
                              </w:r>
                            </w:p>
                          </w:txbxContent>
                        </v:textbox>
                      </v:rect>
                    </v:group>
                  </v:group>
                  <v:group id="Csoportba foglalás 252" o:spid="_x0000_s1266"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7"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322C71" w:rsidRPr="00B75018" w:rsidRDefault="00322C71" w:rsidP="00DA1AAF">
                              <w:pPr>
                                <w:jc w:val="center"/>
                                <w:rPr>
                                  <w:sz w:val="20"/>
                                </w:rPr>
                              </w:pPr>
                              <w:r w:rsidRPr="00B75018">
                                <w:rPr>
                                  <w:sz w:val="20"/>
                                </w:rPr>
                                <w:t>0</w:t>
                              </w:r>
                            </w:p>
                          </w:txbxContent>
                        </v:textbox>
                      </v:rect>
                      <v:rect id="Téglalap 213" o:spid="_x0000_s126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322C71" w:rsidRPr="00B75018" w:rsidRDefault="00322C71" w:rsidP="00DA1AAF">
                              <w:pPr>
                                <w:jc w:val="center"/>
                                <w:rPr>
                                  <w:sz w:val="20"/>
                                </w:rPr>
                              </w:pPr>
                              <w:r w:rsidRPr="00B75018">
                                <w:rPr>
                                  <w:sz w:val="20"/>
                                </w:rPr>
                                <w:t>0</w:t>
                              </w:r>
                            </w:p>
                          </w:txbxContent>
                        </v:textbox>
                      </v:rect>
                      <v:rect id="Téglalap 216" o:spid="_x0000_s1270"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322C71" w:rsidRPr="00B75018" w:rsidRDefault="00322C71" w:rsidP="00DA1AAF">
                              <w:pPr>
                                <w:jc w:val="center"/>
                                <w:rPr>
                                  <w:sz w:val="20"/>
                                </w:rPr>
                              </w:pPr>
                              <w:r w:rsidRPr="00B75018">
                                <w:rPr>
                                  <w:sz w:val="20"/>
                                </w:rPr>
                                <w:t>0</w:t>
                              </w:r>
                            </w:p>
                          </w:txbxContent>
                        </v:textbox>
                      </v:rect>
                    </v:group>
                    <v:rect id="Téglalap 233" o:spid="_x0000_s127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322C71" w:rsidRPr="00B75018" w:rsidRDefault="00322C71" w:rsidP="00DA1AAF">
                            <w:pPr>
                              <w:jc w:val="center"/>
                              <w:rPr>
                                <w:sz w:val="20"/>
                              </w:rPr>
                            </w:pPr>
                            <w:r w:rsidRPr="00B75018">
                              <w:rPr>
                                <w:sz w:val="20"/>
                              </w:rPr>
                              <w:t>1</w:t>
                            </w:r>
                          </w:p>
                        </w:txbxContent>
                      </v:textbox>
                    </v:rect>
                    <v:rect id="Téglalap 237" o:spid="_x0000_s127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322C71" w:rsidRPr="00B75018" w:rsidRDefault="00322C71" w:rsidP="00DA1AAF">
                            <w:pPr>
                              <w:jc w:val="center"/>
                              <w:rPr>
                                <w:sz w:val="20"/>
                              </w:rPr>
                            </w:pPr>
                            <w:r w:rsidRPr="00B75018">
                              <w:rPr>
                                <w:sz w:val="20"/>
                              </w:rPr>
                              <w:t>0</w:t>
                            </w:r>
                          </w:p>
                        </w:txbxContent>
                      </v:textbox>
                    </v:rect>
                    <v:rect id="Téglalap 238" o:spid="_x0000_s127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322C71" w:rsidRPr="00B75018" w:rsidRDefault="00322C71" w:rsidP="00DA1AAF">
                            <w:pPr>
                              <w:jc w:val="center"/>
                              <w:rPr>
                                <w:sz w:val="20"/>
                              </w:rPr>
                            </w:pPr>
                            <w:r w:rsidRPr="00B75018">
                              <w:rPr>
                                <w:sz w:val="20"/>
                              </w:rPr>
                              <w:t>1</w:t>
                            </w:r>
                          </w:p>
                        </w:txbxContent>
                      </v:textbox>
                    </v:rect>
                    <v:rect id="Téglalap 241" o:spid="_x0000_s127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322C71" w:rsidRPr="00B75018" w:rsidRDefault="00322C71" w:rsidP="00DA1AAF">
                            <w:pPr>
                              <w:jc w:val="center"/>
                              <w:rPr>
                                <w:sz w:val="20"/>
                              </w:rPr>
                            </w:pPr>
                            <w:r w:rsidRPr="00B75018">
                              <w:rPr>
                                <w:sz w:val="20"/>
                              </w:rPr>
                              <w:t>1</w:t>
                            </w:r>
                          </w:p>
                        </w:txbxContent>
                      </v:textbox>
                    </v:rect>
                    <v:rect id="Téglalap 242" o:spid="_x0000_s127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322C71" w:rsidRPr="00B75018" w:rsidRDefault="00322C71" w:rsidP="00DA1AAF">
                            <w:pPr>
                              <w:jc w:val="center"/>
                              <w:rPr>
                                <w:sz w:val="20"/>
                              </w:rPr>
                            </w:pPr>
                            <w:r w:rsidRPr="00B75018">
                              <w:rPr>
                                <w:sz w:val="20"/>
                              </w:rPr>
                              <w:t>0</w:t>
                            </w:r>
                          </w:p>
                        </w:txbxContent>
                      </v:textbox>
                    </v:rect>
                    <v:rect id="Téglalap 244" o:spid="_x0000_s127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322C71" w:rsidRPr="00B75018" w:rsidRDefault="00322C71" w:rsidP="00DA1AAF">
                            <w:pPr>
                              <w:jc w:val="center"/>
                              <w:rPr>
                                <w:sz w:val="20"/>
                              </w:rPr>
                            </w:pPr>
                            <w:r w:rsidRPr="00B75018">
                              <w:rPr>
                                <w:sz w:val="20"/>
                              </w:rPr>
                              <w:t>0</w:t>
                            </w:r>
                          </w:p>
                        </w:txbxContent>
                      </v:textbox>
                    </v:rect>
                    <v:rect id="Téglalap 245" o:spid="_x0000_s127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322C71" w:rsidRPr="00B75018" w:rsidRDefault="00322C71" w:rsidP="00DA1AAF">
                            <w:pPr>
                              <w:jc w:val="center"/>
                              <w:rPr>
                                <w:sz w:val="20"/>
                              </w:rPr>
                            </w:pPr>
                            <w:r w:rsidRPr="00B75018">
                              <w:rPr>
                                <w:sz w:val="20"/>
                              </w:rPr>
                              <w:t>1</w:t>
                            </w:r>
                          </w:p>
                        </w:txbxContent>
                      </v:textbox>
                    </v:rect>
                  </v:group>
                </v:group>
                <v:line id="Egyenes összekötő 207" o:spid="_x0000_s1278"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9"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80"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1"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39488" behindDoc="0" locked="0" layoutInCell="1" allowOverlap="1" wp14:anchorId="2D34D763" wp14:editId="53B2D29B">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6DB4230B" w:rsidR="00322C71" w:rsidRPr="00B91B2A" w:rsidRDefault="00322C71" w:rsidP="002356CA">
                            <w:pPr>
                              <w:pStyle w:val="SzKpalrs"/>
                            </w:pPr>
                            <w:r>
                              <w:fldChar w:fldCharType="begin"/>
                            </w:r>
                            <w:r>
                              <w:instrText xml:space="preserve"> SEQ ábra \* ARABIC </w:instrText>
                            </w:r>
                            <w:r>
                              <w:fldChar w:fldCharType="separate"/>
                            </w:r>
                            <w:bookmarkStart w:id="27" w:name="_Toc7614352"/>
                            <w:r>
                              <w:t>5</w:t>
                            </w:r>
                            <w:r>
                              <w:fldChar w:fldCharType="end"/>
                            </w:r>
                            <w:r>
                              <w:t xml:space="preserve">. ábra: </w:t>
                            </w:r>
                            <w:r w:rsidRPr="008A4093">
                              <w:t>Több (4) pontos keresztezés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2" type="#_x0000_t202" style="position:absolute;left:0;text-align:left;margin-left:-.3pt;margin-top:317.2pt;width:437.25pt;height:37.8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6DB4230B" w:rsidR="00322C71" w:rsidRPr="00B91B2A" w:rsidRDefault="00322C71" w:rsidP="002356CA">
                      <w:pPr>
                        <w:pStyle w:val="SzKpalrs"/>
                      </w:pPr>
                      <w:r>
                        <w:fldChar w:fldCharType="begin"/>
                      </w:r>
                      <w:r>
                        <w:instrText xml:space="preserve"> SEQ ábra \* ARABIC </w:instrText>
                      </w:r>
                      <w:r>
                        <w:fldChar w:fldCharType="separate"/>
                      </w:r>
                      <w:bookmarkStart w:id="28" w:name="_Toc7614352"/>
                      <w:r>
                        <w:t>5</w:t>
                      </w:r>
                      <w:r>
                        <w:fldChar w:fldCharType="end"/>
                      </w:r>
                      <w:r>
                        <w:t xml:space="preserve">. ábra: </w:t>
                      </w:r>
                      <w:r w:rsidRPr="008A4093">
                        <w:t>Több (4) pontos keresztezés</w:t>
                      </w:r>
                      <w:bookmarkEnd w:id="28"/>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689E0BEB" w:rsidR="0046616B" w:rsidRDefault="00294BC4" w:rsidP="00EA4D4E">
      <w:pPr>
        <w:pStyle w:val="SzDSzvegTrzs"/>
        <w:rPr>
          <w:lang w:eastAsia="hu-HU" w:bidi="ar-SA"/>
        </w:rPr>
      </w:pPr>
      <w:r>
        <w:t xml:space="preserve">Említésre méltó még az egyenletes keresztezés (uniform crossover),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69152" behindDoc="0" locked="0" layoutInCell="1" allowOverlap="1" wp14:anchorId="1BFFEB8C" wp14:editId="0E466365">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322C71" w:rsidRDefault="00322C71"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3" style="position:absolute;left:0;text-align:left;margin-left:280.2pt;margin-top:18.75pt;width:19.5pt;height:25.5pt;z-index:25156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322C71" w:rsidRDefault="00322C71"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3D5FE06D">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322C71" w:rsidRDefault="00322C71"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322C71" w:rsidRDefault="00322C71"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322C71" w:rsidRDefault="00322C71"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322C71" w:rsidRDefault="00322C71"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322C71" w:rsidRDefault="00322C71"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322C71" w:rsidRDefault="00322C71"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322C71" w:rsidRDefault="00322C71"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322C71" w:rsidRDefault="00322C71"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322C71" w:rsidRDefault="00322C71"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322C71" w:rsidRDefault="00322C71"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4"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5"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6"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322C71" w:rsidRDefault="00322C71" w:rsidP="00D22843">
                              <w:pPr>
                                <w:jc w:val="center"/>
                              </w:pPr>
                              <w:r>
                                <w:t>0</w:t>
                              </w:r>
                            </w:p>
                          </w:txbxContent>
                        </v:textbox>
                      </v:rect>
                      <v:rect id="Téglalap 264" o:spid="_x0000_s128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322C71" w:rsidRDefault="00322C71" w:rsidP="00D22843">
                              <w:pPr>
                                <w:jc w:val="center"/>
                              </w:pPr>
                              <w:r>
                                <w:t>0</w:t>
                              </w:r>
                            </w:p>
                          </w:txbxContent>
                        </v:textbox>
                      </v:rect>
                    </v:group>
                    <v:group id="Csoportba foglalás 265" o:spid="_x0000_s129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322C71" w:rsidRDefault="00322C71" w:rsidP="00D22843">
                              <w:pPr>
                                <w:jc w:val="center"/>
                              </w:pPr>
                              <w:r>
                                <w:t>1</w:t>
                              </w:r>
                            </w:p>
                          </w:txbxContent>
                        </v:textbox>
                      </v:rect>
                      <v:rect id="Téglalap 267" o:spid="_x0000_s129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322C71" w:rsidRDefault="00322C71" w:rsidP="00D22843">
                              <w:pPr>
                                <w:jc w:val="center"/>
                              </w:pPr>
                              <w:r>
                                <w:t>0</w:t>
                              </w:r>
                            </w:p>
                          </w:txbxContent>
                        </v:textbox>
                      </v:rect>
                    </v:group>
                  </v:group>
                  <v:group id="Csoportba foglalás 268" o:spid="_x0000_s129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322C71" w:rsidRDefault="00322C71" w:rsidP="00D22843">
                            <w:pPr>
                              <w:jc w:val="center"/>
                            </w:pPr>
                            <w:r>
                              <w:t>1</w:t>
                            </w:r>
                          </w:p>
                        </w:txbxContent>
                      </v:textbox>
                    </v:rect>
                    <v:rect id="Téglalap 270" o:spid="_x0000_s129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322C71" w:rsidRDefault="00322C71" w:rsidP="00D22843">
                            <w:pPr>
                              <w:jc w:val="center"/>
                            </w:pPr>
                            <w:r>
                              <w:t>1</w:t>
                            </w:r>
                          </w:p>
                        </w:txbxContent>
                      </v:textbox>
                    </v:rect>
                  </v:group>
                  <v:group id="Csoportba foglalás 271" o:spid="_x0000_s129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322C71" w:rsidRDefault="00322C71" w:rsidP="00D22843">
                              <w:pPr>
                                <w:jc w:val="center"/>
                              </w:pPr>
                              <w:r>
                                <w:t>1</w:t>
                              </w:r>
                            </w:p>
                          </w:txbxContent>
                        </v:textbox>
                      </v:rect>
                      <v:rect id="Téglalap 274" o:spid="_x0000_s129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322C71" w:rsidRDefault="00322C71" w:rsidP="00D22843">
                              <w:pPr>
                                <w:jc w:val="center"/>
                              </w:pPr>
                              <w:r>
                                <w:t>1</w:t>
                              </w:r>
                            </w:p>
                          </w:txbxContent>
                        </v:textbox>
                      </v:rect>
                    </v:group>
                    <v:group id="Csoportba foglalás 275" o:spid="_x0000_s130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322C71" w:rsidRDefault="00322C71" w:rsidP="00D22843">
                              <w:pPr>
                                <w:jc w:val="center"/>
                              </w:pPr>
                              <w:r>
                                <w:t>0</w:t>
                              </w:r>
                            </w:p>
                          </w:txbxContent>
                        </v:textbox>
                      </v:rect>
                      <v:rect id="Téglalap 277" o:spid="_x0000_s130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322C71" w:rsidRDefault="00322C71" w:rsidP="00D22843">
                              <w:pPr>
                                <w:jc w:val="center"/>
                              </w:pPr>
                              <w:r>
                                <w:t>1</w:t>
                              </w:r>
                            </w:p>
                          </w:txbxContent>
                        </v:textbox>
                      </v:rect>
                    </v:group>
                  </v:group>
                </v:group>
                <v:group id="Csoportba foglalás 278" o:spid="_x0000_s130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322C71" w:rsidRDefault="00322C71" w:rsidP="00D22843">
                            <w:pPr>
                              <w:jc w:val="center"/>
                            </w:pPr>
                            <w:r>
                              <w:t>0</w:t>
                            </w:r>
                          </w:p>
                        </w:txbxContent>
                      </v:textbox>
                    </v:rect>
                    <v:rect id="Téglalap 281" o:spid="_x0000_s130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322C71" w:rsidRDefault="00322C71" w:rsidP="00D22843">
                            <w:pPr>
                              <w:jc w:val="center"/>
                            </w:pPr>
                            <w:r>
                              <w:t>1</w:t>
                            </w:r>
                          </w:p>
                        </w:txbxContent>
                      </v:textbox>
                    </v:rect>
                  </v:group>
                  <v:group id="Csoportba foglalás 282" o:spid="_x0000_s130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322C71" w:rsidRDefault="00322C71" w:rsidP="00D22843">
                            <w:pPr>
                              <w:jc w:val="center"/>
                            </w:pPr>
                            <w:r>
                              <w:t>1</w:t>
                            </w:r>
                          </w:p>
                        </w:txbxContent>
                      </v:textbox>
                    </v:rect>
                    <v:rect id="Téglalap 284" o:spid="_x0000_s13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322C71" w:rsidRDefault="00322C71" w:rsidP="00D22843">
                            <w:pPr>
                              <w:jc w:val="center"/>
                            </w:pPr>
                            <w:r>
                              <w:t>1</w:t>
                            </w:r>
                          </w:p>
                        </w:txbxContent>
                      </v:textbox>
                    </v:rect>
                  </v:group>
                </v:group>
                <v:group id="Csoportba foglalás 285" o:spid="_x0000_s131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322C71" w:rsidRDefault="00322C71" w:rsidP="00D22843">
                            <w:pPr>
                              <w:jc w:val="center"/>
                            </w:pPr>
                            <w:r>
                              <w:t>0</w:t>
                            </w:r>
                          </w:p>
                        </w:txbxContent>
                      </v:textbox>
                    </v:rect>
                    <v:rect id="Téglalap 288" o:spid="_x0000_s131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322C71" w:rsidRDefault="00322C71" w:rsidP="00D22843">
                            <w:pPr>
                              <w:jc w:val="center"/>
                            </w:pPr>
                            <w:r>
                              <w:t>1</w:t>
                            </w:r>
                          </w:p>
                        </w:txbxContent>
                      </v:textbox>
                    </v:rect>
                  </v:group>
                  <v:group id="Csoportba foglalás 289" o:spid="_x0000_s131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322C71" w:rsidRDefault="00322C71" w:rsidP="00D22843">
                              <w:pPr>
                                <w:jc w:val="center"/>
                              </w:pPr>
                              <w:r>
                                <w:t>1</w:t>
                              </w:r>
                            </w:p>
                          </w:txbxContent>
                        </v:textbox>
                      </v:rect>
                      <v:rect id="Téglalap 292" o:spid="_x0000_s131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322C71" w:rsidRDefault="00322C71" w:rsidP="00D22843">
                              <w:pPr>
                                <w:jc w:val="center"/>
                              </w:pPr>
                              <w:r>
                                <w:t>0</w:t>
                              </w:r>
                            </w:p>
                          </w:txbxContent>
                        </v:textbox>
                      </v:rect>
                    </v:group>
                    <v:group id="Csoportba foglalás 293" o:spid="_x0000_s131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322C71" w:rsidRDefault="00322C71" w:rsidP="00D22843">
                              <w:pPr>
                                <w:jc w:val="center"/>
                              </w:pPr>
                              <w:r>
                                <w:t>1</w:t>
                              </w:r>
                            </w:p>
                          </w:txbxContent>
                        </v:textbox>
                      </v:rect>
                      <v:rect id="Téglalap 295" o:spid="_x0000_s13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322C71" w:rsidRDefault="00322C71" w:rsidP="00D22843">
                              <w:pPr>
                                <w:jc w:val="center"/>
                              </w:pPr>
                              <w:r>
                                <w:t>0</w:t>
                              </w:r>
                            </w:p>
                          </w:txbxContent>
                        </v:textbox>
                      </v:rect>
                    </v:group>
                  </v:group>
                </v:group>
                <v:shape id="Egyenes összekötő nyíllal 296" o:spid="_x0000_s1321"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2"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3"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4"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322C71" w:rsidRDefault="00322C71" w:rsidP="00D22843">
                          <w:pPr>
                            <w:jc w:val="center"/>
                          </w:pPr>
                          <w:r>
                            <w:t>1</w:t>
                          </w:r>
                        </w:p>
                      </w:txbxContent>
                    </v:textbox>
                  </v:rect>
                  <v:rect id="Téglalap 300" o:spid="_x0000_s1325"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322C71" w:rsidRDefault="00322C71" w:rsidP="00D22843">
                          <w:pPr>
                            <w:jc w:val="center"/>
                          </w:pPr>
                          <w:r>
                            <w:t>1</w:t>
                          </w:r>
                        </w:p>
                      </w:txbxContent>
                    </v:textbox>
                  </v:rect>
                  <v:rect id="Téglalap 301" o:spid="_x0000_s1326"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322C71" w:rsidRDefault="00322C71" w:rsidP="00D22843">
                          <w:pPr>
                            <w:jc w:val="center"/>
                          </w:pPr>
                          <w:r>
                            <w:t>1</w:t>
                          </w:r>
                        </w:p>
                      </w:txbxContent>
                    </v:textbox>
                  </v:rect>
                  <v:rect id="Téglalap 302" o:spid="_x0000_s1327"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322C71" w:rsidRDefault="00322C71" w:rsidP="00D22843">
                          <w:pPr>
                            <w:jc w:val="center"/>
                          </w:pPr>
                          <w:r>
                            <w:t>1</w:t>
                          </w:r>
                        </w:p>
                      </w:txbxContent>
                    </v:textbox>
                  </v:rect>
                  <v:rect id="Téglalap 303" o:spid="_x0000_s1328"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322C71" w:rsidRDefault="00322C71" w:rsidP="00D22843">
                          <w:pPr>
                            <w:jc w:val="center"/>
                          </w:pPr>
                          <w:r>
                            <w:t>1</w:t>
                          </w:r>
                        </w:p>
                      </w:txbxContent>
                    </v:textbox>
                  </v:rect>
                  <v:rect id="Téglalap 304" o:spid="_x0000_s1329"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322C71" w:rsidRDefault="00322C71" w:rsidP="00D22843">
                          <w:pPr>
                            <w:jc w:val="center"/>
                          </w:pPr>
                          <w:r>
                            <w:t>1</w:t>
                          </w:r>
                        </w:p>
                      </w:txbxContent>
                    </v:textbox>
                  </v:rect>
                  <v:rect id="Téglalap 305" o:spid="_x0000_s1330"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322C71" w:rsidRDefault="00322C71" w:rsidP="00D22843">
                          <w:pPr>
                            <w:jc w:val="center"/>
                          </w:pPr>
                          <w:r>
                            <w:t>0</w:t>
                          </w:r>
                        </w:p>
                      </w:txbxContent>
                    </v:textbox>
                  </v:rect>
                  <v:group id="Csoportba foglalás 306" o:spid="_x0000_s1331"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2"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322C71" w:rsidRDefault="00322C71" w:rsidP="00D22843">
                            <w:pPr>
                              <w:jc w:val="center"/>
                            </w:pPr>
                            <w:r>
                              <w:t>1</w:t>
                            </w:r>
                          </w:p>
                        </w:txbxContent>
                      </v:textbox>
                    </v:rect>
                    <v:rect id="Téglalap 309" o:spid="_x0000_s1333"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322C71" w:rsidRDefault="00322C71" w:rsidP="00D22843">
                            <w:pPr>
                              <w:jc w:val="center"/>
                            </w:pPr>
                            <w:r>
                              <w:t>1</w:t>
                            </w:r>
                          </w:p>
                        </w:txbxContent>
                      </v:textbox>
                    </v:rect>
                  </v:group>
                </v:group>
                <w10:anchorlock/>
              </v:group>
            </w:pict>
          </mc:Fallback>
        </mc:AlternateContent>
      </w:r>
    </w:p>
    <w:p w14:paraId="46B74040" w14:textId="0FF73BC2" w:rsidR="00D22843" w:rsidRDefault="002356CA" w:rsidP="002356CA">
      <w:pPr>
        <w:pStyle w:val="SzKpalrs"/>
      </w:pPr>
      <w:r>
        <w:fldChar w:fldCharType="begin"/>
      </w:r>
      <w:r>
        <w:instrText xml:space="preserve"> SEQ ábra \* ARABIC </w:instrText>
      </w:r>
      <w:r>
        <w:fldChar w:fldCharType="separate"/>
      </w:r>
      <w:bookmarkStart w:id="29" w:name="_Toc7614353"/>
      <w:r w:rsidR="001412EB">
        <w:t>6</w:t>
      </w:r>
      <w:r>
        <w:fldChar w:fldCharType="end"/>
      </w:r>
      <w:r>
        <w:t xml:space="preserve">. ábra: </w:t>
      </w:r>
      <w:r w:rsidRPr="004A320C">
        <w:t>Egyenletes keresztezés egy utóddal</w:t>
      </w:r>
      <w:bookmarkEnd w:id="29"/>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 xml:space="preserve">(reordering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42560" behindDoc="0" locked="0" layoutInCell="1" allowOverlap="1" wp14:anchorId="3960A9B7" wp14:editId="22317B0F">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322C71" w:rsidRDefault="00322C71"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322C71" w:rsidRDefault="00322C71"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322C71" w:rsidRDefault="00322C71"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322C71" w:rsidRDefault="00322C71"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322C71" w:rsidRDefault="00322C71"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322C71" w:rsidRDefault="00322C71"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322C71" w:rsidRDefault="00322C71"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322C71" w:rsidRDefault="00322C71"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322C71" w:rsidRDefault="00322C71"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322C71" w:rsidRDefault="00322C71"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322C71" w:rsidRDefault="00322C71"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322C71" w:rsidRDefault="00322C71"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322C71" w:rsidRDefault="00322C71"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322C71" w:rsidRDefault="00322C71"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322C71" w:rsidRDefault="00322C71"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322C71" w:rsidRDefault="00322C71"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322C71" w:rsidRDefault="00322C7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322C71" w:rsidRDefault="00322C71"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322C71" w:rsidRDefault="00322C71"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322C71" w:rsidRDefault="00322C71"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322C71" w:rsidRDefault="00322C71"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322C71" w:rsidRDefault="00322C71"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322C71" w:rsidRDefault="00322C71"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322C71" w:rsidRDefault="00322C71"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322C71" w:rsidRDefault="00322C71"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322C71" w:rsidRDefault="00322C71"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322C71" w:rsidRDefault="00322C71"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322C71" w:rsidRDefault="00322C71"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322C71" w:rsidRDefault="00322C71"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322C71" w:rsidRDefault="00322C71"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322C71" w:rsidRDefault="00322C71"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322C71" w:rsidRDefault="00322C71"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322C71" w:rsidRDefault="00322C71"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322C71" w:rsidRDefault="00322C71"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322C71" w:rsidRDefault="00322C71"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322C71" w:rsidRDefault="00322C71"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322C71" w:rsidRDefault="00322C71"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322C71" w:rsidRDefault="00322C71"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30" w:name="_Ref3119845"/>
                            <w:p w14:paraId="794EE6E3" w14:textId="00221434" w:rsidR="00322C71" w:rsidRPr="00407D35" w:rsidRDefault="00322C71" w:rsidP="002356CA">
                              <w:pPr>
                                <w:pStyle w:val="SzKpalrs"/>
                              </w:pPr>
                              <w:r>
                                <w:fldChar w:fldCharType="begin"/>
                              </w:r>
                              <w:r>
                                <w:instrText xml:space="preserve"> SEQ ábra \* ARABIC </w:instrText>
                              </w:r>
                              <w:r>
                                <w:fldChar w:fldCharType="separate"/>
                              </w:r>
                              <w:bookmarkStart w:id="31" w:name="_Toc7614354"/>
                              <w:r>
                                <w:t>7</w:t>
                              </w:r>
                              <w:r>
                                <w:fldChar w:fldCharType="end"/>
                              </w:r>
                              <w:r>
                                <w:t xml:space="preserve">. ábra: </w:t>
                              </w:r>
                              <w:r w:rsidRPr="00A95906">
                                <w:t>PMX működése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4" style="position:absolute;left:0;text-align:left;margin-left:32.7pt;margin-top:47.05pt;width:372pt;height:226.05pt;z-index:251842560;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5"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6"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7"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8"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322C71" w:rsidRDefault="00322C71" w:rsidP="0079417C">
                                <w:pPr>
                                  <w:jc w:val="center"/>
                                </w:pPr>
                                <w:r>
                                  <w:t>C</w:t>
                                </w:r>
                              </w:p>
                            </w:txbxContent>
                          </v:textbox>
                        </v:rect>
                        <v:rect id="Téglalap 352" o:spid="_x0000_s1340"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322C71" w:rsidRDefault="00322C71" w:rsidP="0079417C">
                                <w:pPr>
                                  <w:jc w:val="center"/>
                                </w:pPr>
                                <w:r>
                                  <w:t>D</w:t>
                                </w:r>
                              </w:p>
                            </w:txbxContent>
                          </v:textbox>
                        </v:rect>
                        <v:rect id="Téglalap 353" o:spid="_x0000_s1341"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322C71" w:rsidRDefault="00322C71" w:rsidP="0079417C">
                                <w:pPr>
                                  <w:jc w:val="center"/>
                                </w:pPr>
                                <w:r>
                                  <w:t>B</w:t>
                                </w:r>
                              </w:p>
                            </w:txbxContent>
                          </v:textbox>
                        </v:rect>
                        <v:rect id="Téglalap 354" o:spid="_x0000_s134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322C71" w:rsidRDefault="00322C71" w:rsidP="0079417C">
                                <w:pPr>
                                  <w:jc w:val="center"/>
                                </w:pPr>
                                <w:r>
                                  <w:t>H</w:t>
                                </w:r>
                              </w:p>
                            </w:txbxContent>
                          </v:textbox>
                        </v:rect>
                        <v:rect id="Téglalap 355" o:spid="_x0000_s1343"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322C71" w:rsidRDefault="00322C71" w:rsidP="0079417C">
                                <w:pPr>
                                  <w:jc w:val="center"/>
                                </w:pPr>
                                <w:r>
                                  <w:t>E</w:t>
                                </w:r>
                              </w:p>
                            </w:txbxContent>
                          </v:textbox>
                        </v:rect>
                        <v:rect id="Téglalap 356" o:spid="_x0000_s1344"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322C71" w:rsidRDefault="00322C71" w:rsidP="0079417C">
                                <w:pPr>
                                  <w:jc w:val="center"/>
                                </w:pPr>
                                <w:r>
                                  <w:t>G</w:t>
                                </w:r>
                              </w:p>
                            </w:txbxContent>
                          </v:textbox>
                        </v:rect>
                        <v:rect id="Téglalap 357" o:spid="_x0000_s134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322C71" w:rsidRDefault="00322C71" w:rsidP="0079417C">
                                <w:pPr>
                                  <w:jc w:val="center"/>
                                </w:pPr>
                                <w:r>
                                  <w:t>A</w:t>
                                </w:r>
                              </w:p>
                            </w:txbxContent>
                          </v:textbox>
                        </v:rect>
                        <v:rect id="Téglalap 358" o:spid="_x0000_s134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322C71" w:rsidRDefault="00322C71" w:rsidP="0079417C">
                                <w:pPr>
                                  <w:jc w:val="center"/>
                                </w:pPr>
                                <w:r>
                                  <w:t>F</w:t>
                                </w:r>
                              </w:p>
                            </w:txbxContent>
                          </v:textbox>
                        </v:rect>
                      </v:group>
                      <v:group id="Csoportba foglalás 359" o:spid="_x0000_s1347"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322C71" w:rsidRDefault="00322C71" w:rsidP="0079417C">
                                <w:pPr>
                                  <w:jc w:val="center"/>
                                </w:pPr>
                                <w:r>
                                  <w:t>E</w:t>
                                </w:r>
                              </w:p>
                            </w:txbxContent>
                          </v:textbox>
                        </v:rect>
                        <v:rect id="Téglalap 361" o:spid="_x0000_s134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322C71" w:rsidRDefault="00322C71" w:rsidP="00361CE9">
                                <w:r>
                                  <w:t>A</w:t>
                                </w:r>
                              </w:p>
                            </w:txbxContent>
                          </v:textbox>
                        </v:rect>
                        <v:rect id="Téglalap 362" o:spid="_x0000_s135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322C71" w:rsidRDefault="00322C71" w:rsidP="0079417C">
                                <w:pPr>
                                  <w:jc w:val="center"/>
                                </w:pPr>
                                <w:r>
                                  <w:t>B</w:t>
                                </w:r>
                              </w:p>
                            </w:txbxContent>
                          </v:textbox>
                        </v:rect>
                        <v:rect id="Téglalap 363" o:spid="_x0000_s135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322C71" w:rsidRDefault="00322C71" w:rsidP="0079417C">
                                <w:pPr>
                                  <w:jc w:val="center"/>
                                </w:pPr>
                                <w:r>
                                  <w:t>D</w:t>
                                </w:r>
                              </w:p>
                            </w:txbxContent>
                          </v:textbox>
                        </v:rect>
                        <v:rect id="Téglalap 364" o:spid="_x0000_s135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322C71" w:rsidRDefault="00322C71" w:rsidP="0079417C">
                                <w:pPr>
                                  <w:jc w:val="center"/>
                                </w:pPr>
                                <w:r>
                                  <w:t>C</w:t>
                                </w:r>
                              </w:p>
                            </w:txbxContent>
                          </v:textbox>
                        </v:rect>
                        <v:rect id="Téglalap 365" o:spid="_x0000_s135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322C71" w:rsidRDefault="00322C71" w:rsidP="0079417C">
                                <w:pPr>
                                  <w:jc w:val="center"/>
                                </w:pPr>
                                <w:r>
                                  <w:t>F</w:t>
                                </w:r>
                              </w:p>
                            </w:txbxContent>
                          </v:textbox>
                        </v:rect>
                        <v:rect id="Téglalap 366" o:spid="_x0000_s135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322C71" w:rsidRDefault="00322C71" w:rsidP="0079417C">
                                <w:pPr>
                                  <w:jc w:val="center"/>
                                </w:pPr>
                                <w:r>
                                  <w:t>G</w:t>
                                </w:r>
                              </w:p>
                            </w:txbxContent>
                          </v:textbox>
                        </v:rect>
                        <v:rect id="Téglalap 367" o:spid="_x0000_s135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322C71" w:rsidRDefault="00322C71" w:rsidP="0079417C">
                                <w:pPr>
                                  <w:jc w:val="center"/>
                                </w:pPr>
                                <w:r>
                                  <w:t>H</w:t>
                                </w:r>
                              </w:p>
                            </w:txbxContent>
                          </v:textbox>
                        </v:rect>
                      </v:group>
                      <v:line id="Egyenes összekötő 371" o:spid="_x0000_s1356"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7"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8"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9"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60"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1"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2"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322C71" w:rsidRDefault="00322C71">
                              <w:r>
                                <w:t>1.</w:t>
                              </w:r>
                            </w:p>
                          </w:txbxContent>
                        </v:textbox>
                      </v:shape>
                    </v:group>
                    <v:group id="Csoportba foglalás 409" o:spid="_x0000_s1364"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5"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6"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7"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8"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9"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322C71" w:rsidRDefault="00322C71" w:rsidP="00361CE9">
                              <w:r>
                                <w:t>3.</w:t>
                              </w:r>
                            </w:p>
                          </w:txbxContent>
                        </v:textbox>
                      </v:shape>
                    </v:group>
                    <v:group id="Csoportba foglalás 411" o:spid="_x0000_s1370"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1"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2"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3"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4"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5"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322C71" w:rsidRDefault="00322C71" w:rsidP="007768C8">
                              <w:r>
                                <w:t>1.</w:t>
                              </w:r>
                            </w:p>
                          </w:txbxContent>
                        </v:textbox>
                      </v:shape>
                    </v:group>
                    <v:group id="Csoportba foglalás 412" o:spid="_x0000_s1376"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7"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8"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9"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80"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1"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322C71" w:rsidRDefault="00322C71" w:rsidP="007768C8">
                              <w:r>
                                <w:t>2.</w:t>
                              </w:r>
                            </w:p>
                          </w:txbxContent>
                        </v:textbox>
                      </v:shape>
                    </v:group>
                    <v:group id="Csoportba foglalás 407" o:spid="_x0000_s1382"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3"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322C71" w:rsidRDefault="00322C71" w:rsidP="00361CE9">
                              <w:r>
                                <w:t>2.</w:t>
                              </w:r>
                            </w:p>
                          </w:txbxContent>
                        </v:textbox>
                      </v:shape>
                      <v:group id="Csoportba foglalás 402" o:spid="_x0000_s1384"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8"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9"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90"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1"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2"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322C71" w:rsidRDefault="00322C71" w:rsidP="007768C8">
                              <w:r>
                                <w:t>3.</w:t>
                              </w:r>
                            </w:p>
                          </w:txbxContent>
                        </v:textbox>
                      </v:shape>
                    </v:group>
                  </v:group>
                  <v:group id="Csoportba foglalás 374" o:spid="_x0000_s1394"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5"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6"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322C71" w:rsidRDefault="00322C71" w:rsidP="000B4235">
                              <w:pPr>
                                <w:jc w:val="center"/>
                              </w:pPr>
                              <w:r>
                                <w:t>E</w:t>
                              </w:r>
                            </w:p>
                          </w:txbxContent>
                        </v:textbox>
                      </v:rect>
                      <v:rect id="Téglalap 329" o:spid="_x0000_s1397"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322C71" w:rsidRDefault="00322C71" w:rsidP="000B4235">
                              <w:pPr>
                                <w:jc w:val="center"/>
                              </w:pPr>
                              <w:r>
                                <w:t>A</w:t>
                              </w:r>
                            </w:p>
                          </w:txbxContent>
                        </v:textbox>
                      </v:rect>
                      <v:rect id="Téglalap 330" o:spid="_x0000_s139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322C71" w:rsidRDefault="00322C71" w:rsidP="000B4235">
                              <w:pPr>
                                <w:jc w:val="center"/>
                              </w:pPr>
                              <w:r>
                                <w:t>B</w:t>
                              </w:r>
                            </w:p>
                          </w:txbxContent>
                        </v:textbox>
                      </v:rect>
                      <v:rect id="Téglalap 331" o:spid="_x0000_s1399"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322C71" w:rsidRDefault="00322C71" w:rsidP="000B4235">
                              <w:pPr>
                                <w:jc w:val="center"/>
                              </w:pPr>
                              <w:r>
                                <w:t>H</w:t>
                              </w:r>
                            </w:p>
                          </w:txbxContent>
                        </v:textbox>
                      </v:rect>
                      <v:rect id="Téglalap 332" o:spid="_x0000_s1400"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322C71" w:rsidRDefault="00322C71" w:rsidP="000B4235">
                              <w:pPr>
                                <w:jc w:val="center"/>
                              </w:pPr>
                              <w:r>
                                <w:t>F</w:t>
                              </w:r>
                            </w:p>
                          </w:txbxContent>
                        </v:textbox>
                      </v:rect>
                      <v:rect id="Téglalap 333" o:spid="_x0000_s1401"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322C71" w:rsidRDefault="00322C71" w:rsidP="000B4235">
                              <w:pPr>
                                <w:jc w:val="center"/>
                              </w:pPr>
                              <w:r>
                                <w:t>G</w:t>
                              </w:r>
                            </w:p>
                          </w:txbxContent>
                        </v:textbox>
                      </v:rect>
                      <v:rect id="Téglalap 334" o:spid="_x0000_s1402"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322C71" w:rsidRDefault="00322C71" w:rsidP="000B4235">
                              <w:pPr>
                                <w:jc w:val="center"/>
                              </w:pPr>
                              <w:r>
                                <w:t>D</w:t>
                              </w:r>
                            </w:p>
                          </w:txbxContent>
                        </v:textbox>
                      </v:rect>
                      <v:rect id="Téglalap 335" o:spid="_x0000_s1403"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322C71" w:rsidRDefault="00322C71" w:rsidP="000B4235">
                              <w:pPr>
                                <w:jc w:val="center"/>
                              </w:pPr>
                              <w:r>
                                <w:t>C</w:t>
                              </w:r>
                            </w:p>
                          </w:txbxContent>
                        </v:textbox>
                      </v:rect>
                    </v:group>
                    <v:group id="Csoportba foglalás 337" o:spid="_x0000_s1404"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322C71" w:rsidRDefault="00322C71" w:rsidP="000B4235">
                              <w:pPr>
                                <w:jc w:val="center"/>
                              </w:pPr>
                              <w:r>
                                <w:t>C</w:t>
                              </w:r>
                            </w:p>
                          </w:txbxContent>
                        </v:textbox>
                      </v:rect>
                      <v:rect id="Téglalap 339" o:spid="_x0000_s140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322C71" w:rsidRDefault="00322C71" w:rsidP="000B4235">
                              <w:pPr>
                                <w:jc w:val="center"/>
                              </w:pPr>
                              <w:r>
                                <w:t>D</w:t>
                              </w:r>
                            </w:p>
                          </w:txbxContent>
                        </v:textbox>
                      </v:rect>
                      <v:rect id="Téglalap 340" o:spid="_x0000_s140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322C71" w:rsidRDefault="00322C71" w:rsidP="000B4235">
                              <w:pPr>
                                <w:jc w:val="center"/>
                              </w:pPr>
                              <w:r>
                                <w:t>B</w:t>
                              </w:r>
                            </w:p>
                          </w:txbxContent>
                        </v:textbox>
                      </v:rect>
                      <v:rect id="Téglalap 341" o:spid="_x0000_s140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322C71" w:rsidRDefault="00322C71" w:rsidP="000B4235">
                              <w:pPr>
                                <w:jc w:val="center"/>
                              </w:pPr>
                              <w:r>
                                <w:t>A</w:t>
                              </w:r>
                            </w:p>
                          </w:txbxContent>
                        </v:textbox>
                      </v:rect>
                      <v:rect id="Téglalap 342" o:spid="_x0000_s140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322C71" w:rsidRDefault="00322C71" w:rsidP="000B4235">
                              <w:pPr>
                                <w:jc w:val="center"/>
                              </w:pPr>
                              <w:r>
                                <w:t>E</w:t>
                              </w:r>
                            </w:p>
                          </w:txbxContent>
                        </v:textbox>
                      </v:rect>
                      <v:rect id="Téglalap 343" o:spid="_x0000_s141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322C71" w:rsidRDefault="00322C71" w:rsidP="000B4235">
                              <w:pPr>
                                <w:jc w:val="center"/>
                              </w:pPr>
                              <w:r>
                                <w:t>F</w:t>
                              </w:r>
                            </w:p>
                          </w:txbxContent>
                        </v:textbox>
                      </v:rect>
                      <v:rect id="Téglalap 344" o:spid="_x0000_s141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322C71" w:rsidRDefault="00322C71" w:rsidP="000B4235">
                              <w:pPr>
                                <w:jc w:val="center"/>
                              </w:pPr>
                              <w:r>
                                <w:t>G</w:t>
                              </w:r>
                            </w:p>
                          </w:txbxContent>
                        </v:textbox>
                      </v:rect>
                      <v:rect id="Téglalap 345" o:spid="_x0000_s141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322C71" w:rsidRDefault="00322C71" w:rsidP="000B4235">
                              <w:pPr>
                                <w:jc w:val="center"/>
                              </w:pPr>
                              <w:r>
                                <w:t>H</w:t>
                              </w:r>
                            </w:p>
                          </w:txbxContent>
                        </v:textbox>
                      </v:rect>
                    </v:group>
                    <v:line id="Egyenes összekötő 370" o:spid="_x0000_s1413"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4"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5"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32" w:name="_Ref3119845"/>
                      <w:p w14:paraId="794EE6E3" w14:textId="00221434" w:rsidR="00322C71" w:rsidRPr="00407D35" w:rsidRDefault="00322C71" w:rsidP="002356CA">
                        <w:pPr>
                          <w:pStyle w:val="SzKpalrs"/>
                        </w:pPr>
                        <w:r>
                          <w:fldChar w:fldCharType="begin"/>
                        </w:r>
                        <w:r>
                          <w:instrText xml:space="preserve"> SEQ ábra \* ARABIC </w:instrText>
                        </w:r>
                        <w:r>
                          <w:fldChar w:fldCharType="separate"/>
                        </w:r>
                        <w:bookmarkStart w:id="33" w:name="_Toc7614354"/>
                        <w:r>
                          <w:t>7</w:t>
                        </w:r>
                        <w:r>
                          <w:fldChar w:fldCharType="end"/>
                        </w:r>
                        <w:r>
                          <w:t xml:space="preserve">. ábra: </w:t>
                        </w:r>
                        <w:r w:rsidRPr="00A95906">
                          <w:t>PMX működése</w:t>
                        </w:r>
                        <w:bookmarkEnd w:id="32"/>
                        <w:bookmarkEnd w:id="33"/>
                      </w:p>
                    </w:txbxContent>
                  </v:textbox>
                </v:shape>
                <w10:wrap type="topAndBottom"/>
              </v:group>
            </w:pict>
          </mc:Fallback>
        </mc:AlternateContent>
      </w:r>
      <w:r w:rsidR="000B4235">
        <w:t>A részlegesen megfeleltetett keresztezés (partially matched crossover</w:t>
      </w:r>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C751CC">
      <w:pPr>
        <w:pStyle w:val="SzDSzvegTrzs"/>
        <w:numPr>
          <w:ilvl w:val="0"/>
          <w:numId w:val="7"/>
        </w:numPr>
      </w:pPr>
      <w:r>
        <w:t>E – C: megkeressük a pár két tagját az első szülőben, majd megcseréljük őket. (részállás: HBCAFGDE)</w:t>
      </w:r>
    </w:p>
    <w:p w14:paraId="2DEAE283" w14:textId="017B8E11" w:rsidR="00957123" w:rsidRDefault="00957123" w:rsidP="00C751CC">
      <w:pPr>
        <w:pStyle w:val="SzDSzvegTrzs"/>
        <w:numPr>
          <w:ilvl w:val="0"/>
          <w:numId w:val="7"/>
        </w:numPr>
      </w:pPr>
      <w:r>
        <w:t>A – D: itt is megkeressük a géneket és megcseréljük őket. (részállás HBCDFGAE)</w:t>
      </w:r>
    </w:p>
    <w:p w14:paraId="6A2D62A7" w14:textId="03C6BB52" w:rsidR="00957123" w:rsidRDefault="007135EA" w:rsidP="00C751CC">
      <w:pPr>
        <w:pStyle w:val="SzDSzvegTrzs"/>
        <w:numPr>
          <w:ilvl w:val="0"/>
          <w:numId w:val="7"/>
        </w:numPr>
      </w:pPr>
      <w:r>
        <w:t>F – E: lépés ugyan az, mint előbb. Végeredmény: HBCDEGAF.</w:t>
      </w:r>
    </w:p>
    <w:p w14:paraId="45B21FBC" w14:textId="332B4398" w:rsidR="00AA03C2" w:rsidRDefault="00D55B12" w:rsidP="004C265B">
      <w:pPr>
        <w:pStyle w:val="SzDSzvegTrzs"/>
      </w:pPr>
      <w:r>
        <w:t>Az átrendezési keresztezés</w:t>
      </w:r>
      <w:r w:rsidR="00727B48">
        <w:t xml:space="preserve"> (order crossover OX)</w:t>
      </w:r>
      <w:r>
        <w:t xml:space="preserve"> is hasonlóké</w:t>
      </w:r>
      <w:r w:rsidR="009B6CFF">
        <w:t>p</w:t>
      </w:r>
      <w:r>
        <w:t>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0CC66015" w:rsidR="005122D2" w:rsidRDefault="0059608A" w:rsidP="00A15012">
      <w:pPr>
        <w:pStyle w:val="SzDSzvegTrzs"/>
      </w:pPr>
      <w:r>
        <w:rPr>
          <w:noProof/>
          <w:lang w:eastAsia="hu-HU" w:bidi="ar-SA"/>
        </w:rPr>
        <w:lastRenderedPageBreak/>
        <mc:AlternateContent>
          <mc:Choice Requires="wpg">
            <w:drawing>
              <wp:anchor distT="0" distB="0" distL="114300" distR="114300" simplePos="0" relativeHeight="251615232" behindDoc="0" locked="0" layoutInCell="1" allowOverlap="1" wp14:anchorId="365304AA" wp14:editId="5F4AB089">
                <wp:simplePos x="0" y="0"/>
                <wp:positionH relativeFrom="column">
                  <wp:posOffset>34290</wp:posOffset>
                </wp:positionH>
                <wp:positionV relativeFrom="paragraph">
                  <wp:posOffset>4298315</wp:posOffset>
                </wp:positionV>
                <wp:extent cx="5617210"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10"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322C71" w:rsidRDefault="00322C71"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322C71" w:rsidRDefault="00322C71"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322C71" w:rsidRDefault="00322C71"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322C71" w:rsidRDefault="00322C71"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322C71" w:rsidRDefault="00322C71"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322C71" w:rsidRDefault="00322C71"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322C71" w:rsidRDefault="00322C71"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322C71" w:rsidRDefault="00322C71"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322C71" w:rsidRDefault="00322C71"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322C71" w:rsidRDefault="00322C71"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322C71" w:rsidRDefault="00322C71"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322C71" w:rsidRDefault="00322C71"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322C71" w:rsidRDefault="00322C71"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322C71" w:rsidRDefault="00322C71"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322C71" w:rsidRDefault="00322C71"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322C71" w:rsidRDefault="00322C71"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322C71" w:rsidRDefault="00322C71"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322C71" w:rsidRDefault="00322C71"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322C71" w:rsidRDefault="00322C71"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322C71" w:rsidRDefault="00322C71"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322C71" w:rsidRDefault="00322C71"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322C71" w:rsidRDefault="00322C71" w:rsidP="00F05408">
                                  <w:r>
                                    <w:t>3. …és ezt addig folytatjuk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322C71" w:rsidRDefault="00322C71"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322C71" w:rsidRDefault="00322C71"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322C71" w:rsidRDefault="00322C71"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322C71" w:rsidRDefault="00322C71"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322C71" w:rsidRDefault="00322C71"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322C71" w:rsidRDefault="00322C71"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35" y="476250"/>
                                <a:ext cx="1981214" cy="323850"/>
                                <a:chOff x="-215640" y="-95250"/>
                                <a:chExt cx="1981214"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322C71" w:rsidRDefault="00322C71"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322C71" w:rsidRDefault="00322C71"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322C71" w:rsidRDefault="00322C71"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40"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322C71" w:rsidRDefault="00322C71"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322C71" w:rsidRDefault="00322C71"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322C71" w:rsidRDefault="00322C71"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322C71" w:rsidRDefault="00322C71"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322C71" w:rsidRDefault="00322C71"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322C71" w:rsidRDefault="00322C71"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16" style="position:absolute;left:0;text-align:left;margin-left:2.7pt;margin-top:338.45pt;width:442.3pt;height:306pt;z-index:251615232;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">
                <v:group id="Csoportba foglalás 556" o:spid="_x0000_s1417"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18"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322C71" w:rsidRDefault="00322C71" w:rsidP="00F05408">
                          <w:pPr>
                            <w:jc w:val="center"/>
                          </w:pPr>
                          <w:r>
                            <w:t>E</w:t>
                          </w:r>
                        </w:p>
                      </w:txbxContent>
                    </v:textbox>
                  </v:rect>
                  <v:rect id="Téglalap 558" o:spid="_x0000_s1419"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322C71" w:rsidRDefault="00322C71" w:rsidP="00F05408">
                          <w:pPr>
                            <w:jc w:val="center"/>
                          </w:pPr>
                          <w:r>
                            <w:t>A</w:t>
                          </w:r>
                        </w:p>
                      </w:txbxContent>
                    </v:textbox>
                  </v:rect>
                  <v:rect id="Téglalap 559" o:spid="_x0000_s1420"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322C71" w:rsidRDefault="00322C71" w:rsidP="00F05408">
                          <w:pPr>
                            <w:jc w:val="center"/>
                          </w:pPr>
                          <w:r>
                            <w:t>B</w:t>
                          </w:r>
                        </w:p>
                      </w:txbxContent>
                    </v:textbox>
                  </v:rect>
                  <v:rect id="Téglalap 560" o:spid="_x0000_s1421"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322C71" w:rsidRDefault="00322C71" w:rsidP="00F05408">
                          <w:pPr>
                            <w:jc w:val="center"/>
                          </w:pPr>
                          <w:r>
                            <w:t>H</w:t>
                          </w:r>
                        </w:p>
                      </w:txbxContent>
                    </v:textbox>
                  </v:rect>
                  <v:rect id="Téglalap 561" o:spid="_x0000_s1422"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322C71" w:rsidRDefault="00322C71" w:rsidP="00F05408">
                          <w:pPr>
                            <w:jc w:val="center"/>
                          </w:pPr>
                          <w:r>
                            <w:t>F</w:t>
                          </w:r>
                        </w:p>
                      </w:txbxContent>
                    </v:textbox>
                  </v:rect>
                  <v:rect id="Téglalap 562" o:spid="_x0000_s1423"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322C71" w:rsidRDefault="00322C71" w:rsidP="00F05408">
                          <w:pPr>
                            <w:jc w:val="center"/>
                          </w:pPr>
                          <w:r>
                            <w:t>G</w:t>
                          </w:r>
                        </w:p>
                      </w:txbxContent>
                    </v:textbox>
                  </v:rect>
                  <v:rect id="Téglalap 563" o:spid="_x0000_s1424"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322C71" w:rsidRDefault="00322C71" w:rsidP="00F05408">
                          <w:pPr>
                            <w:jc w:val="center"/>
                          </w:pPr>
                          <w:r>
                            <w:t>D</w:t>
                          </w:r>
                        </w:p>
                      </w:txbxContent>
                    </v:textbox>
                  </v:rect>
                  <v:rect id="Téglalap 564" o:spid="_x0000_s1425"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322C71" w:rsidRDefault="00322C71" w:rsidP="00F05408">
                          <w:pPr>
                            <w:jc w:val="center"/>
                          </w:pPr>
                          <w:r>
                            <w:t>C</w:t>
                          </w:r>
                        </w:p>
                      </w:txbxContent>
                    </v:textbox>
                  </v:rect>
                </v:group>
                <v:group id="Csoportba foglalás 565" o:spid="_x0000_s1426"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27"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322C71" w:rsidRDefault="00322C71" w:rsidP="00F05408">
                          <w:pPr>
                            <w:jc w:val="center"/>
                          </w:pPr>
                          <w:r>
                            <w:t>C</w:t>
                          </w:r>
                        </w:p>
                      </w:txbxContent>
                    </v:textbox>
                  </v:rect>
                  <v:rect id="Téglalap 567" o:spid="_x0000_s1428"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322C71" w:rsidRDefault="00322C71" w:rsidP="00F05408">
                          <w:pPr>
                            <w:jc w:val="center"/>
                          </w:pPr>
                          <w:r>
                            <w:t>D</w:t>
                          </w:r>
                        </w:p>
                      </w:txbxContent>
                    </v:textbox>
                  </v:rect>
                  <v:rect id="Téglalap 568" o:spid="_x0000_s1429"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322C71" w:rsidRDefault="00322C71" w:rsidP="00F05408">
                          <w:pPr>
                            <w:jc w:val="center"/>
                          </w:pPr>
                          <w:r>
                            <w:t>B</w:t>
                          </w:r>
                        </w:p>
                      </w:txbxContent>
                    </v:textbox>
                  </v:rect>
                  <v:rect id="Téglalap 569" o:spid="_x0000_s1430"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322C71" w:rsidRDefault="00322C71" w:rsidP="00F05408">
                          <w:pPr>
                            <w:jc w:val="center"/>
                          </w:pPr>
                          <w:r>
                            <w:t>A</w:t>
                          </w:r>
                        </w:p>
                      </w:txbxContent>
                    </v:textbox>
                  </v:rect>
                  <v:rect id="Téglalap 570" o:spid="_x0000_s1431"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322C71" w:rsidRDefault="00322C71" w:rsidP="00F05408">
                          <w:pPr>
                            <w:jc w:val="center"/>
                          </w:pPr>
                          <w:r>
                            <w:t>E</w:t>
                          </w:r>
                        </w:p>
                      </w:txbxContent>
                    </v:textbox>
                  </v:rect>
                  <v:rect id="Téglalap 571" o:spid="_x0000_s1432"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322C71" w:rsidRDefault="00322C71" w:rsidP="00F05408">
                          <w:pPr>
                            <w:jc w:val="center"/>
                          </w:pPr>
                          <w:r>
                            <w:t>H</w:t>
                          </w:r>
                        </w:p>
                      </w:txbxContent>
                    </v:textbox>
                  </v:rect>
                  <v:rect id="Téglalap 572" o:spid="_x0000_s1433"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322C71" w:rsidRDefault="00322C71" w:rsidP="00F05408">
                          <w:pPr>
                            <w:jc w:val="center"/>
                          </w:pPr>
                          <w:r>
                            <w:t>G</w:t>
                          </w:r>
                        </w:p>
                      </w:txbxContent>
                    </v:textbox>
                  </v:rect>
                  <v:rect id="Téglalap 573" o:spid="_x0000_s1434"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322C71" w:rsidRDefault="00322C71" w:rsidP="00F05408">
                          <w:pPr>
                            <w:jc w:val="center"/>
                          </w:pPr>
                          <w:r>
                            <w:t>F</w:t>
                          </w:r>
                        </w:p>
                      </w:txbxContent>
                    </v:textbox>
                  </v:rect>
                </v:group>
                <v:group id="Csoportba foglalás 640" o:spid="_x0000_s1435"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436"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437"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438"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322C71" w:rsidRDefault="00322C71" w:rsidP="00F05408">
                              <w:pPr>
                                <w:jc w:val="center"/>
                              </w:pPr>
                            </w:p>
                          </w:txbxContent>
                        </v:textbox>
                      </v:rect>
                      <v:rect id="Téglalap 609" o:spid="_x0000_s1439"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322C71" w:rsidRDefault="00322C71" w:rsidP="00F05408">
                              <w:pPr>
                                <w:jc w:val="center"/>
                              </w:pPr>
                              <w:r>
                                <w:t>A</w:t>
                              </w:r>
                            </w:p>
                          </w:txbxContent>
                        </v:textbox>
                      </v:rect>
                      <v:rect id="Téglalap 610" o:spid="_x0000_s1440"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322C71" w:rsidRDefault="00322C71" w:rsidP="00F05408">
                              <w:pPr>
                                <w:jc w:val="center"/>
                              </w:pPr>
                            </w:p>
                          </w:txbxContent>
                        </v:textbox>
                      </v:rect>
                      <v:rect id="Téglalap 611" o:spid="_x0000_s1441"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322C71" w:rsidRDefault="00322C71" w:rsidP="00F05408">
                              <w:pPr>
                                <w:jc w:val="center"/>
                              </w:pPr>
                              <w:r>
                                <w:t>H</w:t>
                              </w:r>
                            </w:p>
                          </w:txbxContent>
                        </v:textbox>
                      </v:rect>
                      <v:rect id="Téglalap 612" o:spid="_x0000_s1442"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322C71" w:rsidRDefault="00322C71" w:rsidP="00B82100"/>
                          </w:txbxContent>
                        </v:textbox>
                      </v:rect>
                      <v:rect id="Téglalap 613" o:spid="_x0000_s1443"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322C71" w:rsidRDefault="00322C71" w:rsidP="00F05408">
                              <w:pPr>
                                <w:jc w:val="center"/>
                              </w:pPr>
                              <w:r>
                                <w:t>G</w:t>
                              </w:r>
                            </w:p>
                          </w:txbxContent>
                        </v:textbox>
                      </v:rect>
                      <v:rect id="Téglalap 614" o:spid="_x0000_s1444"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322C71" w:rsidRDefault="00322C71" w:rsidP="009360BB">
                              <w:r>
                                <w:t>D</w:t>
                              </w:r>
                            </w:p>
                          </w:txbxContent>
                        </v:textbox>
                      </v:rect>
                      <v:rect id="Téglalap 615" o:spid="_x0000_s1445"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322C71" w:rsidRDefault="00322C71" w:rsidP="00F05408">
                              <w:pPr>
                                <w:jc w:val="center"/>
                              </w:pPr>
                            </w:p>
                          </w:txbxContent>
                        </v:textbox>
                      </v:rect>
                    </v:group>
                    <v:shape id="Szövegdoboz 618" o:spid="_x0000_s1446"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322C71" w:rsidRDefault="00322C71" w:rsidP="00F05408">
                            <w:r>
                              <w:t>3. …és ezt addig folytatjuk amíg el nem érünk egy olyan allélig ami már szerepel az új egyedben, ami most a negyedik lépés után következett be.</w:t>
                            </w:r>
                          </w:p>
                        </w:txbxContent>
                      </v:textbox>
                    </v:shape>
                  </v:group>
                  <v:group id="Csoportba foglalás 591" o:spid="_x0000_s1447"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448"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449"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322C71" w:rsidRDefault="00322C71" w:rsidP="00F05408">
                              <w:pPr>
                                <w:jc w:val="center"/>
                              </w:pPr>
                            </w:p>
                          </w:txbxContent>
                        </v:textbox>
                      </v:rect>
                      <v:rect id="Téglalap 595" o:spid="_x0000_s1450"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322C71" w:rsidRDefault="00322C71" w:rsidP="00F05408">
                              <w:pPr>
                                <w:jc w:val="center"/>
                              </w:pPr>
                              <w:r>
                                <w:t>A</w:t>
                              </w:r>
                            </w:p>
                          </w:txbxContent>
                        </v:textbox>
                      </v:rect>
                      <v:rect id="Téglalap 596" o:spid="_x0000_s1451"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322C71" w:rsidRDefault="00322C71" w:rsidP="00F05408">
                              <w:pPr>
                                <w:jc w:val="center"/>
                              </w:pPr>
                            </w:p>
                          </w:txbxContent>
                        </v:textbox>
                      </v:rect>
                      <v:rect id="Téglalap 597" o:spid="_x0000_s1452"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322C71" w:rsidRDefault="00322C71" w:rsidP="00F05408">
                              <w:pPr>
                                <w:jc w:val="center"/>
                              </w:pPr>
                              <w:r>
                                <w:t>H</w:t>
                              </w:r>
                            </w:p>
                          </w:txbxContent>
                        </v:textbox>
                      </v:rect>
                      <v:rect id="Téglalap 598" o:spid="_x0000_s1453"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322C71" w:rsidRDefault="00322C71" w:rsidP="00F05408">
                              <w:pPr>
                                <w:jc w:val="center"/>
                              </w:pPr>
                            </w:p>
                          </w:txbxContent>
                        </v:textbox>
                      </v:rect>
                      <v:rect id="Téglalap 599" o:spid="_x0000_s1454"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322C71" w:rsidRDefault="00322C71" w:rsidP="00F05408">
                              <w:pPr>
                                <w:jc w:val="center"/>
                              </w:pPr>
                            </w:p>
                          </w:txbxContent>
                        </v:textbox>
                      </v:rect>
                      <v:rect id="Téglalap 600" o:spid="_x0000_s1455"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322C71" w:rsidRDefault="00322C71" w:rsidP="00F05408">
                              <w:pPr>
                                <w:jc w:val="center"/>
                              </w:pPr>
                            </w:p>
                          </w:txbxContent>
                        </v:textbox>
                      </v:rect>
                      <v:rect id="Téglalap 601" o:spid="_x0000_s1456"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322C71" w:rsidRDefault="00322C71" w:rsidP="00F05408">
                              <w:pPr>
                                <w:jc w:val="center"/>
                              </w:pPr>
                            </w:p>
                          </w:txbxContent>
                        </v:textbox>
                      </v:rect>
                    </v:group>
                    <v:shape id="Szövegdoboz 604" o:spid="_x0000_s1457"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322C71" w:rsidRDefault="00322C71"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458"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459"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460"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322C71" w:rsidRDefault="00322C71" w:rsidP="00F05408">
                              <w:pPr>
                                <w:jc w:val="center"/>
                              </w:pPr>
                            </w:p>
                          </w:txbxContent>
                        </v:textbox>
                      </v:rect>
                      <v:rect id="Téglalap 581" o:spid="_x0000_s1461"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322C71" w:rsidRDefault="00322C71" w:rsidP="00F05408">
                              <w:pPr>
                                <w:jc w:val="center"/>
                              </w:pPr>
                            </w:p>
                          </w:txbxContent>
                        </v:textbox>
                      </v:rect>
                      <v:rect id="Téglalap 582" o:spid="_x0000_s1462"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322C71" w:rsidRDefault="00322C71" w:rsidP="00F05408">
                              <w:pPr>
                                <w:jc w:val="center"/>
                              </w:pPr>
                            </w:p>
                          </w:txbxContent>
                        </v:textbox>
                      </v:rect>
                      <v:rect id="Téglalap 583" o:spid="_x0000_s1463"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322C71" w:rsidRDefault="00322C71" w:rsidP="00F05408">
                              <w:pPr>
                                <w:jc w:val="center"/>
                              </w:pPr>
                              <w:r>
                                <w:t>H</w:t>
                              </w:r>
                            </w:p>
                          </w:txbxContent>
                        </v:textbox>
                      </v:rect>
                      <v:rect id="Téglalap 584" o:spid="_x0000_s1464"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322C71" w:rsidRDefault="00322C71" w:rsidP="00F05408">
                              <w:pPr>
                                <w:jc w:val="center"/>
                              </w:pPr>
                            </w:p>
                          </w:txbxContent>
                        </v:textbox>
                      </v:rect>
                      <v:rect id="Téglalap 585" o:spid="_x0000_s1465"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322C71" w:rsidRDefault="00322C71" w:rsidP="00F05408">
                              <w:pPr>
                                <w:jc w:val="center"/>
                              </w:pPr>
                            </w:p>
                          </w:txbxContent>
                        </v:textbox>
                      </v:rect>
                      <v:rect id="Téglalap 586" o:spid="_x0000_s1466"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322C71" w:rsidRDefault="00322C71" w:rsidP="00F05408">
                              <w:pPr>
                                <w:jc w:val="center"/>
                              </w:pPr>
                            </w:p>
                          </w:txbxContent>
                        </v:textbox>
                      </v:rect>
                      <v:rect id="Téglalap 587" o:spid="_x0000_s1467"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322C71" w:rsidRDefault="00322C71" w:rsidP="00F05408">
                              <w:pPr>
                                <w:jc w:val="center"/>
                              </w:pPr>
                            </w:p>
                          </w:txbxContent>
                        </v:textbox>
                      </v:rect>
                    </v:group>
                    <v:shape id="Szövegdoboz 590" o:spid="_x0000_s1468"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322C71" w:rsidRDefault="00322C71" w:rsidP="00F05408">
                            <w:r>
                              <w:t>1. Átmásoljuk az első allélt az első szülőből</w:t>
                            </w:r>
                          </w:p>
                        </w:txbxContent>
                      </v:textbox>
                    </v:shape>
                  </v:group>
                  <v:group id="Csoportba foglalás 629" o:spid="_x0000_s1469"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470"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471"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322C71" w:rsidRDefault="00322C71" w:rsidP="00A15012">
                              <w:pPr>
                                <w:jc w:val="center"/>
                              </w:pPr>
                              <w:r>
                                <w:t>C</w:t>
                              </w:r>
                            </w:p>
                          </w:txbxContent>
                        </v:textbox>
                      </v:rect>
                      <v:rect id="Téglalap 632" o:spid="_x0000_s1472"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322C71" w:rsidRDefault="00322C71" w:rsidP="00A15012">
                              <w:pPr>
                                <w:jc w:val="center"/>
                              </w:pPr>
                              <w:r>
                                <w:t>A</w:t>
                              </w:r>
                            </w:p>
                          </w:txbxContent>
                        </v:textbox>
                      </v:rect>
                      <v:rect id="Téglalap 633" o:spid="_x0000_s1473"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322C71" w:rsidRDefault="00322C71" w:rsidP="00A15012">
                              <w:pPr>
                                <w:jc w:val="center"/>
                              </w:pPr>
                              <w:r>
                                <w:t>B</w:t>
                              </w:r>
                            </w:p>
                          </w:txbxContent>
                        </v:textbox>
                      </v:rect>
                      <v:rect id="Téglalap 634" o:spid="_x0000_s1474" style="position:absolute;left:-2156;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322C71" w:rsidRDefault="00322C71" w:rsidP="00A15012">
                              <w:pPr>
                                <w:jc w:val="center"/>
                              </w:pPr>
                              <w:r>
                                <w:t>H</w:t>
                              </w:r>
                            </w:p>
                          </w:txbxContent>
                        </v:textbox>
                      </v:rect>
                      <v:rect id="Téglalap 635" o:spid="_x0000_s1475"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322C71" w:rsidRDefault="00322C71" w:rsidP="00A15012">
                              <w:r>
                                <w:t>E</w:t>
                              </w:r>
                            </w:p>
                          </w:txbxContent>
                        </v:textbox>
                      </v:rect>
                      <v:rect id="Téglalap 636" o:spid="_x0000_s1476"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322C71" w:rsidRDefault="00322C71" w:rsidP="00A15012">
                              <w:pPr>
                                <w:jc w:val="center"/>
                              </w:pPr>
                              <w:r>
                                <w:t>G</w:t>
                              </w:r>
                            </w:p>
                          </w:txbxContent>
                        </v:textbox>
                      </v:rect>
                      <v:rect id="Téglalap 637" o:spid="_x0000_s1477"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322C71" w:rsidRDefault="00322C71" w:rsidP="00A15012">
                              <w:r>
                                <w:t>D</w:t>
                              </w:r>
                            </w:p>
                          </w:txbxContent>
                        </v:textbox>
                      </v:rect>
                      <v:rect id="Téglalap 638" o:spid="_x0000_s1478"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322C71" w:rsidRDefault="00322C71" w:rsidP="00A15012">
                              <w:pPr>
                                <w:jc w:val="center"/>
                              </w:pPr>
                              <w:r>
                                <w:t>F</w:t>
                              </w:r>
                            </w:p>
                          </w:txbxContent>
                        </v:textbox>
                      </v:rect>
                    </v:group>
                    <v:shape id="Szövegdoboz 639" o:spid="_x0000_s1479"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322C71" w:rsidRDefault="00322C71" w:rsidP="00A15012">
                            <w:r>
                              <w:t>4. Végül a második kromoszóma génjeit átmásoljuk az új egyed üres helyeire.</w:t>
                            </w:r>
                          </w:p>
                        </w:txbxContent>
                      </v:textbox>
                    </v:shape>
                  </v:group>
                </v:group>
                <w10:wrap type="topAndBottom"/>
              </v:group>
            </w:pict>
          </mc:Fallback>
        </mc:AlternateContent>
      </w:r>
      <w:r w:rsidR="00141757">
        <w:rPr>
          <w:noProof/>
          <w:lang w:eastAsia="hu-HU" w:bidi="ar-SA"/>
        </w:rPr>
        <mc:AlternateContent>
          <mc:Choice Requires="wpg">
            <w:drawing>
              <wp:anchor distT="0" distB="0" distL="114300" distR="114300" simplePos="0" relativeHeight="251846656" behindDoc="0" locked="0" layoutInCell="1" allowOverlap="1" wp14:anchorId="1FA1CCB9" wp14:editId="4F63598D">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322C71" w:rsidRDefault="00322C71"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322C71" w:rsidRDefault="00322C71"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322C71" w:rsidRDefault="00322C71"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322C71" w:rsidRDefault="00322C71"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322C71" w:rsidRDefault="00322C71"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322C71" w:rsidRDefault="00322C71"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322C71" w:rsidRDefault="00322C71"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322C71" w:rsidRDefault="00322C71"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322C71" w:rsidRDefault="00322C71"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322C71" w:rsidRDefault="00322C71"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322C71" w:rsidRDefault="00322C71"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322C71" w:rsidRDefault="00322C71"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322C71" w:rsidRDefault="00322C71"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322C71" w:rsidRDefault="00322C71"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322C71" w:rsidRDefault="00322C71"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322C71" w:rsidRDefault="00322C71"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322C71" w:rsidRDefault="00322C71"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322C71" w:rsidRDefault="00322C71"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322C71" w:rsidRDefault="00322C71"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322C71" w:rsidRDefault="00322C71"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322C71" w:rsidRDefault="00322C71"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322C71" w:rsidRDefault="00322C71"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322C71" w:rsidRDefault="00322C71"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322C71" w:rsidRDefault="00322C71"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322C71" w:rsidRDefault="00322C71">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322C71" w:rsidRDefault="00322C71"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322C71" w:rsidRDefault="00322C71"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322C71" w:rsidRDefault="00322C71"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322C71" w:rsidRDefault="00322C71"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322C71" w:rsidRDefault="00322C71"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322C71" w:rsidRDefault="00322C71"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322C71" w:rsidRDefault="00322C71"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322C71" w:rsidRDefault="00322C71"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322C71" w:rsidRDefault="00322C71" w:rsidP="005122D2">
                                  <w:r>
                                    <w:t>2.Addig toljuk balra az elemeket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322C71" w:rsidRDefault="00322C71"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322C71" w:rsidRDefault="00322C71"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322C71" w:rsidRDefault="00322C71"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322C71" w:rsidRDefault="00322C71"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322C71" w:rsidRDefault="00322C71"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322C71" w:rsidRDefault="00322C71"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322C71" w:rsidRDefault="00322C71"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322C71" w:rsidRDefault="00322C71"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322C71" w:rsidRDefault="00322C71"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80" style="position:absolute;left:0;text-align:left;margin-left:-10.05pt;margin-top:0;width:459pt;height:228pt;z-index:251846656;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">
                <v:group id="Csoportba foglalás 478" o:spid="_x0000_s1481"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82"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8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322C71" w:rsidRDefault="00322C71" w:rsidP="005122D2">
                            <w:pPr>
                              <w:jc w:val="center"/>
                            </w:pPr>
                            <w:r>
                              <w:t>E</w:t>
                            </w:r>
                          </w:p>
                        </w:txbxContent>
                      </v:textbox>
                    </v:rect>
                    <v:rect id="Téglalap 420" o:spid="_x0000_s148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322C71" w:rsidRDefault="00322C71" w:rsidP="005122D2">
                            <w:pPr>
                              <w:jc w:val="center"/>
                            </w:pPr>
                            <w:r>
                              <w:t>A</w:t>
                            </w:r>
                          </w:p>
                        </w:txbxContent>
                      </v:textbox>
                    </v:rect>
                    <v:rect id="Téglalap 421" o:spid="_x0000_s1485"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322C71" w:rsidRDefault="00322C71" w:rsidP="005122D2">
                            <w:pPr>
                              <w:jc w:val="center"/>
                            </w:pPr>
                            <w:r>
                              <w:t>B</w:t>
                            </w:r>
                          </w:p>
                        </w:txbxContent>
                      </v:textbox>
                    </v:rect>
                    <v:rect id="Téglalap 422" o:spid="_x0000_s1486"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322C71" w:rsidRDefault="00322C71" w:rsidP="005122D2">
                            <w:pPr>
                              <w:jc w:val="center"/>
                            </w:pPr>
                            <w:r>
                              <w:t>H</w:t>
                            </w:r>
                          </w:p>
                        </w:txbxContent>
                      </v:textbox>
                    </v:rect>
                    <v:rect id="Téglalap 423" o:spid="_x0000_s1487"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322C71" w:rsidRDefault="00322C71" w:rsidP="005122D2">
                            <w:pPr>
                              <w:jc w:val="center"/>
                            </w:pPr>
                            <w:r>
                              <w:t>F</w:t>
                            </w:r>
                          </w:p>
                        </w:txbxContent>
                      </v:textbox>
                    </v:rect>
                    <v:rect id="Téglalap 424" o:spid="_x0000_s1488"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322C71" w:rsidRDefault="00322C71" w:rsidP="005122D2">
                            <w:pPr>
                              <w:jc w:val="center"/>
                            </w:pPr>
                            <w:r>
                              <w:t>G</w:t>
                            </w:r>
                          </w:p>
                        </w:txbxContent>
                      </v:textbox>
                    </v:rect>
                    <v:rect id="Téglalap 425" o:spid="_x0000_s1489"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322C71" w:rsidRDefault="00322C71" w:rsidP="005122D2">
                            <w:pPr>
                              <w:jc w:val="center"/>
                            </w:pPr>
                            <w:r>
                              <w:t>D</w:t>
                            </w:r>
                          </w:p>
                        </w:txbxContent>
                      </v:textbox>
                    </v:rect>
                    <v:rect id="Téglalap 426" o:spid="_x0000_s1490"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322C71" w:rsidRDefault="00322C71" w:rsidP="005122D2">
                            <w:pPr>
                              <w:jc w:val="center"/>
                            </w:pPr>
                            <w:r>
                              <w:t>C</w:t>
                            </w:r>
                          </w:p>
                        </w:txbxContent>
                      </v:textbox>
                    </v:rect>
                  </v:group>
                  <v:group id="Csoportba foglalás 438" o:spid="_x0000_s1491"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9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322C71" w:rsidRDefault="00322C71" w:rsidP="005122D2">
                            <w:pPr>
                              <w:jc w:val="center"/>
                            </w:pPr>
                            <w:r>
                              <w:t>C</w:t>
                            </w:r>
                          </w:p>
                        </w:txbxContent>
                      </v:textbox>
                    </v:rect>
                    <v:rect id="Téglalap 428" o:spid="_x0000_s149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322C71" w:rsidRDefault="00322C71" w:rsidP="005122D2">
                            <w:pPr>
                              <w:jc w:val="center"/>
                            </w:pPr>
                            <w:r>
                              <w:t>D</w:t>
                            </w:r>
                          </w:p>
                        </w:txbxContent>
                      </v:textbox>
                    </v:rect>
                    <v:rect id="Téglalap 429" o:spid="_x0000_s149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322C71" w:rsidRDefault="00322C71" w:rsidP="005122D2">
                            <w:pPr>
                              <w:jc w:val="center"/>
                            </w:pPr>
                            <w:r>
                              <w:t>B</w:t>
                            </w:r>
                          </w:p>
                        </w:txbxContent>
                      </v:textbox>
                    </v:rect>
                    <v:rect id="Téglalap 430" o:spid="_x0000_s149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322C71" w:rsidRDefault="00322C71" w:rsidP="005122D2">
                            <w:pPr>
                              <w:jc w:val="center"/>
                            </w:pPr>
                            <w:r>
                              <w:t>A</w:t>
                            </w:r>
                          </w:p>
                        </w:txbxContent>
                      </v:textbox>
                    </v:rect>
                    <v:rect id="Téglalap 431" o:spid="_x0000_s149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322C71" w:rsidRDefault="00322C71" w:rsidP="005122D2">
                            <w:pPr>
                              <w:jc w:val="center"/>
                            </w:pPr>
                            <w:r>
                              <w:t>E</w:t>
                            </w:r>
                          </w:p>
                        </w:txbxContent>
                      </v:textbox>
                    </v:rect>
                    <v:rect id="Téglalap 432" o:spid="_x0000_s149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322C71" w:rsidRDefault="00322C71" w:rsidP="005122D2">
                            <w:pPr>
                              <w:jc w:val="center"/>
                            </w:pPr>
                            <w:r>
                              <w:t>F</w:t>
                            </w:r>
                          </w:p>
                        </w:txbxContent>
                      </v:textbox>
                    </v:rect>
                    <v:rect id="Téglalap 433" o:spid="_x0000_s149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322C71" w:rsidRDefault="00322C71" w:rsidP="005122D2">
                            <w:pPr>
                              <w:jc w:val="center"/>
                            </w:pPr>
                            <w:r>
                              <w:t>G</w:t>
                            </w:r>
                          </w:p>
                        </w:txbxContent>
                      </v:textbox>
                    </v:rect>
                    <v:rect id="Téglalap 434" o:spid="_x0000_s149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322C71" w:rsidRDefault="00322C71" w:rsidP="005122D2">
                            <w:pPr>
                              <w:jc w:val="center"/>
                            </w:pPr>
                            <w:r>
                              <w:t>H</w:t>
                            </w:r>
                          </w:p>
                        </w:txbxContent>
                      </v:textbox>
                    </v:rect>
                  </v:group>
                  <v:line id="Egyenes összekötő 435" o:spid="_x0000_s1500"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501"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502"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503"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504"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505"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506"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322C71" w:rsidRDefault="00322C71" w:rsidP="005122D2">
                                <w:pPr>
                                  <w:jc w:val="center"/>
                                </w:pPr>
                                <w:r>
                                  <w:t>C</w:t>
                                </w:r>
                              </w:p>
                            </w:txbxContent>
                          </v:textbox>
                        </v:rect>
                        <v:rect id="Téglalap 441" o:spid="_x0000_s1507"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322C71" w:rsidRDefault="00322C71" w:rsidP="005122D2">
                                <w:pPr>
                                  <w:jc w:val="center"/>
                                </w:pPr>
                                <w:r>
                                  <w:t>D</w:t>
                                </w:r>
                              </w:p>
                            </w:txbxContent>
                          </v:textbox>
                        </v:rect>
                        <v:rect id="Téglalap 442" o:spid="_x0000_s1508"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322C71" w:rsidRDefault="00322C71" w:rsidP="005122D2">
                                <w:pPr>
                                  <w:jc w:val="center"/>
                                </w:pPr>
                                <w:r>
                                  <w:t>B</w:t>
                                </w:r>
                              </w:p>
                            </w:txbxContent>
                          </v:textbox>
                        </v:rect>
                        <v:rect id="Téglalap 443" o:spid="_x0000_s1509"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322C71" w:rsidRDefault="00322C71" w:rsidP="005122D2">
                                <w:pPr>
                                  <w:jc w:val="center"/>
                                </w:pPr>
                              </w:p>
                            </w:txbxContent>
                          </v:textbox>
                        </v:rect>
                        <v:rect id="Téglalap 444" o:spid="_x0000_s1510"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322C71" w:rsidRDefault="00322C71" w:rsidP="005122D2">
                                <w:pPr>
                                  <w:jc w:val="center"/>
                                </w:pPr>
                              </w:p>
                            </w:txbxContent>
                          </v:textbox>
                        </v:rect>
                        <v:rect id="Téglalap 445" o:spid="_x0000_s1511"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322C71" w:rsidRDefault="00322C71" w:rsidP="005122D2">
                                <w:pPr>
                                  <w:jc w:val="center"/>
                                </w:pPr>
                              </w:p>
                            </w:txbxContent>
                          </v:textbox>
                        </v:rect>
                        <v:rect id="Téglalap 446" o:spid="_x0000_s1512"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322C71" w:rsidRDefault="00322C71" w:rsidP="005122D2">
                                <w:pPr>
                                  <w:jc w:val="center"/>
                                </w:pPr>
                                <w:r>
                                  <w:t>G</w:t>
                                </w:r>
                              </w:p>
                            </w:txbxContent>
                          </v:textbox>
                        </v:rect>
                        <v:rect id="Téglalap 447" o:spid="_x0000_s1513"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322C71" w:rsidRDefault="00322C71" w:rsidP="005122D2">
                                <w:pPr>
                                  <w:jc w:val="center"/>
                                </w:pPr>
                                <w:r>
                                  <w:t>H</w:t>
                                </w:r>
                              </w:p>
                            </w:txbxContent>
                          </v:textbox>
                        </v:rect>
                      </v:group>
                      <v:line id="Egyenes összekötő 448" o:spid="_x0000_s1514"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515"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516"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322C71" w:rsidRDefault="00322C71">
                            <w:r>
                              <w:t>1. Eltávolítjuk a megfeleltetési szakasz elemeit</w:t>
                            </w:r>
                          </w:p>
                        </w:txbxContent>
                      </v:textbox>
                    </v:shape>
                  </v:group>
                  <v:group id="Csoportba foglalás 480" o:spid="_x0000_s1517"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518"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519"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5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322C71" w:rsidRDefault="00322C71" w:rsidP="005122D2">
                                <w:pPr>
                                  <w:jc w:val="center"/>
                                </w:pPr>
                              </w:p>
                            </w:txbxContent>
                          </v:textbox>
                        </v:rect>
                        <v:rect id="Téglalap 454" o:spid="_x0000_s15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322C71" w:rsidRDefault="00322C71" w:rsidP="005122D2">
                                <w:pPr>
                                  <w:jc w:val="center"/>
                                </w:pPr>
                              </w:p>
                            </w:txbxContent>
                          </v:textbox>
                        </v:rect>
                        <v:rect id="Téglalap 455" o:spid="_x0000_s1522"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322C71" w:rsidRDefault="00322C71" w:rsidP="005122D2">
                                <w:pPr>
                                  <w:jc w:val="center"/>
                                </w:pPr>
                                <w:r>
                                  <w:t>D</w:t>
                                </w:r>
                              </w:p>
                            </w:txbxContent>
                          </v:textbox>
                        </v:rect>
                        <v:rect id="Téglalap 456" o:spid="_x0000_s1523"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322C71" w:rsidRDefault="00322C71" w:rsidP="005122D2">
                                <w:pPr>
                                  <w:jc w:val="center"/>
                                </w:pPr>
                                <w:r>
                                  <w:t>C</w:t>
                                </w:r>
                              </w:p>
                            </w:txbxContent>
                          </v:textbox>
                        </v:rect>
                        <v:rect id="Téglalap 457" o:spid="_x0000_s1524"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322C71" w:rsidRDefault="00322C71" w:rsidP="005122D2">
                                <w:pPr>
                                  <w:jc w:val="center"/>
                                </w:pPr>
                              </w:p>
                            </w:txbxContent>
                          </v:textbox>
                        </v:rect>
                        <v:rect id="Téglalap 458" o:spid="_x0000_s1525"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322C71" w:rsidRDefault="00322C71" w:rsidP="005122D2">
                                <w:pPr>
                                  <w:jc w:val="center"/>
                                </w:pPr>
                                <w:r>
                                  <w:t>G</w:t>
                                </w:r>
                              </w:p>
                            </w:txbxContent>
                          </v:textbox>
                        </v:rect>
                        <v:rect id="Téglalap 459" o:spid="_x0000_s1526"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322C71" w:rsidRDefault="00322C71" w:rsidP="005122D2">
                                <w:pPr>
                                  <w:jc w:val="center"/>
                                </w:pPr>
                                <w:r>
                                  <w:t>H</w:t>
                                </w:r>
                              </w:p>
                            </w:txbxContent>
                          </v:textbox>
                        </v:rect>
                        <v:rect id="Téglalap 460" o:spid="_x0000_s1527"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322C71" w:rsidRDefault="00322C71" w:rsidP="005122D2">
                                <w:pPr>
                                  <w:jc w:val="center"/>
                                </w:pPr>
                                <w:r>
                                  <w:t>B</w:t>
                                </w:r>
                              </w:p>
                            </w:txbxContent>
                          </v:textbox>
                        </v:rect>
                      </v:group>
                      <v:line id="Egyenes összekötő 461" o:spid="_x0000_s1528"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529"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530"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322C71" w:rsidRDefault="00322C71" w:rsidP="005122D2">
                            <w:r>
                              <w:t>2.Addig toljuk balra az elemeket amíg az üres gének középre nem kerülnek</w:t>
                            </w:r>
                          </w:p>
                        </w:txbxContent>
                      </v:textbox>
                    </v:shape>
                  </v:group>
                  <v:group id="Csoportba foglalás 481" o:spid="_x0000_s1531"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532"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533"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534"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322C71" w:rsidRDefault="00322C71" w:rsidP="005122D2">
                                <w:pPr>
                                  <w:jc w:val="center"/>
                                </w:pPr>
                                <w:r>
                                  <w:t>E</w:t>
                                </w:r>
                              </w:p>
                            </w:txbxContent>
                          </v:textbox>
                        </v:rect>
                        <v:rect id="Téglalap 468" o:spid="_x0000_s1535"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322C71" w:rsidRDefault="00322C71" w:rsidP="005122D2">
                                <w:pPr>
                                  <w:jc w:val="center"/>
                                </w:pPr>
                                <w:r>
                                  <w:t>A</w:t>
                                </w:r>
                              </w:p>
                            </w:txbxContent>
                          </v:textbox>
                        </v:rect>
                        <v:rect id="Téglalap 469" o:spid="_x0000_s153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322C71" w:rsidRDefault="00322C71" w:rsidP="005122D2">
                                <w:pPr>
                                  <w:jc w:val="center"/>
                                </w:pPr>
                                <w:r>
                                  <w:t>D</w:t>
                                </w:r>
                              </w:p>
                            </w:txbxContent>
                          </v:textbox>
                        </v:rect>
                        <v:rect id="Téglalap 470" o:spid="_x0000_s1537"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322C71" w:rsidRDefault="00322C71" w:rsidP="005122D2">
                                <w:pPr>
                                  <w:jc w:val="center"/>
                                </w:pPr>
                                <w:r>
                                  <w:t>C</w:t>
                                </w:r>
                              </w:p>
                            </w:txbxContent>
                          </v:textbox>
                        </v:rect>
                        <v:rect id="Téglalap 471" o:spid="_x0000_s1538"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322C71" w:rsidRDefault="00322C71" w:rsidP="005122D2">
                                <w:pPr>
                                  <w:jc w:val="center"/>
                                </w:pPr>
                                <w:r>
                                  <w:t>F</w:t>
                                </w:r>
                              </w:p>
                            </w:txbxContent>
                          </v:textbox>
                        </v:rect>
                        <v:rect id="Téglalap 472" o:spid="_x0000_s1539"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322C71" w:rsidRDefault="00322C71" w:rsidP="005122D2">
                                <w:pPr>
                                  <w:jc w:val="center"/>
                                </w:pPr>
                                <w:r>
                                  <w:t>G</w:t>
                                </w:r>
                              </w:p>
                            </w:txbxContent>
                          </v:textbox>
                        </v:rect>
                        <v:rect id="Téglalap 473" o:spid="_x0000_s1540"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322C71" w:rsidRDefault="00322C71" w:rsidP="005122D2">
                                <w:pPr>
                                  <w:jc w:val="center"/>
                                </w:pPr>
                                <w:r>
                                  <w:t>H</w:t>
                                </w:r>
                              </w:p>
                            </w:txbxContent>
                          </v:textbox>
                        </v:rect>
                        <v:rect id="Téglalap 474" o:spid="_x0000_s1541"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322C71" w:rsidRDefault="00322C71" w:rsidP="005122D2">
                                <w:pPr>
                                  <w:jc w:val="center"/>
                                </w:pPr>
                                <w:r>
                                  <w:t>B</w:t>
                                </w:r>
                              </w:p>
                            </w:txbxContent>
                          </v:textbox>
                        </v:rect>
                      </v:group>
                      <v:line id="Egyenes összekötő 475" o:spid="_x0000_s1542"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543"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544"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322C71" w:rsidRDefault="00322C71" w:rsidP="005122D2">
                            <w:r>
                              <w:t>3. Végül beillesszük a megfeleltetési szakaszt a másik kromoszómából</w:t>
                            </w:r>
                          </w:p>
                        </w:txbxContent>
                      </v:textbox>
                    </v:shape>
                  </v:group>
                </v:group>
                <w10:wrap type="topAndBottom"/>
              </v:group>
            </w:pict>
          </mc:Fallback>
        </mc:AlternateContent>
      </w:r>
      <w:r w:rsidR="00141757">
        <w:rPr>
          <w:noProof/>
          <w:lang w:eastAsia="hu-HU" w:bidi="ar-SA"/>
        </w:rPr>
        <mc:AlternateContent>
          <mc:Choice Requires="wps">
            <w:drawing>
              <wp:anchor distT="0" distB="0" distL="114300" distR="114300" simplePos="0" relativeHeight="251847680" behindDoc="0" locked="0" layoutInCell="1" allowOverlap="1" wp14:anchorId="14B0B3BF" wp14:editId="316F51A3">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34" w:name="_Ref3119928"/>
                          <w:p w14:paraId="2F473D3D" w14:textId="387CC585" w:rsidR="00322C71" w:rsidRPr="00E4016C" w:rsidRDefault="00322C71" w:rsidP="00141757">
                            <w:pPr>
                              <w:pStyle w:val="SzKpalrs"/>
                            </w:pPr>
                            <w:r>
                              <w:fldChar w:fldCharType="begin"/>
                            </w:r>
                            <w:r>
                              <w:instrText xml:space="preserve"> SEQ ábra \* ARABIC </w:instrText>
                            </w:r>
                            <w:r>
                              <w:fldChar w:fldCharType="separate"/>
                            </w:r>
                            <w:bookmarkStart w:id="35" w:name="_Toc7614355"/>
                            <w:r>
                              <w:t>8</w:t>
                            </w:r>
                            <w:r>
                              <w:fldChar w:fldCharType="end"/>
                            </w:r>
                            <w:r>
                              <w:t xml:space="preserve">. ábra: </w:t>
                            </w:r>
                            <w:r w:rsidRPr="003B2C93">
                              <w:t>Az OX működése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545" type="#_x0000_t202" style="position:absolute;left:0;text-align:left;margin-left:-10.05pt;margin-top:232.3pt;width:459pt;height:37.8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" stroked="f">
                <v:textbox style="mso-fit-shape-to-text:t" inset="0,0,0,0">
                  <w:txbxContent>
                    <w:bookmarkStart w:id="36" w:name="_Ref3119928"/>
                    <w:p w14:paraId="2F473D3D" w14:textId="387CC585" w:rsidR="00322C71" w:rsidRPr="00E4016C" w:rsidRDefault="00322C71" w:rsidP="00141757">
                      <w:pPr>
                        <w:pStyle w:val="SzKpalrs"/>
                      </w:pPr>
                      <w:r>
                        <w:fldChar w:fldCharType="begin"/>
                      </w:r>
                      <w:r>
                        <w:instrText xml:space="preserve"> SEQ ábra \* ARABIC </w:instrText>
                      </w:r>
                      <w:r>
                        <w:fldChar w:fldCharType="separate"/>
                      </w:r>
                      <w:bookmarkStart w:id="37" w:name="_Toc7614355"/>
                      <w:r>
                        <w:t>8</w:t>
                      </w:r>
                      <w:r>
                        <w:fldChar w:fldCharType="end"/>
                      </w:r>
                      <w:r>
                        <w:t xml:space="preserve">. ábra: </w:t>
                      </w:r>
                      <w:r w:rsidRPr="003B2C93">
                        <w:t>Az OX működése</w:t>
                      </w:r>
                      <w:bookmarkEnd w:id="36"/>
                      <w:bookmarkEnd w:id="37"/>
                    </w:p>
                  </w:txbxContent>
                </v:textbox>
                <w10:wrap type="topAndBottom"/>
              </v:shape>
            </w:pict>
          </mc:Fallback>
        </mc:AlternateContent>
      </w:r>
      <w:r w:rsidR="00141757">
        <w:rPr>
          <w:noProof/>
          <w:lang w:eastAsia="hu-HU" w:bidi="ar-SA"/>
        </w:rPr>
        <mc:AlternateContent>
          <mc:Choice Requires="wps">
            <w:drawing>
              <wp:anchor distT="0" distB="0" distL="114300" distR="114300" simplePos="0" relativeHeight="251849728" behindDoc="0" locked="0" layoutInCell="1" allowOverlap="1" wp14:anchorId="4AA17D01" wp14:editId="169BA4C5">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38" w:name="_Ref3120132"/>
                          <w:p w14:paraId="1686D3ED" w14:textId="5B89A376" w:rsidR="00322C71" w:rsidRPr="00641507" w:rsidRDefault="00322C71" w:rsidP="00141757">
                            <w:pPr>
                              <w:pStyle w:val="SzKpalrs"/>
                            </w:pPr>
                            <w:r>
                              <w:fldChar w:fldCharType="begin"/>
                            </w:r>
                            <w:r>
                              <w:instrText xml:space="preserve"> SEQ ábra \* ARABIC </w:instrText>
                            </w:r>
                            <w:r>
                              <w:fldChar w:fldCharType="separate"/>
                            </w:r>
                            <w:bookmarkStart w:id="39" w:name="_Toc7614356"/>
                            <w:r>
                              <w:t>9</w:t>
                            </w:r>
                            <w:r>
                              <w:fldChar w:fldCharType="end"/>
                            </w:r>
                            <w:r>
                              <w:t>. ábra: A</w:t>
                            </w:r>
                            <w:r w:rsidRPr="00C47163">
                              <w:t xml:space="preserve"> CX működése</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546" type="#_x0000_t202" style="position:absolute;left:0;text-align:left;margin-left:3pt;margin-top:649.3pt;width:442.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BPD89BOwIAAG4EAAAOAAAA&#10;AAAAAAAAAAAAAC4CAABkcnMvZTJvRG9jLnhtbFBLAQItABQABgAIAAAAIQBfAU994AAAAAsBAAAP&#10;AAAAAAAAAAAAAAAAAJUEAABkcnMvZG93bnJldi54bWxQSwUGAAAAAAQABADzAAAAogUAAAAA&#10;" stroked="f">
                <v:textbox style="mso-fit-shape-to-text:t" inset="0,0,0,0">
                  <w:txbxContent>
                    <w:bookmarkStart w:id="40" w:name="_Ref3120132"/>
                    <w:p w14:paraId="1686D3ED" w14:textId="5B89A376" w:rsidR="00322C71" w:rsidRPr="00641507" w:rsidRDefault="00322C71" w:rsidP="00141757">
                      <w:pPr>
                        <w:pStyle w:val="SzKpalrs"/>
                      </w:pPr>
                      <w:r>
                        <w:fldChar w:fldCharType="begin"/>
                      </w:r>
                      <w:r>
                        <w:instrText xml:space="preserve"> SEQ ábra \* ARABIC </w:instrText>
                      </w:r>
                      <w:r>
                        <w:fldChar w:fldCharType="separate"/>
                      </w:r>
                      <w:bookmarkStart w:id="41" w:name="_Toc7614356"/>
                      <w:r>
                        <w:t>9</w:t>
                      </w:r>
                      <w:r>
                        <w:fldChar w:fldCharType="end"/>
                      </w:r>
                      <w:r>
                        <w:t>. ábra: A</w:t>
                      </w:r>
                      <w:r w:rsidRPr="00C47163">
                        <w:t xml:space="preserve"> CX működése</w:t>
                      </w:r>
                      <w:bookmarkEnd w:id="40"/>
                      <w:bookmarkEnd w:id="41"/>
                    </w:p>
                  </w:txbxContent>
                </v:textbox>
                <w10:wrap type="topAndBottom"/>
              </v:shape>
            </w:pict>
          </mc:Fallback>
        </mc:AlternateContent>
      </w:r>
      <w:r w:rsidR="00F447DE">
        <w:t>Az utolsó általam szemléltetett operátor a ciklikus keresztezés (cycle crossover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42" w:name="_Toc7614296"/>
      <w:r>
        <w:t>Mutáció</w:t>
      </w:r>
      <w:bookmarkEnd w:id="42"/>
    </w:p>
    <w:p w14:paraId="63CE274F" w14:textId="33EFF11E" w:rsidR="0001211D" w:rsidRDefault="00F014D9" w:rsidP="001957B0">
      <w:pPr>
        <w:pStyle w:val="SzDSzvegTrzs"/>
      </w:pPr>
      <w:r>
        <w:rPr>
          <w:noProof/>
          <w:lang w:eastAsia="hu-HU" w:bidi="ar-SA"/>
        </w:rPr>
        <mc:AlternateContent>
          <mc:Choice Requires="wpg">
            <w:drawing>
              <wp:anchor distT="0" distB="0" distL="114300" distR="114300" simplePos="0" relativeHeight="251852800" behindDoc="0" locked="0" layoutInCell="1" allowOverlap="1" wp14:anchorId="4202AB5B" wp14:editId="70FB477B">
                <wp:simplePos x="0" y="0"/>
                <wp:positionH relativeFrom="margin">
                  <wp:align>center</wp:align>
                </wp:positionH>
                <wp:positionV relativeFrom="paragraph">
                  <wp:posOffset>1329690</wp:posOffset>
                </wp:positionV>
                <wp:extent cx="5467350" cy="1194435"/>
                <wp:effectExtent l="0" t="19050" r="19050" b="5715"/>
                <wp:wrapTopAndBottom/>
                <wp:docPr id="494" name="Csoportba foglalás 494"/>
                <wp:cNvGraphicFramePr/>
                <a:graphic xmlns:a="http://schemas.openxmlformats.org/drawingml/2006/main">
                  <a:graphicData uri="http://schemas.microsoft.com/office/word/2010/wordprocessingGroup">
                    <wpg:wgp>
                      <wpg:cNvGrpSpPr/>
                      <wpg:grpSpPr>
                        <a:xfrm>
                          <a:off x="0" y="0"/>
                          <a:ext cx="5467350" cy="1194435"/>
                          <a:chOff x="0" y="0"/>
                          <a:chExt cx="5467350" cy="1194435"/>
                        </a:xfrm>
                      </wpg:grpSpPr>
                      <wpg:grpSp>
                        <wpg:cNvPr id="700" name="Csoportba foglalás 700"/>
                        <wpg:cNvGrpSpPr/>
                        <wpg:grpSpPr>
                          <a:xfrm>
                            <a:off x="0" y="0"/>
                            <a:ext cx="5457825" cy="638175"/>
                            <a:chOff x="0" y="0"/>
                            <a:chExt cx="5457825" cy="638175"/>
                          </a:xfrm>
                        </wpg:grpSpPr>
                        <wps:wsp>
                          <wps:cNvPr id="669" name="Egyenes összekötő nyíllal 669"/>
                          <wps:cNvCnPr/>
                          <wps:spPr>
                            <a:xfrm>
                              <a:off x="2562225" y="4667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638175"/>
                              <a:chOff x="0" y="0"/>
                              <a:chExt cx="5457825" cy="638175"/>
                            </a:xfrm>
                          </wpg:grpSpPr>
                          <wpg:grpSp>
                            <wpg:cNvPr id="655" name="Csoportba foglalás 655"/>
                            <wpg:cNvGrpSpPr/>
                            <wpg:grpSpPr>
                              <a:xfrm>
                                <a:off x="0" y="0"/>
                                <a:ext cx="2476500" cy="638175"/>
                                <a:chOff x="0" y="0"/>
                                <a:chExt cx="2476500" cy="638175"/>
                              </a:xfrm>
                            </wpg:grpSpPr>
                            <wpg:grpSp>
                              <wpg:cNvPr id="653" name="Csoportba foglalás 653"/>
                              <wpg:cNvGrpSpPr/>
                              <wpg:grpSpPr>
                                <a:xfrm>
                                  <a:off x="0" y="314325"/>
                                  <a:ext cx="2476500" cy="323850"/>
                                  <a:chOff x="0" y="-76232"/>
                                  <a:chExt cx="2476500" cy="324000"/>
                                </a:xfrm>
                              </wpg:grpSpPr>
                              <wps:wsp>
                                <wps:cNvPr id="643" name="Téglalap 643"/>
                                <wps:cNvSpPr/>
                                <wps:spPr>
                                  <a:xfrm>
                                    <a:off x="4953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322C71" w:rsidRDefault="00322C71"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322C71" w:rsidRDefault="00322C71"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322C71" w:rsidRDefault="00322C71"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322C71" w:rsidRDefault="00322C71"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322C71" w:rsidRDefault="00322C71"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322C71" w:rsidRDefault="00322C71"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322C71" w:rsidRDefault="00322C71"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322C71" w:rsidRDefault="00322C71"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322C71" w:rsidRDefault="00322C71"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322C71" w:rsidRDefault="00322C71"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190500" cy="2667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14325"/>
                                <a:ext cx="2476500" cy="323850"/>
                                <a:chOff x="0" y="-76232"/>
                                <a:chExt cx="2476500" cy="324000"/>
                              </a:xfrm>
                            </wpg:grpSpPr>
                            <wps:wsp>
                              <wps:cNvPr id="658" name="Téglalap 658"/>
                              <wps:cNvSpPr/>
                              <wps:spPr>
                                <a:xfrm>
                                  <a:off x="4953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322C71" w:rsidRDefault="00322C71"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322C71" w:rsidRDefault="00322C71"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322C71" w:rsidRDefault="00322C71"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322C71" w:rsidRDefault="00322C71"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322C71" w:rsidRDefault="00322C71"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322C71" w:rsidRDefault="00322C71"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322C71" w:rsidRDefault="00322C71"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322C71" w:rsidRDefault="00322C71"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322C71" w:rsidRDefault="00322C71"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322C71" w:rsidRDefault="00322C71"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88" name="Szövegdoboz 488"/>
                        <wps:cNvSpPr txBox="1"/>
                        <wps:spPr>
                          <a:xfrm>
                            <a:off x="9525" y="714375"/>
                            <a:ext cx="5457825" cy="480060"/>
                          </a:xfrm>
                          <a:prstGeom prst="rect">
                            <a:avLst/>
                          </a:prstGeom>
                          <a:solidFill>
                            <a:prstClr val="white"/>
                          </a:solidFill>
                          <a:ln>
                            <a:noFill/>
                          </a:ln>
                        </wps:spPr>
                        <wps:txbx>
                          <w:txbxContent>
                            <w:p w14:paraId="6B0C9877" w14:textId="22A18512" w:rsidR="00322C71" w:rsidRPr="00E50764" w:rsidRDefault="00322C71" w:rsidP="00620F6F">
                              <w:pPr>
                                <w:pStyle w:val="SzKpalrs"/>
                              </w:pPr>
                              <w:r>
                                <w:fldChar w:fldCharType="begin"/>
                              </w:r>
                              <w:r>
                                <w:instrText xml:space="preserve"> SEQ ábra \* ARABIC </w:instrText>
                              </w:r>
                              <w:r>
                                <w:fldChar w:fldCharType="separate"/>
                              </w:r>
                              <w:bookmarkStart w:id="43" w:name="_Toc7614357"/>
                              <w:r>
                                <w:t>10</w:t>
                              </w:r>
                              <w:r>
                                <w:fldChar w:fldCharType="end"/>
                              </w:r>
                              <w:r>
                                <w:t xml:space="preserve">. ábra: </w:t>
                              </w:r>
                              <w:r w:rsidRPr="009C4B10">
                                <w:t>Gén értékének vátozása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02AB5B" id="Csoportba foglalás 494" o:spid="_x0000_s1547" style="position:absolute;left:0;text-align:left;margin-left:0;margin-top:104.7pt;width:430.5pt;height:94.05pt;z-index:251852800;mso-position-horizontal:center;mso-position-horizontal-relative:margin;mso-position-vertical-relative:text" coordsize="54673,1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">
                <v:group id="Csoportba foglalás 700" o:spid="_x0000_s1548" style="position:absolute;width:54578;height:6381" coordsize="5457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Egyenes összekötő nyíllal 669" o:spid="_x0000_s1549" type="#_x0000_t32" style="position:absolute;left:25622;top:4667;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50" style="position:absolute;width:54578;height:6381" coordsize="5457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1" style="position:absolute;width:24765;height:6381" coordsize="2476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2" style="position:absolute;top:3143;width:24765;height:3238" coordorigin=",-762"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3" style="position:absolute;left:4953;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322C71" w:rsidRDefault="00322C71" w:rsidP="0001211D">
                                <w:pPr>
                                  <w:jc w:val="center"/>
                                </w:pPr>
                                <w:r>
                                  <w:t>0</w:t>
                                </w:r>
                              </w:p>
                            </w:txbxContent>
                          </v:textbox>
                        </v:rect>
                        <v:rect id="Téglalap 644" o:spid="_x0000_s1554" style="position:absolute;left:7429;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322C71" w:rsidRDefault="00322C71" w:rsidP="0001211D">
                                <w:pPr>
                                  <w:jc w:val="center"/>
                                </w:pPr>
                                <w:r>
                                  <w:t>0</w:t>
                                </w:r>
                              </w:p>
                            </w:txbxContent>
                          </v:textbox>
                        </v:rect>
                        <v:rect id="Téglalap 645" o:spid="_x0000_s1555" style="position:absolute;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322C71" w:rsidRDefault="00322C71" w:rsidP="0001211D">
                                <w:pPr>
                                  <w:jc w:val="center"/>
                                </w:pPr>
                                <w:r>
                                  <w:t>1</w:t>
                                </w:r>
                              </w:p>
                            </w:txbxContent>
                          </v:textbox>
                        </v:rect>
                        <v:rect id="Téglalap 646" o:spid="_x0000_s1556" style="position:absolute;left:2476;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322C71" w:rsidRDefault="00322C71" w:rsidP="0001211D">
                                <w:pPr>
                                  <w:jc w:val="center"/>
                                </w:pPr>
                                <w:r>
                                  <w:t>0</w:t>
                                </w:r>
                              </w:p>
                            </w:txbxContent>
                          </v:textbox>
                        </v:rect>
                        <v:rect id="Téglalap 647" o:spid="_x0000_s1557" style="position:absolute;left:9906;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322C71" w:rsidRDefault="00322C71" w:rsidP="0001211D">
                                <w:pPr>
                                  <w:jc w:val="center"/>
                                </w:pPr>
                                <w:r>
                                  <w:t>1</w:t>
                                </w:r>
                              </w:p>
                            </w:txbxContent>
                          </v:textbox>
                        </v:rect>
                        <v:rect id="Téglalap 648" o:spid="_x0000_s1558" style="position:absolute;left:12382;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322C71" w:rsidRDefault="00322C71" w:rsidP="0001211D">
                                <w:pPr>
                                  <w:jc w:val="center"/>
                                </w:pPr>
                                <w:r>
                                  <w:t>1</w:t>
                                </w:r>
                              </w:p>
                            </w:txbxContent>
                          </v:textbox>
                        </v:rect>
                        <v:rect id="Téglalap 649" o:spid="_x0000_s1559" style="position:absolute;left:19812;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322C71" w:rsidRDefault="00322C71" w:rsidP="0001211D">
                                <w:pPr>
                                  <w:jc w:val="center"/>
                                </w:pPr>
                                <w:r>
                                  <w:t>1</w:t>
                                </w:r>
                              </w:p>
                            </w:txbxContent>
                          </v:textbox>
                        </v:rect>
                        <v:rect id="Téglalap 650" o:spid="_x0000_s1560" style="position:absolute;left:22288;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322C71" w:rsidRDefault="00322C71" w:rsidP="0001211D">
                                <w:pPr>
                                  <w:jc w:val="center"/>
                                </w:pPr>
                                <w:r>
                                  <w:t>1</w:t>
                                </w:r>
                              </w:p>
                            </w:txbxContent>
                          </v:textbox>
                        </v:rect>
                        <v:rect id="Téglalap 651" o:spid="_x0000_s1561" style="position:absolute;left:14859;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322C71" w:rsidRDefault="00322C71" w:rsidP="0001211D">
                                <w:pPr>
                                  <w:jc w:val="center"/>
                                </w:pPr>
                                <w:r>
                                  <w:t>0</w:t>
                                </w:r>
                              </w:p>
                            </w:txbxContent>
                          </v:textbox>
                        </v:rect>
                        <v:rect id="Téglalap 652" o:spid="_x0000_s1562" style="position:absolute;left:17335;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322C71" w:rsidRDefault="00322C71"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3" type="#_x0000_t73" style="position:absolute;left:9334;width:19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4" style="position:absolute;left:29813;top:3143;width:24765;height:3238" coordorigin=",-762"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5" style="position:absolute;left:4953;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322C71" w:rsidRDefault="00322C71" w:rsidP="0001211D">
                              <w:pPr>
                                <w:jc w:val="center"/>
                              </w:pPr>
                              <w:r>
                                <w:t>0</w:t>
                              </w:r>
                            </w:p>
                          </w:txbxContent>
                        </v:textbox>
                      </v:rect>
                      <v:rect id="Téglalap 659" o:spid="_x0000_s1566" style="position:absolute;left:7429;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322C71" w:rsidRDefault="00322C71" w:rsidP="0001211D">
                              <w:pPr>
                                <w:jc w:val="center"/>
                              </w:pPr>
                              <w:r>
                                <w:t>0</w:t>
                              </w:r>
                            </w:p>
                          </w:txbxContent>
                        </v:textbox>
                      </v:rect>
                      <v:rect id="Téglalap 660" o:spid="_x0000_s1567" style="position:absolute;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322C71" w:rsidRDefault="00322C71" w:rsidP="0001211D">
                              <w:pPr>
                                <w:jc w:val="center"/>
                              </w:pPr>
                              <w:r>
                                <w:t>1</w:t>
                              </w:r>
                            </w:p>
                          </w:txbxContent>
                        </v:textbox>
                      </v:rect>
                      <v:rect id="Téglalap 661" o:spid="_x0000_s1568" style="position:absolute;left:2476;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322C71" w:rsidRDefault="00322C71" w:rsidP="0001211D">
                              <w:pPr>
                                <w:jc w:val="center"/>
                              </w:pPr>
                              <w:r>
                                <w:t>0</w:t>
                              </w:r>
                            </w:p>
                          </w:txbxContent>
                        </v:textbox>
                      </v:rect>
                      <v:rect id="Téglalap 662" o:spid="_x0000_s1569" style="position:absolute;left:9906;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322C71" w:rsidRDefault="00322C71" w:rsidP="0001211D">
                              <w:pPr>
                                <w:jc w:val="center"/>
                              </w:pPr>
                              <w:r>
                                <w:t>0</w:t>
                              </w:r>
                            </w:p>
                          </w:txbxContent>
                        </v:textbox>
                      </v:rect>
                      <v:rect id="Téglalap 663" o:spid="_x0000_s1570" style="position:absolute;left:12382;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322C71" w:rsidRDefault="00322C71" w:rsidP="0001211D">
                              <w:pPr>
                                <w:jc w:val="center"/>
                              </w:pPr>
                              <w:r>
                                <w:t>1</w:t>
                              </w:r>
                            </w:p>
                          </w:txbxContent>
                        </v:textbox>
                      </v:rect>
                      <v:rect id="Téglalap 664" o:spid="_x0000_s1571" style="position:absolute;left:19812;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322C71" w:rsidRDefault="00322C71" w:rsidP="0001211D">
                              <w:pPr>
                                <w:jc w:val="center"/>
                              </w:pPr>
                              <w:r>
                                <w:t>1</w:t>
                              </w:r>
                            </w:p>
                          </w:txbxContent>
                        </v:textbox>
                      </v:rect>
                      <v:rect id="Téglalap 665" o:spid="_x0000_s1572" style="position:absolute;left:22288;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322C71" w:rsidRDefault="00322C71" w:rsidP="0001211D">
                              <w:pPr>
                                <w:jc w:val="center"/>
                              </w:pPr>
                              <w:r>
                                <w:t>1</w:t>
                              </w:r>
                            </w:p>
                          </w:txbxContent>
                        </v:textbox>
                      </v:rect>
                      <v:rect id="Téglalap 666" o:spid="_x0000_s1573" style="position:absolute;left:14859;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322C71" w:rsidRDefault="00322C71" w:rsidP="0001211D">
                              <w:pPr>
                                <w:jc w:val="center"/>
                              </w:pPr>
                              <w:r>
                                <w:t>0</w:t>
                              </w:r>
                            </w:p>
                          </w:txbxContent>
                        </v:textbox>
                      </v:rect>
                      <v:rect id="Téglalap 667" o:spid="_x0000_s1574" style="position:absolute;left:17335;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322C71" w:rsidRDefault="00322C71" w:rsidP="0001211D">
                              <w:pPr>
                                <w:jc w:val="center"/>
                              </w:pPr>
                              <w:r>
                                <w:t>1</w:t>
                              </w:r>
                            </w:p>
                          </w:txbxContent>
                        </v:textbox>
                      </v:rect>
                    </v:group>
                  </v:group>
                </v:group>
                <v:shape id="Szövegdoboz 488" o:spid="_x0000_s1575" type="#_x0000_t202" style="position:absolute;left:95;top:7143;width:5457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" stroked="f">
                  <v:textbox style="mso-fit-shape-to-text:t" inset="0,0,0,0">
                    <w:txbxContent>
                      <w:p w14:paraId="6B0C9877" w14:textId="22A18512" w:rsidR="00322C71" w:rsidRPr="00E50764" w:rsidRDefault="00322C71" w:rsidP="00620F6F">
                        <w:pPr>
                          <w:pStyle w:val="SzKpalrs"/>
                        </w:pPr>
                        <w:r>
                          <w:fldChar w:fldCharType="begin"/>
                        </w:r>
                        <w:r>
                          <w:instrText xml:space="preserve"> SEQ ábra \* ARABIC </w:instrText>
                        </w:r>
                        <w:r>
                          <w:fldChar w:fldCharType="separate"/>
                        </w:r>
                        <w:bookmarkStart w:id="44" w:name="_Toc7614357"/>
                        <w:r>
                          <w:t>10</w:t>
                        </w:r>
                        <w:r>
                          <w:fldChar w:fldCharType="end"/>
                        </w:r>
                        <w:r>
                          <w:t xml:space="preserve">. ábra: </w:t>
                        </w:r>
                        <w:r w:rsidRPr="009C4B10">
                          <w:t>Gén értékének vátozása</w:t>
                        </w:r>
                        <w:bookmarkEnd w:id="44"/>
                      </w:p>
                    </w:txbxContent>
                  </v:textbox>
                </v:shape>
                <w10:wrap type="topAndBottom" anchorx="margin"/>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bitsztringek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1701DF39" w:rsidR="001957B0" w:rsidRDefault="00F014D9" w:rsidP="001957B0">
      <w:pPr>
        <w:pStyle w:val="SzDSzvegTrzs"/>
      </w:pPr>
      <w:r>
        <w:rPr>
          <w:noProof/>
          <w:lang w:eastAsia="hu-HU" w:bidi="ar-SA"/>
        </w:rPr>
        <mc:AlternateContent>
          <mc:Choice Requires="wpg">
            <w:drawing>
              <wp:anchor distT="0" distB="0" distL="114300" distR="114300" simplePos="0" relativeHeight="251855872" behindDoc="0" locked="0" layoutInCell="1" allowOverlap="1" wp14:anchorId="0D84EBDF" wp14:editId="5E3307D5">
                <wp:simplePos x="0" y="0"/>
                <wp:positionH relativeFrom="margin">
                  <wp:align>center</wp:align>
                </wp:positionH>
                <wp:positionV relativeFrom="paragraph">
                  <wp:posOffset>1958340</wp:posOffset>
                </wp:positionV>
                <wp:extent cx="5457825" cy="2023110"/>
                <wp:effectExtent l="0" t="19050" r="28575" b="0"/>
                <wp:wrapTopAndBottom/>
                <wp:docPr id="495" name="Csoportba foglalás 495"/>
                <wp:cNvGraphicFramePr/>
                <a:graphic xmlns:a="http://schemas.openxmlformats.org/drawingml/2006/main">
                  <a:graphicData uri="http://schemas.microsoft.com/office/word/2010/wordprocessingGroup">
                    <wpg:wgp>
                      <wpg:cNvGrpSpPr/>
                      <wpg:grpSpPr>
                        <a:xfrm>
                          <a:off x="0" y="0"/>
                          <a:ext cx="5457825" cy="2023110"/>
                          <a:chOff x="0" y="0"/>
                          <a:chExt cx="5457825" cy="2023110"/>
                        </a:xfrm>
                      </wpg:grpSpPr>
                      <wpg:grpSp>
                        <wpg:cNvPr id="745" name="Csoportba foglalás 745"/>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322C71" w:rsidRDefault="00322C71"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322C71" w:rsidRDefault="00322C71"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322C71" w:rsidRDefault="00322C71"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322C71" w:rsidRDefault="00322C71"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322C71" w:rsidRDefault="00322C71"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322C71" w:rsidRDefault="00322C71"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322C71" w:rsidRDefault="00322C71"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322C71" w:rsidRDefault="00322C71"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322C71" w:rsidRDefault="00322C71"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322C71" w:rsidRDefault="00322C71"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322C71" w:rsidRDefault="00322C71"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322C71" w:rsidRDefault="00322C71"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322C71" w:rsidRDefault="00322C71"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322C71" w:rsidRDefault="00322C71"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322C71" w:rsidRDefault="00322C71"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322C71" w:rsidRDefault="00322C71"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322C71" w:rsidRDefault="00322C71"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322C71" w:rsidRDefault="00322C71"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322C71" w:rsidRDefault="00322C71"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322C71" w:rsidRDefault="00322C71"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322C71" w:rsidRDefault="00322C71"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322C71" w:rsidRDefault="00322C71"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322C71" w:rsidRDefault="00322C71"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322C71" w:rsidRDefault="00322C71"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322C71" w:rsidRDefault="00322C71"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322C71" w:rsidRDefault="00322C71"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322C71" w:rsidRDefault="00322C71"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322C71" w:rsidRDefault="00322C71"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322C71" w:rsidRDefault="00322C71"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322C71" w:rsidRDefault="00322C71"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322C71" w:rsidRDefault="00322C71"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322C71" w:rsidRDefault="00322C71"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322C71" w:rsidRDefault="00322C71"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322C71" w:rsidRDefault="00322C71"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322C71" w:rsidRDefault="00322C71"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322C71" w:rsidRDefault="00322C71"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322C71" w:rsidRDefault="00322C71"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322C71" w:rsidRDefault="00322C71"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322C71" w:rsidRDefault="00322C71"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322C71" w:rsidRDefault="00322C71"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89" name="Szövegdoboz 489"/>
                        <wps:cNvSpPr txBox="1"/>
                        <wps:spPr>
                          <a:xfrm>
                            <a:off x="0" y="1543050"/>
                            <a:ext cx="5457825" cy="480060"/>
                          </a:xfrm>
                          <a:prstGeom prst="rect">
                            <a:avLst/>
                          </a:prstGeom>
                          <a:solidFill>
                            <a:prstClr val="white"/>
                          </a:solidFill>
                          <a:ln>
                            <a:noFill/>
                          </a:ln>
                        </wps:spPr>
                        <wps:txbx>
                          <w:txbxContent>
                            <w:p w14:paraId="4F6ED44A" w14:textId="214407CE" w:rsidR="00322C71" w:rsidRPr="00BF2C98" w:rsidRDefault="00322C71" w:rsidP="00620F6F">
                              <w:pPr>
                                <w:pStyle w:val="SzKpalrs"/>
                              </w:pPr>
                              <w:r>
                                <w:fldChar w:fldCharType="begin"/>
                              </w:r>
                              <w:r>
                                <w:instrText xml:space="preserve"> SEQ ábra \* ARABIC </w:instrText>
                              </w:r>
                              <w:r>
                                <w:fldChar w:fldCharType="separate"/>
                              </w:r>
                              <w:bookmarkStart w:id="45" w:name="_Toc7614358"/>
                              <w:r>
                                <w:t>11</w:t>
                              </w:r>
                              <w:r>
                                <w:fldChar w:fldCharType="end"/>
                              </w:r>
                              <w:r>
                                <w:t xml:space="preserve">. ábra: </w:t>
                              </w:r>
                              <w:r w:rsidRPr="00525C07">
                                <w:t>Gén értékek cseréje és az inverzió</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84EBDF" id="Csoportba foglalás 495" o:spid="_x0000_s1576" style="position:absolute;left:0;text-align:left;margin-left:0;margin-top:154.2pt;width:429.75pt;height:159.3pt;z-index:251855872;mso-position-horizontal:center;mso-position-horizontal-relative:margin;mso-position-vertical-relative:text" coordsize="54578,20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">
                <v:group id="Csoportba foglalás 745" o:spid="_x0000_s1577" style="position:absolute;width:54578;height:14859" coordsize="54578,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Csoportba foglalás 74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9"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80"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1"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322C71" w:rsidRDefault="00322C71" w:rsidP="0001211D">
                                <w:pPr>
                                  <w:jc w:val="center"/>
                                </w:pPr>
                                <w:r>
                                  <w:t>C</w:t>
                                </w:r>
                              </w:p>
                            </w:txbxContent>
                          </v:textbox>
                        </v:rect>
                        <v:rect id="Téglalap 678" o:spid="_x0000_s1582"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322C71" w:rsidRDefault="00322C71" w:rsidP="0001211D">
                                <w:pPr>
                                  <w:jc w:val="center"/>
                                </w:pPr>
                                <w:r>
                                  <w:t>D</w:t>
                                </w:r>
                              </w:p>
                            </w:txbxContent>
                          </v:textbox>
                        </v:rect>
                        <v:rect id="Téglalap 679" o:spid="_x0000_s1583"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322C71" w:rsidRDefault="00322C71" w:rsidP="0001211D">
                                <w:pPr>
                                  <w:jc w:val="center"/>
                                </w:pPr>
                                <w:r>
                                  <w:t>A</w:t>
                                </w:r>
                              </w:p>
                            </w:txbxContent>
                          </v:textbox>
                        </v:rect>
                        <v:rect id="Téglalap 680" o:spid="_x0000_s1584"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322C71" w:rsidRDefault="00322C71" w:rsidP="0001211D">
                                <w:pPr>
                                  <w:jc w:val="center"/>
                                </w:pPr>
                                <w:r>
                                  <w:t>B</w:t>
                                </w:r>
                              </w:p>
                            </w:txbxContent>
                          </v:textbox>
                        </v:rect>
                        <v:rect id="Téglalap 681" o:spid="_x0000_s1585"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322C71" w:rsidRDefault="00322C71" w:rsidP="0001211D">
                                <w:pPr>
                                  <w:jc w:val="center"/>
                                </w:pPr>
                                <w:r>
                                  <w:t>E</w:t>
                                </w:r>
                              </w:p>
                            </w:txbxContent>
                          </v:textbox>
                        </v:rect>
                        <v:rect id="Téglalap 682" o:spid="_x0000_s1586"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322C71" w:rsidRDefault="00322C71" w:rsidP="0001211D">
                                <w:pPr>
                                  <w:jc w:val="center"/>
                                </w:pPr>
                                <w:r>
                                  <w:t>F</w:t>
                                </w:r>
                              </w:p>
                            </w:txbxContent>
                          </v:textbox>
                        </v:rect>
                        <v:rect id="Téglalap 683" o:spid="_x0000_s1587"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322C71" w:rsidRDefault="00322C71" w:rsidP="0001211D">
                                <w:pPr>
                                  <w:jc w:val="center"/>
                                </w:pPr>
                                <w:r>
                                  <w:t>I</w:t>
                                </w:r>
                              </w:p>
                            </w:txbxContent>
                          </v:textbox>
                        </v:rect>
                        <v:rect id="Téglalap 684" o:spid="_x0000_s1588"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322C71" w:rsidRDefault="00322C71" w:rsidP="0001211D">
                                <w:pPr>
                                  <w:jc w:val="center"/>
                                </w:pPr>
                                <w:r>
                                  <w:t>J</w:t>
                                </w:r>
                              </w:p>
                            </w:txbxContent>
                          </v:textbox>
                        </v:rect>
                        <v:rect id="Téglalap 685" o:spid="_x0000_s1589"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322C71" w:rsidRDefault="00322C71" w:rsidP="0001211D">
                                <w:pPr>
                                  <w:jc w:val="center"/>
                                </w:pPr>
                                <w:r>
                                  <w:t>G</w:t>
                                </w:r>
                              </w:p>
                            </w:txbxContent>
                          </v:textbox>
                        </v:rect>
                        <v:rect id="Téglalap 686" o:spid="_x0000_s1590"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322C71" w:rsidRDefault="00322C71" w:rsidP="0001211D">
                                <w:pPr>
                                  <w:jc w:val="center"/>
                                </w:pPr>
                                <w:r>
                                  <w:t>H</w:t>
                                </w:r>
                              </w:p>
                            </w:txbxContent>
                          </v:textbox>
                        </v:rect>
                      </v:group>
                      <v:shape id="Villám 687" o:spid="_x0000_s1591"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2"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3"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4"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322C71" w:rsidRDefault="00322C71" w:rsidP="0001211D">
                                <w:pPr>
                                  <w:jc w:val="center"/>
                                </w:pPr>
                                <w:r>
                                  <w:t>C</w:t>
                                </w:r>
                              </w:p>
                            </w:txbxContent>
                          </v:textbox>
                        </v:rect>
                        <v:rect id="Téglalap 704" o:spid="_x0000_s1595"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322C71" w:rsidRDefault="00322C71" w:rsidP="0001211D">
                                <w:pPr>
                                  <w:jc w:val="center"/>
                                </w:pPr>
                                <w:r>
                                  <w:t>D</w:t>
                                </w:r>
                              </w:p>
                            </w:txbxContent>
                          </v:textbox>
                        </v:rect>
                        <v:rect id="Téglalap 705" o:spid="_x0000_s1596"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322C71" w:rsidRDefault="00322C71" w:rsidP="0001211D">
                                <w:pPr>
                                  <w:jc w:val="center"/>
                                </w:pPr>
                                <w:r>
                                  <w:t>A</w:t>
                                </w:r>
                              </w:p>
                            </w:txbxContent>
                          </v:textbox>
                        </v:rect>
                        <v:rect id="Téglalap 706" o:spid="_x0000_s1597"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322C71" w:rsidRDefault="00322C71" w:rsidP="0001211D">
                                <w:pPr>
                                  <w:jc w:val="center"/>
                                </w:pPr>
                                <w:r>
                                  <w:t>B</w:t>
                                </w:r>
                              </w:p>
                            </w:txbxContent>
                          </v:textbox>
                        </v:rect>
                        <v:rect id="Téglalap 707" o:spid="_x0000_s1598"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322C71" w:rsidRDefault="00322C71" w:rsidP="0001211D">
                                <w:pPr>
                                  <w:jc w:val="center"/>
                                </w:pPr>
                                <w:r>
                                  <w:t>I</w:t>
                                </w:r>
                              </w:p>
                            </w:txbxContent>
                          </v:textbox>
                        </v:rect>
                        <v:rect id="Téglalap 708" o:spid="_x0000_s1599"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322C71" w:rsidRDefault="00322C71" w:rsidP="0001211D">
                                <w:pPr>
                                  <w:jc w:val="center"/>
                                </w:pPr>
                                <w:r>
                                  <w:t>F</w:t>
                                </w:r>
                              </w:p>
                            </w:txbxContent>
                          </v:textbox>
                        </v:rect>
                        <v:rect id="Téglalap 709" o:spid="_x0000_s1600"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322C71" w:rsidRDefault="00322C71" w:rsidP="0001211D">
                                <w:pPr>
                                  <w:jc w:val="center"/>
                                </w:pPr>
                                <w:r>
                                  <w:t>E</w:t>
                                </w:r>
                              </w:p>
                            </w:txbxContent>
                          </v:textbox>
                        </v:rect>
                        <v:rect id="Téglalap 710" o:spid="_x0000_s1601"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322C71" w:rsidRDefault="00322C71" w:rsidP="0001211D">
                                <w:pPr>
                                  <w:jc w:val="center"/>
                                </w:pPr>
                                <w:r>
                                  <w:t>J</w:t>
                                </w:r>
                              </w:p>
                            </w:txbxContent>
                          </v:textbox>
                        </v:rect>
                        <v:rect id="Téglalap 711" o:spid="_x0000_s1602"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322C71" w:rsidRDefault="00322C71" w:rsidP="0001211D">
                                <w:pPr>
                                  <w:jc w:val="center"/>
                                </w:pPr>
                                <w:r>
                                  <w:t>G</w:t>
                                </w:r>
                              </w:p>
                            </w:txbxContent>
                          </v:textbox>
                        </v:rect>
                        <v:rect id="Téglalap 712" o:spid="_x0000_s1603"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322C71" w:rsidRDefault="00322C71" w:rsidP="0001211D">
                                <w:pPr>
                                  <w:jc w:val="center"/>
                                </w:pPr>
                                <w:r>
                                  <w:t>H</w:t>
                                </w:r>
                              </w:p>
                            </w:txbxContent>
                          </v:textbox>
                        </v:rect>
                      </v:group>
                    </v:group>
                    <v:shape id="Egyenes összekötő nyíllal 741" o:spid="_x0000_s1604"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5"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6"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7"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8"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322C71" w:rsidRDefault="00322C71" w:rsidP="0001211D">
                                <w:pPr>
                                  <w:jc w:val="center"/>
                                </w:pPr>
                                <w:r>
                                  <w:t>C</w:t>
                                </w:r>
                              </w:p>
                            </w:txbxContent>
                          </v:textbox>
                        </v:rect>
                        <v:rect id="Téglalap 718" o:spid="_x0000_s1609"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322C71" w:rsidRDefault="00322C71" w:rsidP="0001211D">
                                <w:pPr>
                                  <w:jc w:val="center"/>
                                </w:pPr>
                                <w:r>
                                  <w:t>D</w:t>
                                </w:r>
                              </w:p>
                            </w:txbxContent>
                          </v:textbox>
                        </v:rect>
                        <v:rect id="Téglalap 719" o:spid="_x0000_s1610"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322C71" w:rsidRDefault="00322C71" w:rsidP="0001211D">
                                <w:pPr>
                                  <w:jc w:val="center"/>
                                </w:pPr>
                                <w:r>
                                  <w:t>A</w:t>
                                </w:r>
                              </w:p>
                            </w:txbxContent>
                          </v:textbox>
                        </v:rect>
                        <v:rect id="Téglalap 720" o:spid="_x0000_s1611"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322C71" w:rsidRDefault="00322C71" w:rsidP="0001211D">
                                <w:pPr>
                                  <w:jc w:val="center"/>
                                </w:pPr>
                                <w:r>
                                  <w:t>B</w:t>
                                </w:r>
                              </w:p>
                            </w:txbxContent>
                          </v:textbox>
                        </v:rect>
                        <v:rect id="Téglalap 721" o:spid="_x0000_s161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322C71" w:rsidRDefault="00322C71" w:rsidP="0001211D">
                                <w:pPr>
                                  <w:jc w:val="center"/>
                                </w:pPr>
                                <w:r>
                                  <w:t>E</w:t>
                                </w:r>
                              </w:p>
                            </w:txbxContent>
                          </v:textbox>
                        </v:rect>
                        <v:rect id="Téglalap 722" o:spid="_x0000_s161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322C71" w:rsidRDefault="00322C71" w:rsidP="0001211D">
                                <w:pPr>
                                  <w:jc w:val="center"/>
                                </w:pPr>
                                <w:r>
                                  <w:t>F</w:t>
                                </w:r>
                              </w:p>
                            </w:txbxContent>
                          </v:textbox>
                        </v:rect>
                        <v:rect id="Téglalap 723" o:spid="_x0000_s161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322C71" w:rsidRDefault="00322C71" w:rsidP="0001211D">
                                <w:pPr>
                                  <w:jc w:val="center"/>
                                </w:pPr>
                                <w:r>
                                  <w:t>I</w:t>
                                </w:r>
                              </w:p>
                            </w:txbxContent>
                          </v:textbox>
                        </v:rect>
                        <v:rect id="Téglalap 724" o:spid="_x0000_s161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322C71" w:rsidRDefault="00322C71" w:rsidP="0001211D">
                                <w:pPr>
                                  <w:jc w:val="center"/>
                                </w:pPr>
                                <w:r>
                                  <w:t>J</w:t>
                                </w:r>
                              </w:p>
                            </w:txbxContent>
                          </v:textbox>
                        </v:rect>
                        <v:rect id="Téglalap 725" o:spid="_x0000_s161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322C71" w:rsidRDefault="00322C71" w:rsidP="0001211D">
                                <w:pPr>
                                  <w:jc w:val="center"/>
                                </w:pPr>
                                <w:r>
                                  <w:t>G</w:t>
                                </w:r>
                              </w:p>
                            </w:txbxContent>
                          </v:textbox>
                        </v:rect>
                        <v:rect id="Téglalap 726" o:spid="_x0000_s161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322C71" w:rsidRDefault="00322C71" w:rsidP="0001211D">
                                <w:pPr>
                                  <w:jc w:val="center"/>
                                </w:pPr>
                                <w:r>
                                  <w:t>H</w:t>
                                </w:r>
                              </w:p>
                            </w:txbxContent>
                          </v:textbox>
                        </v:rect>
                      </v:group>
                      <v:shape id="Villám 727" o:spid="_x0000_s1618"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9"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20"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1"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322C71" w:rsidRDefault="00322C71" w:rsidP="0001211D">
                                <w:pPr>
                                  <w:jc w:val="center"/>
                                </w:pPr>
                                <w:r>
                                  <w:t>C</w:t>
                                </w:r>
                              </w:p>
                            </w:txbxContent>
                          </v:textbox>
                        </v:rect>
                        <v:rect id="Téglalap 731" o:spid="_x0000_s1622"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322C71" w:rsidRDefault="00322C71" w:rsidP="0001211D">
                                <w:pPr>
                                  <w:jc w:val="center"/>
                                </w:pPr>
                                <w:r>
                                  <w:t>D</w:t>
                                </w:r>
                              </w:p>
                            </w:txbxContent>
                          </v:textbox>
                        </v:rect>
                        <v:rect id="Téglalap 732" o:spid="_x0000_s1623"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322C71" w:rsidRDefault="00322C71" w:rsidP="0001211D">
                                <w:pPr>
                                  <w:jc w:val="center"/>
                                </w:pPr>
                                <w:r>
                                  <w:t>A</w:t>
                                </w:r>
                              </w:p>
                            </w:txbxContent>
                          </v:textbox>
                        </v:rect>
                        <v:rect id="Téglalap 733" o:spid="_x0000_s162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322C71" w:rsidRDefault="00322C71" w:rsidP="0001211D">
                                <w:pPr>
                                  <w:jc w:val="center"/>
                                </w:pPr>
                                <w:r>
                                  <w:t>B</w:t>
                                </w:r>
                              </w:p>
                            </w:txbxContent>
                          </v:textbox>
                        </v:rect>
                        <v:rect id="Téglalap 734" o:spid="_x0000_s1625"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322C71" w:rsidRDefault="00322C71" w:rsidP="0001211D">
                                <w:pPr>
                                  <w:jc w:val="center"/>
                                </w:pPr>
                                <w:r>
                                  <w:t>I</w:t>
                                </w:r>
                              </w:p>
                            </w:txbxContent>
                          </v:textbox>
                        </v:rect>
                        <v:rect id="Téglalap 735" o:spid="_x0000_s1626"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322C71" w:rsidRDefault="00322C71" w:rsidP="0001211D">
                                <w:pPr>
                                  <w:jc w:val="center"/>
                                </w:pPr>
                                <w:r>
                                  <w:t>H</w:t>
                                </w:r>
                              </w:p>
                            </w:txbxContent>
                          </v:textbox>
                        </v:rect>
                        <v:rect id="Téglalap 736" o:spid="_x0000_s1627"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322C71" w:rsidRDefault="00322C71" w:rsidP="0001211D">
                                <w:pPr>
                                  <w:jc w:val="center"/>
                                </w:pPr>
                                <w:r>
                                  <w:t>E</w:t>
                                </w:r>
                              </w:p>
                            </w:txbxContent>
                          </v:textbox>
                        </v:rect>
                        <v:rect id="Téglalap 737" o:spid="_x0000_s1628"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322C71" w:rsidRDefault="00322C71" w:rsidP="0001211D">
                                <w:pPr>
                                  <w:jc w:val="center"/>
                                </w:pPr>
                                <w:r>
                                  <w:t>J</w:t>
                                </w:r>
                              </w:p>
                            </w:txbxContent>
                          </v:textbox>
                        </v:rect>
                        <v:rect id="Téglalap 738" o:spid="_x0000_s1629"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322C71" w:rsidRDefault="00322C71" w:rsidP="0001211D">
                                <w:pPr>
                                  <w:jc w:val="center"/>
                                </w:pPr>
                                <w:r>
                                  <w:t>G</w:t>
                                </w:r>
                              </w:p>
                            </w:txbxContent>
                          </v:textbox>
                        </v:rect>
                        <v:rect id="Téglalap 739" o:spid="_x0000_s1630"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322C71" w:rsidRDefault="00322C71" w:rsidP="0001211D">
                                <w:pPr>
                                  <w:jc w:val="center"/>
                                </w:pPr>
                                <w:r>
                                  <w:t>F</w:t>
                                </w:r>
                              </w:p>
                            </w:txbxContent>
                          </v:textbox>
                        </v:rect>
                      </v:group>
                    </v:group>
                    <v:shape id="Egyenes összekötő nyíllal 742" o:spid="_x0000_s1631"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v:group>
                <v:shape id="Szövegdoboz 489" o:spid="_x0000_s1632" type="#_x0000_t202" style="position:absolute;top:15430;width:5457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4F6ED44A" w14:textId="214407CE" w:rsidR="00322C71" w:rsidRPr="00BF2C98" w:rsidRDefault="00322C71" w:rsidP="00620F6F">
                        <w:pPr>
                          <w:pStyle w:val="SzKpalrs"/>
                        </w:pPr>
                        <w:r>
                          <w:fldChar w:fldCharType="begin"/>
                        </w:r>
                        <w:r>
                          <w:instrText xml:space="preserve"> SEQ ábra \* ARABIC </w:instrText>
                        </w:r>
                        <w:r>
                          <w:fldChar w:fldCharType="separate"/>
                        </w:r>
                        <w:bookmarkStart w:id="46" w:name="_Toc7614358"/>
                        <w:r>
                          <w:t>11</w:t>
                        </w:r>
                        <w:r>
                          <w:fldChar w:fldCharType="end"/>
                        </w:r>
                        <w:r>
                          <w:t xml:space="preserve">. ábra: </w:t>
                        </w:r>
                        <w:r w:rsidRPr="00525C07">
                          <w:t>Gén értékek cseréje és az inverzió</w:t>
                        </w:r>
                        <w:bookmarkEnd w:id="46"/>
                      </w:p>
                    </w:txbxContent>
                  </v:textbox>
                </v:shape>
                <w10:wrap type="topAndBottom" anchorx="margin"/>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47" w:name="_Toc7614297"/>
      <w:r>
        <w:t>Reprodukció</w:t>
      </w:r>
      <w:bookmarkEnd w:id="47"/>
    </w:p>
    <w:p w14:paraId="65663CC4" w14:textId="1D92FFAE" w:rsidR="00EA1090" w:rsidRDefault="005A70DF" w:rsidP="00EA1090">
      <w:pPr>
        <w:pStyle w:val="SzDSzvegTrzs"/>
      </w:pPr>
      <w:r>
        <w:t>A szelekció, keresztezés, mutáció során létrejött köztes populációból és az előző generációból a reprodukció során jön létre az új generáció. Legegyszerűbb módja ennek az</w:t>
      </w:r>
      <w:r w:rsidR="009B6CFF">
        <w:t>,</w:t>
      </w:r>
      <w:r>
        <w:t xml:space="preserve"> </w:t>
      </w:r>
      <w:r>
        <w:lastRenderedPageBreak/>
        <w:t>ha az előző populációt teljes egész</w:t>
      </w:r>
      <w:r w:rsidR="00DF1035">
        <w:t>ében leváltja a köztes állomány. E</w:t>
      </w:r>
      <w:r>
        <w:t xml:space="preserve">zt egyszerű vagy generációs reprodukciónak hívják (simple, generational repoduction). </w:t>
      </w:r>
      <w:r w:rsidR="00140E2C">
        <w:t>Mivel semmi garancia nincs arra, hogy a köztes generáció tagjai jobbak, mint az előzők</w:t>
      </w:r>
      <w:r w:rsidR="009B6CFF">
        <w:t>,</w:t>
      </w:r>
      <w:r w:rsidR="00140E2C">
        <w:t xml:space="preserve"> érdemes lehet a legjobba(ka)t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(elitism).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pPr>
      <w:bookmarkStart w:id="48" w:name="_Toc7614298"/>
      <w:r>
        <w:t>Kilépési feltétel</w:t>
      </w:r>
      <w:bookmarkEnd w:id="48"/>
    </w:p>
    <w:p w14:paraId="19B9E52E" w14:textId="2B677A3F" w:rsidR="001D7D95" w:rsidRDefault="0001697E" w:rsidP="001D7D95">
      <w:pPr>
        <w:pStyle w:val="SzDSzvegTrzs"/>
      </w:pPr>
      <w:r>
        <w:t xml:space="preserve">A kilépési függvény különféle feltételek </w:t>
      </w:r>
      <w:r w:rsidR="00762EBD">
        <w:t>teljesülése esetén le</w:t>
      </w:r>
      <w:r>
        <w:t>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megoldás</w:t>
      </w:r>
      <w:r w:rsidR="009B6CFF">
        <w:t>,</w:t>
      </w:r>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3B6CE21A" w:rsidR="00316512" w:rsidRDefault="00316512" w:rsidP="00316512">
      <w:pPr>
        <w:pStyle w:val="SzDCmsor2"/>
      </w:pPr>
      <w:bookmarkStart w:id="49" w:name="_Ref7035140"/>
      <w:bookmarkStart w:id="50" w:name="_Toc7614299"/>
      <w:r>
        <w:t>A dolgozatban használt módszer</w:t>
      </w:r>
      <w:bookmarkEnd w:id="49"/>
      <w:bookmarkEnd w:id="50"/>
    </w:p>
    <w:p w14:paraId="684C90A4" w14:textId="77777777" w:rsidR="0017294F" w:rsidRDefault="0017294F" w:rsidP="0017294F">
      <w:pPr>
        <w:pStyle w:val="SzDCmsor3"/>
      </w:pPr>
      <w:bookmarkStart w:id="51" w:name="_Toc7614300"/>
      <w:r w:rsidRPr="0017294F">
        <w:t>Reprezentáció</w:t>
      </w:r>
      <w:bookmarkEnd w:id="51"/>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sorszámukat jelenti. Ha négy város között keressük a legrövidebb körutat: Győr (0), 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52" w:name="_Toc7614301"/>
      <w:r>
        <w:lastRenderedPageBreak/>
        <w:t>Kiértékelési</w:t>
      </w:r>
      <w:r w:rsidR="0027617B">
        <w:t xml:space="preserve">- </w:t>
      </w:r>
      <w:r>
        <w:t>és jósági függvény</w:t>
      </w:r>
      <w:bookmarkEnd w:id="52"/>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A jósági függvény a fitnesz értéket a célfüggvény által előállított teljes távolság reciprokát véve adja meg.</w:t>
      </w:r>
    </w:p>
    <w:p w14:paraId="05873085" w14:textId="77777777" w:rsidR="0017294F" w:rsidRDefault="0017294F" w:rsidP="0017294F">
      <w:pPr>
        <w:pStyle w:val="SzDCmsor3"/>
      </w:pPr>
      <w:bookmarkStart w:id="53" w:name="_Toc7614302"/>
      <w:r>
        <w:t>Szelekció</w:t>
      </w:r>
      <w:bookmarkEnd w:id="53"/>
    </w:p>
    <w:p w14:paraId="2E5D0282" w14:textId="77777777" w:rsidR="003451D1" w:rsidRDefault="007E2A02" w:rsidP="003451D1">
      <w:pPr>
        <w:pStyle w:val="SzDSzvegTrzs"/>
      </w:pPr>
      <w:r>
        <w:t xml:space="preserve">A szelekciós operátor kiválasztása nagyon fontos lépése volt a genetikus algoritmus elkészítésének. Több operátor (lineáris sorrendezés, versengő, rulettkerék)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54" w:name="_Toc7614303"/>
      <w:r>
        <w:t>Keresztezés</w:t>
      </w:r>
      <w:bookmarkEnd w:id="54"/>
    </w:p>
    <w:p w14:paraId="50630291" w14:textId="2EF4358D" w:rsidR="00C64E0A" w:rsidRDefault="001344E8" w:rsidP="00C64E0A">
      <w:pPr>
        <w:pStyle w:val="SzDSzvegTrzs"/>
      </w:pPr>
      <w:r>
        <w:t xml:space="preserve">A keresztezési operátor kiválasztása is nagyon fontos lépés volt. Szakirodalmak olvasása </w:t>
      </w:r>
      <w:r w:rsidR="00E736F1">
        <w:t>[1][13]</w:t>
      </w:r>
      <w:r>
        <w:t xml:space="preserve"> és különböző módszerek letesztelése után döntöttem a Heurisztikus Mohó Keresztezés (</w:t>
      </w:r>
      <w:r w:rsidRPr="001344E8">
        <w:rPr>
          <w:i/>
        </w:rPr>
        <w:t>heuristic greedy crossover</w:t>
      </w:r>
      <w:r>
        <w:rPr>
          <w:i/>
        </w:rPr>
        <w:t xml:space="preserve"> HGreX</w:t>
      </w:r>
      <w:r>
        <w:t>) mellett</w:t>
      </w:r>
      <w:r w:rsidR="003A3A53">
        <w:t>, melyet</w:t>
      </w:r>
      <w:r w:rsidR="009912BA">
        <w:t xml:space="preserve"> Grefens</w:t>
      </w:r>
      <w:r w:rsidR="0051122F">
        <w:t>tette</w:t>
      </w:r>
      <w:r w:rsidR="003A3A53">
        <w:t xml:space="preserve"> ajánlott</w:t>
      </w:r>
      <w:r w:rsidR="0051122F">
        <w:t xml:space="preserve"> </w:t>
      </w:r>
      <w:r w:rsidR="00E736F1">
        <w:t>[9]</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6B16D3F7" w:rsidR="001701DE" w:rsidRDefault="001701DE" w:rsidP="00C751CC">
      <w:pPr>
        <w:pStyle w:val="SzDSzvegTrzs"/>
        <w:numPr>
          <w:ilvl w:val="0"/>
          <w:numId w:val="8"/>
        </w:numPr>
      </w:pPr>
      <w:r>
        <w:t>Véletlenszerűen kiválasztunk egy várost kezdő pontnak</w:t>
      </w:r>
    </w:p>
    <w:p w14:paraId="18718EAF" w14:textId="2571F205" w:rsidR="001701DE" w:rsidRDefault="001701DE" w:rsidP="00C751CC">
      <w:pPr>
        <w:pStyle w:val="SzDSzvegTrzs"/>
        <w:numPr>
          <w:ilvl w:val="0"/>
          <w:numId w:val="8"/>
        </w:numPr>
      </w:pPr>
      <w:r>
        <w:t xml:space="preserve">Összehasonlítjuk a kiválasztott város és az őt követő távolságát a másik szülőben lévő ugyanazon város és azt követő távolságával. </w:t>
      </w:r>
      <w:r w:rsidR="0036456D">
        <w:t xml:space="preserve">Ezután </w:t>
      </w:r>
      <w:r>
        <w:t>a kisebb értékűt tesszük a gyerek kromoszóma következő helyére.</w:t>
      </w:r>
    </w:p>
    <w:p w14:paraId="019A73EF" w14:textId="63A9208F" w:rsidR="001701DE" w:rsidRDefault="001701DE" w:rsidP="00C751CC">
      <w:pPr>
        <w:pStyle w:val="SzDSzvegTrzs"/>
        <w:numPr>
          <w:ilvl w:val="0"/>
          <w:numId w:val="8"/>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C751CC">
      <w:pPr>
        <w:pStyle w:val="SzDSzvegTrzs"/>
        <w:numPr>
          <w:ilvl w:val="0"/>
          <w:numId w:val="8"/>
        </w:numPr>
      </w:pPr>
      <w:r>
        <w:t>2. és 3. lépés ismétlése, amíg minden gént felhasználunk</w:t>
      </w:r>
      <w:r w:rsidR="0036456D">
        <w:t>.</w:t>
      </w:r>
    </w:p>
    <w:p w14:paraId="725D9550" w14:textId="394F5B36" w:rsidR="001701DE" w:rsidRDefault="00392B35" w:rsidP="00C751CC">
      <w:pPr>
        <w:pStyle w:val="SzDSzvegTrzs"/>
        <w:numPr>
          <w:ilvl w:val="0"/>
          <w:numId w:val="8"/>
        </w:numPr>
      </w:pPr>
      <w:r>
        <w:rPr>
          <w:noProof/>
          <w:lang w:eastAsia="hu-HU" w:bidi="ar-SA"/>
        </w:rPr>
        <w:lastRenderedPageBreak/>
        <mc:AlternateContent>
          <mc:Choice Requires="wpg">
            <w:drawing>
              <wp:anchor distT="0" distB="0" distL="114300" distR="114300" simplePos="0" relativeHeight="251799552" behindDoc="0" locked="0" layoutInCell="1" allowOverlap="1" wp14:anchorId="541EFF11" wp14:editId="026BFC86">
                <wp:simplePos x="0" y="0"/>
                <wp:positionH relativeFrom="margin">
                  <wp:posOffset>-146685</wp:posOffset>
                </wp:positionH>
                <wp:positionV relativeFrom="paragraph">
                  <wp:posOffset>793115</wp:posOffset>
                </wp:positionV>
                <wp:extent cx="5857875" cy="5086350"/>
                <wp:effectExtent l="0" t="0" r="0" b="19050"/>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86350"/>
                          <a:chOff x="0" y="0"/>
                          <a:chExt cx="5810250" cy="5086350"/>
                        </a:xfrm>
                      </wpg:grpSpPr>
                      <wpg:grpSp>
                        <wpg:cNvPr id="656" name="Csoportba foglalás 656"/>
                        <wpg:cNvGrpSpPr/>
                        <wpg:grpSpPr>
                          <a:xfrm>
                            <a:off x="0" y="0"/>
                            <a:ext cx="5810250" cy="5086350"/>
                            <a:chOff x="0" y="0"/>
                            <a:chExt cx="5810250" cy="5086350"/>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322C71" w:rsidRDefault="00322C71"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322C71" w:rsidRDefault="00322C71"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322C71" w:rsidRDefault="00322C71"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322C71" w:rsidRDefault="00322C71"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322C71" w:rsidRDefault="00322C71"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322C71" w:rsidRDefault="00322C71"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322C71" w:rsidRDefault="00322C71"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322C71" w:rsidRDefault="00322C71"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322C71" w:rsidRDefault="00322C71"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322C71" w:rsidRDefault="00322C71"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322C71" w:rsidRDefault="00322C71"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322C71" w:rsidRDefault="00322C71"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322C71" w:rsidRDefault="00322C71"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322C71" w:rsidRDefault="00322C71"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322C71" w:rsidRDefault="00322C71"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322C71" w:rsidRDefault="00322C71"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322C71" w:rsidRDefault="00322C71"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322C71" w:rsidRDefault="00322C71"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322C71" w:rsidRDefault="00322C71"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322C71" w:rsidRDefault="00322C71"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322C71" w:rsidRDefault="00322C71"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322C71" w:rsidRDefault="00322C71"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322C71" w:rsidRDefault="00322C71"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322C71" w:rsidRDefault="00322C71"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322C71" w:rsidRDefault="00322C71"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322C71" w:rsidRDefault="00322C71"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322C71" w:rsidRDefault="00322C71"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322C71" w:rsidRDefault="00322C71"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322C71" w:rsidRDefault="00322C71"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322C71" w:rsidRDefault="00322C71"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322C71" w:rsidRDefault="00322C71"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322C71" w:rsidRDefault="00322C71"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322C71" w:rsidRDefault="00322C71"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322C71" w:rsidRDefault="00322C71"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322C71" w:rsidRDefault="00322C71"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322C71" w:rsidRDefault="00322C71"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322C71" w:rsidRDefault="00322C71"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322C71" w:rsidRDefault="00322C71"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322C71" w:rsidRDefault="00322C71"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322C71" w:rsidRDefault="00322C71"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322C71" w:rsidRDefault="00322C71"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322C71" w:rsidRDefault="00322C71"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322C71" w:rsidRDefault="00322C71"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322C71" w:rsidRDefault="00322C71"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322C71" w:rsidRDefault="00322C71"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322C71" w:rsidRDefault="00322C71"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322C71" w:rsidRDefault="00322C71"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322C71" w:rsidRDefault="00322C71"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322C71" w:rsidRDefault="00322C71"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322C71" w:rsidRDefault="00322C71"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322C71" w:rsidRDefault="00322C71"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322C71" w:rsidRDefault="00322C71"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322C71" w:rsidRDefault="00322C71"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322C71" w:rsidRDefault="00322C71"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62350"/>
                              <a:ext cx="2638425" cy="1524000"/>
                              <a:chOff x="0" y="-19050"/>
                              <a:chExt cx="2638425" cy="1524000"/>
                            </a:xfrm>
                          </wpg:grpSpPr>
                          <wpg:grpSp>
                            <wpg:cNvPr id="628" name="Csoportba foglalás 628"/>
                            <wpg:cNvGrpSpPr/>
                            <wpg:grpSpPr>
                              <a:xfrm>
                                <a:off x="85725" y="1181100"/>
                                <a:ext cx="2013585" cy="323850"/>
                                <a:chOff x="0" y="28575"/>
                                <a:chExt cx="2013714" cy="323850"/>
                              </a:xfrm>
                            </wpg:grpSpPr>
                            <wps:wsp>
                              <wps:cNvPr id="210" name="Téglalap 210"/>
                              <wps:cNvSpPr/>
                              <wps:spPr>
                                <a:xfrm>
                                  <a:off x="504825"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322C71" w:rsidRDefault="00322C71"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322C71" w:rsidRDefault="00322C71"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322C71" w:rsidRDefault="00322C71"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28575"/>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322C71" w:rsidRDefault="00322C71"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322C71" w:rsidRDefault="00322C71"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322C71" w:rsidRDefault="00322C71"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322C71" w:rsidRDefault="00322C71"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322C71" w:rsidRDefault="00322C71"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19050"/>
                                <a:ext cx="2638425" cy="1200150"/>
                              </a:xfrm>
                              <a:prstGeom prst="rect">
                                <a:avLst/>
                              </a:prstGeom>
                              <a:noFill/>
                              <a:ln w="6350">
                                <a:noFill/>
                              </a:ln>
                            </wps:spPr>
                            <wps:txbx>
                              <w:txbxContent>
                                <w:p w14:paraId="353A52F0" w14:textId="77777777" w:rsidR="00322C71" w:rsidRDefault="00322C71"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322C71" w:rsidRDefault="00322C71"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322C71" w:rsidRDefault="00322C71"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322C71" w:rsidRDefault="00322C71"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322C71" w:rsidRDefault="00322C71"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322C71" w:rsidRDefault="00322C71"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322C71" w:rsidRDefault="00322C71"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322C71" w:rsidRDefault="00322C71"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322C71" w:rsidRDefault="00322C71"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322C71" w:rsidRDefault="00322C71"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322C71" w:rsidRDefault="00322C71"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322C71" w:rsidRDefault="00322C71"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322C71" w:rsidRDefault="00322C71"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322C71" w:rsidRDefault="00322C71"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322C71" w:rsidRDefault="00322C71"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322C71" w:rsidRDefault="00322C71"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322C71" w:rsidRDefault="00322C71"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322C71" w:rsidRDefault="00322C71"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322C71" w:rsidRDefault="00322C71"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322C71" w:rsidRDefault="00322C71"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322C71" w:rsidRDefault="00322C71"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322C71" w:rsidRDefault="00322C71"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322C71" w:rsidRDefault="00322C71"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322C71" w:rsidRDefault="00322C71"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322C71" w:rsidRDefault="00322C71"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322C71" w:rsidRDefault="00322C71"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322C71" w:rsidRDefault="00322C71"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322C71" w:rsidRDefault="00322C71"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322C71" w:rsidRDefault="00322C71"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322C71" w:rsidRDefault="00322C71"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322C71" w:rsidRDefault="00322C71"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322C71" w:rsidRDefault="00322C71"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322C71" w:rsidRDefault="00322C71"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322C71" w:rsidRDefault="00322C71"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322C71" w:rsidRDefault="00322C71"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322C71" w:rsidRDefault="00322C71"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322C71" w:rsidRDefault="00322C71"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322C71" w:rsidRDefault="00322C71"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322C71" w:rsidRDefault="00322C71"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322C71" w:rsidRDefault="00322C71"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322C71" w:rsidRDefault="00322C71"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322C71" w:rsidRDefault="00322C71"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322C71" w:rsidRDefault="00322C71"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322C71" w:rsidRDefault="00322C71"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322C71" w:rsidRDefault="00322C71"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322C71" w:rsidRDefault="00322C71"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322C71" w:rsidRDefault="00322C71"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322C71" w:rsidRDefault="00322C71"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322C71" w:rsidRDefault="00322C71"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322C71" w:rsidRDefault="00322C71"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322C71" w:rsidRDefault="00322C71"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322C71" w:rsidRDefault="00322C71"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322C71" w:rsidRDefault="00322C71"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322C71" w:rsidRDefault="00322C71"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322C71" w:rsidRDefault="00322C71"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322C71" w:rsidRDefault="00322C71"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322C71" w:rsidRDefault="00322C71"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322C71" w:rsidRDefault="00322C71"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322C71" w:rsidRDefault="00322C71"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322C71" w:rsidRDefault="00322C71"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322C71" w:rsidRDefault="00322C71"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322C71" w:rsidRDefault="00322C71"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322C71" w:rsidRDefault="00322C71"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322C71" w:rsidRDefault="00322C71"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322C71" w:rsidRDefault="00322C71"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322C71" w:rsidRDefault="00322C71"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322C71" w:rsidRDefault="00322C71"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322C71" w:rsidRDefault="00322C71"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322C71" w:rsidRDefault="00322C71"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322C71" w:rsidRDefault="00322C71"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322C71" w:rsidRDefault="00322C71"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322C71" w:rsidRDefault="00322C71"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322C71" w:rsidRDefault="00322C71"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322C71" w:rsidRDefault="00322C71"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322C71" w:rsidRDefault="00322C71"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322C71" w:rsidRDefault="00322C71"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322C71" w:rsidRDefault="00322C71"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322C71" w:rsidRDefault="00322C71"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322C71" w:rsidRDefault="00322C71"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322C71" w:rsidRDefault="00322C71"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322C71" w:rsidRDefault="00322C71"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322C71" w:rsidRDefault="00322C71"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3" style="position:absolute;left:0;text-align:left;margin-left:-11.55pt;margin-top:62.45pt;width:461.25pt;height:400.5pt;z-index:251799552;mso-position-horizontal-relative:margin;mso-position-vertical-relative:text;mso-width-relative:margin;mso-height-relative:margin" coordsize="58102,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">
                <v:group id="Csoportba foglalás 656" o:spid="_x0000_s1634" style="position:absolute;width:58102;height:50863" coordsize="58102,5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5"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6"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322C71" w:rsidRDefault="00322C71" w:rsidP="0004445F">
                              <w:pPr>
                                <w:jc w:val="center"/>
                              </w:pPr>
                            </w:p>
                          </w:txbxContent>
                        </v:textbox>
                      </v:rect>
                      <v:rect id="Téglalap 546" o:spid="_x0000_s163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322C71" w:rsidRDefault="00322C71" w:rsidP="0004445F">
                              <w:pPr>
                                <w:jc w:val="center"/>
                              </w:pPr>
                            </w:p>
                          </w:txbxContent>
                        </v:textbox>
                      </v:rect>
                      <v:rect id="Téglalap 547" o:spid="_x0000_s163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322C71" w:rsidRDefault="00322C71" w:rsidP="0004445F"/>
                          </w:txbxContent>
                        </v:textbox>
                      </v:rect>
                      <v:rect id="Téglalap 548" o:spid="_x0000_s164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322C71" w:rsidRDefault="00322C71" w:rsidP="0004445F">
                              <w:pPr>
                                <w:jc w:val="center"/>
                              </w:pPr>
                              <w:r>
                                <w:t>A</w:t>
                              </w:r>
                            </w:p>
                          </w:txbxContent>
                        </v:textbox>
                      </v:rect>
                      <v:rect id="Téglalap 549" o:spid="_x0000_s164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322C71" w:rsidRDefault="00322C71" w:rsidP="0004445F">
                              <w:pPr>
                                <w:jc w:val="center"/>
                              </w:pPr>
                            </w:p>
                          </w:txbxContent>
                        </v:textbox>
                      </v:rect>
                      <v:rect id="Téglalap 550" o:spid="_x0000_s164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322C71" w:rsidRDefault="00322C71" w:rsidP="0004445F">
                              <w:pPr>
                                <w:jc w:val="center"/>
                              </w:pPr>
                            </w:p>
                          </w:txbxContent>
                        </v:textbox>
                      </v:rect>
                      <v:rect id="Téglalap 551" o:spid="_x0000_s164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322C71" w:rsidRDefault="00322C71" w:rsidP="0004445F"/>
                          </w:txbxContent>
                        </v:textbox>
                      </v:rect>
                      <v:rect id="Téglalap 552" o:spid="_x0000_s164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322C71" w:rsidRDefault="00322C71" w:rsidP="0004445F">
                              <w:pPr>
                                <w:jc w:val="center"/>
                              </w:pPr>
                            </w:p>
                          </w:txbxContent>
                        </v:textbox>
                      </v:rect>
                    </v:group>
                    <v:shape id="Szövegdoboz 554" o:spid="_x0000_s1645"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322C71" w:rsidRDefault="00322C71" w:rsidP="00D217CF">
                            <w:pPr>
                              <w:tabs>
                                <w:tab w:val="left" w:pos="709"/>
                              </w:tabs>
                            </w:pPr>
                            <w:r>
                              <w:t>1. Kiválasztunk egy kezdő várost:</w:t>
                            </w:r>
                          </w:p>
                        </w:txbxContent>
                      </v:textbox>
                    </v:shape>
                  </v:group>
                  <v:group id="Csoportba foglalás 236" o:spid="_x0000_s1646"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7"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322C71" w:rsidRDefault="00322C71" w:rsidP="0004445F">
                              <w:pPr>
                                <w:jc w:val="center"/>
                              </w:pPr>
                            </w:p>
                          </w:txbxContent>
                        </v:textbox>
                      </v:rect>
                      <v:rect id="Téglalap 575" o:spid="_x0000_s164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322C71" w:rsidRDefault="00322C71" w:rsidP="0004445F">
                              <w:pPr>
                                <w:jc w:val="center"/>
                              </w:pPr>
                            </w:p>
                          </w:txbxContent>
                        </v:textbox>
                      </v:rect>
                      <v:rect id="Téglalap 128" o:spid="_x0000_s165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322C71" w:rsidRDefault="00322C71" w:rsidP="0004445F">
                              <w:r>
                                <w:t>F</w:t>
                              </w:r>
                            </w:p>
                          </w:txbxContent>
                        </v:textbox>
                      </v:rect>
                      <v:rect id="Téglalap 129" o:spid="_x0000_s165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322C71" w:rsidRDefault="00322C71" w:rsidP="0004445F">
                              <w:pPr>
                                <w:jc w:val="center"/>
                              </w:pPr>
                              <w:r>
                                <w:t>A</w:t>
                              </w:r>
                            </w:p>
                          </w:txbxContent>
                        </v:textbox>
                      </v:rect>
                      <v:rect id="Téglalap 130" o:spid="_x0000_s165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322C71" w:rsidRDefault="00322C71" w:rsidP="0004445F">
                              <w:pPr>
                                <w:jc w:val="center"/>
                              </w:pPr>
                            </w:p>
                          </w:txbxContent>
                        </v:textbox>
                      </v:rect>
                      <v:rect id="Téglalap 131" o:spid="_x0000_s165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322C71" w:rsidRDefault="00322C71" w:rsidP="0004445F">
                              <w:pPr>
                                <w:jc w:val="center"/>
                              </w:pPr>
                            </w:p>
                          </w:txbxContent>
                        </v:textbox>
                      </v:rect>
                      <v:rect id="Téglalap 132" o:spid="_x0000_s165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322C71" w:rsidRDefault="00322C71" w:rsidP="0004445F"/>
                          </w:txbxContent>
                        </v:textbox>
                      </v:rect>
                      <v:rect id="Téglalap 133" o:spid="_x0000_s165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322C71" w:rsidRDefault="00322C71" w:rsidP="0004445F">
                              <w:pPr>
                                <w:jc w:val="center"/>
                              </w:pPr>
                            </w:p>
                          </w:txbxContent>
                        </v:textbox>
                      </v:rect>
                    </v:group>
                    <v:shape id="Szövegdoboz 134" o:spid="_x0000_s1656"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322C71" w:rsidRDefault="00322C71"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7"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8"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9"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6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322C71" w:rsidRDefault="00322C71" w:rsidP="0004445F">
                                <w:pPr>
                                  <w:jc w:val="center"/>
                                </w:pPr>
                                <w:r>
                                  <w:t>G</w:t>
                                </w:r>
                              </w:p>
                            </w:txbxContent>
                          </v:textbox>
                        </v:rect>
                        <v:rect id="Téglalap 525" o:spid="_x0000_s166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322C71" w:rsidRDefault="00322C71" w:rsidP="0004445F">
                                <w:pPr>
                                  <w:jc w:val="center"/>
                                </w:pPr>
                                <w:r>
                                  <w:t>A</w:t>
                                </w:r>
                              </w:p>
                            </w:txbxContent>
                          </v:textbox>
                        </v:rect>
                        <v:rect id="Téglalap 526" o:spid="_x0000_s166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322C71" w:rsidRDefault="00322C71" w:rsidP="0004445F">
                                <w:pPr>
                                  <w:jc w:val="center"/>
                                </w:pPr>
                                <w:r>
                                  <w:t>C</w:t>
                                </w:r>
                              </w:p>
                            </w:txbxContent>
                          </v:textbox>
                        </v:rect>
                        <v:rect id="Téglalap 527" o:spid="_x0000_s166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322C71" w:rsidRDefault="00322C71" w:rsidP="0004445F">
                                <w:pPr>
                                  <w:jc w:val="center"/>
                                </w:pPr>
                                <w:r>
                                  <w:t>D</w:t>
                                </w:r>
                              </w:p>
                            </w:txbxContent>
                          </v:textbox>
                        </v:rect>
                        <v:rect id="Téglalap 528" o:spid="_x0000_s166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322C71" w:rsidRDefault="00322C71" w:rsidP="0004445F">
                                <w:pPr>
                                  <w:jc w:val="center"/>
                                </w:pPr>
                                <w:r>
                                  <w:t>F</w:t>
                                </w:r>
                              </w:p>
                            </w:txbxContent>
                          </v:textbox>
                        </v:rect>
                        <v:rect id="Téglalap 529" o:spid="_x0000_s166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322C71" w:rsidRDefault="00322C71" w:rsidP="0004445F">
                                <w:pPr>
                                  <w:jc w:val="center"/>
                                </w:pPr>
                                <w:r>
                                  <w:t>H</w:t>
                                </w:r>
                              </w:p>
                            </w:txbxContent>
                          </v:textbox>
                        </v:rect>
                        <v:rect id="Téglalap 530" o:spid="_x0000_s166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322C71" w:rsidRDefault="00322C71" w:rsidP="0004445F">
                                <w:pPr>
                                  <w:jc w:val="center"/>
                                </w:pPr>
                                <w:r>
                                  <w:t>B</w:t>
                                </w:r>
                              </w:p>
                            </w:txbxContent>
                          </v:textbox>
                        </v:rect>
                        <v:rect id="Téglalap 531" o:spid="_x0000_s166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322C71" w:rsidRDefault="00322C71" w:rsidP="0004445F">
                                <w:pPr>
                                  <w:jc w:val="center"/>
                                </w:pPr>
                                <w:r>
                                  <w:t>E</w:t>
                                </w:r>
                              </w:p>
                            </w:txbxContent>
                          </v:textbox>
                        </v:rect>
                      </v:group>
                      <v:group id="Csoportba foglalás 533" o:spid="_x0000_s1668"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322C71" w:rsidRDefault="00322C71" w:rsidP="0004445F">
                                <w:pPr>
                                  <w:jc w:val="center"/>
                                </w:pPr>
                                <w:r>
                                  <w:t>A</w:t>
                                </w:r>
                              </w:p>
                            </w:txbxContent>
                          </v:textbox>
                        </v:rect>
                        <v:rect id="Téglalap 535" o:spid="_x0000_s167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322C71" w:rsidRDefault="00322C71" w:rsidP="0004445F">
                                <w:pPr>
                                  <w:jc w:val="center"/>
                                </w:pPr>
                                <w:r>
                                  <w:t>H</w:t>
                                </w:r>
                              </w:p>
                            </w:txbxContent>
                          </v:textbox>
                        </v:rect>
                        <v:rect id="Téglalap 536" o:spid="_x0000_s167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322C71" w:rsidRDefault="00322C71" w:rsidP="0004445F">
                                <w:pPr>
                                  <w:jc w:val="center"/>
                                </w:pPr>
                                <w:r>
                                  <w:t>D</w:t>
                                </w:r>
                              </w:p>
                            </w:txbxContent>
                          </v:textbox>
                        </v:rect>
                        <v:rect id="Téglalap 537" o:spid="_x0000_s167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322C71" w:rsidRDefault="00322C71" w:rsidP="0004445F">
                                <w:pPr>
                                  <w:jc w:val="center"/>
                                </w:pPr>
                                <w:r>
                                  <w:t>F</w:t>
                                </w:r>
                              </w:p>
                            </w:txbxContent>
                          </v:textbox>
                        </v:rect>
                        <v:rect id="Téglalap 538" o:spid="_x0000_s167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322C71" w:rsidRDefault="00322C71" w:rsidP="0004445F">
                                <w:pPr>
                                  <w:jc w:val="center"/>
                                </w:pPr>
                                <w:r>
                                  <w:t>B</w:t>
                                </w:r>
                              </w:p>
                            </w:txbxContent>
                          </v:textbox>
                        </v:rect>
                        <v:rect id="Téglalap 539" o:spid="_x0000_s167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322C71" w:rsidRDefault="00322C71" w:rsidP="0004445F">
                                <w:pPr>
                                  <w:jc w:val="center"/>
                                </w:pPr>
                                <w:r>
                                  <w:t>C</w:t>
                                </w:r>
                              </w:p>
                            </w:txbxContent>
                          </v:textbox>
                        </v:rect>
                        <v:rect id="Téglalap 540" o:spid="_x0000_s167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322C71" w:rsidRDefault="00322C71" w:rsidP="0004445F">
                                <w:pPr>
                                  <w:jc w:val="center"/>
                                </w:pPr>
                                <w:r>
                                  <w:t>E</w:t>
                                </w:r>
                              </w:p>
                            </w:txbxContent>
                          </v:textbox>
                        </v:rect>
                        <v:rect id="Téglalap 541" o:spid="_x0000_s167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322C71" w:rsidRDefault="00322C71" w:rsidP="0004445F">
                                <w:pPr>
                                  <w:jc w:val="center"/>
                                </w:pPr>
                                <w:r>
                                  <w:t>G</w:t>
                                </w:r>
                              </w:p>
                            </w:txbxContent>
                          </v:textbox>
                        </v:rect>
                      </v:group>
                      <v:shape id="Szövegdoboz 543" o:spid="_x0000_s1677"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322C71" w:rsidRDefault="00322C71" w:rsidP="0004445F">
                              <w:r>
                                <w:t>Szülő kromoszómák:</w:t>
                              </w:r>
                            </w:p>
                          </w:txbxContent>
                        </v:textbox>
                      </v:shape>
                    </v:group>
                    <v:shape id="Szövegdoboz 135" o:spid="_x0000_s1678"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322C71" w:rsidRDefault="00322C71" w:rsidP="00322A29">
                            <w:r>
                              <w:t>Távolság mátrix:</w:t>
                            </w:r>
                          </w:p>
                        </w:txbxContent>
                      </v:textbox>
                    </v:shape>
                  </v:group>
                  <v:group id="Csoportba foglalás 239" o:spid="_x0000_s1679"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80"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322C71" w:rsidRDefault="00322C71" w:rsidP="00A9281C">
                              <w:pPr>
                                <w:jc w:val="center"/>
                              </w:pPr>
                              <w:r>
                                <w:t>D</w:t>
                              </w:r>
                            </w:p>
                          </w:txbxContent>
                        </v:textbox>
                      </v:rect>
                      <v:rect id="Téglalap 576" o:spid="_x0000_s168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322C71" w:rsidRDefault="00322C71" w:rsidP="00A9281C">
                              <w:pPr>
                                <w:jc w:val="center"/>
                              </w:pPr>
                            </w:p>
                          </w:txbxContent>
                        </v:textbox>
                      </v:rect>
                      <v:rect id="Téglalap 578" o:spid="_x0000_s168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322C71" w:rsidRDefault="00322C71" w:rsidP="00A9281C">
                              <w:r>
                                <w:t>F</w:t>
                              </w:r>
                            </w:p>
                          </w:txbxContent>
                        </v:textbox>
                      </v:rect>
                      <v:rect id="Téglalap 588" o:spid="_x0000_s168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322C71" w:rsidRDefault="00322C71" w:rsidP="00A9281C">
                              <w:pPr>
                                <w:jc w:val="center"/>
                              </w:pPr>
                              <w:r>
                                <w:t>A</w:t>
                              </w:r>
                            </w:p>
                          </w:txbxContent>
                        </v:textbox>
                      </v:rect>
                      <v:rect id="Téglalap 589" o:spid="_x0000_s168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322C71" w:rsidRDefault="00322C71" w:rsidP="00A9281C">
                              <w:pPr>
                                <w:jc w:val="center"/>
                              </w:pPr>
                            </w:p>
                          </w:txbxContent>
                        </v:textbox>
                      </v:rect>
                      <v:rect id="Téglalap 592" o:spid="_x0000_s168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322C71" w:rsidRDefault="00322C71" w:rsidP="00A9281C">
                              <w:pPr>
                                <w:jc w:val="center"/>
                              </w:pPr>
                            </w:p>
                          </w:txbxContent>
                        </v:textbox>
                      </v:rect>
                      <v:rect id="Téglalap 602" o:spid="_x0000_s168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322C71" w:rsidRDefault="00322C71" w:rsidP="00A9281C"/>
                          </w:txbxContent>
                        </v:textbox>
                      </v:rect>
                      <v:rect id="Téglalap 603" o:spid="_x0000_s168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322C71" w:rsidRDefault="00322C71" w:rsidP="00A9281C">
                              <w:pPr>
                                <w:jc w:val="center"/>
                              </w:pPr>
                            </w:p>
                          </w:txbxContent>
                        </v:textbox>
                      </v:rect>
                    </v:group>
                    <v:shape id="Szövegdoboz 606" o:spid="_x0000_s1689"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322C71" w:rsidRDefault="00322C71"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90"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1"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2"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322C71" w:rsidRDefault="00322C71" w:rsidP="0021315A">
                              <w:pPr>
                                <w:jc w:val="center"/>
                              </w:pPr>
                              <w:r>
                                <w:t>D</w:t>
                              </w:r>
                            </w:p>
                          </w:txbxContent>
                        </v:textbox>
                      </v:rect>
                      <v:rect id="Téglalap 620" o:spid="_x0000_s1693"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322C71" w:rsidRDefault="00322C71" w:rsidP="0021315A">
                              <w:pPr>
                                <w:jc w:val="center"/>
                              </w:pPr>
                              <w:r>
                                <w:t>C</w:t>
                              </w:r>
                            </w:p>
                          </w:txbxContent>
                        </v:textbox>
                      </v:rect>
                      <v:rect id="Téglalap 621" o:spid="_x0000_s1694"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322C71" w:rsidRDefault="00322C71" w:rsidP="0021315A">
                              <w:r>
                                <w:t>F</w:t>
                              </w:r>
                            </w:p>
                          </w:txbxContent>
                        </v:textbox>
                      </v:rect>
                      <v:rect id="Téglalap 622" o:spid="_x0000_s1695"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322C71" w:rsidRDefault="00322C71" w:rsidP="0021315A">
                              <w:pPr>
                                <w:jc w:val="center"/>
                              </w:pPr>
                              <w:r>
                                <w:t>A</w:t>
                              </w:r>
                            </w:p>
                          </w:txbxContent>
                        </v:textbox>
                      </v:rect>
                      <v:rect id="Téglalap 623" o:spid="_x0000_s1696"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322C71" w:rsidRDefault="00322C71" w:rsidP="0021315A">
                              <w:pPr>
                                <w:jc w:val="center"/>
                              </w:pPr>
                            </w:p>
                          </w:txbxContent>
                        </v:textbox>
                      </v:rect>
                      <v:rect id="Téglalap 624" o:spid="_x0000_s1697"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322C71" w:rsidRDefault="00322C71" w:rsidP="0021315A">
                              <w:pPr>
                                <w:jc w:val="center"/>
                              </w:pPr>
                            </w:p>
                          </w:txbxContent>
                        </v:textbox>
                      </v:rect>
                      <v:rect id="Téglalap 625" o:spid="_x0000_s1698"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322C71" w:rsidRDefault="00322C71" w:rsidP="0021315A"/>
                          </w:txbxContent>
                        </v:textbox>
                      </v:rect>
                      <v:rect id="Téglalap 626" o:spid="_x0000_s1699"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322C71" w:rsidRDefault="00322C71" w:rsidP="0021315A">
                              <w:pPr>
                                <w:jc w:val="center"/>
                              </w:pPr>
                            </w:p>
                          </w:txbxContent>
                        </v:textbox>
                      </v:rect>
                    </v:group>
                    <v:shape id="Szövegdoboz 627" o:spid="_x0000_s1700"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322C71" w:rsidRDefault="00322C71"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1" style="position:absolute;left:31718;top:35623;width:26384;height:15240" coordorigin=",-190" coordsize="26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2" style="position:absolute;left:857;top:11811;width:20136;height:3238" coordorigin=",285"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3" style="position:absolute;left:5048;top:285;width:251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322C71" w:rsidRDefault="00322C71" w:rsidP="0021315A">
                              <w:pPr>
                                <w:jc w:val="center"/>
                              </w:pPr>
                              <w:r>
                                <w:t>D</w:t>
                              </w:r>
                            </w:p>
                          </w:txbxContent>
                        </v:textbox>
                      </v:rect>
                      <v:rect id="Téglalap 211" o:spid="_x0000_s1704" style="position:absolute;left:7620;top:285;width:251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322C71" w:rsidRDefault="00322C71" w:rsidP="0021315A">
                              <w:pPr>
                                <w:jc w:val="center"/>
                              </w:pPr>
                              <w:r>
                                <w:t>C</w:t>
                              </w:r>
                            </w:p>
                          </w:txbxContent>
                        </v:textbox>
                      </v:rect>
                      <v:rect id="Téglalap 214" o:spid="_x0000_s1705" style="position:absolute;left:2571;top:285;width:251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322C71" w:rsidRDefault="00322C71" w:rsidP="0021315A">
                              <w:r>
                                <w:t>F</w:t>
                              </w:r>
                            </w:p>
                          </w:txbxContent>
                        </v:textbox>
                      </v:rect>
                      <v:rect id="Téglalap 217" o:spid="_x0000_s1706" style="position:absolute;top:285;width:2515;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322C71" w:rsidRDefault="00322C71" w:rsidP="0021315A">
                              <w:pPr>
                                <w:jc w:val="center"/>
                              </w:pPr>
                              <w:r>
                                <w:t>A</w:t>
                              </w:r>
                            </w:p>
                          </w:txbxContent>
                        </v:textbox>
                      </v:rect>
                      <v:rect id="Téglalap 218" o:spid="_x0000_s1707" style="position:absolute;left:10096;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322C71" w:rsidRDefault="00322C71" w:rsidP="0021315A">
                              <w:pPr>
                                <w:jc w:val="center"/>
                              </w:pPr>
                              <w:r>
                                <w:t>G</w:t>
                              </w:r>
                            </w:p>
                          </w:txbxContent>
                        </v:textbox>
                      </v:rect>
                      <v:rect id="Téglalap 221" o:spid="_x0000_s1708" style="position:absolute;left:12573;top:285;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322C71" w:rsidRDefault="00322C71" w:rsidP="0021315A">
                              <w:pPr>
                                <w:jc w:val="center"/>
                              </w:pPr>
                              <w:r>
                                <w:t>B</w:t>
                              </w:r>
                            </w:p>
                          </w:txbxContent>
                        </v:textbox>
                      </v:rect>
                      <v:rect id="Téglalap 222" o:spid="_x0000_s1709" style="position:absolute;left:15144;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322C71" w:rsidRDefault="00322C71" w:rsidP="0021315A">
                              <w:r>
                                <w:t>E</w:t>
                              </w:r>
                            </w:p>
                          </w:txbxContent>
                        </v:textbox>
                      </v:rect>
                      <v:rect id="Téglalap 225" o:spid="_x0000_s1710" style="position:absolute;left:17621;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322C71" w:rsidRDefault="00322C71" w:rsidP="0021315A">
                              <w:pPr>
                                <w:jc w:val="center"/>
                              </w:pPr>
                              <w:r>
                                <w:t>H</w:t>
                              </w:r>
                            </w:p>
                          </w:txbxContent>
                        </v:textbox>
                      </v:rect>
                    </v:group>
                    <v:shape id="Szövegdoboz 228" o:spid="_x0000_s1711" type="#_x0000_t202" style="position:absolute;top:-190;width:26384;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322C71" w:rsidRDefault="00322C71"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2"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3"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4"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5"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6"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7"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322C71" w:rsidRDefault="00322C71" w:rsidP="005165D1">
                                  <w:pPr>
                                    <w:jc w:val="center"/>
                                  </w:pPr>
                                </w:p>
                              </w:txbxContent>
                            </v:textbox>
                          </v:rect>
                          <v:rect id="Téglalap 368" o:spid="_x0000_s1718"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322C71" w:rsidRDefault="00322C71" w:rsidP="005165D1">
                                  <w:pPr>
                                    <w:jc w:val="center"/>
                                  </w:pPr>
                                  <w:r>
                                    <w:t>A</w:t>
                                  </w:r>
                                </w:p>
                              </w:txbxContent>
                            </v:textbox>
                          </v:rect>
                        </v:group>
                        <v:group id="Csoportba foglalás 772" o:spid="_x0000_s1719"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2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322C71" w:rsidRDefault="00322C71" w:rsidP="005165D1">
                                  <w:pPr>
                                    <w:jc w:val="center"/>
                                  </w:pPr>
                                  <w:r>
                                    <w:t>B</w:t>
                                  </w:r>
                                </w:p>
                              </w:txbxContent>
                            </v:textbox>
                          </v:rect>
                          <v:rect id="Téglalap 375" o:spid="_x0000_s172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322C71" w:rsidRDefault="00322C71" w:rsidP="005165D1">
                                  <w:pPr>
                                    <w:jc w:val="center"/>
                                  </w:pPr>
                                  <w:r>
                                    <w:t>C</w:t>
                                  </w:r>
                                </w:p>
                              </w:txbxContent>
                            </v:textbox>
                          </v:rect>
                        </v:group>
                        <v:rect id="Téglalap 774" o:spid="_x0000_s1722"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322C71" w:rsidRDefault="00322C71" w:rsidP="00993E37">
                                <w:pPr>
                                  <w:jc w:val="center"/>
                                </w:pPr>
                                <w:r>
                                  <w:t>D</w:t>
                                </w:r>
                              </w:p>
                            </w:txbxContent>
                          </v:textbox>
                        </v:rect>
                        <v:rect id="Téglalap 775" o:spid="_x0000_s1723"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322C71" w:rsidRDefault="00322C71" w:rsidP="00993E37">
                                <w:pPr>
                                  <w:jc w:val="center"/>
                                </w:pPr>
                                <w:r>
                                  <w:t>E</w:t>
                                </w:r>
                              </w:p>
                            </w:txbxContent>
                          </v:textbox>
                        </v:rect>
                        <v:group id="Csoportba foglalás 778" o:spid="_x0000_s1724"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322C71" w:rsidRDefault="00322C71" w:rsidP="00993E37">
                                  <w:pPr>
                                    <w:jc w:val="center"/>
                                  </w:pPr>
                                  <w:r>
                                    <w:t>F</w:t>
                                  </w:r>
                                </w:p>
                              </w:txbxContent>
                            </v:textbox>
                          </v:rect>
                          <v:rect id="Téglalap 777" o:spid="_x0000_s172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322C71" w:rsidRDefault="00322C71" w:rsidP="00993E37">
                                  <w:pPr>
                                    <w:jc w:val="center"/>
                                  </w:pPr>
                                  <w:r>
                                    <w:t>G</w:t>
                                  </w:r>
                                </w:p>
                              </w:txbxContent>
                            </v:textbox>
                          </v:rect>
                        </v:group>
                      </v:group>
                      <v:group id="Csoportba foglalás 780" o:spid="_x0000_s1727"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322C71" w:rsidRDefault="00322C71" w:rsidP="00993E37">
                                  <w:pPr>
                                    <w:jc w:val="center"/>
                                  </w:pPr>
                                  <w:r>
                                    <w:t>A</w:t>
                                  </w:r>
                                </w:p>
                              </w:txbxContent>
                            </v:textbox>
                          </v:rect>
                          <v:rect id="Téglalap 783" o:spid="_x0000_s173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322C71" w:rsidRDefault="00322C71" w:rsidP="00993E37">
                                  <w:pPr>
                                    <w:jc w:val="center"/>
                                  </w:pPr>
                                  <w:r>
                                    <w:t>0</w:t>
                                  </w:r>
                                </w:p>
                              </w:txbxContent>
                            </v:textbox>
                          </v:rect>
                        </v:group>
                        <v:group id="Csoportba foglalás 784" o:spid="_x0000_s173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322C71" w:rsidRDefault="00322C71" w:rsidP="00993E37">
                                  <w:pPr>
                                    <w:jc w:val="center"/>
                                  </w:pPr>
                                  <w:r>
                                    <w:t>7</w:t>
                                  </w:r>
                                </w:p>
                              </w:txbxContent>
                            </v:textbox>
                          </v:rect>
                          <v:rect id="Téglalap 786" o:spid="_x0000_s173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322C71" w:rsidRDefault="00322C71" w:rsidP="00993E37">
                                  <w:pPr>
                                    <w:jc w:val="center"/>
                                  </w:pPr>
                                  <w:r>
                                    <w:t>3</w:t>
                                  </w:r>
                                </w:p>
                              </w:txbxContent>
                            </v:textbox>
                          </v:rect>
                        </v:group>
                        <v:rect id="Téglalap 787" o:spid="_x0000_s173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322C71" w:rsidRDefault="00322C71" w:rsidP="00993E37">
                                <w:pPr>
                                  <w:jc w:val="center"/>
                                </w:pPr>
                                <w:r>
                                  <w:t>2</w:t>
                                </w:r>
                              </w:p>
                            </w:txbxContent>
                          </v:textbox>
                        </v:rect>
                        <v:rect id="Téglalap 788" o:spid="_x0000_s173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322C71" w:rsidRDefault="00322C71" w:rsidP="00993E37">
                                <w:pPr>
                                  <w:jc w:val="center"/>
                                </w:pPr>
                                <w:r>
                                  <w:t>8</w:t>
                                </w:r>
                              </w:p>
                            </w:txbxContent>
                          </v:textbox>
                        </v:rect>
                        <v:group id="Csoportba foglalás 789" o:spid="_x0000_s173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322C71" w:rsidRDefault="00322C71" w:rsidP="00993E37">
                                  <w:pPr>
                                    <w:jc w:val="center"/>
                                  </w:pPr>
                                  <w:r>
                                    <w:t>3</w:t>
                                  </w:r>
                                </w:p>
                              </w:txbxContent>
                            </v:textbox>
                          </v:rect>
                          <v:rect id="Téglalap 791" o:spid="_x0000_s173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322C71" w:rsidRDefault="00322C71" w:rsidP="00993E37">
                                  <w:pPr>
                                    <w:jc w:val="center"/>
                                  </w:pPr>
                                  <w:r>
                                    <w:t>4</w:t>
                                  </w:r>
                                </w:p>
                              </w:txbxContent>
                            </v:textbox>
                          </v:rect>
                        </v:group>
                      </v:group>
                      <v:group id="Csoportba foglalás 830" o:spid="_x0000_s1739"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4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322C71" w:rsidRDefault="00322C71" w:rsidP="00993E37">
                                    <w:pPr>
                                      <w:jc w:val="center"/>
                                    </w:pPr>
                                    <w:r>
                                      <w:t>B</w:t>
                                    </w:r>
                                  </w:p>
                                </w:txbxContent>
                              </v:textbox>
                            </v:rect>
                            <v:rect id="Téglalap 795" o:spid="_x0000_s174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322C71" w:rsidRDefault="00322C71" w:rsidP="00993E37">
                                    <w:pPr>
                                      <w:jc w:val="center"/>
                                    </w:pPr>
                                    <w:r>
                                      <w:t>7</w:t>
                                    </w:r>
                                  </w:p>
                                </w:txbxContent>
                              </v:textbox>
                            </v:rect>
                          </v:group>
                          <v:group id="Csoportba foglalás 796" o:spid="_x0000_s174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322C71" w:rsidRDefault="00322C71" w:rsidP="00993E37">
                                    <w:pPr>
                                      <w:jc w:val="center"/>
                                    </w:pPr>
                                    <w:r>
                                      <w:t>0</w:t>
                                    </w:r>
                                  </w:p>
                                </w:txbxContent>
                              </v:textbox>
                            </v:rect>
                            <v:rect id="Téglalap 798" o:spid="_x0000_s174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322C71" w:rsidRDefault="00322C71" w:rsidP="00993E37">
                                    <w:pPr>
                                      <w:jc w:val="center"/>
                                    </w:pPr>
                                    <w:r>
                                      <w:t>5</w:t>
                                    </w:r>
                                  </w:p>
                                </w:txbxContent>
                              </v:textbox>
                            </v:rect>
                          </v:group>
                          <v:rect id="Téglalap 799" o:spid="_x0000_s174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322C71" w:rsidRDefault="00322C71" w:rsidP="00993E37">
                                  <w:pPr>
                                    <w:jc w:val="center"/>
                                  </w:pPr>
                                  <w:r>
                                    <w:t>4</w:t>
                                  </w:r>
                                </w:p>
                              </w:txbxContent>
                            </v:textbox>
                          </v:rect>
                          <v:rect id="Téglalap 800" o:spid="_x0000_s174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322C71" w:rsidRDefault="00322C71" w:rsidP="00993E37">
                                  <w:pPr>
                                    <w:jc w:val="center"/>
                                  </w:pPr>
                                  <w:r>
                                    <w:t>3</w:t>
                                  </w:r>
                                </w:p>
                              </w:txbxContent>
                            </v:textbox>
                          </v:rect>
                          <v:group id="Csoportba foglalás 801" o:spid="_x0000_s174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5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322C71" w:rsidRDefault="00322C71" w:rsidP="00993E37">
                                    <w:pPr>
                                      <w:jc w:val="center"/>
                                    </w:pPr>
                                    <w:r>
                                      <w:t>7</w:t>
                                    </w:r>
                                  </w:p>
                                </w:txbxContent>
                              </v:textbox>
                            </v:rect>
                            <v:rect id="Téglalap 803" o:spid="_x0000_s175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322C71" w:rsidRDefault="00322C71" w:rsidP="00993E37">
                                    <w:pPr>
                                      <w:jc w:val="center"/>
                                    </w:pPr>
                                    <w:r>
                                      <w:t>1</w:t>
                                    </w:r>
                                  </w:p>
                                </w:txbxContent>
                              </v:textbox>
                            </v:rect>
                          </v:group>
                        </v:group>
                        <v:group id="Csoportba foglalás 805" o:spid="_x0000_s1752"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3"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4"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5"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322C71" w:rsidRDefault="00322C71" w:rsidP="00993E37">
                                      <w:pPr>
                                        <w:jc w:val="center"/>
                                      </w:pPr>
                                      <w:r>
                                        <w:t>C</w:t>
                                      </w:r>
                                    </w:p>
                                  </w:txbxContent>
                                </v:textbox>
                              </v:rect>
                              <v:rect id="Téglalap 809" o:spid="_x0000_s1756"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322C71" w:rsidRDefault="00322C71" w:rsidP="00993E37">
                                      <w:pPr>
                                        <w:jc w:val="center"/>
                                      </w:pPr>
                                      <w:r>
                                        <w:t>2</w:t>
                                      </w:r>
                                    </w:p>
                                  </w:txbxContent>
                                </v:textbox>
                              </v:rect>
                            </v:group>
                            <v:group id="Csoportba foglalás 810" o:spid="_x0000_s1757"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8"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322C71" w:rsidRDefault="00322C71" w:rsidP="00993E37">
                                      <w:pPr>
                                        <w:jc w:val="center"/>
                                      </w:pPr>
                                      <w:r>
                                        <w:t>5</w:t>
                                      </w:r>
                                    </w:p>
                                  </w:txbxContent>
                                </v:textbox>
                              </v:rect>
                              <v:rect id="Téglalap 812" o:spid="_x0000_s1759"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322C71" w:rsidRDefault="00322C71" w:rsidP="00993E37">
                                      <w:pPr>
                                        <w:jc w:val="center"/>
                                      </w:pPr>
                                      <w:r>
                                        <w:t>0</w:t>
                                      </w:r>
                                    </w:p>
                                  </w:txbxContent>
                                </v:textbox>
                              </v:rect>
                            </v:group>
                            <v:rect id="Téglalap 813" o:spid="_x0000_s1760"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322C71" w:rsidRDefault="00322C71" w:rsidP="00993E37">
                                    <w:pPr>
                                      <w:jc w:val="center"/>
                                    </w:pPr>
                                    <w:r>
                                      <w:t>3</w:t>
                                    </w:r>
                                  </w:p>
                                </w:txbxContent>
                              </v:textbox>
                            </v:rect>
                            <v:rect id="Téglalap 814" o:spid="_x0000_s1761"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322C71" w:rsidRDefault="00322C71" w:rsidP="00993E37">
                                    <w:pPr>
                                      <w:jc w:val="center"/>
                                    </w:pPr>
                                    <w:r>
                                      <w:t>6</w:t>
                                    </w:r>
                                  </w:p>
                                </w:txbxContent>
                              </v:textbox>
                            </v:rect>
                            <v:group id="Csoportba foglalás 815" o:spid="_x0000_s1762"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3"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322C71" w:rsidRDefault="00322C71" w:rsidP="00993E37">
                                      <w:pPr>
                                        <w:jc w:val="center"/>
                                      </w:pPr>
                                      <w:r>
                                        <w:t>9</w:t>
                                      </w:r>
                                    </w:p>
                                  </w:txbxContent>
                                </v:textbox>
                              </v:rect>
                              <v:rect id="Téglalap 817" o:spid="_x0000_s1764"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322C71" w:rsidRDefault="00322C71" w:rsidP="00993E37">
                                      <w:pPr>
                                        <w:jc w:val="center"/>
                                      </w:pPr>
                                      <w:r>
                                        <w:t>3</w:t>
                                      </w:r>
                                    </w:p>
                                  </w:txbxContent>
                                </v:textbox>
                              </v:rect>
                            </v:group>
                          </v:group>
                          <v:group id="Csoportba foglalás 818" o:spid="_x0000_s1765"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6"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7"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322C71" w:rsidRDefault="00322C71" w:rsidP="00993E37">
                                      <w:pPr>
                                        <w:jc w:val="center"/>
                                      </w:pPr>
                                      <w:r>
                                        <w:t>D</w:t>
                                      </w:r>
                                    </w:p>
                                  </w:txbxContent>
                                </v:textbox>
                              </v:rect>
                              <v:rect id="Téglalap 821" o:spid="_x0000_s1768"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322C71" w:rsidRDefault="00322C71" w:rsidP="00993E37">
                                      <w:pPr>
                                        <w:jc w:val="center"/>
                                      </w:pPr>
                                      <w:r>
                                        <w:t>3</w:t>
                                      </w:r>
                                    </w:p>
                                  </w:txbxContent>
                                </v:textbox>
                              </v:rect>
                            </v:group>
                            <v:group id="Csoportba foglalás 822" o:spid="_x0000_s1769"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7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322C71" w:rsidRDefault="00322C71" w:rsidP="00993E37">
                                      <w:pPr>
                                        <w:jc w:val="center"/>
                                      </w:pPr>
                                      <w:r>
                                        <w:t>4</w:t>
                                      </w:r>
                                    </w:p>
                                  </w:txbxContent>
                                </v:textbox>
                              </v:rect>
                              <v:rect id="Téglalap 824" o:spid="_x0000_s177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322C71" w:rsidRDefault="00322C71" w:rsidP="00993E37">
                                      <w:pPr>
                                        <w:jc w:val="center"/>
                                      </w:pPr>
                                      <w:r>
                                        <w:t>4</w:t>
                                      </w:r>
                                    </w:p>
                                  </w:txbxContent>
                                </v:textbox>
                              </v:rect>
                            </v:group>
                            <v:rect id="Téglalap 825" o:spid="_x0000_s1772"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322C71" w:rsidRDefault="00322C71" w:rsidP="00993E37">
                                    <w:pPr>
                                      <w:jc w:val="center"/>
                                    </w:pPr>
                                    <w:r>
                                      <w:t>0</w:t>
                                    </w:r>
                                  </w:p>
                                </w:txbxContent>
                              </v:textbox>
                            </v:rect>
                            <v:rect id="Téglalap 826" o:spid="_x0000_s1773"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322C71" w:rsidRDefault="00322C71" w:rsidP="00993E37">
                                    <w:pPr>
                                      <w:jc w:val="center"/>
                                    </w:pPr>
                                    <w:r>
                                      <w:t>6</w:t>
                                    </w:r>
                                  </w:p>
                                </w:txbxContent>
                              </v:textbox>
                            </v:rect>
                            <v:group id="Csoportba foglalás 827" o:spid="_x0000_s1774"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322C71" w:rsidRDefault="00322C71" w:rsidP="00993E37">
                                      <w:pPr>
                                        <w:jc w:val="center"/>
                                      </w:pPr>
                                      <w:r>
                                        <w:t>3</w:t>
                                      </w:r>
                                    </w:p>
                                  </w:txbxContent>
                                </v:textbox>
                              </v:rect>
                              <v:rect id="Téglalap 829" o:spid="_x0000_s177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322C71" w:rsidRDefault="00322C71" w:rsidP="00993E37">
                                      <w:pPr>
                                        <w:jc w:val="center"/>
                                      </w:pPr>
                                      <w:r>
                                        <w:t>1</w:t>
                                      </w:r>
                                    </w:p>
                                  </w:txbxContent>
                                </v:textbox>
                              </v:rect>
                            </v:group>
                          </v:group>
                        </v:group>
                      </v:group>
                      <v:group id="Csoportba foglalás 831" o:spid="_x0000_s1777"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8"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9"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80"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322C71" w:rsidRDefault="00322C71" w:rsidP="004C4D3C">
                                    <w:pPr>
                                      <w:jc w:val="center"/>
                                    </w:pPr>
                                    <w:r>
                                      <w:t>E</w:t>
                                    </w:r>
                                  </w:p>
                                </w:txbxContent>
                              </v:textbox>
                            </v:rect>
                            <v:rect id="Téglalap 835" o:spid="_x0000_s1781"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322C71" w:rsidRDefault="00322C71" w:rsidP="004C4D3C">
                                    <w:pPr>
                                      <w:jc w:val="center"/>
                                    </w:pPr>
                                    <w:r>
                                      <w:t>9</w:t>
                                    </w:r>
                                  </w:p>
                                </w:txbxContent>
                              </v:textbox>
                            </v:rect>
                          </v:group>
                          <v:group id="Csoportba foglalás 836" o:spid="_x0000_s1782"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3"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322C71" w:rsidRDefault="00322C71" w:rsidP="004C4D3C">
                                    <w:pPr>
                                      <w:jc w:val="center"/>
                                    </w:pPr>
                                    <w:r>
                                      <w:t>2</w:t>
                                    </w:r>
                                  </w:p>
                                </w:txbxContent>
                              </v:textbox>
                            </v:rect>
                            <v:rect id="Téglalap 838" o:spid="_x0000_s1784"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322C71" w:rsidRDefault="00322C71" w:rsidP="004C4D3C">
                                    <w:pPr>
                                      <w:jc w:val="center"/>
                                    </w:pPr>
                                    <w:r>
                                      <w:t>6</w:t>
                                    </w:r>
                                  </w:p>
                                </w:txbxContent>
                              </v:textbox>
                            </v:rect>
                          </v:group>
                          <v:rect id="Téglalap 839" o:spid="_x0000_s1785"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322C71" w:rsidRDefault="00322C71" w:rsidP="004C4D3C">
                                  <w:pPr>
                                    <w:jc w:val="center"/>
                                  </w:pPr>
                                  <w:r>
                                    <w:t>6</w:t>
                                  </w:r>
                                </w:p>
                              </w:txbxContent>
                            </v:textbox>
                          </v:rect>
                          <v:rect id="Téglalap 840" o:spid="_x0000_s1786"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322C71" w:rsidRDefault="00322C71" w:rsidP="004C4D3C">
                                  <w:pPr>
                                    <w:jc w:val="center"/>
                                  </w:pPr>
                                  <w:r>
                                    <w:t>0</w:t>
                                  </w:r>
                                </w:p>
                              </w:txbxContent>
                            </v:textbox>
                          </v:rect>
                          <v:group id="Csoportba foglalás 841" o:spid="_x0000_s1787"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8"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322C71" w:rsidRDefault="00322C71" w:rsidP="004C4D3C">
                                    <w:pPr>
                                      <w:jc w:val="center"/>
                                    </w:pPr>
                                    <w:r>
                                      <w:t>2</w:t>
                                    </w:r>
                                  </w:p>
                                </w:txbxContent>
                              </v:textbox>
                            </v:rect>
                            <v:rect id="Téglalap 843" o:spid="_x0000_s1789"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322C71" w:rsidRDefault="00322C71" w:rsidP="004C4D3C">
                                    <w:pPr>
                                      <w:jc w:val="center"/>
                                    </w:pPr>
                                    <w:r>
                                      <w:t>5</w:t>
                                    </w:r>
                                  </w:p>
                                </w:txbxContent>
                              </v:textbox>
                            </v:rect>
                          </v:group>
                        </v:group>
                        <v:group id="Csoportba foglalás 844" o:spid="_x0000_s1790"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1"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2"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3"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322C71" w:rsidRDefault="00322C71" w:rsidP="004C4D3C">
                                      <w:pPr>
                                        <w:jc w:val="center"/>
                                      </w:pPr>
                                      <w:r>
                                        <w:t>F</w:t>
                                      </w:r>
                                    </w:p>
                                  </w:txbxContent>
                                </v:textbox>
                              </v:rect>
                              <v:rect id="Téglalap 848" o:spid="_x0000_s1794"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322C71" w:rsidRDefault="00322C71" w:rsidP="004C4D3C">
                                      <w:pPr>
                                        <w:jc w:val="center"/>
                                      </w:pPr>
                                      <w:r>
                                        <w:t>3</w:t>
                                      </w:r>
                                    </w:p>
                                  </w:txbxContent>
                                </v:textbox>
                              </v:rect>
                            </v:group>
                            <v:group id="Csoportba foglalás 849" o:spid="_x0000_s1795"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322C71" w:rsidRDefault="00322C71" w:rsidP="004C4D3C">
                                      <w:pPr>
                                        <w:jc w:val="center"/>
                                      </w:pPr>
                                      <w:r>
                                        <w:t>7</w:t>
                                      </w:r>
                                    </w:p>
                                  </w:txbxContent>
                                </v:textbox>
                              </v:rect>
                              <v:rect id="Téglalap 851" o:spid="_x0000_s179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322C71" w:rsidRDefault="00322C71" w:rsidP="004C4D3C">
                                      <w:pPr>
                                        <w:jc w:val="center"/>
                                      </w:pPr>
                                      <w:r>
                                        <w:t>9</w:t>
                                      </w:r>
                                    </w:p>
                                  </w:txbxContent>
                                </v:textbox>
                              </v:rect>
                            </v:group>
                            <v:rect id="Téglalap 852" o:spid="_x0000_s179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322C71" w:rsidRDefault="00322C71" w:rsidP="004C4D3C">
                                    <w:pPr>
                                      <w:jc w:val="center"/>
                                    </w:pPr>
                                    <w:r>
                                      <w:t>3</w:t>
                                    </w:r>
                                  </w:p>
                                </w:txbxContent>
                              </v:textbox>
                            </v:rect>
                            <v:rect id="Téglalap 853" o:spid="_x0000_s179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322C71" w:rsidRDefault="00322C71" w:rsidP="004C4D3C">
                                    <w:pPr>
                                      <w:jc w:val="center"/>
                                    </w:pPr>
                                    <w:r>
                                      <w:t>2</w:t>
                                    </w:r>
                                  </w:p>
                                </w:txbxContent>
                              </v:textbox>
                            </v:rect>
                            <v:group id="Csoportba foglalás 854" o:spid="_x0000_s1800"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322C71" w:rsidRDefault="00322C71" w:rsidP="004C4D3C">
                                      <w:pPr>
                                        <w:jc w:val="center"/>
                                      </w:pPr>
                                      <w:r>
                                        <w:t>0</w:t>
                                      </w:r>
                                    </w:p>
                                  </w:txbxContent>
                                </v:textbox>
                              </v:rect>
                              <v:rect id="Téglalap 856" o:spid="_x0000_s180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322C71" w:rsidRDefault="00322C71" w:rsidP="004C4D3C">
                                      <w:pPr>
                                        <w:jc w:val="center"/>
                                      </w:pPr>
                                      <w:r>
                                        <w:t>6</w:t>
                                      </w:r>
                                    </w:p>
                                  </w:txbxContent>
                                </v:textbox>
                              </v:rect>
                            </v:group>
                          </v:group>
                          <v:group id="Csoportba foglalás 857" o:spid="_x0000_s1803"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4"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5"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322C71" w:rsidRDefault="00322C71" w:rsidP="004C4D3C">
                                      <w:pPr>
                                        <w:jc w:val="center"/>
                                      </w:pPr>
                                      <w:r>
                                        <w:t>G</w:t>
                                      </w:r>
                                    </w:p>
                                  </w:txbxContent>
                                </v:textbox>
                              </v:rect>
                              <v:rect id="Téglalap 860" o:spid="_x0000_s1806"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322C71" w:rsidRDefault="00322C71" w:rsidP="004C4D3C">
                                      <w:pPr>
                                        <w:jc w:val="center"/>
                                      </w:pPr>
                                      <w:r>
                                        <w:t>4</w:t>
                                      </w:r>
                                    </w:p>
                                  </w:txbxContent>
                                </v:textbox>
                              </v:rect>
                            </v:group>
                            <v:group id="Csoportba foglalás 861" o:spid="_x0000_s1807"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8"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322C71" w:rsidRDefault="00322C71" w:rsidP="004C4D3C">
                                      <w:pPr>
                                        <w:jc w:val="center"/>
                                      </w:pPr>
                                      <w:r>
                                        <w:t>1</w:t>
                                      </w:r>
                                    </w:p>
                                  </w:txbxContent>
                                </v:textbox>
                              </v:rect>
                              <v:rect id="Téglalap 863" o:spid="_x0000_s1809"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322C71" w:rsidRDefault="00322C71" w:rsidP="004C4D3C">
                                      <w:pPr>
                                        <w:jc w:val="center"/>
                                      </w:pPr>
                                      <w:r>
                                        <w:t>2</w:t>
                                      </w:r>
                                    </w:p>
                                  </w:txbxContent>
                                </v:textbox>
                              </v:rect>
                            </v:group>
                            <v:rect id="Téglalap 864" o:spid="_x0000_s1810"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322C71" w:rsidRDefault="00322C71" w:rsidP="004C4D3C">
                                    <w:pPr>
                                      <w:jc w:val="center"/>
                                    </w:pPr>
                                    <w:r>
                                      <w:t>3</w:t>
                                    </w:r>
                                  </w:p>
                                </w:txbxContent>
                              </v:textbox>
                            </v:rect>
                            <v:rect id="Téglalap 865" o:spid="_x0000_s1811"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322C71" w:rsidRDefault="00322C71" w:rsidP="004C4D3C">
                                    <w:pPr>
                                      <w:jc w:val="center"/>
                                    </w:pPr>
                                    <w:r>
                                      <w:t>7</w:t>
                                    </w:r>
                                  </w:p>
                                </w:txbxContent>
                              </v:textbox>
                            </v:rect>
                            <v:group id="Csoportba foglalás 866" o:spid="_x0000_s1812"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3"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322C71" w:rsidRDefault="00322C71" w:rsidP="004C4D3C">
                                      <w:pPr>
                                        <w:jc w:val="center"/>
                                      </w:pPr>
                                      <w:r>
                                        <w:t>6</w:t>
                                      </w:r>
                                    </w:p>
                                  </w:txbxContent>
                                </v:textbox>
                              </v:rect>
                              <v:rect id="Téglalap 868" o:spid="_x0000_s1814"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322C71" w:rsidRDefault="00322C71" w:rsidP="004C4D3C">
                                      <w:pPr>
                                        <w:jc w:val="center"/>
                                      </w:pPr>
                                      <w:r>
                                        <w:t>0</w:t>
                                      </w:r>
                                    </w:p>
                                  </w:txbxContent>
                                </v:textbox>
                              </v:rect>
                            </v:group>
                          </v:group>
                        </v:group>
                      </v:group>
                    </v:group>
                    <v:group id="Csoportba foglalás 878" o:spid="_x0000_s1815"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322C71" w:rsidRDefault="00322C71" w:rsidP="00A86103">
                              <w:pPr>
                                <w:jc w:val="center"/>
                              </w:pPr>
                              <w:r>
                                <w:t>H</w:t>
                              </w:r>
                            </w:p>
                          </w:txbxContent>
                        </v:textbox>
                      </v:rect>
                      <v:rect id="Téglalap 871" o:spid="_x0000_s1817"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322C71" w:rsidRDefault="00322C71" w:rsidP="00A86103">
                              <w:pPr>
                                <w:jc w:val="center"/>
                              </w:pPr>
                              <w:r>
                                <w:t>5</w:t>
                              </w:r>
                            </w:p>
                          </w:txbxContent>
                        </v:textbox>
                      </v:rect>
                      <v:rect id="Téglalap 872" o:spid="_x0000_s1818"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322C71" w:rsidRDefault="00322C71" w:rsidP="00A86103">
                              <w:pPr>
                                <w:jc w:val="center"/>
                              </w:pPr>
                              <w:r>
                                <w:t>8</w:t>
                              </w:r>
                            </w:p>
                          </w:txbxContent>
                        </v:textbox>
                      </v:rect>
                      <v:rect id="Téglalap 873" o:spid="_x0000_s1819"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322C71" w:rsidRDefault="00322C71" w:rsidP="00A86103">
                              <w:pPr>
                                <w:jc w:val="center"/>
                              </w:pPr>
                              <w:r>
                                <w:t>7</w:t>
                              </w:r>
                            </w:p>
                          </w:txbxContent>
                        </v:textbox>
                      </v:rect>
                      <v:rect id="Téglalap 874" o:spid="_x0000_s1820"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322C71" w:rsidRDefault="00322C71" w:rsidP="00A86103">
                              <w:pPr>
                                <w:jc w:val="center"/>
                              </w:pPr>
                              <w:r>
                                <w:t>9</w:t>
                              </w:r>
                            </w:p>
                          </w:txbxContent>
                        </v:textbox>
                      </v:rect>
                      <v:rect id="Téglalap 875" o:spid="_x0000_s1821"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322C71" w:rsidRDefault="00322C71" w:rsidP="00A86103">
                              <w:pPr>
                                <w:jc w:val="center"/>
                              </w:pPr>
                              <w:r>
                                <w:t>3</w:t>
                              </w:r>
                            </w:p>
                          </w:txbxContent>
                        </v:textbox>
                      </v:rect>
                      <v:rect id="Téglalap 876" o:spid="_x0000_s1822"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322C71" w:rsidRDefault="00322C71" w:rsidP="00A86103">
                              <w:pPr>
                                <w:jc w:val="center"/>
                              </w:pPr>
                              <w:r>
                                <w:t>4</w:t>
                              </w:r>
                            </w:p>
                          </w:txbxContent>
                        </v:textbox>
                      </v:rect>
                      <v:rect id="Téglalap 877" o:spid="_x0000_s1823"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322C71" w:rsidRDefault="00322C71" w:rsidP="00A86103">
                              <w:pPr>
                                <w:jc w:val="center"/>
                              </w:pPr>
                              <w:r>
                                <w:t>1</w:t>
                              </w:r>
                            </w:p>
                          </w:txbxContent>
                        </v:textbox>
                      </v:rect>
                    </v:group>
                  </v:group>
                  <v:group id="Csoportba foglalás 889" o:spid="_x0000_s1824"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5"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322C71" w:rsidRDefault="00322C71" w:rsidP="00F81E7E">
                            <w:pPr>
                              <w:jc w:val="center"/>
                            </w:pPr>
                            <w:r>
                              <w:t>H</w:t>
                            </w:r>
                          </w:p>
                        </w:txbxContent>
                      </v:textbox>
                    </v:rect>
                    <v:rect id="Téglalap 881" o:spid="_x0000_s1826"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322C71" w:rsidRDefault="00322C71" w:rsidP="00F81E7E">
                            <w:pPr>
                              <w:jc w:val="center"/>
                            </w:pPr>
                            <w:r>
                              <w:t>5</w:t>
                            </w:r>
                          </w:p>
                        </w:txbxContent>
                      </v:textbox>
                    </v:rect>
                    <v:rect id="Téglalap 882" o:spid="_x0000_s1827"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322C71" w:rsidRDefault="00322C71" w:rsidP="00F81E7E">
                            <w:pPr>
                              <w:jc w:val="center"/>
                            </w:pPr>
                            <w:r>
                              <w:t>8</w:t>
                            </w:r>
                          </w:p>
                        </w:txbxContent>
                      </v:textbox>
                    </v:rect>
                    <v:rect id="Téglalap 883" o:spid="_x0000_s1828"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322C71" w:rsidRDefault="00322C71" w:rsidP="00F81E7E">
                            <w:pPr>
                              <w:jc w:val="center"/>
                            </w:pPr>
                            <w:r>
                              <w:t>7</w:t>
                            </w:r>
                          </w:p>
                        </w:txbxContent>
                      </v:textbox>
                    </v:rect>
                    <v:rect id="Téglalap 884" o:spid="_x0000_s182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322C71" w:rsidRDefault="00322C71" w:rsidP="00F81E7E">
                            <w:pPr>
                              <w:jc w:val="center"/>
                            </w:pPr>
                            <w:r>
                              <w:t>8</w:t>
                            </w:r>
                          </w:p>
                        </w:txbxContent>
                      </v:textbox>
                    </v:rect>
                    <v:rect id="Téglalap 885" o:spid="_x0000_s183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322C71" w:rsidRDefault="00322C71" w:rsidP="00F81E7E">
                            <w:pPr>
                              <w:jc w:val="center"/>
                            </w:pPr>
                            <w:r>
                              <w:t>4</w:t>
                            </w:r>
                          </w:p>
                        </w:txbxContent>
                      </v:textbox>
                    </v:rect>
                    <v:rect id="Téglalap 886" o:spid="_x0000_s1831"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322C71" w:rsidRDefault="00322C71" w:rsidP="00F81E7E">
                            <w:pPr>
                              <w:jc w:val="center"/>
                            </w:pPr>
                            <w:r>
                              <w:t>3</w:t>
                            </w:r>
                          </w:p>
                        </w:txbxContent>
                      </v:textbox>
                    </v:rect>
                    <v:rect id="Téglalap 887" o:spid="_x0000_s1832"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322C71" w:rsidRDefault="00322C71" w:rsidP="00F81E7E">
                            <w:pPr>
                              <w:jc w:val="center"/>
                            </w:pPr>
                            <w:r>
                              <w:t>1</w:t>
                            </w:r>
                          </w:p>
                        </w:txbxContent>
                      </v:textbox>
                    </v:rect>
                    <v:rect id="Téglalap 888" o:spid="_x0000_s1833"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322C71" w:rsidRDefault="00322C71" w:rsidP="00F81E7E">
                            <w:pPr>
                              <w:jc w:val="center"/>
                            </w:pPr>
                            <w:r>
                              <w:t>0</w:t>
                            </w:r>
                          </w:p>
                        </w:txbxContent>
                      </v:textbox>
                    </v:rect>
                  </v:group>
                </v:group>
                <w10:wrap type="topAndBottom" anchorx="margin"/>
              </v:group>
            </w:pict>
          </mc:Fallback>
        </mc:AlternateContent>
      </w:r>
      <w:r w:rsidR="003F0768">
        <w:rPr>
          <w:noProof/>
          <w:lang w:eastAsia="hu-HU" w:bidi="ar-SA"/>
        </w:rPr>
        <mc:AlternateContent>
          <mc:Choice Requires="wps">
            <w:drawing>
              <wp:anchor distT="0" distB="0" distL="114300" distR="114300" simplePos="0" relativeHeight="251857920" behindDoc="0" locked="0" layoutInCell="1" allowOverlap="1" wp14:anchorId="39EE9484" wp14:editId="346B09C0">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35ADCEB5" w:rsidR="00322C71" w:rsidRPr="00FE7A59" w:rsidRDefault="00322C71" w:rsidP="003F0768">
                            <w:pPr>
                              <w:pStyle w:val="SzKpalrs"/>
                            </w:pPr>
                            <w:r>
                              <w:fldChar w:fldCharType="begin"/>
                            </w:r>
                            <w:r>
                              <w:instrText xml:space="preserve"> SEQ ábra \* ARABIC </w:instrText>
                            </w:r>
                            <w:r>
                              <w:fldChar w:fldCharType="separate"/>
                            </w:r>
                            <w:bookmarkStart w:id="55" w:name="_Toc7614359"/>
                            <w:r>
                              <w:t>12</w:t>
                            </w:r>
                            <w:r>
                              <w:fldChar w:fldCharType="end"/>
                            </w:r>
                            <w:r>
                              <w:t>. ábra: HGrex működése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834" type="#_x0000_t202" style="position:absolute;left:0;text-align:left;margin-left:-11.5pt;margin-top:465.55pt;width:461.2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" stroked="f">
                <v:textbox style="mso-fit-shape-to-text:t" inset="0,0,0,0">
                  <w:txbxContent>
                    <w:p w14:paraId="26002847" w14:textId="35ADCEB5" w:rsidR="00322C71" w:rsidRPr="00FE7A59" w:rsidRDefault="00322C71" w:rsidP="003F0768">
                      <w:pPr>
                        <w:pStyle w:val="SzKpalrs"/>
                      </w:pPr>
                      <w:r>
                        <w:fldChar w:fldCharType="begin"/>
                      </w:r>
                      <w:r>
                        <w:instrText xml:space="preserve"> SEQ ábra \* ARABIC </w:instrText>
                      </w:r>
                      <w:r>
                        <w:fldChar w:fldCharType="separate"/>
                      </w:r>
                      <w:bookmarkStart w:id="56" w:name="_Toc7614359"/>
                      <w:r>
                        <w:t>12</w:t>
                      </w:r>
                      <w:r>
                        <w:fldChar w:fldCharType="end"/>
                      </w:r>
                      <w:r>
                        <w:t>. ábra: HGrex működése</w:t>
                      </w:r>
                      <w:bookmarkEnd w:id="56"/>
                    </w:p>
                  </w:txbxContent>
                </v:textbox>
                <w10:wrap type="topAndBottom"/>
              </v:shape>
            </w:pict>
          </mc:Fallback>
        </mc:AlternateContent>
      </w:r>
      <w:r w:rsidR="000E3C06">
        <w:t>Mivel a városok közötti távolságokat is használjuk a keresztezés során</w:t>
      </w:r>
      <w:r w:rsidR="0036456D">
        <w:t>,</w:t>
      </w:r>
      <w:r w:rsidR="000E3C06">
        <w:t xml:space="preserve"> így szükségünk </w:t>
      </w:r>
      <w:r w:rsidR="005A1A00">
        <w:t xml:space="preserve">van </w:t>
      </w:r>
      <w:r w:rsidR="000E3C06">
        <w:t>a távolságmátrixr</w:t>
      </w:r>
      <w:r w:rsidR="00975BB4">
        <w:t>a is. Az operátor működését a 12</w:t>
      </w:r>
      <w:r w:rsidR="000E3C06">
        <w:t>. ábrán mutatom be.</w:t>
      </w:r>
    </w:p>
    <w:p w14:paraId="4B2CE327" w14:textId="7CF0E2E0" w:rsidR="0017294F" w:rsidRDefault="0017294F" w:rsidP="0017294F">
      <w:pPr>
        <w:pStyle w:val="SzDCmsor3"/>
      </w:pPr>
      <w:bookmarkStart w:id="57" w:name="_Toc7614304"/>
      <w:r>
        <w:t>Mutáció</w:t>
      </w:r>
      <w:bookmarkEnd w:id="57"/>
    </w:p>
    <w:p w14:paraId="688D03F1" w14:textId="43CC083E" w:rsidR="0004445F" w:rsidRDefault="0004445F" w:rsidP="0004445F">
      <w:pPr>
        <w:pStyle w:val="SzDSzvegTrzs"/>
      </w:pPr>
      <w:r>
        <w:t xml:space="preserve">Mint feljebb említettem, egyedi allélokat tartalmazó kromoszómáknál lehetséges opció az inverzió vagy két véletlenszerű elem felcserélése. Több lehetőség megfontolása után, az inverziós mutáció mellett döntöttem. A </w:t>
      </w:r>
      <w:r w:rsidR="00E736F1">
        <w:t>[1]</w:t>
      </w:r>
      <w:r>
        <w:t xml:space="preserve"> és </w:t>
      </w:r>
      <w:r w:rsidR="00E736F1">
        <w:t>[6]</w:t>
      </w:r>
      <w:r>
        <w:t xml:space="preserve"> forrásokban felvetett operátorok között voltak olyanok, amelyek jobb eredmény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fuvarozó gépjármű rakodó tere se végtelen. Így a célpontok száma nem lesz annyira jelentős, </w:t>
      </w:r>
      <w:r>
        <w:lastRenderedPageBreak/>
        <w:t>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58" w:name="_Toc7614305"/>
      <w:r>
        <w:t>Reprodukció</w:t>
      </w:r>
      <w:bookmarkEnd w:id="58"/>
    </w:p>
    <w:p w14:paraId="79CA47F4" w14:textId="77777777" w:rsidR="005D61C3" w:rsidRDefault="005D61C3" w:rsidP="005D61C3">
      <w:pPr>
        <w:pStyle w:val="SzDSzvegTrzs"/>
      </w:pPr>
      <w:r>
        <w:t>A konvergencia megőrzése érdekében elitizmust használtam a reprodukció során. A köztes populáció szülőpopuláció – n kromoszómát tartalmaz, ehhez a szülőkből az n legjobb (elit) bekerül a köztes populációba, ami leváltja a szülő populációt.</w:t>
      </w:r>
    </w:p>
    <w:p w14:paraId="6037679B" w14:textId="40286995" w:rsidR="0017294F" w:rsidRDefault="0017294F" w:rsidP="0017294F">
      <w:pPr>
        <w:pStyle w:val="SzDCmsor3"/>
      </w:pPr>
      <w:bookmarkStart w:id="59" w:name="_Toc7614306"/>
      <w:r>
        <w:t>Kilépési feltétel</w:t>
      </w:r>
      <w:bookmarkEnd w:id="59"/>
    </w:p>
    <w:p w14:paraId="488E8AD6" w14:textId="11531C90" w:rsidR="00365E77" w:rsidRDefault="006B5F1E" w:rsidP="00365E77">
      <w:pPr>
        <w:pStyle w:val="SzDSzvegTrzs"/>
      </w:pPr>
      <w:r>
        <w:t>Az algoritmus kilépési feltétele egy adott számú iteráció lefutása lett, mivel a probléma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60" w:name="_Toc7614307"/>
      <w:r>
        <w:lastRenderedPageBreak/>
        <w:t>Tervezési dokumentáció</w:t>
      </w:r>
      <w:bookmarkEnd w:id="60"/>
    </w:p>
    <w:p w14:paraId="3D19D17F" w14:textId="64672C22" w:rsidR="000F5C69" w:rsidRDefault="000F5C69" w:rsidP="000F5C69">
      <w:pPr>
        <w:pStyle w:val="SzDCmsor2"/>
      </w:pPr>
      <w:bookmarkStart w:id="61" w:name="_Toc7614308"/>
      <w:r>
        <w:t>Programmal szemben támasztott követelmények</w:t>
      </w:r>
      <w:bookmarkEnd w:id="61"/>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C751CC">
      <w:pPr>
        <w:pStyle w:val="SzDSzvegTrzs"/>
        <w:numPr>
          <w:ilvl w:val="0"/>
          <w:numId w:val="10"/>
        </w:numPr>
      </w:pPr>
      <w:r>
        <w:t>Könnyen kezelhető, letisztult, minimalista felhasználói felület.</w:t>
      </w:r>
    </w:p>
    <w:p w14:paraId="30D522AE" w14:textId="54D2A5B4" w:rsidR="00B73372" w:rsidRDefault="008D4EEE" w:rsidP="00C751CC">
      <w:pPr>
        <w:pStyle w:val="SzDSzvegTrzs"/>
        <w:numPr>
          <w:ilvl w:val="0"/>
          <w:numId w:val="10"/>
        </w:numPr>
      </w:pPr>
      <w:r>
        <w:t>Megfelelő felhasználói szerephez, megfelelő jogosultságok biztosítása.</w:t>
      </w:r>
    </w:p>
    <w:p w14:paraId="5D635B69" w14:textId="286E8FBA" w:rsidR="000F5C69" w:rsidRDefault="000F5C69" w:rsidP="00C751CC">
      <w:pPr>
        <w:pStyle w:val="SzDSzvegTrzs"/>
        <w:numPr>
          <w:ilvl w:val="0"/>
          <w:numId w:val="10"/>
        </w:numPr>
      </w:pPr>
      <w:r>
        <w:t>Gyors interakció a backend és a frontend között.</w:t>
      </w:r>
    </w:p>
    <w:p w14:paraId="348C9841" w14:textId="0097F6A2" w:rsidR="000F5C69" w:rsidRDefault="000F5C69" w:rsidP="00C751CC">
      <w:pPr>
        <w:pStyle w:val="SzDSzvegTrzs"/>
        <w:numPr>
          <w:ilvl w:val="0"/>
          <w:numId w:val="10"/>
        </w:numPr>
      </w:pPr>
      <w:r>
        <w:t>A kiszállítóknak optimális csomagszállítási útvonal nyújtása.</w:t>
      </w:r>
    </w:p>
    <w:p w14:paraId="60DD4A50" w14:textId="59D654CB" w:rsidR="000F5C69" w:rsidRDefault="00B73372" w:rsidP="00C751CC">
      <w:pPr>
        <w:pStyle w:val="SzDSzvegTrzs"/>
        <w:numPr>
          <w:ilvl w:val="0"/>
          <w:numId w:val="10"/>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2B139A7F" w:rsidR="005C0D51" w:rsidRDefault="005C0D51" w:rsidP="005C0D51">
      <w:pPr>
        <w:pStyle w:val="SzDCmsor2"/>
      </w:pPr>
      <w:bookmarkStart w:id="62" w:name="_Toc7614309"/>
      <w:r>
        <w:t>UML diagrammok</w:t>
      </w:r>
      <w:bookmarkEnd w:id="62"/>
    </w:p>
    <w:p w14:paraId="661F926B" w14:textId="36225600" w:rsidR="005C0D51" w:rsidRDefault="005C0D51" w:rsidP="005C0D51">
      <w:pPr>
        <w:pStyle w:val="SzDSzvegTrzs"/>
      </w:pPr>
      <w:r>
        <w:t>A követelmények specifikációja után UML (Unified Modeling Language) módszer és leíró nyelvet használtam, amellyel grafikus modelleket készítettem a rendszer specifikálására. Ezek a diagrammok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63" w:name="_Toc7614310"/>
      <w:r>
        <w:t>Aktorok – funkciók</w:t>
      </w:r>
      <w:bookmarkEnd w:id="63"/>
    </w:p>
    <w:p w14:paraId="2C64986E" w14:textId="7BB63813" w:rsidR="00B16D4F" w:rsidRPr="005C0D51" w:rsidRDefault="00B16D4F" w:rsidP="00B16D4F">
      <w:pPr>
        <w:pStyle w:val="SzDSzvegTrzs"/>
      </w:pPr>
      <w:r>
        <w:t>A webshop három</w:t>
      </w:r>
      <w:r w:rsidR="004948A8">
        <w:t>féle</w:t>
      </w:r>
      <w:r>
        <w:t xml:space="preserve"> felhasználót különböztet meg</w:t>
      </w:r>
      <w:r w:rsidR="003F703B">
        <w:t xml:space="preserve"> (vásárló, alkalmazott, admin)</w:t>
      </w:r>
      <w:r>
        <w:t>. Mind a három típus más jogokkal rendelkezik és a bejelentkezés után más oldalra érkeznek meg</w:t>
      </w:r>
      <w:r w:rsidR="003F703B">
        <w:t>, más lehetőségeket látnak az oldalon</w:t>
      </w:r>
      <w:r>
        <w:t>.</w:t>
      </w:r>
      <w:r w:rsidR="003F703B">
        <w:t xml:space="preserve"> A felhasználó típusok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60992" behindDoc="0" locked="0" layoutInCell="1" allowOverlap="1" wp14:anchorId="00BBEF11" wp14:editId="382E2BE4">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33F94DA0" w:rsidR="00322C71" w:rsidRPr="002620D8" w:rsidRDefault="00322C71" w:rsidP="00185503">
                            <w:pPr>
                              <w:pStyle w:val="SzKpalrs"/>
                            </w:pPr>
                            <w:r>
                              <w:fldChar w:fldCharType="begin"/>
                            </w:r>
                            <w:r>
                              <w:instrText xml:space="preserve"> SEQ ábra \* ARABIC </w:instrText>
                            </w:r>
                            <w:r>
                              <w:fldChar w:fldCharType="separate"/>
                            </w:r>
                            <w:bookmarkStart w:id="64" w:name="_Toc7614360"/>
                            <w:r>
                              <w:t>13</w:t>
                            </w:r>
                            <w:r>
                              <w:fldChar w:fldCharType="end"/>
                            </w:r>
                            <w:r>
                              <w:t>. ábra: Aktorok és funkciók</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5" type="#_x0000_t202" style="position:absolute;left:0;text-align:left;margin-left:13.25pt;margin-top:315.55pt;width:411.7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33F94DA0" w:rsidR="00322C71" w:rsidRPr="002620D8" w:rsidRDefault="00322C71" w:rsidP="00185503">
                      <w:pPr>
                        <w:pStyle w:val="SzKpalrs"/>
                      </w:pPr>
                      <w:r>
                        <w:fldChar w:fldCharType="begin"/>
                      </w:r>
                      <w:r>
                        <w:instrText xml:space="preserve"> SEQ ábra \* ARABIC </w:instrText>
                      </w:r>
                      <w:r>
                        <w:fldChar w:fldCharType="separate"/>
                      </w:r>
                      <w:bookmarkStart w:id="65" w:name="_Toc7614360"/>
                      <w:r>
                        <w:t>13</w:t>
                      </w:r>
                      <w:r>
                        <w:fldChar w:fldCharType="end"/>
                      </w:r>
                      <w:r>
                        <w:t>. ábra: Aktorok és funkciók</w:t>
                      </w:r>
                      <w:bookmarkEnd w:id="65"/>
                    </w:p>
                  </w:txbxContent>
                </v:textbox>
                <w10:wrap type="topAndBottom"/>
              </v:shape>
            </w:pict>
          </mc:Fallback>
        </mc:AlternateContent>
      </w:r>
      <w:r w:rsidR="0017638D">
        <w:rPr>
          <w:noProof/>
          <w:lang w:eastAsia="hu-HU" w:bidi="ar-SA"/>
        </w:rPr>
        <w:drawing>
          <wp:anchor distT="0" distB="0" distL="114300" distR="114300" simplePos="0" relativeHeight="251858944" behindDoc="0" locked="0" layoutInCell="1" allowOverlap="1" wp14:anchorId="56FD97CA" wp14:editId="5E5699A0">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66" w:name="_Toc7614311"/>
      <w:r>
        <w:t>ER diagram</w:t>
      </w:r>
      <w:bookmarkEnd w:id="66"/>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3B507A20">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p w14:paraId="1B3516C4" w14:textId="719B5F13" w:rsidR="00185503" w:rsidRDefault="00185503" w:rsidP="00185503">
      <w:pPr>
        <w:pStyle w:val="SzKpalrs"/>
      </w:pPr>
      <w:r>
        <w:fldChar w:fldCharType="begin"/>
      </w:r>
      <w:r>
        <w:instrText xml:space="preserve"> SEQ ábra \* ARABIC </w:instrText>
      </w:r>
      <w:r>
        <w:fldChar w:fldCharType="separate"/>
      </w:r>
      <w:bookmarkStart w:id="67" w:name="_Toc7614361"/>
      <w:r w:rsidR="001412EB">
        <w:t>14</w:t>
      </w:r>
      <w:r>
        <w:fldChar w:fldCharType="end"/>
      </w:r>
      <w:r>
        <w:t>. ábra: ER diagram</w:t>
      </w:r>
      <w:bookmarkEnd w:id="67"/>
    </w:p>
    <w:p w14:paraId="2774AFC9" w14:textId="478FE3E9" w:rsidR="00806924" w:rsidRDefault="00806924" w:rsidP="00CB56CB">
      <w:pPr>
        <w:pStyle w:val="SzDSzvegTrzs"/>
      </w:pPr>
      <w:r>
        <w:lastRenderedPageBreak/>
        <w:t>Miután eldöntöttem, hogy milyen információkat kell hosszú távon megőriznem, már csak azt kellett kitalálni</w:t>
      </w:r>
      <w:r w:rsidR="008836A0">
        <w:t>,</w:t>
      </w:r>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r>
        <w:t>-nek hála</w:t>
      </w:r>
      <w:r w:rsidR="00C81A2F">
        <w:t xml:space="preserve"> a fejlesztés során</w:t>
      </w:r>
      <w:r>
        <w:t xml:space="preserve"> nem kellett a táblákat manuálisan SQL szkirpteket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68" w:name="_Toc7614312"/>
      <w:r>
        <w:t>Osztálydiagram</w:t>
      </w:r>
      <w:bookmarkEnd w:id="68"/>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1969DFCA">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5">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commentRangeStart w:id="69"/>
      <w:commentRangeEnd w:id="69"/>
    </w:p>
    <w:bookmarkStart w:id="70" w:name="_Ref3228406"/>
    <w:p w14:paraId="6BFF6138" w14:textId="4A57C63D" w:rsidR="001E2CB3" w:rsidRPr="001B4BDC" w:rsidRDefault="002C38B2" w:rsidP="002C38B2">
      <w:pPr>
        <w:pStyle w:val="SzKpalrs"/>
      </w:pPr>
      <w:r>
        <w:fldChar w:fldCharType="begin"/>
      </w:r>
      <w:r>
        <w:instrText xml:space="preserve"> SEQ ábra \* ARABIC </w:instrText>
      </w:r>
      <w:r>
        <w:fldChar w:fldCharType="separate"/>
      </w:r>
      <w:bookmarkStart w:id="71" w:name="_Toc7614362"/>
      <w:r w:rsidR="001412EB">
        <w:t>15</w:t>
      </w:r>
      <w:r>
        <w:fldChar w:fldCharType="end"/>
      </w:r>
      <w:r>
        <w:t>. ábra: Controller-Service-Repository Osztálydiagram</w:t>
      </w:r>
      <w:bookmarkEnd w:id="70"/>
      <w:bookmarkEnd w:id="71"/>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lyok között. Ugyanazon okokból mind a metódusokat, mind az attribútumokat eltávolítottam a diagramról</w:t>
      </w:r>
      <w:r>
        <w:t>.</w:t>
      </w:r>
    </w:p>
    <w:p w14:paraId="4045B4FC" w14:textId="173B6EFE"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beérkező hívásokat a c</w:t>
      </w:r>
      <w:r w:rsidR="00E024C5">
        <w:t>ontroller-ek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információ, akkor azokat a CrudRepository-t kiterjesztő repository </w:t>
      </w:r>
      <w:r w:rsidR="00CE46DF">
        <w:t>interfészek</w:t>
      </w:r>
      <w:r w:rsidR="001C522A">
        <w:t xml:space="preserve"> segítségével szerzik meg.</w:t>
      </w:r>
    </w:p>
    <w:p w14:paraId="24E5CF2E" w14:textId="1A5B3726" w:rsidR="001228BA" w:rsidRDefault="001228BA" w:rsidP="001228BA">
      <w:pPr>
        <w:pStyle w:val="SzDCmsor3"/>
      </w:pPr>
      <w:bookmarkStart w:id="72" w:name="_Toc7614313"/>
      <w:r>
        <w:t>Szekvencia diagram</w:t>
      </w:r>
      <w:bookmarkEnd w:id="72"/>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69184" behindDoc="0" locked="0" layoutInCell="1" allowOverlap="1" wp14:anchorId="227FB67E" wp14:editId="0DBB0AC6">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73" w:name="_Ref4238904"/>
                            <w:p w14:paraId="3AA85D1B" w14:textId="64FBEB10" w:rsidR="00322C71" w:rsidRPr="007822AA" w:rsidRDefault="00322C71" w:rsidP="001228BA">
                              <w:pPr>
                                <w:pStyle w:val="SzKpalrs"/>
                              </w:pPr>
                              <w:r>
                                <w:fldChar w:fldCharType="begin"/>
                              </w:r>
                              <w:r>
                                <w:instrText xml:space="preserve"> SEQ ábra \* ARABIC </w:instrText>
                              </w:r>
                              <w:r>
                                <w:fldChar w:fldCharType="separate"/>
                              </w:r>
                              <w:bookmarkStart w:id="74" w:name="_Toc7614363"/>
                              <w:r>
                                <w:t>16</w:t>
                              </w:r>
                              <w:r>
                                <w:fldChar w:fldCharType="end"/>
                              </w:r>
                              <w:r>
                                <w:t>. ábra: Szekvencia diagram - Rendelés leadása</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6" style="position:absolute;left:0;text-align:left;margin-left:-.3pt;margin-top:61.95pt;width:438.25pt;height:356.55pt;z-index:251869184;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hLnH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9zAUurwHFKwGNuE5coZdC7jxljq/ohZeHpiE19R/&#10;hE8l9Xae6M5KSKPtw0vzuB9YhdWEbOElmyfuzzXFliXfK+Abn73esL1R9IZat0sNFTEM0QQTHKyX&#10;vVlZ3X4GOSzwFliiisFd88T35tLH9xQeacYXi7Apdr5bdWegX8YugMh+2n2m1nRq9tANPuheUTQ/&#10;EHXcGyrRLNYesA6KR2Qjih3goO5ghScSrGdv8NNx2PX9n46Lb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W5kcsOhcwAABZADAAIAAAAUAAAQrJAE&#10;AAIAAAAUAAAQwJKRAAIAAAADMTkAAJKSAAIAAAADMTkAAOocAAcAAAgMAAAIo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DM6MjMgMTI6NTg6MzAAMjAxOTowMzoyMyAxMjo1ODozMAAAAEEAbgBkAHIA4QBzAAAA&#10;/+ELG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ktMDMtMjNUMTI6NTg6MzAuMTk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kFuZHLDoXM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C&#10;AQECAQECAgICAgICAgMFAwMDAwMGBAQDBQcGBwcHBgcHCAkLCQgICggHBwoNCgoLDAwMDAcJDg8N&#10;DA4LDAwM/9sAQwECAgIDAwMGAwMGDAgHCAwMDAwMDAwMDAwMDAwMDAwMDAwMDAwMDAwMDAwMDAwM&#10;DAwMDAwMDAwMDAwMDAwMDAwM/8AAEQgCTQM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">
                <v:shape id="Kép 125" o:spid="_x0000_s1837"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17" o:title=""/>
                  <v:path arrowok="t"/>
                </v:shape>
                <v:shape id="Szövegdoboz 126" o:spid="_x0000_s1838"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75" w:name="_Ref4238904"/>
                      <w:p w14:paraId="3AA85D1B" w14:textId="64FBEB10" w:rsidR="00322C71" w:rsidRPr="007822AA" w:rsidRDefault="00322C71" w:rsidP="001228BA">
                        <w:pPr>
                          <w:pStyle w:val="SzKpalrs"/>
                        </w:pPr>
                        <w:r>
                          <w:fldChar w:fldCharType="begin"/>
                        </w:r>
                        <w:r>
                          <w:instrText xml:space="preserve"> SEQ ábra \* ARABIC </w:instrText>
                        </w:r>
                        <w:r>
                          <w:fldChar w:fldCharType="separate"/>
                        </w:r>
                        <w:bookmarkStart w:id="76" w:name="_Toc7614363"/>
                        <w:r>
                          <w:t>16</w:t>
                        </w:r>
                        <w:r>
                          <w:fldChar w:fldCharType="end"/>
                        </w:r>
                        <w:r>
                          <w:t>. ábra: Szekvencia diagram - Rendelés leadása</w:t>
                        </w:r>
                        <w:bookmarkEnd w:id="75"/>
                        <w:bookmarkEnd w:id="76"/>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294E732F" w:rsidR="00836B56" w:rsidRDefault="001228BA" w:rsidP="001228BA">
      <w:pPr>
        <w:pStyle w:val="SzDSzvegTrzs"/>
      </w:pPr>
      <w:r>
        <w:t xml:space="preserve">A </w:t>
      </w:r>
      <w:r>
        <w:fldChar w:fldCharType="begin"/>
      </w:r>
      <w:r>
        <w:instrText xml:space="preserve"> REF _Ref4238904 \h </w:instrText>
      </w:r>
      <w:r>
        <w:fldChar w:fldCharType="separate"/>
      </w:r>
      <w:r>
        <w:rPr>
          <w:noProof/>
        </w:rPr>
        <w:t>16</w:t>
      </w:r>
      <w:r>
        <w:t>. ábr</w:t>
      </w:r>
      <w:r>
        <w:fldChar w:fldCharType="end"/>
      </w:r>
      <w:r>
        <w:t xml:space="preserve">án egy rendelés leadásának a menetét mutatom be. </w:t>
      </w:r>
      <w:r w:rsidR="00836B56">
        <w:t>A diagramból terjedelemi és átláthatósági okokból kihagytam az adatbázist. Az adatbázis az OrderRepository-től jobbra helyezkedne el, és csak vele kommuniká</w:t>
      </w:r>
      <w:r w:rsidR="009E68ED">
        <w:t>l</w:t>
      </w:r>
      <w:r w:rsidR="00836B56">
        <w:t>na.</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537F7263" w:rsidR="001228BA" w:rsidRDefault="001228BA" w:rsidP="00C751CC">
      <w:pPr>
        <w:pStyle w:val="SzDSzvegTrzs"/>
        <w:numPr>
          <w:ilvl w:val="0"/>
          <w:numId w:val="13"/>
        </w:numPr>
      </w:pPr>
      <w:r>
        <w:t>a felhasználó nem is adott megrendelő termékeket a kosárba,</w:t>
      </w:r>
    </w:p>
    <w:p w14:paraId="2EDA45CF" w14:textId="5CA3B3CA" w:rsidR="001228BA" w:rsidRDefault="001228BA" w:rsidP="00C751CC">
      <w:pPr>
        <w:pStyle w:val="SzDSzvegTrzs"/>
        <w:numPr>
          <w:ilvl w:val="0"/>
          <w:numId w:val="13"/>
        </w:numPr>
      </w:pPr>
      <w:r>
        <w:t>nincs a kiválasztott termékből elég darab a raktáron.</w:t>
      </w:r>
    </w:p>
    <w:p w14:paraId="0F3546E5" w14:textId="36DB9728" w:rsidR="001228BA" w:rsidRDefault="00836B56" w:rsidP="001228BA">
      <w:pPr>
        <w:pStyle w:val="SzDSzvegTrzs"/>
      </w:pPr>
      <w:r>
        <w:t>Ezek előfordulása esetén a felhasználó egy megfelelő tájékoztatást kap.</w:t>
      </w:r>
    </w:p>
    <w:p w14:paraId="2FD7EEDF" w14:textId="4AE8EE01" w:rsidR="001228BA" w:rsidRDefault="001228BA" w:rsidP="001228BA">
      <w:pPr>
        <w:pStyle w:val="SzDSzvegTrzs"/>
      </w:pPr>
    </w:p>
    <w:p w14:paraId="041F16FD" w14:textId="16EDC5F4" w:rsidR="008A6B26" w:rsidRDefault="00836B56" w:rsidP="008A6B26">
      <w:pPr>
        <w:pStyle w:val="SzDCmsor3"/>
      </w:pPr>
      <w:bookmarkStart w:id="77" w:name="_Toc7614314"/>
      <w:r>
        <w:rPr>
          <w:noProof/>
          <w:lang w:eastAsia="hu-HU" w:bidi="ar-SA"/>
        </w:rPr>
        <w:lastRenderedPageBreak/>
        <mc:AlternateContent>
          <mc:Choice Requires="wpg">
            <w:drawing>
              <wp:anchor distT="0" distB="0" distL="114300" distR="114300" simplePos="0" relativeHeight="251865088" behindDoc="0" locked="0" layoutInCell="1" allowOverlap="1" wp14:anchorId="1480B094" wp14:editId="5B98FEDB">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78" w:name="_Ref4005932"/>
                            <w:p w14:paraId="6DCA1605" w14:textId="28446207" w:rsidR="00322C71" w:rsidRPr="00547E33" w:rsidRDefault="00322C71" w:rsidP="008A6B26">
                              <w:pPr>
                                <w:pStyle w:val="SzKpalrs"/>
                              </w:pPr>
                              <w:r>
                                <w:fldChar w:fldCharType="begin"/>
                              </w:r>
                              <w:r>
                                <w:instrText xml:space="preserve"> SEQ ábra \* ARABIC </w:instrText>
                              </w:r>
                              <w:r>
                                <w:fldChar w:fldCharType="separate"/>
                              </w:r>
                              <w:bookmarkStart w:id="79" w:name="_Toc7614364"/>
                              <w:r>
                                <w:t>17</w:t>
                              </w:r>
                              <w:r>
                                <w:fldChar w:fldCharType="end"/>
                              </w:r>
                              <w:r>
                                <w:t>. ábra: Folyamatábra - Kiszállítás készítése</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39" style="position:absolute;left:0;text-align:left;margin-left:-1.95pt;margin-top:31.1pt;width:438.4pt;height:470.55pt;z-index:251865088;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9SLkX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40"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19" o:title=""/>
                  <v:path arrowok="t"/>
                </v:shape>
                <v:shape id="Szövegdoboz 58" o:spid="_x0000_s1841"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80" w:name="_Ref4005932"/>
                      <w:p w14:paraId="6DCA1605" w14:textId="28446207" w:rsidR="00322C71" w:rsidRPr="00547E33" w:rsidRDefault="00322C71" w:rsidP="008A6B26">
                        <w:pPr>
                          <w:pStyle w:val="SzKpalrs"/>
                        </w:pPr>
                        <w:r>
                          <w:fldChar w:fldCharType="begin"/>
                        </w:r>
                        <w:r>
                          <w:instrText xml:space="preserve"> SEQ ábra \* ARABIC </w:instrText>
                        </w:r>
                        <w:r>
                          <w:fldChar w:fldCharType="separate"/>
                        </w:r>
                        <w:bookmarkStart w:id="81" w:name="_Toc7614364"/>
                        <w:r>
                          <w:t>17</w:t>
                        </w:r>
                        <w:r>
                          <w:fldChar w:fldCharType="end"/>
                        </w:r>
                        <w:r>
                          <w:t>. ábra: Folyamatábra - Kiszállítás készítése</w:t>
                        </w:r>
                        <w:bookmarkEnd w:id="80"/>
                        <w:bookmarkEnd w:id="81"/>
                      </w:p>
                    </w:txbxContent>
                  </v:textbox>
                </v:shape>
                <w10:wrap type="topAndBottom" anchorx="margin"/>
              </v:group>
            </w:pict>
          </mc:Fallback>
        </mc:AlternateContent>
      </w:r>
      <w:r w:rsidR="008A6B26">
        <w:t>Folyamatábra</w:t>
      </w:r>
      <w:bookmarkEnd w:id="77"/>
    </w:p>
    <w:p w14:paraId="311E0717" w14:textId="435D1BAD"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1228BA">
        <w:rPr>
          <w:noProof/>
        </w:rPr>
        <w:t>17</w:t>
      </w:r>
      <w:r w:rsidR="001228BA">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C751CC">
      <w:pPr>
        <w:pStyle w:val="SzDSzvegTrzs"/>
        <w:numPr>
          <w:ilvl w:val="0"/>
          <w:numId w:val="11"/>
        </w:numPr>
      </w:pPr>
      <w:r>
        <w:t xml:space="preserve">elég rendelést adtak le a vásárlók ahhoz, hogy megteljen egy kocsi </w:t>
      </w:r>
    </w:p>
    <w:p w14:paraId="28AF54A2" w14:textId="2C3DD0B5" w:rsidR="008A6B26" w:rsidRDefault="008A6B26" w:rsidP="00C751CC">
      <w:pPr>
        <w:pStyle w:val="SzDSzvegTrzs"/>
        <w:numPr>
          <w:ilvl w:val="0"/>
          <w:numId w:val="11"/>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C751CC">
      <w:pPr>
        <w:pStyle w:val="SzDSzvegTrzs"/>
        <w:numPr>
          <w:ilvl w:val="0"/>
          <w:numId w:val="12"/>
        </w:numPr>
      </w:pPr>
      <w:r>
        <w:t>a kocsi rakodóterében lévő csomagok száma eléri a limitet,</w:t>
      </w:r>
    </w:p>
    <w:p w14:paraId="00D211A7" w14:textId="555C60DF" w:rsidR="001C0DAA" w:rsidRDefault="001C0DAA" w:rsidP="00C751CC">
      <w:pPr>
        <w:pStyle w:val="SzDSzvegTrzs"/>
        <w:numPr>
          <w:ilvl w:val="0"/>
          <w:numId w:val="12"/>
        </w:numPr>
      </w:pPr>
      <w:r>
        <w:lastRenderedPageBreak/>
        <w:t>nincs olyan csomag az adatbázisból visszakapott rendelések között, amit m</w:t>
      </w:r>
      <w:r w:rsidR="00E8371E">
        <w:t>ég nem próbáltunk volna betenni,</w:t>
      </w:r>
    </w:p>
    <w:p w14:paraId="604807FA" w14:textId="27773B7C" w:rsidR="00E8371E" w:rsidRDefault="00E8371E" w:rsidP="00C751CC">
      <w:pPr>
        <w:pStyle w:val="SzDSzvegTrzs"/>
        <w:numPr>
          <w:ilvl w:val="0"/>
          <w:numId w:val="12"/>
        </w:numPr>
      </w:pPr>
      <w:r>
        <w:t>nincs már több kiszállítás nélküli rendelés az adatbázisban.</w:t>
      </w:r>
    </w:p>
    <w:p w14:paraId="1E8CAB61" w14:textId="58D9EF15" w:rsidR="001C0DAA" w:rsidRDefault="00E8371E" w:rsidP="001C0DAA">
      <w:pPr>
        <w:pStyle w:val="SzDSzvegTrzs"/>
      </w:pPr>
      <w:r>
        <w:t xml:space="preserve">Miután </w:t>
      </w:r>
      <w:r w:rsidR="00F2499F">
        <w:t xml:space="preserve">az előbbi feltételek egyike teljesül, lefut a genetikus algoritmus. Az </w:t>
      </w:r>
      <w:r w:rsidR="009E68ED">
        <w:t xml:space="preserve">általa </w:t>
      </w:r>
      <w:r w:rsidR="00F2499F">
        <w:t xml:space="preserve">meghatározott </w:t>
      </w:r>
      <w:r w:rsidR="009E68ED">
        <w:t>(szub)</w:t>
      </w:r>
      <w:r w:rsidR="00F2499F">
        <w:t>optimális utat a kiszállítással együtt eltároljuk az adatbázisban, majd egy munkás később ezt magához veheti.</w:t>
      </w:r>
    </w:p>
    <w:p w14:paraId="1F71124E" w14:textId="0A637CE8" w:rsidR="001B4FDE" w:rsidRDefault="001B4FDE" w:rsidP="00F8398A">
      <w:pPr>
        <w:pStyle w:val="SzDCmsor2"/>
      </w:pPr>
      <w:bookmarkStart w:id="82" w:name="_Toc7614315"/>
      <w:r>
        <w:t>Felhasznált technológiák ismertetése</w:t>
      </w:r>
      <w:bookmarkEnd w:id="82"/>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83" w:name="_Toc7614316"/>
      <w:r>
        <w:t>Verziókezelő rendszer</w:t>
      </w:r>
      <w:bookmarkEnd w:id="83"/>
    </w:p>
    <w:p w14:paraId="5ECC5896" w14:textId="1FCC0EE6" w:rsidR="001F08F3" w:rsidRDefault="00ED4E6E" w:rsidP="004B409C">
      <w:pPr>
        <w:pStyle w:val="SzDSzvegTrzs"/>
      </w:pPr>
      <w:r>
        <w:t>Az adatvesztés elkerülése és egy esetleges hiba egyszerű kijavítása érdekében verziókezelő</w:t>
      </w:r>
      <w:ins w:id="84"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C751CC">
      <w:pPr>
        <w:pStyle w:val="SzDSzvegTrzs"/>
        <w:numPr>
          <w:ilvl w:val="0"/>
          <w:numId w:val="5"/>
        </w:numPr>
      </w:pPr>
      <w:r w:rsidRPr="001F08F3">
        <w:t>Backup és visszaállítás</w:t>
      </w:r>
    </w:p>
    <w:p w14:paraId="2D6AB587" w14:textId="77777777" w:rsidR="001F08F3" w:rsidRDefault="001F08F3" w:rsidP="00C751CC">
      <w:pPr>
        <w:pStyle w:val="SzDSzvegTrzs"/>
        <w:numPr>
          <w:ilvl w:val="0"/>
          <w:numId w:val="5"/>
        </w:numPr>
      </w:pPr>
      <w:r w:rsidRPr="001F08F3">
        <w:t>Szinkronizáció</w:t>
      </w:r>
    </w:p>
    <w:p w14:paraId="71C2D3C8" w14:textId="77777777" w:rsidR="001F08F3" w:rsidRDefault="001F08F3" w:rsidP="00C751CC">
      <w:pPr>
        <w:pStyle w:val="SzDSzvegTrzs"/>
        <w:numPr>
          <w:ilvl w:val="0"/>
          <w:numId w:val="5"/>
        </w:numPr>
      </w:pPr>
      <w:r w:rsidRPr="001F08F3">
        <w:t>Változások követése</w:t>
      </w:r>
    </w:p>
    <w:p w14:paraId="5A439465" w14:textId="77777777" w:rsidR="001F08F3" w:rsidRDefault="001F08F3" w:rsidP="00C751CC">
      <w:pPr>
        <w:pStyle w:val="SzDSzvegTrzs"/>
        <w:numPr>
          <w:ilvl w:val="0"/>
          <w:numId w:val="5"/>
        </w:numPr>
      </w:pPr>
      <w:r w:rsidRPr="001F08F3">
        <w:t>Felelősség követése</w:t>
      </w:r>
    </w:p>
    <w:p w14:paraId="6DA0C087" w14:textId="77777777" w:rsidR="001F08F3" w:rsidRDefault="001F08F3" w:rsidP="00C751CC">
      <w:pPr>
        <w:pStyle w:val="SzDSzvegTrzs"/>
        <w:numPr>
          <w:ilvl w:val="0"/>
          <w:numId w:val="5"/>
        </w:numPr>
      </w:pPr>
      <w:r w:rsidRPr="001F08F3">
        <w:t>Elágazás (branching) és összefésülés (merging)</w:t>
      </w:r>
    </w:p>
    <w:p w14:paraId="4B06F314" w14:textId="77777777" w:rsidR="00C24A56" w:rsidRDefault="00C24A56" w:rsidP="00C24A56">
      <w:pPr>
        <w:pStyle w:val="SzDSzvegTrzs"/>
        <w:ind w:left="60"/>
      </w:pPr>
      <w:r>
        <w:t xml:space="preserve">A verziókezelőknek két fő fajtájavan: </w:t>
      </w:r>
    </w:p>
    <w:p w14:paraId="64A81FCE" w14:textId="07720E27" w:rsidR="00C24A56" w:rsidRDefault="00C24A56" w:rsidP="00C751CC">
      <w:pPr>
        <w:pStyle w:val="SzDSzvegTrzs"/>
        <w:numPr>
          <w:ilvl w:val="0"/>
          <w:numId w:val="6"/>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fájlt, akkor valahogy le kell kezelni a konkurens viselkedést.</w:t>
      </w:r>
      <w:r w:rsidR="009214F7">
        <w:t xml:space="preserve"> Kétféleképpen oldják meg ezt</w:t>
      </w:r>
      <w:r w:rsidRPr="00C24A56">
        <w:t xml:space="preserve"> a problémát: zárolással és összefésüléssel.</w:t>
      </w:r>
    </w:p>
    <w:p w14:paraId="20D8FE00" w14:textId="33D38047" w:rsidR="004A3242" w:rsidRDefault="009214F7" w:rsidP="00C751CC">
      <w:pPr>
        <w:pStyle w:val="SzDSzvegTrzs"/>
        <w:numPr>
          <w:ilvl w:val="0"/>
          <w:numId w:val="6"/>
        </w:numPr>
      </w:pPr>
      <w:r>
        <w:t>D</w:t>
      </w:r>
      <w:r w:rsidR="00C24A56">
        <w:t xml:space="preserve">ecentralizált. </w:t>
      </w:r>
      <w:r w:rsidR="0043667A" w:rsidRPr="0043667A">
        <w:t>Itt egy központi tároló (angolul repository)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951516">
        <w:t>[24]</w:t>
      </w:r>
    </w:p>
    <w:p w14:paraId="70DE0443" w14:textId="0E0FE4F6" w:rsidR="00A91CBB" w:rsidRDefault="00B1123A" w:rsidP="00B80CC3">
      <w:pPr>
        <w:pStyle w:val="SzDSzvegTrzs"/>
        <w:ind w:left="60"/>
      </w:pPr>
      <w:r>
        <w:lastRenderedPageBreak/>
        <w:t xml:space="preserve">Egyszemélyes projekteknél, mint a szakdolgozatírás, csökken a jelentősége a két típus közötti választásnak. </w:t>
      </w:r>
      <w:r w:rsidR="00A0656E">
        <w:t xml:space="preserve">Munkám során egy decentralizált verziókezelőt használtam, </w:t>
      </w:r>
      <w:r w:rsidR="00100441">
        <w:t>melyet már előző projektjeim során megismertem, a Git-et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85" w:name="_Toc7614317"/>
      <w:r>
        <w:t>Git</w:t>
      </w:r>
      <w:bookmarkEnd w:id="85"/>
    </w:p>
    <w:p w14:paraId="0D628D79" w14:textId="77B4AFC8" w:rsidR="00230171" w:rsidRDefault="00B265D8" w:rsidP="00D029CD">
      <w:pPr>
        <w:pStyle w:val="SzDSzvegTrzs"/>
      </w:pPr>
      <w:r w:rsidRPr="00B265D8">
        <w:t>A Git</w:t>
      </w:r>
      <w:r>
        <w:t>-</w:t>
      </w:r>
      <w:r w:rsidRPr="00B265D8">
        <w:t>et eredetileg Linus Torvalds fejlesztette ki a Linux kernel fejlesztéséhez. Minden Git munkamásolat egy teljes értékű reposit</w:t>
      </w:r>
      <w:r w:rsidR="009D299B">
        <w:t xml:space="preserve">ory teljes verziótörténettel és </w:t>
      </w:r>
      <w:r w:rsidRPr="00B265D8">
        <w:t>revíziókövetési lehetőséggel, amely nem függ a hálózat elérésétől vagy központi szervertől.</w:t>
      </w:r>
      <w:r w:rsidR="001D3169">
        <w:t xml:space="preserve"> [</w:t>
      </w:r>
      <w:r w:rsidR="00951516">
        <w:t>21</w:t>
      </w:r>
      <w:r w:rsidR="001D3169">
        <w:t>]</w:t>
      </w:r>
    </w:p>
    <w:p w14:paraId="31EA30AC" w14:textId="0FD01EA4" w:rsidR="001D3169" w:rsidRDefault="00CF26BC" w:rsidP="00C24A56">
      <w:pPr>
        <w:pStyle w:val="SzDSzvegTrzs"/>
      </w:pPr>
      <w:r>
        <w:t xml:space="preserve">Híres Git használó cégek és projektek: Google, Facebook, Linux, Netflix, PostgreSQL, </w:t>
      </w:r>
      <w:r w:rsidR="002A597F">
        <w:t>A</w:t>
      </w:r>
      <w:r>
        <w:t xml:space="preserve">ndroid, </w:t>
      </w:r>
      <w:r w:rsidR="002A597F">
        <w:t>E</w:t>
      </w:r>
      <w:r>
        <w:t xml:space="preserve">cplise, Rails, </w:t>
      </w:r>
      <w:r w:rsidR="002A597F">
        <w:t>T</w:t>
      </w:r>
      <w:r>
        <w:t>witter, LinkedI</w:t>
      </w:r>
      <w:r w:rsidR="00B80CC3">
        <w:t>n, Perl.</w:t>
      </w:r>
    </w:p>
    <w:p w14:paraId="3AF23016" w14:textId="0ABBE41D" w:rsidR="00E376C1" w:rsidRPr="004B409C" w:rsidRDefault="00E376C1" w:rsidP="00C24A56">
      <w:pPr>
        <w:pStyle w:val="SzDSzvegTrzs"/>
      </w:pPr>
      <w:r>
        <w:t>Remote szervernek a GitHub-ot választottam, melyen megtekint</w:t>
      </w:r>
      <w:r w:rsidR="005A3059">
        <w:t>hető és könnyen visszakereshető</w:t>
      </w:r>
      <w:r w:rsidR="002A597F">
        <w:t>ek</w:t>
      </w:r>
      <w:r>
        <w:t xml:space="preserve"> a verziói a szoftvernek a következő linken:</w:t>
      </w:r>
      <w:r w:rsidR="008B26A4">
        <w:t xml:space="preserve"> </w:t>
      </w:r>
      <w:hyperlink r:id="rId20"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86" w:name="_Toc7614318"/>
      <w:r>
        <w:t>Frontend</w:t>
      </w:r>
      <w:r w:rsidR="00342F4A">
        <w:t xml:space="preserve"> technológiák</w:t>
      </w:r>
      <w:bookmarkEnd w:id="86"/>
    </w:p>
    <w:p w14:paraId="16D8785E" w14:textId="77777777"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 xml:space="preserve">tevékenyégek kiszolgálására </w:t>
      </w:r>
      <w:r w:rsidR="004208E9">
        <w:t>három</w:t>
      </w:r>
      <w:r>
        <w:t xml:space="preserve"> technológiát használtam</w:t>
      </w:r>
      <w:r w:rsidR="00DD3948">
        <w:t>, ezek:</w:t>
      </w:r>
    </w:p>
    <w:p w14:paraId="098E61A1" w14:textId="77777777" w:rsidR="00DD3948" w:rsidRDefault="009E0501" w:rsidP="00C751CC">
      <w:pPr>
        <w:pStyle w:val="SzDSzvegTrzs"/>
        <w:numPr>
          <w:ilvl w:val="0"/>
          <w:numId w:val="4"/>
        </w:numPr>
      </w:pPr>
      <w:r>
        <w:t>HTML</w:t>
      </w:r>
    </w:p>
    <w:p w14:paraId="3644172A" w14:textId="77777777" w:rsidR="00DD3948" w:rsidRDefault="009E0501" w:rsidP="00C751CC">
      <w:pPr>
        <w:pStyle w:val="SzDSzvegTrzs"/>
        <w:numPr>
          <w:ilvl w:val="0"/>
          <w:numId w:val="4"/>
        </w:numPr>
      </w:pPr>
      <w:r>
        <w:t>CSS</w:t>
      </w:r>
    </w:p>
    <w:p w14:paraId="6D3982B3" w14:textId="77777777" w:rsidR="00DD3948" w:rsidRDefault="00DD3948" w:rsidP="00C751CC">
      <w:pPr>
        <w:pStyle w:val="SzDSzvegTrzs"/>
        <w:numPr>
          <w:ilvl w:val="0"/>
          <w:numId w:val="4"/>
        </w:numPr>
      </w:pPr>
      <w:r>
        <w:t>JavaScript</w:t>
      </w:r>
    </w:p>
    <w:p w14:paraId="5257F447" w14:textId="77777777" w:rsidR="00342F4A" w:rsidRDefault="00342F4A" w:rsidP="00F8398A">
      <w:pPr>
        <w:pStyle w:val="SzDCmsor4"/>
      </w:pPr>
      <w:bookmarkStart w:id="87" w:name="_Toc7614319"/>
      <w:r>
        <w:t>HTML</w:t>
      </w:r>
      <w:bookmarkEnd w:id="87"/>
    </w:p>
    <w:p w14:paraId="7A251602" w14:textId="3BD1EC84" w:rsidR="00AC3D3B" w:rsidRDefault="00AC3D3B" w:rsidP="00AC3D3B">
      <w:pPr>
        <w:pStyle w:val="SzDSzvegTrzs"/>
      </w:pPr>
      <w:r w:rsidRPr="00AC3D3B">
        <w:rPr>
          <w:bCs/>
        </w:rPr>
        <w:t xml:space="preserve">HyperText Markup </w:t>
      </w:r>
      <w:r w:rsidRPr="00AC3D3B">
        <w:rPr>
          <w:rStyle w:val="SzDSzvegTrzsChar"/>
        </w:rPr>
        <w:t>Language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Pr="00AC3D3B">
        <w:t>HTML egy nemzetközi szabvány, amelynek a leírása a </w:t>
      </w:r>
      <w:hyperlink r:id="rId21" w:history="1">
        <w:r w:rsidRPr="00AC3D3B">
          <w:t>World Wide Web Konzorcium</w:t>
        </w:r>
      </w:hyperlink>
      <w:r w:rsidRPr="00AC3D3B">
        <w:t> és a </w:t>
      </w:r>
      <w:hyperlink r:id="rId22"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E736F1">
        <w:t>[14]</w:t>
      </w:r>
    </w:p>
    <w:p w14:paraId="14A6B798" w14:textId="77777777" w:rsidR="00986E78" w:rsidRDefault="00986E78" w:rsidP="00F8398A">
      <w:pPr>
        <w:pStyle w:val="SzDCmsor4"/>
      </w:pPr>
      <w:bookmarkStart w:id="88" w:name="_Toc7614320"/>
      <w:r>
        <w:t>CSS</w:t>
      </w:r>
      <w:bookmarkEnd w:id="88"/>
    </w:p>
    <w:p w14:paraId="0FE56250" w14:textId="62969421" w:rsidR="006E1BFF" w:rsidRDefault="00C73E44" w:rsidP="00986E78">
      <w:pPr>
        <w:pStyle w:val="SzDSzvegTrzs"/>
      </w:pPr>
      <w:r>
        <w:t xml:space="preserve">A </w:t>
      </w:r>
      <w:r w:rsidR="00986E78">
        <w:t>Cascading Style Sheet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elemkere kell használni a szabályt</w:t>
      </w:r>
      <w:r w:rsidR="009A77B2">
        <w:t>. Ez l</w:t>
      </w:r>
      <w:r w:rsidR="00575008">
        <w:t>ehet egy HTML elem vagy egy elem attribútuma (class, id)</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px,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89" w:name="_Toc7614321"/>
      <w:r>
        <w:t>JavaScript</w:t>
      </w:r>
      <w:bookmarkEnd w:id="89"/>
    </w:p>
    <w:p w14:paraId="4431299B" w14:textId="687CA986"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1"/>
      </w:r>
      <w:r w:rsidRPr="00780792">
        <w:t>. Bár legtöbben weboldalak parancsnyelveként ismerik, sok webböngészőn kívüli környezetben is használják. Ilyen a node.js, az Apache CouchDB és az Adobe Acrobat.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E736F1">
        <w:t>[15]</w:t>
      </w:r>
    </w:p>
    <w:p w14:paraId="4003CCF8" w14:textId="4E2D4104" w:rsidR="00DD15FD" w:rsidRDefault="00CF467B" w:rsidP="00780792">
      <w:pPr>
        <w:pStyle w:val="SzDSzvegTrzs"/>
      </w:pPr>
      <w:r w:rsidRPr="00780792">
        <w:t xml:space="preserve">JavaScript legtöbbször kliens oldalon fut és segítségével megadható az oldal működése különböző események </w:t>
      </w:r>
      <w:r w:rsidR="002A597F" w:rsidRPr="00780792">
        <w:t>bekövetkezt</w:t>
      </w:r>
      <w:r w:rsidR="002A597F">
        <w:t>ekor</w:t>
      </w:r>
      <w:r w:rsidR="002A597F" w:rsidRPr="00780792">
        <w:t xml:space="preserve"> </w:t>
      </w:r>
      <w:r w:rsidRPr="00780792">
        <w:t xml:space="preserve">(oldal betöltésénél, </w:t>
      </w:r>
      <w:r w:rsidR="002A597F" w:rsidRPr="00780792">
        <w:t>kattintásnál</w:t>
      </w:r>
      <w:r w:rsidRPr="00780792">
        <w:t xml:space="preserve"> stb.).</w:t>
      </w:r>
      <w:r w:rsidR="00B80CC3">
        <w:t xml:space="preserve"> </w:t>
      </w:r>
      <w:r w:rsidR="00DD15FD" w:rsidRPr="00780792">
        <w:t>JavaScript lehet HTML dokument</w:t>
      </w:r>
      <w:r w:rsidR="00BE20BF" w:rsidRPr="00780792">
        <w:t>um</w:t>
      </w:r>
      <w:r w:rsidR="00BE20BF">
        <w:t xml:space="preserve"> </w:t>
      </w:r>
      <w:r w:rsidR="00DD15FD">
        <w:t xml:space="preserve"> </w:t>
      </w:r>
      <w:r w:rsidR="00DD15FD">
        <w:rPr>
          <w:i/>
        </w:rPr>
        <w:t>&lt;script&gt;</w:t>
      </w:r>
      <w:r w:rsidR="00BE20BF">
        <w:t xml:space="preserve"> elemé</w:t>
      </w:r>
      <w:r w:rsidR="00DD15FD">
        <w:t>n belül, vagy külön .js kiterjesztésű fájlban.</w:t>
      </w:r>
    </w:p>
    <w:p w14:paraId="6CDB09FA" w14:textId="77777777" w:rsidR="007D1CA6" w:rsidRDefault="00E31F3A" w:rsidP="00F8398A">
      <w:pPr>
        <w:pStyle w:val="SzDCmsor3"/>
      </w:pPr>
      <w:bookmarkStart w:id="90" w:name="_Toc7614322"/>
      <w:r>
        <w:t>Backend technológiák</w:t>
      </w:r>
      <w:bookmarkEnd w:id="90"/>
    </w:p>
    <w:p w14:paraId="5C2DE0A3" w14:textId="0CB048E9"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w:t>
      </w:r>
      <w:r w:rsidR="002A597F">
        <w:t>nek</w:t>
      </w:r>
      <w:r w:rsidR="00A22369">
        <w:t xml:space="preserve"> a front-end számára történő visszajuttatása.</w:t>
      </w:r>
    </w:p>
    <w:p w14:paraId="6650DEF0" w14:textId="6A10966E" w:rsidR="00617CE9" w:rsidRDefault="00617CE9" w:rsidP="00617CE9">
      <w:pPr>
        <w:pStyle w:val="SzDCmsor4"/>
      </w:pPr>
      <w:bookmarkStart w:id="91" w:name="_Toc7614323"/>
      <w:r>
        <w:t>Java</w:t>
      </w:r>
      <w:bookmarkEnd w:id="91"/>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„write once, run anywhere”</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r w:rsidR="00813A4C">
        <w:rPr>
          <w:i/>
        </w:rPr>
        <w:t>Virtual Machine</w:t>
      </w:r>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JDK (Java Developent Kit)</w:t>
      </w:r>
      <w:r>
        <w:t xml:space="preserve"> </w:t>
      </w:r>
      <w:r w:rsidRPr="005429AD">
        <w:t>1.8.0_101</w:t>
      </w:r>
      <w:r>
        <w:t xml:space="preserve"> verzióját használva. Azért használtam ezt a nyelvet, mert széles körben elterjedt és rengete</w:t>
      </w:r>
      <w:r w:rsidR="00F756DB">
        <w:t>g</w:t>
      </w:r>
      <w:r>
        <w:t xml:space="preserve"> dokumentum,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92" w:name="_Toc7614324"/>
      <w:r>
        <w:t>Spring</w:t>
      </w:r>
      <w:r w:rsidR="002F0110">
        <w:t xml:space="preserve"> B</w:t>
      </w:r>
      <w:r>
        <w:t>oot</w:t>
      </w:r>
      <w:bookmarkEnd w:id="92"/>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93" w:name="_Toc7614325"/>
      <w:r>
        <w:t>T</w:t>
      </w:r>
      <w:r w:rsidR="00BC46D3" w:rsidRPr="00BC46D3">
        <w:t>hymeleaf</w:t>
      </w:r>
      <w:bookmarkEnd w:id="93"/>
    </w:p>
    <w:p w14:paraId="45754FDD" w14:textId="79438AD7" w:rsidR="00AF052F" w:rsidRDefault="004B0AEA" w:rsidP="00525FDC">
      <w:pPr>
        <w:pStyle w:val="SzDSzvegTrzs"/>
      </w:pPr>
      <w:r>
        <w:t xml:space="preserve">A felhasználói felület elkészítéséhez használni akartam egy </w:t>
      </w:r>
      <w:r w:rsidR="001D4AB6">
        <w:t xml:space="preserve">olyan keretrendszert, amely jól együttműködik a Spring-gel és nagyban </w:t>
      </w:r>
      <w:r w:rsidR="00F756DB">
        <w:t>javítja</w:t>
      </w:r>
      <w:r w:rsidR="001D4AB6">
        <w:t xml:space="preserve"> munkám hatékonyságát. </w:t>
      </w:r>
      <w:r w:rsidR="00162233">
        <w:t xml:space="preserve">Így találtam rá a Thymeleaf-re, ami egy modern szerver oldali Java template engine. Segítségével a HTML dokumentumban is könnyen kezelhetők a Java objektumok, ciklusok és feltételes elágazások is írhatók. </w:t>
      </w:r>
      <w:r w:rsidR="00AF052F">
        <w:t xml:space="preserve">Használatát egy példával szemléltetem, mely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177608DA">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3">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94"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95" w:name="_Toc7614375"/>
      <w:r w:rsidR="000A3F03">
        <w:t>1</w:t>
      </w:r>
      <w:r>
        <w:fldChar w:fldCharType="end"/>
      </w:r>
      <w:r>
        <w:t>. Forráskód</w:t>
      </w:r>
      <w:r w:rsidR="00AF052F">
        <w:t>: Thymeleaf</w:t>
      </w:r>
      <w:bookmarkEnd w:id="94"/>
      <w:bookmarkEnd w:id="95"/>
    </w:p>
    <w:p w14:paraId="2546C9DF" w14:textId="37FB6CB6" w:rsidR="00AF052F" w:rsidRDefault="000B3B58" w:rsidP="00AF052F">
      <w:pPr>
        <w:pStyle w:val="SzDSzvegTrzs"/>
      </w:pPr>
      <w:r>
        <w:lastRenderedPageBreak/>
        <w:t xml:space="preserve">Az első sorban lévő </w:t>
      </w:r>
      <w:r w:rsidRPr="000B3B58">
        <w:rPr>
          <w:i/>
        </w:rPr>
        <w:t>th:if</w:t>
      </w:r>
      <w:r>
        <w:rPr>
          <w:i/>
        </w:rPr>
        <w:t xml:space="preserve"> </w:t>
      </w:r>
      <w:r>
        <w:t xml:space="preserve">attribútum arra szolgál, hogy </w:t>
      </w:r>
      <w:r w:rsidR="0093352F">
        <w:t>a</w:t>
      </w:r>
      <w:r w:rsidR="0006183A">
        <w:t xml:space="preserve">z oldal </w:t>
      </w:r>
      <w:r>
        <w:t xml:space="preserve">csak akkor jelenítse meg a </w:t>
      </w:r>
      <w:r w:rsidRPr="000B3B58">
        <w:rPr>
          <w:i/>
        </w:rPr>
        <w:t>div</w:t>
      </w:r>
      <w:r>
        <w:rPr>
          <w:i/>
        </w:rPr>
        <w:t xml:space="preserve"> </w:t>
      </w:r>
      <w:r>
        <w:t xml:space="preserve">tartalmát, ha az url paraméterei között szerepel a „d” vagy az „nd”. A második sorban lévő </w:t>
      </w:r>
      <w:r>
        <w:rPr>
          <w:i/>
        </w:rPr>
        <w:t>th:if</w:t>
      </w:r>
      <w:r>
        <w:t xml:space="preserve"> szerepe is hasonló. Ha a szerver által küldött objektumok között szerepel </w:t>
      </w:r>
      <w:r w:rsidR="00F756DB">
        <w:rPr>
          <w:i/>
        </w:rPr>
        <w:t xml:space="preserve">error </w:t>
      </w:r>
      <w:r w:rsidR="00F756DB">
        <w:t>nevezetű</w:t>
      </w:r>
      <w:r>
        <w:t xml:space="preserve"> (vagyis értéke nem null), megjeleníti a HTML elemet, melynek szövege a </w:t>
      </w:r>
      <w:r>
        <w:rPr>
          <w:i/>
        </w:rPr>
        <w:t>th:text</w:t>
      </w:r>
      <w:r>
        <w:t xml:space="preserve"> attribútum értékében lévő </w:t>
      </w:r>
      <w:r w:rsidRPr="000B3B58">
        <w:rPr>
          <w:i/>
        </w:rPr>
        <w:t>error</w:t>
      </w:r>
      <w:r>
        <w:t xml:space="preserve"> objektum tartalma lesz. Mivel </w:t>
      </w:r>
      <w:r>
        <w:rPr>
          <w:i/>
        </w:rPr>
        <w:t xml:space="preserve">else </w:t>
      </w:r>
      <w:r>
        <w:t xml:space="preserve">ág nincs a Thymeleaf-ben,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objektumok értékeit.</w:t>
      </w:r>
    </w:p>
    <w:p w14:paraId="3BDDA38D" w14:textId="225C371E" w:rsidR="00A902D9" w:rsidRDefault="00A902D9" w:rsidP="00A902D9">
      <w:pPr>
        <w:pStyle w:val="SzDCmsor4"/>
      </w:pPr>
      <w:bookmarkStart w:id="96" w:name="_Ref3123463"/>
      <w:bookmarkStart w:id="97" w:name="_Toc7614326"/>
      <w:r>
        <w:t>Hibernate</w:t>
      </w:r>
      <w:bookmarkEnd w:id="96"/>
      <w:bookmarkEnd w:id="97"/>
    </w:p>
    <w:p w14:paraId="7A0C2225" w14:textId="69E298F3" w:rsidR="007D1475" w:rsidRDefault="007D1475" w:rsidP="007D1475">
      <w:pPr>
        <w:pStyle w:val="SzDSzvegTrzs"/>
      </w:pPr>
      <w:r>
        <w:t>Objektum-orientált szoftverrel és relációs adatbázissal dolgozni fárasztó tud lenni. Az adatok ábrázolásánál felmerülő különbségek miatti plusz munka jelentősen növeli a fejlesztési időt. Ennek az időnek a csökkentésére lett készítve a Hibernate, ami objektum-relációs leképzést (Object/Relational Mapping, ORM) biztosít java platfo</w:t>
      </w:r>
      <w:r w:rsidR="00F756DB">
        <w:t>r</w:t>
      </w:r>
      <w:r>
        <w:t>m</w:t>
      </w:r>
      <w:r w:rsidR="00F756DB">
        <w:t>on</w:t>
      </w:r>
      <w:r>
        <w:t>. Az ORM az adat objektum reprezentációból relációs adat reprezentációra való át- és visszaváltását jelenti.</w:t>
      </w:r>
    </w:p>
    <w:p w14:paraId="3E86E233" w14:textId="0A01BD51" w:rsidR="007D1475" w:rsidRDefault="007D1475" w:rsidP="007D1475">
      <w:pPr>
        <w:pStyle w:val="SzDSzvegTrzs"/>
      </w:pPr>
      <w:r>
        <w:t xml:space="preserve">A Hibernate nem csak ebben a reprezentációváltásban segít, hanem az adat lekérdezésekben is. Alapvető célja, hogy megszabadítsa a fejlesztőt a JDBC és SQL segítségével készített adattárolási programrészek nagy részétől. </w:t>
      </w:r>
      <w:r w:rsidR="00E736F1">
        <w:t>[11]</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konstruktora és lehetőség szerint definiálja felül az equals() és hashCode() metódusokat.</w:t>
      </w:r>
      <w:r w:rsidR="00C833E2">
        <w:t xml:space="preserve"> </w:t>
      </w:r>
    </w:p>
    <w:p w14:paraId="176F0837" w14:textId="08998568" w:rsidR="0065798D" w:rsidRDefault="002875DF" w:rsidP="0065798D">
      <w:pPr>
        <w:pStyle w:val="SzDCmsor4"/>
      </w:pPr>
      <w:bookmarkStart w:id="98" w:name="_Toc7614327"/>
      <w:r>
        <w:t>PostgreSQL</w:t>
      </w:r>
      <w:bookmarkEnd w:id="98"/>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műveletek. Azért döntöttem a PostgreSQL mellett, mert platfo</w:t>
      </w:r>
      <w:r w:rsidR="00F756DB">
        <w:t>r</w:t>
      </w:r>
      <w:r>
        <w:t>m független, nyílt</w:t>
      </w:r>
      <w:r w:rsidR="00F756DB">
        <w:t xml:space="preserve"> </w:t>
      </w:r>
      <w:r>
        <w:t>forráskódú, megbízható, rengeteg nagy cég/projekt használja (</w:t>
      </w:r>
      <w:r w:rsidR="00F756DB">
        <w:t xml:space="preserve">pl. </w:t>
      </w:r>
      <w:r>
        <w:t>Bitbucket, Instagram, Netflix, Spotify, MIT)</w:t>
      </w:r>
      <w:r w:rsidR="005D0A2E">
        <w:t>.</w:t>
      </w:r>
    </w:p>
    <w:p w14:paraId="429CB99A" w14:textId="6C399869" w:rsidR="0037779B" w:rsidRDefault="0037779B" w:rsidP="0037779B">
      <w:pPr>
        <w:pStyle w:val="SzDCmsor4"/>
      </w:pPr>
      <w:bookmarkStart w:id="99" w:name="_Toc7614328"/>
      <w:r>
        <w:t>Maven</w:t>
      </w:r>
      <w:bookmarkEnd w:id="99"/>
    </w:p>
    <w:p w14:paraId="7898E49C" w14:textId="093DACC1" w:rsidR="0037779B" w:rsidRDefault="0027294D" w:rsidP="0037779B">
      <w:pPr>
        <w:pStyle w:val="SzDSzvegTrzs"/>
      </w:pPr>
      <w:r>
        <w:t>A szoftverem külső modul</w:t>
      </w:r>
      <w:r w:rsidR="004D7F76">
        <w:t>okat</w:t>
      </w:r>
      <w:r>
        <w:t xml:space="preserve"> használ</w:t>
      </w:r>
      <w:r w:rsidR="004D7F76">
        <w:t xml:space="preserve"> (spring boot, thymeleaf, spring security, stb.)</w:t>
      </w:r>
      <w:r>
        <w:t xml:space="preserve">, melyek megint más modulokat használnak. Ezeket összefoglaló néven </w:t>
      </w:r>
      <w:r w:rsidRPr="0027294D">
        <w:rPr>
          <w:i/>
        </w:rPr>
        <w:t>dependenc</w:t>
      </w:r>
      <w:r w:rsidR="00CB7A9A">
        <w:rPr>
          <w:i/>
        </w:rPr>
        <w:t>ies-</w:t>
      </w:r>
      <w:r w:rsidR="00CB7A9A" w:rsidRPr="00CB7A9A">
        <w:t>nek</w:t>
      </w:r>
      <w:r>
        <w:t xml:space="preserve"> </w:t>
      </w:r>
      <w:r>
        <w:lastRenderedPageBreak/>
        <w:t>(függőségeknek) hívunk.</w:t>
      </w:r>
      <w:r w:rsidR="006E17B1">
        <w:t xml:space="preserve"> A dependency-k megfelelő verzióját egyenként meg k</w:t>
      </w:r>
      <w:r w:rsidR="00F756DB">
        <w:t>elle</w:t>
      </w:r>
      <w:r w:rsidR="006E17B1">
        <w:t>ne 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Apache Maven</w:t>
      </w:r>
      <w:r w:rsidR="000A3F03">
        <w:t>, mely egy build automatizáló eszköz</w:t>
      </w:r>
      <w:r w:rsidR="006E17B1">
        <w:t>.</w:t>
      </w:r>
    </w:p>
    <w:p w14:paraId="7FDCC317" w14:textId="0404F79C" w:rsidR="006E17B1" w:rsidRDefault="00CB7A9A" w:rsidP="0037779B">
      <w:pPr>
        <w:pStyle w:val="SzDSzvegTrzs"/>
      </w:pPr>
      <w:r>
        <w:t>A Maven használatához elengedhetetlen, hogy a projektben legyen egy pom.xml fájl</w:t>
      </w:r>
      <w:r w:rsidR="007825CC">
        <w:t xml:space="preserve"> (</w:t>
      </w:r>
      <w:r w:rsidR="007825CC" w:rsidRPr="007825CC">
        <w:rPr>
          <w:b/>
        </w:rPr>
        <w:t>P</w:t>
      </w:r>
      <w:r w:rsidR="007825CC">
        <w:t>rojec</w:t>
      </w:r>
      <w:r w:rsidR="007825CC" w:rsidRPr="007825CC">
        <w:t xml:space="preserve">t </w:t>
      </w:r>
      <w:r w:rsidR="007825CC" w:rsidRPr="007825CC">
        <w:rPr>
          <w:b/>
        </w:rPr>
        <w:t>O</w:t>
      </w:r>
      <w:r w:rsidR="007825CC">
        <w:t>bjec</w:t>
      </w:r>
      <w:r w:rsidR="007825CC" w:rsidRPr="007825CC">
        <w:t>t</w:t>
      </w:r>
      <w:r w:rsidR="007825CC">
        <w:t xml:space="preserve"> </w:t>
      </w:r>
      <w:r w:rsidR="007825CC">
        <w:rPr>
          <w:b/>
        </w:rPr>
        <w:t>M</w:t>
      </w:r>
      <w:r w:rsidR="007825CC">
        <w:t>ode</w:t>
      </w:r>
      <w:r w:rsidR="007825CC" w:rsidRPr="007825CC">
        <w:t>l</w:t>
      </w:r>
      <w:r w:rsidR="007825CC">
        <w:t>)</w:t>
      </w:r>
      <w:r>
        <w:t>, mely többek között a build-eléshez és a dependency-k letöltéséhez tartalmaz fontos inf</w:t>
      </w:r>
      <w:r w:rsidR="00724C40">
        <w:t xml:space="preserve">ormációkat </w:t>
      </w:r>
      <w:r w:rsidR="00E736F1">
        <w:t>[16]</w:t>
      </w:r>
      <w:r w:rsidR="00724C40">
        <w:t>.</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263E5F40">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4">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100"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101" w:name="_Toc7614376"/>
      <w:r>
        <w:t>2</w:t>
      </w:r>
      <w:r>
        <w:fldChar w:fldCharType="end"/>
      </w:r>
      <w:r>
        <w:t>. Forráskód: pom.xml</w:t>
      </w:r>
      <w:bookmarkEnd w:id="100"/>
      <w:bookmarkEnd w:id="101"/>
    </w:p>
    <w:p w14:paraId="0DF80817" w14:textId="41627DF8" w:rsidR="000A3F03" w:rsidRDefault="000A3F03" w:rsidP="000A3F03">
      <w:pPr>
        <w:pStyle w:val="SzDSzvegTrzs"/>
      </w:pPr>
      <w:r>
        <w:t>Konfigurációk magyarázata:</w:t>
      </w:r>
    </w:p>
    <w:p w14:paraId="7A876D4E" w14:textId="76112A4B" w:rsidR="000A3F03" w:rsidRDefault="000A3F03" w:rsidP="00C751CC">
      <w:pPr>
        <w:pStyle w:val="SzDSzvegTrzs"/>
        <w:numPr>
          <w:ilvl w:val="0"/>
          <w:numId w:val="9"/>
        </w:numPr>
      </w:pPr>
      <w:r w:rsidRPr="000A3F03">
        <w:t>modelVersion</w:t>
      </w:r>
      <w:r>
        <w:t>: a POM verziója</w:t>
      </w:r>
    </w:p>
    <w:p w14:paraId="0B90702B" w14:textId="577F9F35" w:rsidR="000A3F03" w:rsidRDefault="000A3F03" w:rsidP="00C751CC">
      <w:pPr>
        <w:pStyle w:val="SzDSzvegTrzs"/>
        <w:numPr>
          <w:ilvl w:val="0"/>
          <w:numId w:val="9"/>
        </w:numPr>
      </w:pPr>
      <w:r>
        <w:t>groupId: csoport vagy szervezet, amihez a projekt tartozik</w:t>
      </w:r>
    </w:p>
    <w:p w14:paraId="49A82A29" w14:textId="529D6113" w:rsidR="000A3F03" w:rsidRDefault="000A3F03" w:rsidP="00C751CC">
      <w:pPr>
        <w:pStyle w:val="SzDSzvegTrzs"/>
        <w:numPr>
          <w:ilvl w:val="0"/>
          <w:numId w:val="9"/>
        </w:numPr>
      </w:pPr>
      <w:r>
        <w:t xml:space="preserve">artifactId: </w:t>
      </w:r>
      <w:r w:rsidR="00A43FC2">
        <w:t>a projekt neve</w:t>
      </w:r>
    </w:p>
    <w:p w14:paraId="7AA2059E" w14:textId="1BF6D5E4" w:rsidR="00A43FC2" w:rsidRDefault="00A43FC2" w:rsidP="00C751CC">
      <w:pPr>
        <w:pStyle w:val="SzDSzvegTrzs"/>
        <w:numPr>
          <w:ilvl w:val="0"/>
          <w:numId w:val="9"/>
        </w:numPr>
      </w:pPr>
      <w:r>
        <w:t>version: a build-elt alkalmazás verziószáma</w:t>
      </w:r>
    </w:p>
    <w:p w14:paraId="4AFEBFBD" w14:textId="661DA635" w:rsidR="00A43FC2" w:rsidRDefault="00A43FC2" w:rsidP="00C751CC">
      <w:pPr>
        <w:pStyle w:val="SzDSzvegTrzs"/>
        <w:numPr>
          <w:ilvl w:val="0"/>
          <w:numId w:val="9"/>
        </w:numPr>
      </w:pPr>
      <w:r>
        <w:t xml:space="preserve">packaging: hogyan legyen a projekt csomagolva (ha nincs megadva, akkor </w:t>
      </w:r>
      <w:r w:rsidRPr="00A43FC2">
        <w:t>jar</w:t>
      </w:r>
      <w:r>
        <w:t>)</w:t>
      </w:r>
    </w:p>
    <w:p w14:paraId="1A7E1D4B" w14:textId="68D6C2D7" w:rsidR="00961A26" w:rsidRDefault="00961A26" w:rsidP="00C751CC">
      <w:pPr>
        <w:pStyle w:val="SzDSzvegTrzs"/>
        <w:numPr>
          <w:ilvl w:val="0"/>
          <w:numId w:val="9"/>
        </w:numPr>
      </w:pPr>
      <w:r>
        <w:t>dependencies: itt vannak felsorolva a projekt közvetlen függőségei</w:t>
      </w:r>
    </w:p>
    <w:p w14:paraId="11FDA486" w14:textId="730ABA24" w:rsidR="008A6E82" w:rsidRDefault="008A6E82" w:rsidP="008A6E82">
      <w:pPr>
        <w:pStyle w:val="SzDSzvegTrzs"/>
      </w:pPr>
      <w:r>
        <w:t xml:space="preserve">A Maven mellett más csomagoló rendszereket is fontolóba vettem, mielőtt döntöttem. Ezek voltak az Apache Ant és a Gradle. Az előbbi egy régebbi rendszer és épp ezért kicsit kezdetleges. </w:t>
      </w:r>
      <w:r w:rsidR="008749EE">
        <w:t>A Gradle újabb, gyorsabban buildel és flexibilisebb, mint a Maven. De a build gyorsasága nagy projektek esetén látszik csak meg és mivel a szakdolgozatom nem számít annak, illetve a Maven-t már használtam korábban, így célszerűbb választásnak tűnt.</w:t>
      </w:r>
    </w:p>
    <w:p w14:paraId="357F3527" w14:textId="66A5BAE7" w:rsidR="002875DF" w:rsidRDefault="00D56C48" w:rsidP="00353203">
      <w:pPr>
        <w:pStyle w:val="SzDCmsor3"/>
      </w:pPr>
      <w:bookmarkStart w:id="102" w:name="_Toc7614329"/>
      <w:r>
        <w:lastRenderedPageBreak/>
        <w:t>Fejlesztő</w:t>
      </w:r>
      <w:r w:rsidR="002875DF">
        <w:t>i eszközök</w:t>
      </w:r>
      <w:bookmarkEnd w:id="102"/>
    </w:p>
    <w:p w14:paraId="3276C17E" w14:textId="5D03F75D" w:rsidR="002875DF" w:rsidRDefault="002875DF" w:rsidP="00353203">
      <w:pPr>
        <w:pStyle w:val="SzDCmsor4"/>
      </w:pPr>
      <w:bookmarkStart w:id="103" w:name="_Toc7614330"/>
      <w:r>
        <w:t>IDE</w:t>
      </w:r>
      <w:bookmarkEnd w:id="103"/>
    </w:p>
    <w:p w14:paraId="7C35842C" w14:textId="026AC5B6" w:rsidR="00724C40" w:rsidRPr="00724C40" w:rsidRDefault="00724C40" w:rsidP="00F921B6">
      <w:pPr>
        <w:pStyle w:val="SzDSzvegTrzs"/>
      </w:pPr>
      <w:r w:rsidRPr="00724C40">
        <w:t>Az IDE (Integrated development environment)</w:t>
      </w:r>
      <w:r>
        <w:t xml:space="preserve"> kiválasztása inkább személyes preferencia kérdése. Fejlesztés során az Eclipse </w:t>
      </w:r>
      <w:r w:rsidRPr="00724C40">
        <w:t>Oxygen.3a</w:t>
      </w:r>
      <w:r>
        <w:t xml:space="preserve"> verzióját használtam, ami a legújabb verzió volt, amikor elkezdtem a munkát. Döntésem azért lett az Eclipse, mert sok plugin érhető el hozzá könnyen</w:t>
      </w:r>
      <w:r w:rsidR="00E11212">
        <w:t xml:space="preserve"> (hála a nyílt forráskódnak)</w:t>
      </w:r>
      <w:r>
        <w:t xml:space="preserve">, </w:t>
      </w:r>
      <w:r w:rsidR="00133099">
        <w:t>régebbi munkáim során már megismerte</w:t>
      </w:r>
      <w:r w:rsidR="00E11212">
        <w:t>m, az egyik legnépszerűbb IDE</w:t>
      </w:r>
      <w:r w:rsidR="00133099">
        <w:t xml:space="preserve"> a Java fejlesztők körében</w:t>
      </w:r>
      <w:r w:rsidR="00E11212">
        <w:t xml:space="preserve"> és ingyenes</w:t>
      </w:r>
      <w:r w:rsidR="00133099">
        <w:t>.</w:t>
      </w:r>
    </w:p>
    <w:p w14:paraId="200655D9" w14:textId="709DA1BE" w:rsidR="002A5168" w:rsidRDefault="00247AE8" w:rsidP="00353203">
      <w:pPr>
        <w:pStyle w:val="SzDCmsor4"/>
      </w:pPr>
      <w:bookmarkStart w:id="104" w:name="_Toc7614331"/>
      <w:r>
        <w:t>pgAdmin</w:t>
      </w:r>
      <w:bookmarkEnd w:id="104"/>
    </w:p>
    <w:p w14:paraId="578900FB" w14:textId="49305B17" w:rsidR="003E2220" w:rsidRDefault="00247AE8" w:rsidP="00F921B6">
      <w:pPr>
        <w:pStyle w:val="SzDSzvegTrzs"/>
      </w:pPr>
      <w:r>
        <w:t>Fejlesztés során szükségem volt egy grafikus felületre, amin könnyen szemmel tudtam követni az adatbázisban lévő adatok változását. Erre a célra a pgAdmin 4. verzióját használtam. A pgAdmin egy nyílt</w:t>
      </w:r>
      <w:r w:rsidR="00F01AA5">
        <w:t xml:space="preserve"> </w:t>
      </w:r>
      <w:r>
        <w:t xml:space="preserve">forráskódú adminisztrációs és fejlesztési platform, ami </w:t>
      </w:r>
      <w:r w:rsidR="00F01AA5">
        <w:t xml:space="preserve">kifejezetten </w:t>
      </w:r>
      <w:r>
        <w:t>a Postgr</w:t>
      </w:r>
      <w:r w:rsidR="00464F27">
        <w:t>e</w:t>
      </w:r>
      <w:r>
        <w:t xml:space="preserve">SQL számára készült, így célszerű volt mellette döntenem. </w:t>
      </w:r>
    </w:p>
    <w:p w14:paraId="5F23605D" w14:textId="2C400D80" w:rsidR="00547699" w:rsidRDefault="00547699" w:rsidP="00547699">
      <w:pPr>
        <w:pStyle w:val="SzDCmsor1"/>
      </w:pPr>
      <w:bookmarkStart w:id="105" w:name="_Toc7614332"/>
      <w:r>
        <w:lastRenderedPageBreak/>
        <w:t>Felhasználói dokumentáció</w:t>
      </w:r>
      <w:bookmarkEnd w:id="105"/>
    </w:p>
    <w:p w14:paraId="03A805AE" w14:textId="34126721" w:rsidR="00547699" w:rsidRDefault="00547699" w:rsidP="00547699">
      <w:pPr>
        <w:pStyle w:val="SzDCmsor2"/>
      </w:pPr>
      <w:bookmarkStart w:id="106" w:name="_Toc7614333"/>
      <w:r>
        <w:t>Telepítési útmutató</w:t>
      </w:r>
      <w:bookmarkEnd w:id="106"/>
    </w:p>
    <w:p w14:paraId="410B36AD" w14:textId="4513247D" w:rsidR="00400651" w:rsidRDefault="00400651" w:rsidP="00400651">
      <w:pPr>
        <w:pStyle w:val="SzDSzvegTrzs"/>
      </w:pPr>
      <w:r>
        <w:t xml:space="preserve">Ebben a fejezetben ismertetem a webapplikáció használatához szükséges </w:t>
      </w:r>
      <w:r w:rsidR="00A126CF">
        <w:t xml:space="preserve">szoftver </w:t>
      </w:r>
      <w:r w:rsidR="00F3264A">
        <w:t>követelmények</w:t>
      </w:r>
      <w:r w:rsidR="00A126CF">
        <w:t>et</w:t>
      </w:r>
      <w:r>
        <w:t xml:space="preserve">, </w:t>
      </w:r>
      <w:r w:rsidR="00A126CF">
        <w:t xml:space="preserve">azok </w:t>
      </w:r>
      <w:r>
        <w:t xml:space="preserve">telepítését, konfigurálását, illetve a </w:t>
      </w:r>
      <w:r w:rsidR="00A126CF">
        <w:t xml:space="preserve">kifejlesztett </w:t>
      </w:r>
      <w:r>
        <w:t>szoftver telepítését</w:t>
      </w:r>
      <w:r w:rsidR="003B0636">
        <w:t xml:space="preserve"> Windows operációs</w:t>
      </w:r>
      <w:r w:rsidR="00A126CF">
        <w:t xml:space="preserve"> </w:t>
      </w:r>
      <w:r w:rsidR="003B0636">
        <w:t>rendszeren</w:t>
      </w:r>
      <w:r>
        <w:t xml:space="preserve">. </w:t>
      </w:r>
      <w:r w:rsidR="00A126CF">
        <w:t>Az alkalmazás azonban telepítés nélkül is kipróbálható</w:t>
      </w:r>
      <w:r>
        <w:t xml:space="preserve"> a </w:t>
      </w:r>
      <w:hyperlink r:id="rId25" w:history="1">
        <w:r w:rsidR="00A126CF" w:rsidRPr="00A126CF">
          <w:rPr>
            <w:rStyle w:val="Hiperhivatkozs"/>
          </w:rPr>
          <w:t>http://herenkovics.hu</w:t>
        </w:r>
      </w:hyperlink>
      <w:r w:rsidR="00A126CF">
        <w:t xml:space="preserve"> oldalon</w:t>
      </w:r>
      <w:r w:rsidR="00F3264A">
        <w:t>.</w:t>
      </w:r>
    </w:p>
    <w:p w14:paraId="555DC97C" w14:textId="0C7F0A35" w:rsidR="00BF5340" w:rsidRDefault="00A126CF" w:rsidP="00400651">
      <w:pPr>
        <w:pStyle w:val="SzDSzvegTrzs"/>
      </w:pPr>
      <w:r>
        <w:t xml:space="preserve">Ezen a </w:t>
      </w:r>
      <w:r w:rsidR="00666A51">
        <w:t>web</w:t>
      </w:r>
      <w:r>
        <w:t>helyen</w:t>
      </w:r>
      <w:r w:rsidR="00BF5340">
        <w:t xml:space="preserve">, illetve a </w:t>
      </w:r>
      <w:r w:rsidR="00D85DDC">
        <w:t>helyben</w:t>
      </w:r>
      <w:r w:rsidR="00BF5340">
        <w:t xml:space="preserve"> telepített szoftverben is három teszt felhasználó található</w:t>
      </w:r>
      <w:r w:rsidR="00666A51">
        <w:t xml:space="preserve"> (feltételezve a </w:t>
      </w:r>
      <w:r w:rsidR="00666A51">
        <w:fldChar w:fldCharType="begin"/>
      </w:r>
      <w:r w:rsidR="00666A51">
        <w:instrText xml:space="preserve"> REF _Ref6338547 \r \h </w:instrText>
      </w:r>
      <w:r w:rsidR="00666A51">
        <w:fldChar w:fldCharType="separate"/>
      </w:r>
      <w:r w:rsidR="00666A51">
        <w:t>3.1.2</w:t>
      </w:r>
      <w:r w:rsidR="00666A51">
        <w:fldChar w:fldCharType="end"/>
      </w:r>
      <w:r w:rsidR="00666A51">
        <w:t xml:space="preserve"> fejezetben ismertetett </w:t>
      </w:r>
      <w:r w:rsidR="00666A51">
        <w:rPr>
          <w:i/>
        </w:rPr>
        <w:t xml:space="preserve">Insert_data.sql </w:t>
      </w:r>
      <w:r w:rsidR="00666A51">
        <w:t>lefuttatását)</w:t>
      </w:r>
      <w:r w:rsidR="00BF5340">
        <w:t xml:space="preserve">. Ezek segítségével a </w:t>
      </w:r>
      <w:r w:rsidR="00BF5340">
        <w:fldChar w:fldCharType="begin"/>
      </w:r>
      <w:r w:rsidR="00BF5340">
        <w:instrText xml:space="preserve"> REF _Ref6338640 \r \h </w:instrText>
      </w:r>
      <w:r w:rsidR="00BF5340">
        <w:fldChar w:fldCharType="separate"/>
      </w:r>
      <w:r w:rsidR="00BF5340">
        <w:t>3.2</w:t>
      </w:r>
      <w:r w:rsidR="00BF5340">
        <w:fldChar w:fldCharType="end"/>
      </w:r>
      <w:r w:rsidR="00BF5340">
        <w:t xml:space="preserve"> fejezetben bemutatott </w:t>
      </w:r>
      <w:r>
        <w:t xml:space="preserve">lehetőségeket </w:t>
      </w:r>
      <w:r w:rsidR="00BF5340">
        <w:t xml:space="preserve">ki lehet próbálni. A </w:t>
      </w:r>
      <w:r w:rsidR="00B07C22">
        <w:t>tesztfelhasználók a következők</w:t>
      </w:r>
      <w:r w:rsidR="00BF5340">
        <w:t>:</w:t>
      </w:r>
    </w:p>
    <w:tbl>
      <w:tblPr>
        <w:tblStyle w:val="Rcsostblzat"/>
        <w:tblW w:w="0" w:type="auto"/>
        <w:tblLook w:val="04A0" w:firstRow="1" w:lastRow="0" w:firstColumn="1" w:lastColumn="0" w:noHBand="0" w:noVBand="1"/>
      </w:tblPr>
      <w:tblGrid>
        <w:gridCol w:w="2918"/>
        <w:gridCol w:w="2918"/>
        <w:gridCol w:w="2919"/>
      </w:tblGrid>
      <w:tr w:rsidR="000E455E" w14:paraId="70541C2C" w14:textId="77777777" w:rsidTr="000E455E">
        <w:tc>
          <w:tcPr>
            <w:tcW w:w="2918" w:type="dxa"/>
          </w:tcPr>
          <w:p w14:paraId="3E006D60" w14:textId="11F7BD0F" w:rsidR="000E455E" w:rsidRPr="000E455E" w:rsidRDefault="000E455E" w:rsidP="000E455E">
            <w:pPr>
              <w:pStyle w:val="SzDSzvegTrzs"/>
              <w:rPr>
                <w:b/>
              </w:rPr>
            </w:pPr>
            <w:r w:rsidRPr="000E455E">
              <w:rPr>
                <w:b/>
              </w:rPr>
              <w:t>Felhasználó típus</w:t>
            </w:r>
          </w:p>
        </w:tc>
        <w:tc>
          <w:tcPr>
            <w:tcW w:w="2918" w:type="dxa"/>
          </w:tcPr>
          <w:p w14:paraId="3170C588" w14:textId="3359E8E3" w:rsidR="000E455E" w:rsidRPr="000E455E" w:rsidRDefault="000E455E" w:rsidP="000E455E">
            <w:pPr>
              <w:pStyle w:val="SzDSzvegTrzs"/>
              <w:rPr>
                <w:b/>
              </w:rPr>
            </w:pPr>
            <w:r w:rsidRPr="000E455E">
              <w:rPr>
                <w:b/>
              </w:rPr>
              <w:t>E-mail cím</w:t>
            </w:r>
          </w:p>
        </w:tc>
        <w:tc>
          <w:tcPr>
            <w:tcW w:w="2919" w:type="dxa"/>
          </w:tcPr>
          <w:p w14:paraId="4E56BB16" w14:textId="2200F8FC" w:rsidR="000E455E" w:rsidRPr="000E455E" w:rsidRDefault="000E455E" w:rsidP="000E455E">
            <w:pPr>
              <w:pStyle w:val="SzDSzvegTrzs"/>
              <w:rPr>
                <w:b/>
              </w:rPr>
            </w:pPr>
            <w:r w:rsidRPr="000E455E">
              <w:rPr>
                <w:b/>
              </w:rPr>
              <w:t>Jelszó</w:t>
            </w:r>
          </w:p>
        </w:tc>
      </w:tr>
      <w:tr w:rsidR="000E455E" w14:paraId="300D75C1" w14:textId="77777777" w:rsidTr="000E455E">
        <w:tc>
          <w:tcPr>
            <w:tcW w:w="2918" w:type="dxa"/>
          </w:tcPr>
          <w:p w14:paraId="65C9B460" w14:textId="0175F80D" w:rsidR="000E455E" w:rsidRPr="000E455E" w:rsidRDefault="000E455E" w:rsidP="000E455E">
            <w:pPr>
              <w:pStyle w:val="SzDSzvegTrzs"/>
            </w:pPr>
            <w:r w:rsidRPr="000E455E">
              <w:t>vásárló</w:t>
            </w:r>
          </w:p>
        </w:tc>
        <w:tc>
          <w:tcPr>
            <w:tcW w:w="2918" w:type="dxa"/>
          </w:tcPr>
          <w:p w14:paraId="0619B267" w14:textId="7B7E2C7D" w:rsidR="000E455E" w:rsidRPr="000E455E" w:rsidRDefault="000E455E" w:rsidP="000E455E">
            <w:pPr>
              <w:pStyle w:val="SzDSzvegTrzs"/>
            </w:pPr>
            <w:r w:rsidRPr="000E455E">
              <w:t>vasarlo@vagyok.en</w:t>
            </w:r>
          </w:p>
        </w:tc>
        <w:tc>
          <w:tcPr>
            <w:tcW w:w="2919" w:type="dxa"/>
          </w:tcPr>
          <w:p w14:paraId="22DDBFA2" w14:textId="26DDB2AC" w:rsidR="000E455E" w:rsidRPr="000E455E" w:rsidRDefault="000E455E" w:rsidP="000E455E">
            <w:pPr>
              <w:pStyle w:val="SzDSzvegTrzs"/>
            </w:pPr>
            <w:r w:rsidRPr="000E455E">
              <w:t>user</w:t>
            </w:r>
          </w:p>
        </w:tc>
      </w:tr>
      <w:tr w:rsidR="000E455E" w14:paraId="611C8E91" w14:textId="77777777" w:rsidTr="000E455E">
        <w:tc>
          <w:tcPr>
            <w:tcW w:w="2918" w:type="dxa"/>
          </w:tcPr>
          <w:p w14:paraId="0F6B4708" w14:textId="3F427AD6" w:rsidR="000E455E" w:rsidRPr="000E455E" w:rsidRDefault="000E455E" w:rsidP="000E455E">
            <w:pPr>
              <w:pStyle w:val="SzDSzvegTrzs"/>
            </w:pPr>
            <w:r w:rsidRPr="000E455E">
              <w:t>alkalmazott</w:t>
            </w:r>
          </w:p>
        </w:tc>
        <w:tc>
          <w:tcPr>
            <w:tcW w:w="2918" w:type="dxa"/>
          </w:tcPr>
          <w:p w14:paraId="2190B02F" w14:textId="130C95B1" w:rsidR="000E455E" w:rsidRPr="000E455E" w:rsidRDefault="000E455E" w:rsidP="000E455E">
            <w:pPr>
              <w:pStyle w:val="SzDSzvegTrzs"/>
            </w:pPr>
            <w:r w:rsidRPr="000E455E">
              <w:t>munkas@vagyok.en</w:t>
            </w:r>
          </w:p>
        </w:tc>
        <w:tc>
          <w:tcPr>
            <w:tcW w:w="2919" w:type="dxa"/>
          </w:tcPr>
          <w:p w14:paraId="46C3D058" w14:textId="51E643DB" w:rsidR="000E455E" w:rsidRPr="000E455E" w:rsidRDefault="000E455E" w:rsidP="000E455E">
            <w:pPr>
              <w:pStyle w:val="SzDSzvegTrzs"/>
            </w:pPr>
            <w:r w:rsidRPr="000E455E">
              <w:t>employee</w:t>
            </w:r>
          </w:p>
        </w:tc>
      </w:tr>
      <w:tr w:rsidR="000E455E" w14:paraId="11B1F859" w14:textId="77777777" w:rsidTr="000E455E">
        <w:tc>
          <w:tcPr>
            <w:tcW w:w="2918" w:type="dxa"/>
          </w:tcPr>
          <w:p w14:paraId="1F963F46" w14:textId="6586E127" w:rsidR="000E455E" w:rsidRPr="000E455E" w:rsidRDefault="000E455E" w:rsidP="000E455E">
            <w:pPr>
              <w:pStyle w:val="SzDSzvegTrzs"/>
            </w:pPr>
            <w:r w:rsidRPr="000E455E">
              <w:t>admin</w:t>
            </w:r>
          </w:p>
        </w:tc>
        <w:tc>
          <w:tcPr>
            <w:tcW w:w="2918" w:type="dxa"/>
          </w:tcPr>
          <w:p w14:paraId="620617CD" w14:textId="045252E7" w:rsidR="000E455E" w:rsidRPr="000E455E" w:rsidRDefault="000E455E" w:rsidP="000E455E">
            <w:pPr>
              <w:pStyle w:val="SzDSzvegTrzs"/>
            </w:pPr>
            <w:r w:rsidRPr="000E455E">
              <w:t>admin@vagyok.en</w:t>
            </w:r>
          </w:p>
        </w:tc>
        <w:tc>
          <w:tcPr>
            <w:tcW w:w="2919" w:type="dxa"/>
          </w:tcPr>
          <w:p w14:paraId="1ECBF63B" w14:textId="23D2BE57" w:rsidR="000E455E" w:rsidRPr="000E455E" w:rsidRDefault="000E455E" w:rsidP="000E455E">
            <w:pPr>
              <w:pStyle w:val="SzDSzvegTrzs"/>
            </w:pPr>
            <w:r w:rsidRPr="000E455E">
              <w:t>admin</w:t>
            </w:r>
          </w:p>
        </w:tc>
      </w:tr>
    </w:tbl>
    <w:p w14:paraId="549B7091" w14:textId="28458101" w:rsidR="00547699" w:rsidRDefault="00235C38" w:rsidP="00235C38">
      <w:pPr>
        <w:pStyle w:val="SzDCmsor3"/>
      </w:pPr>
      <w:bookmarkStart w:id="107" w:name="_Toc7614334"/>
      <w:r>
        <w:t>Követelmények</w:t>
      </w:r>
      <w:bookmarkEnd w:id="107"/>
    </w:p>
    <w:p w14:paraId="0D72DBDB" w14:textId="040BE770" w:rsidR="00C273A7" w:rsidRDefault="00C273A7" w:rsidP="00C273A7">
      <w:pPr>
        <w:pStyle w:val="SzDSzvegTrzs"/>
      </w:pPr>
      <w:r>
        <w:t xml:space="preserve">A program </w:t>
      </w:r>
      <w:r w:rsidR="00F22B30">
        <w:t>működéséhez</w:t>
      </w:r>
      <w:r>
        <w:t xml:space="preserve"> a következők kellenek:</w:t>
      </w:r>
    </w:p>
    <w:p w14:paraId="543BF516" w14:textId="63774A4C" w:rsidR="00235C38" w:rsidRDefault="00235C38" w:rsidP="00C751CC">
      <w:pPr>
        <w:pStyle w:val="SzDSzvegTrzs"/>
        <w:numPr>
          <w:ilvl w:val="0"/>
          <w:numId w:val="14"/>
        </w:numPr>
      </w:pPr>
      <w:r>
        <w:t xml:space="preserve">JRE 8 (+): a program futtatásához elengedhetetlen, hogy legyen a szerveren </w:t>
      </w:r>
      <w:r w:rsidRPr="00235C38">
        <w:t>Java Runtime Environment</w:t>
      </w:r>
      <w:r>
        <w:t xml:space="preserve">. Ez a legtöbb környezetben már eleve telepítve van, </w:t>
      </w:r>
      <w:r w:rsidR="00666A51">
        <w:t xml:space="preserve">legfeljebb </w:t>
      </w:r>
      <w:r>
        <w:t xml:space="preserve">frissíteni kell a verziót. </w:t>
      </w:r>
      <w:r w:rsidR="00896ED9">
        <w:t xml:space="preserve">Ha még nincs, az alábbi linkel megtalálható és letölthető a kívánt verzió: </w:t>
      </w:r>
      <w:hyperlink r:id="rId26" w:history="1">
        <w:r w:rsidR="00896ED9">
          <w:rPr>
            <w:rStyle w:val="Hiperhivatkozs"/>
          </w:rPr>
          <w:t>https://www.oracle.com/technetwork/java/javase/downloads/jre8-downloads-2133155.html</w:t>
        </w:r>
      </w:hyperlink>
      <w:r>
        <w:t xml:space="preserve"> </w:t>
      </w:r>
    </w:p>
    <w:p w14:paraId="5458C0DD" w14:textId="538DFAE2" w:rsidR="00C273A7" w:rsidRDefault="00C273A7" w:rsidP="00C751CC">
      <w:pPr>
        <w:pStyle w:val="SzDSzvegTrzs"/>
        <w:numPr>
          <w:ilvl w:val="0"/>
          <w:numId w:val="14"/>
        </w:numPr>
      </w:pPr>
      <w:r>
        <w:t xml:space="preserve">PostgreSQL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r>
        <w:t>Hibernate-nek köszönhetően más adatbázissal is működőképes a program, ha build-elés előtt a src/main/resources/application.properties-ben, illetve a forrásállomány gyökérkönyvtárában lévő pom.xml fájlokban az adatbázis kapcsolathoz és használathoz szükséges sorok módosítva vannak.</w:t>
      </w:r>
      <w:r w:rsidR="00056C68">
        <w:t xml:space="preserve"> Mindazonáltal nem ajánlom más adatbázis használatát, mert az alap adatokat beszúró</w:t>
      </w:r>
      <w:r w:rsidR="003A09F4">
        <w:t xml:space="preserve"> és táblákat létrehozó</w:t>
      </w:r>
      <w:r w:rsidR="00056C68">
        <w:t xml:space="preserve"> SQL szkripteket PostgreSQL-h</w:t>
      </w:r>
      <w:r w:rsidR="003E337F">
        <w:t>e</w:t>
      </w:r>
      <w:r w:rsidR="00056C68">
        <w:t>z írtam.</w:t>
      </w:r>
      <w:r>
        <w:t>)</w:t>
      </w:r>
    </w:p>
    <w:p w14:paraId="08DEA298" w14:textId="2E164D88" w:rsidR="00BA7BB6" w:rsidRDefault="00BA7BB6" w:rsidP="00C751CC">
      <w:pPr>
        <w:pStyle w:val="SzDSzvegTrzs"/>
        <w:numPr>
          <w:ilvl w:val="0"/>
          <w:numId w:val="14"/>
        </w:numPr>
      </w:pPr>
      <w:r>
        <w:lastRenderedPageBreak/>
        <w:t>Apache Tomcat 9: szintén elengedhetetlen kellék, hiszen a webalkalmazásnak szüksége van egy webszerverre.</w:t>
      </w:r>
    </w:p>
    <w:p w14:paraId="0B79FF35" w14:textId="741DE69A" w:rsidR="003A09F4" w:rsidRDefault="003A09F4" w:rsidP="00400651">
      <w:pPr>
        <w:pStyle w:val="SzDCmsor3"/>
      </w:pPr>
      <w:bookmarkStart w:id="108" w:name="_Ref6338547"/>
      <w:bookmarkStart w:id="109" w:name="_Toc7614335"/>
      <w:r>
        <w:t>PostgreSQL telepítése</w:t>
      </w:r>
      <w:bookmarkEnd w:id="108"/>
      <w:bookmarkEnd w:id="109"/>
    </w:p>
    <w:p w14:paraId="3A24A991" w14:textId="27904BB1" w:rsidR="003A09F4" w:rsidRDefault="003A09F4" w:rsidP="003A09F4">
      <w:pPr>
        <w:pStyle w:val="SzDSzvegTrzs"/>
      </w:pPr>
      <w:r>
        <w:t xml:space="preserve">Letölteni az alábbi linken lehet: </w:t>
      </w:r>
      <w:hyperlink r:id="rId27" w:history="1">
        <w:r w:rsidRPr="003D086A">
          <w:rPr>
            <w:rStyle w:val="Hiperhivatkozs"/>
          </w:rPr>
          <w:t>https://www.postgresql.org/download</w:t>
        </w:r>
      </w:hyperlink>
      <w:r>
        <w:t xml:space="preserve">. </w:t>
      </w:r>
      <w:r w:rsidR="003B0636">
        <w:t xml:space="preserve">Miután ki lett választva a célzott operációs rendszer és </w:t>
      </w:r>
      <w:r w:rsidR="00666A51">
        <w:t xml:space="preserve">a </w:t>
      </w:r>
      <w:r w:rsidR="003B0636">
        <w:t>letöltés befejeződött</w:t>
      </w:r>
      <w:r w:rsidR="00666A51">
        <w:t>,</w:t>
      </w:r>
      <w:r w:rsidR="003B0636">
        <w:t xml:space="preserve"> kövesse a telepítés varázsló lépéseit</w:t>
      </w:r>
      <w:r w:rsidR="00666A51">
        <w:t>!</w:t>
      </w:r>
      <w:r w:rsidR="00653F3E">
        <w:t xml:space="preserve"> Telepítés során a superuser (</w:t>
      </w:r>
      <w:r w:rsidR="00653F3E" w:rsidRPr="00F21165">
        <w:rPr>
          <w:i/>
        </w:rPr>
        <w:t>postgres</w:t>
      </w:r>
      <w:r w:rsidR="00653F3E">
        <w:t xml:space="preserve">) jelszava </w:t>
      </w:r>
      <w:r w:rsidR="00653F3E" w:rsidRPr="00F21165">
        <w:rPr>
          <w:i/>
        </w:rPr>
        <w:t>password</w:t>
      </w:r>
      <w:r w:rsidR="00653F3E">
        <w:t xml:space="preserve"> legyen</w:t>
      </w:r>
      <w:r w:rsidR="0053741F">
        <w:t>,</w:t>
      </w:r>
      <w:r w:rsidR="003B0636">
        <w:t xml:space="preserve"> a port maradjon </w:t>
      </w:r>
      <w:r w:rsidR="003B0636" w:rsidRPr="003B0636">
        <w:rPr>
          <w:i/>
        </w:rPr>
        <w:t>5432</w:t>
      </w:r>
      <w:r w:rsidR="003B0636">
        <w:t xml:space="preserve"> alapértéken, a Locale értéke pedig </w:t>
      </w:r>
      <w:r w:rsidR="003B0636">
        <w:rPr>
          <w:i/>
        </w:rPr>
        <w:t xml:space="preserve">Hungarian, Hungary </w:t>
      </w:r>
      <w:r w:rsidR="003B0636">
        <w:t>legyen</w:t>
      </w:r>
      <w:r w:rsidR="00653F3E">
        <w:t>.</w:t>
      </w:r>
      <w:r w:rsidR="0085203A">
        <w:t xml:space="preserve"> A jelszó </w:t>
      </w:r>
      <w:r w:rsidR="003B0636">
        <w:t xml:space="preserve">és a port </w:t>
      </w:r>
      <w:r w:rsidR="0085203A">
        <w:t xml:space="preserve">más is lehet, de </w:t>
      </w:r>
      <w:r w:rsidR="00836868">
        <w:t xml:space="preserve">a port </w:t>
      </w:r>
      <w:r w:rsidR="0085203A">
        <w:t>változtatás</w:t>
      </w:r>
      <w:r w:rsidR="00836868">
        <w:t>a</w:t>
      </w:r>
      <w:r w:rsidR="0085203A">
        <w:t xml:space="preserve"> esetén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5203A">
        <w:t xml:space="preserve"> során az </w:t>
      </w:r>
      <w:r w:rsidR="0085203A">
        <w:rPr>
          <w:i/>
        </w:rPr>
        <w:t xml:space="preserve">application.properties </w:t>
      </w:r>
      <w:r w:rsidR="0085203A">
        <w:t xml:space="preserve">fájlban </w:t>
      </w:r>
      <w:r w:rsidR="003B0636">
        <w:t xml:space="preserve">a </w:t>
      </w:r>
      <w:r w:rsidR="003B0636" w:rsidRPr="003B0636">
        <w:rPr>
          <w:i/>
        </w:rPr>
        <w:t>spring.datasource.url</w:t>
      </w:r>
      <w:r w:rsidR="003B0636">
        <w:t xml:space="preserve"> értékében a port számát is meg kell változtatni</w:t>
      </w:r>
      <w:r w:rsidR="0085203A">
        <w:t>.</w:t>
      </w:r>
    </w:p>
    <w:p w14:paraId="61F030FF" w14:textId="2C13E60B" w:rsidR="00697167" w:rsidRDefault="00697167" w:rsidP="003A09F4">
      <w:pPr>
        <w:pStyle w:val="SzDSzvegTrzs"/>
      </w:pPr>
      <w:r>
        <w:t xml:space="preserve">Telepítés után az adatbázisszerver már el is érhető. Indítsa el a pgAdmin adminisztrációs felületet, </w:t>
      </w:r>
      <w:r w:rsidR="00666A51">
        <w:t>a</w:t>
      </w:r>
      <w:r>
        <w:t>mely (ha nem lett változtatva telepítés alatt a könyvtár helye)</w:t>
      </w:r>
      <w:r w:rsidR="00666A51">
        <w:t xml:space="preserve"> a</w:t>
      </w:r>
      <w:r>
        <w:t xml:space="preserve"> </w:t>
      </w:r>
      <w:r w:rsidRPr="00697167">
        <w:t>C:\Program Files\PostgreSQL\10\pgAdmin 4\bin</w:t>
      </w:r>
      <w:r>
        <w:t xml:space="preserve"> mappában található. </w:t>
      </w:r>
    </w:p>
    <w:p w14:paraId="55EEC614" w14:textId="577F91DE" w:rsidR="007B4DA3" w:rsidRDefault="00697167" w:rsidP="00836868">
      <w:pPr>
        <w:pStyle w:val="SzDSzvegTrzs"/>
      </w:pPr>
      <w:r>
        <w:t>A</w:t>
      </w:r>
      <w:r w:rsidR="00666A51">
        <w:t>z ablak</w:t>
      </w:r>
      <w:r>
        <w:t xml:space="preserve"> bal oldalán válassza ki a szerverek közül a PostgreSQL 10-et, majd jobb klikk a </w:t>
      </w:r>
      <w:r>
        <w:rPr>
          <w:i/>
        </w:rPr>
        <w:t>Login/Group Roles</w:t>
      </w:r>
      <w:r>
        <w:t xml:space="preserve">-ra és válassza a </w:t>
      </w:r>
      <w:r>
        <w:rPr>
          <w:i/>
        </w:rPr>
        <w:t xml:space="preserve">Create -&gt; Login/Group Roles. </w:t>
      </w:r>
      <w:r>
        <w:t xml:space="preserve">Itt adjon új </w:t>
      </w:r>
      <w:r>
        <w:rPr>
          <w:i/>
        </w:rPr>
        <w:t>role</w:t>
      </w:r>
      <w:r>
        <w:t xml:space="preserve">-t a szerverhez, melynek neve </w:t>
      </w:r>
      <w:r>
        <w:rPr>
          <w:i/>
        </w:rPr>
        <w:t xml:space="preserve">szkdg </w:t>
      </w:r>
      <w:r>
        <w:t xml:space="preserve">legyen, a jelszó pedig </w:t>
      </w:r>
      <w:r>
        <w:rPr>
          <w:i/>
        </w:rPr>
        <w:t xml:space="preserve">password. </w:t>
      </w:r>
      <w:r>
        <w:t xml:space="preserve">A </w:t>
      </w:r>
      <w:r>
        <w:rPr>
          <w:i/>
        </w:rPr>
        <w:t xml:space="preserve">Privileges </w:t>
      </w:r>
      <w:r>
        <w:t xml:space="preserve">oldalon legyen </w:t>
      </w:r>
      <w:r>
        <w:rPr>
          <w:i/>
        </w:rPr>
        <w:t>yes-</w:t>
      </w:r>
      <w:r>
        <w:t xml:space="preserve">re állítva a </w:t>
      </w:r>
      <w:r w:rsidRPr="00A9243A">
        <w:rPr>
          <w:i/>
        </w:rPr>
        <w:t>Can login?</w:t>
      </w:r>
      <w:r>
        <w:t xml:space="preserve"> és a </w:t>
      </w:r>
      <w:r w:rsidRPr="00A9243A">
        <w:rPr>
          <w:i/>
        </w:rPr>
        <w:t>Create databases</w:t>
      </w:r>
      <w:r w:rsidR="004F09BB">
        <w:t xml:space="preserve"> az alap</w:t>
      </w:r>
      <w:r>
        <w:t>beállítások mellett. Mentse el a role-t.</w:t>
      </w:r>
      <w:r w:rsidR="00836868">
        <w:t xml:space="preserve"> A jelszó más is lehet, de módosítás esetén a </w:t>
      </w:r>
      <w:r w:rsidR="00836868" w:rsidRPr="0085203A">
        <w:rPr>
          <w:i/>
        </w:rPr>
        <w:t>spring.datasource.password</w:t>
      </w:r>
      <w:r w:rsidR="00836868">
        <w:rPr>
          <w:i/>
        </w:rPr>
        <w:t xml:space="preserve"> </w:t>
      </w:r>
      <w:r w:rsidR="00836868">
        <w:t xml:space="preserve">értékét is meg kell változtatni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36868">
        <w:t xml:space="preserve"> közben.</w:t>
      </w:r>
    </w:p>
    <w:p w14:paraId="1861A748" w14:textId="6B8CD0BC" w:rsidR="00697167" w:rsidRDefault="00697167" w:rsidP="003A09F4">
      <w:pPr>
        <w:pStyle w:val="SzDSzvegTrzs"/>
      </w:pPr>
      <w:r>
        <w:t xml:space="preserve">Következő lépésként hozzon létre egy új adatbázist </w:t>
      </w:r>
      <w:r w:rsidRPr="00697167">
        <w:rPr>
          <w:i/>
        </w:rPr>
        <w:t>szkdg</w:t>
      </w:r>
      <w:r>
        <w:rPr>
          <w:i/>
        </w:rPr>
        <w:t xml:space="preserve">_db </w:t>
      </w:r>
      <w:r>
        <w:t xml:space="preserve">néven, melyet a </w:t>
      </w:r>
      <w:r w:rsidR="00322C71">
        <w:t>baloldalon</w:t>
      </w:r>
      <w:r>
        <w:t xml:space="preserve"> lévő </w:t>
      </w:r>
      <w:r>
        <w:rPr>
          <w:i/>
        </w:rPr>
        <w:t>Databases</w:t>
      </w:r>
      <w:r>
        <w:t xml:space="preserve"> helyi menüjében a </w:t>
      </w:r>
      <w:r>
        <w:rPr>
          <w:i/>
        </w:rPr>
        <w:t>Create -&gt; Database</w:t>
      </w:r>
      <w:r>
        <w:t xml:space="preserve">-zel tehet meg. Az adatbázis neve az előbb említett </w:t>
      </w:r>
      <w:r w:rsidRPr="00697167">
        <w:rPr>
          <w:i/>
        </w:rPr>
        <w:t>szkdg_db</w:t>
      </w:r>
      <w:r>
        <w:t>, az Owner pedig az előző lépésben létrehozott role legyen</w:t>
      </w:r>
      <w:r w:rsidR="0057366E">
        <w:t>!</w:t>
      </w:r>
      <w:r>
        <w:t xml:space="preserve"> A többi beállítás hagyható az alap értéken (a </w:t>
      </w:r>
      <w:r>
        <w:rPr>
          <w:i/>
        </w:rPr>
        <w:t xml:space="preserve">Definition </w:t>
      </w:r>
      <w:r>
        <w:t xml:space="preserve">oldalon az </w:t>
      </w:r>
      <w:r>
        <w:rPr>
          <w:i/>
        </w:rPr>
        <w:t>Encoding</w:t>
      </w:r>
      <w:r>
        <w:t xml:space="preserve"> értékét érdemes leellenőrizni, hogy </w:t>
      </w:r>
      <w:r>
        <w:rPr>
          <w:i/>
        </w:rPr>
        <w:t xml:space="preserve">UTF-8 </w:t>
      </w:r>
      <w:r>
        <w:t>legyen). Mentse el az adatbázist</w:t>
      </w:r>
      <w:r w:rsidR="0057366E">
        <w:t>!</w:t>
      </w:r>
    </w:p>
    <w:p w14:paraId="00CEA87D" w14:textId="03E459A5" w:rsidR="00697167" w:rsidRDefault="00697167" w:rsidP="003A09F4">
      <w:pPr>
        <w:pStyle w:val="SzDSzvegTrzs"/>
      </w:pPr>
      <w:r>
        <w:t xml:space="preserve">A létrejött adatbázisban hozzon létre egy sémát </w:t>
      </w:r>
      <w:r>
        <w:rPr>
          <w:i/>
        </w:rPr>
        <w:t xml:space="preserve">szkdg_db </w:t>
      </w:r>
      <w:r>
        <w:t xml:space="preserve">néven, a tulajdonos itt is </w:t>
      </w:r>
      <w:r>
        <w:rPr>
          <w:i/>
        </w:rPr>
        <w:t xml:space="preserve">szkdg </w:t>
      </w:r>
      <w:r>
        <w:t>legyen</w:t>
      </w:r>
      <w:r w:rsidR="0057366E">
        <w:t>!</w:t>
      </w:r>
    </w:p>
    <w:p w14:paraId="50752D4C" w14:textId="53438A3F" w:rsidR="00C95EB0" w:rsidRPr="00C95EB0" w:rsidRDefault="00C95EB0" w:rsidP="003A09F4">
      <w:pPr>
        <w:pStyle w:val="SzDSzvegTrzs"/>
      </w:pPr>
      <w:r>
        <w:t xml:space="preserve">A séma helyi menüjéből válassza ki a </w:t>
      </w:r>
      <w:r w:rsidRPr="00C95EB0">
        <w:rPr>
          <w:i/>
        </w:rPr>
        <w:t>Query Tools</w:t>
      </w:r>
      <w:r>
        <w:t xml:space="preserve">-t, aminek segítségével létre lesznek hozva a szükséges táblák, megszorítások. Nyissa meg, majd futtassa le a mellékletben megtalálható </w:t>
      </w:r>
      <w:r>
        <w:rPr>
          <w:i/>
        </w:rPr>
        <w:t>Create.sql-</w:t>
      </w:r>
      <w:r>
        <w:t>t a táblák és megszorítások hozzáadásáért</w:t>
      </w:r>
      <w:r w:rsidR="0057366E">
        <w:t>.</w:t>
      </w:r>
      <w:r>
        <w:t xml:space="preserve"> A program megfelelő működéséhez szükséges adatok beviteléhez futtassa le a (szintén mellékletben lévő) </w:t>
      </w:r>
      <w:r w:rsidRPr="00A86185">
        <w:rPr>
          <w:i/>
        </w:rPr>
        <w:t>Insert_data.sql</w:t>
      </w:r>
      <w:r>
        <w:t xml:space="preserve"> fájlt</w:t>
      </w:r>
      <w:r w:rsidR="0057366E">
        <w:t>!</w:t>
      </w:r>
    </w:p>
    <w:p w14:paraId="5BE962D0" w14:textId="13DF35B0" w:rsidR="00F21165" w:rsidRDefault="00F21165" w:rsidP="00400651">
      <w:pPr>
        <w:pStyle w:val="SzDCmsor3"/>
      </w:pPr>
      <w:bookmarkStart w:id="110" w:name="_Ref4936866"/>
      <w:bookmarkStart w:id="111" w:name="_Toc7614336"/>
      <w:r>
        <w:lastRenderedPageBreak/>
        <w:t>Tomcat konfigurálás</w:t>
      </w:r>
      <w:bookmarkEnd w:id="110"/>
      <w:bookmarkEnd w:id="111"/>
    </w:p>
    <w:p w14:paraId="5F924483" w14:textId="77777777" w:rsidR="00872964" w:rsidRDefault="00F21165" w:rsidP="00503FB5">
      <w:pPr>
        <w:pStyle w:val="SzDSzvegTrzs"/>
      </w:pPr>
      <w:r>
        <w:t xml:space="preserve">A </w:t>
      </w:r>
      <w:hyperlink r:id="rId28" w:history="1">
        <w:r w:rsidRPr="003D086A">
          <w:rPr>
            <w:rStyle w:val="Hiperhivatkozs"/>
          </w:rPr>
          <w:t>https://tomcat.apache.org/download-90.cgi</w:t>
        </w:r>
      </w:hyperlink>
      <w:r>
        <w:t xml:space="preserve"> oldalról, a </w:t>
      </w:r>
      <w:r w:rsidRPr="00F21165">
        <w:rPr>
          <w:i/>
        </w:rPr>
        <w:t>Binary Distributions</w:t>
      </w:r>
      <w:r>
        <w:t xml:space="preserve">-nál a </w:t>
      </w:r>
      <w:r>
        <w:rPr>
          <w:i/>
        </w:rPr>
        <w:t xml:space="preserve">Core </w:t>
      </w:r>
      <w:r>
        <w:t xml:space="preserve">csomagok közül az operációs rendszernek megfelelőt kell kiválasztani. Letöltés és kicsomagolás után a létrejött mappa neve </w:t>
      </w:r>
      <w:r w:rsidRPr="00F21165">
        <w:t>apache-tomcat-</w:t>
      </w:r>
      <w:r w:rsidR="000758F6">
        <w:t>x.x.x lesz, melyre későbbiekben TOMCAT_HOME-ként fogok hivatkozni</w:t>
      </w:r>
      <w:r>
        <w:t xml:space="preserve">. </w:t>
      </w:r>
    </w:p>
    <w:p w14:paraId="64E52B49" w14:textId="3E4755DF" w:rsidR="00F21165" w:rsidRDefault="00872964" w:rsidP="00503FB5">
      <w:pPr>
        <w:pStyle w:val="SzDSzvegTrzs"/>
      </w:pPr>
      <w:r>
        <w:t>A szükséges elvégzendő módosítások a következők:</w:t>
      </w:r>
    </w:p>
    <w:p w14:paraId="5436C00B" w14:textId="71C79B9E" w:rsidR="00872964" w:rsidRDefault="00872964" w:rsidP="00C751CC">
      <w:pPr>
        <w:pStyle w:val="SzDSzvegTrzs"/>
        <w:numPr>
          <w:ilvl w:val="0"/>
          <w:numId w:val="15"/>
        </w:numPr>
      </w:pPr>
      <w:r>
        <w:t>A TOMCAT_HOME-ban lévő webapps mappában lévő fájlokat, mappákat le kell törölni. Ezek</w:t>
      </w:r>
      <w:r w:rsidR="0057366E">
        <w:t>re</w:t>
      </w:r>
      <w:r>
        <w:t xml:space="preserve"> nem lesz szükség a webalkalmazás futtatásához.</w:t>
      </w:r>
    </w:p>
    <w:p w14:paraId="475B6C8B" w14:textId="58485E47" w:rsidR="00872964" w:rsidRDefault="00872964" w:rsidP="00C751CC">
      <w:pPr>
        <w:pStyle w:val="SzDSzvegTrzs"/>
        <w:numPr>
          <w:ilvl w:val="0"/>
          <w:numId w:val="15"/>
        </w:numPr>
      </w:pPr>
      <w:r>
        <w:t xml:space="preserve">Következő lépésként a mellékletben megtalálható </w:t>
      </w:r>
      <w:r w:rsidRPr="006A2556">
        <w:rPr>
          <w:b/>
        </w:rPr>
        <w:t>ROOT.war</w:t>
      </w:r>
      <w:r>
        <w:t xml:space="preserve"> fájlt át kell másolni az előbb kiürített </w:t>
      </w:r>
      <w:r w:rsidR="006A2556">
        <w:t>TOMCA</w:t>
      </w:r>
      <w:r w:rsidR="003E337F">
        <w:t>T</w:t>
      </w:r>
      <w:r w:rsidR="006A2556">
        <w:t>_HOME/webapps mappába.</w:t>
      </w:r>
    </w:p>
    <w:p w14:paraId="702139BA" w14:textId="70C333D1" w:rsidR="006A2556" w:rsidRDefault="006A2556" w:rsidP="00C751CC">
      <w:pPr>
        <w:pStyle w:val="SzDSzvegTrzs"/>
        <w:numPr>
          <w:ilvl w:val="0"/>
          <w:numId w:val="15"/>
        </w:numPr>
      </w:pPr>
      <w:r>
        <w:t>A TOMCAT_HOME/conf mappában létre kell hozni egy új mappát, melynek neve szkdg_conf legyen</w:t>
      </w:r>
      <w:r w:rsidR="0057366E">
        <w:t>!</w:t>
      </w:r>
    </w:p>
    <w:p w14:paraId="1D6557BE" w14:textId="6C2214FD" w:rsidR="006A2556" w:rsidRDefault="006A2556" w:rsidP="00C751CC">
      <w:pPr>
        <w:pStyle w:val="SzDSzvegTrzs"/>
        <w:numPr>
          <w:ilvl w:val="0"/>
          <w:numId w:val="15"/>
        </w:numPr>
      </w:pPr>
      <w:r>
        <w:t>Az előző</w:t>
      </w:r>
      <w:r w:rsidR="0057366E">
        <w:t>l</w:t>
      </w:r>
      <w:r>
        <w:t>e</w:t>
      </w:r>
      <w:r w:rsidR="0057366E">
        <w:t>g</w:t>
      </w:r>
      <w:r>
        <w:t xml:space="preserve"> létrehozott szkdg_conf-ba másolja be a mellékletben lévő </w:t>
      </w:r>
      <w:r>
        <w:rPr>
          <w:b/>
        </w:rPr>
        <w:t xml:space="preserve">application.properties </w:t>
      </w:r>
      <w:r>
        <w:t>fájlt</w:t>
      </w:r>
      <w:r w:rsidR="0057366E">
        <w:t>!</w:t>
      </w:r>
    </w:p>
    <w:p w14:paraId="74771218" w14:textId="17F92B4F" w:rsidR="006A2556" w:rsidRDefault="006A2556" w:rsidP="00C751CC">
      <w:pPr>
        <w:pStyle w:val="SzDSzvegTrzs"/>
        <w:numPr>
          <w:ilvl w:val="0"/>
          <w:numId w:val="15"/>
        </w:numPr>
      </w:pPr>
      <w:r>
        <w:t xml:space="preserve">Ezután a TOMCAT_HOME/conf/Catalina/localhost mappába másolja be a mellékletben lévő ROOT.xml-t. </w:t>
      </w:r>
    </w:p>
    <w:p w14:paraId="4CFF396F" w14:textId="275EEE6B" w:rsidR="006A2556" w:rsidRDefault="00422478" w:rsidP="00C751CC">
      <w:pPr>
        <w:pStyle w:val="SzDSzvegTrzs"/>
        <w:numPr>
          <w:ilvl w:val="0"/>
          <w:numId w:val="15"/>
        </w:numPr>
      </w:pPr>
      <w:r>
        <w:t xml:space="preserve">A </w:t>
      </w:r>
      <w:r w:rsidRPr="00422478">
        <w:rPr>
          <w:b/>
        </w:rPr>
        <w:t>ROOT.xml</w:t>
      </w:r>
      <w:r>
        <w:t xml:space="preserve">-ben lévő </w:t>
      </w:r>
      <w:r w:rsidRPr="00422478">
        <w:rPr>
          <w:i/>
        </w:rPr>
        <w:t>Environment</w:t>
      </w:r>
      <w:r>
        <w:t xml:space="preserve"> elem </w:t>
      </w:r>
      <w:r>
        <w:rPr>
          <w:i/>
        </w:rPr>
        <w:t xml:space="preserve">value </w:t>
      </w:r>
      <w:r>
        <w:t>attribútumának értékét át kell írni az előzőekben létreho</w:t>
      </w:r>
      <w:r w:rsidR="00EF00B8">
        <w:t xml:space="preserve">zott szkdg_conf elérési útjára. (Például: ha Windows operációs rendszeren az asztalra lett kicsomagolva a tomcat, akkor a </w:t>
      </w:r>
      <w:r w:rsidR="00EF00B8" w:rsidRPr="00EF00B8">
        <w:rPr>
          <w:i/>
        </w:rPr>
        <w:t>value</w:t>
      </w:r>
      <w:r w:rsidR="00EF00B8">
        <w:t xml:space="preserve"> értéke a következő legyen: ”</w:t>
      </w:r>
      <w:r w:rsidR="007D56D0">
        <w:t>C</w:t>
      </w:r>
      <w:r w:rsidR="00EF00B8" w:rsidRPr="00EF00B8">
        <w:t>:/</w:t>
      </w:r>
      <w:r w:rsidR="0035013A">
        <w:t>users</w:t>
      </w:r>
      <w:r w:rsidR="007D56D0">
        <w:t>/</w:t>
      </w:r>
      <w:r w:rsidR="00EF00B8">
        <w:t>User/Desktop</w:t>
      </w:r>
      <w:r w:rsidR="00EF00B8" w:rsidRPr="00EF00B8">
        <w:t>/</w:t>
      </w:r>
      <w:r w:rsidR="0035013A">
        <w:t>apache-tomcat-9.0.17</w:t>
      </w:r>
      <w:r w:rsidR="007D56D0">
        <w:t>/</w:t>
      </w:r>
      <w:r w:rsidR="00EF00B8" w:rsidRPr="00EF00B8">
        <w:t>conf/szkdg_conf</w:t>
      </w:r>
      <w:r w:rsidR="00EF00B8">
        <w:t>”)</w:t>
      </w:r>
    </w:p>
    <w:p w14:paraId="69F42EC2" w14:textId="5FCA18B2" w:rsidR="001412EB" w:rsidRDefault="008A6FFC" w:rsidP="00C751CC">
      <w:pPr>
        <w:pStyle w:val="SzDSzvegTrzs"/>
        <w:numPr>
          <w:ilvl w:val="0"/>
          <w:numId w:val="15"/>
        </w:numPr>
      </w:pPr>
      <w:r>
        <w:t xml:space="preserve">A fentieken kívül még ajánlom átírni a TOMCAT_HOME/conf/server.xml fájlban a </w:t>
      </w:r>
      <w:r>
        <w:rPr>
          <w:i/>
        </w:rPr>
        <w:t xml:space="preserve">Connector </w:t>
      </w:r>
      <w:r>
        <w:t xml:space="preserve">elem </w:t>
      </w:r>
      <w:r>
        <w:rPr>
          <w:i/>
        </w:rPr>
        <w:t xml:space="preserve">port </w:t>
      </w:r>
      <w:r>
        <w:t xml:space="preserve">attribútumának értékét </w:t>
      </w:r>
      <w:r w:rsidRPr="008A6FFC">
        <w:rPr>
          <w:i/>
        </w:rPr>
        <w:t>80</w:t>
      </w:r>
      <w:r>
        <w:t>-ra, hogy a felhasználónak ne kelljen port</w:t>
      </w:r>
      <w:r w:rsidR="0057366E">
        <w:t>ot</w:t>
      </w:r>
      <w:r>
        <w:t xml:space="preserve"> is megadni az url beírásakor.</w:t>
      </w:r>
    </w:p>
    <w:p w14:paraId="600C3309" w14:textId="34D5FF5A" w:rsidR="00EF00B8" w:rsidRDefault="00695C54" w:rsidP="00503FB5">
      <w:pPr>
        <w:pStyle w:val="SzDSzvegTrzs"/>
      </w:pPr>
      <w:r>
        <w:t>Ha m</w:t>
      </w:r>
      <w:r w:rsidR="00C54E5F">
        <w:t xml:space="preserve">indent sikerült végrehajtani, a végeredmény </w:t>
      </w:r>
      <w:r w:rsidR="001412EB">
        <w:t xml:space="preserve">úgy néz ki mint a </w:t>
      </w:r>
      <w:r w:rsidR="001412EB">
        <w:fldChar w:fldCharType="begin"/>
      </w:r>
      <w:r w:rsidR="001412EB">
        <w:instrText xml:space="preserve"> REF _Ref7034274 \h </w:instrText>
      </w:r>
      <w:r w:rsidR="001412EB">
        <w:fldChar w:fldCharType="separate"/>
      </w:r>
      <w:r w:rsidR="001412EB">
        <w:rPr>
          <w:noProof/>
        </w:rPr>
        <w:t>18</w:t>
      </w:r>
      <w:r w:rsidR="001412EB">
        <w:t>. ábrán lévő Tomcat könyvtár struktúra</w:t>
      </w:r>
      <w:r w:rsidR="001412EB">
        <w:fldChar w:fldCharType="end"/>
      </w:r>
      <w:r w:rsidR="001412EB">
        <w:t>.</w:t>
      </w:r>
    </w:p>
    <w:p w14:paraId="4A7D1FF5" w14:textId="50A23BF4" w:rsidR="00C54E5F" w:rsidRDefault="009C6E72" w:rsidP="00F87C55">
      <w:pPr>
        <w:pStyle w:val="SzDSzvegTrzs"/>
      </w:pPr>
      <w:r>
        <w:t>A szerver szoftvereket p</w:t>
      </w:r>
      <w:r w:rsidR="00AB0E5E">
        <w:t xml:space="preserve">arancssorból </w:t>
      </w:r>
      <w:r>
        <w:t xml:space="preserve">elindítani </w:t>
      </w:r>
      <w:r w:rsidR="00AB0E5E">
        <w:t>a TOMCAT_HOME/bin mappáb</w:t>
      </w:r>
      <w:r>
        <w:t>an található</w:t>
      </w:r>
      <w:r w:rsidR="00AB0E5E">
        <w:t xml:space="preserve"> </w:t>
      </w:r>
      <w:r w:rsidR="00977AAF">
        <w:rPr>
          <w:i/>
        </w:rPr>
        <w:t>startup.bat-</w:t>
      </w:r>
      <w:r w:rsidR="00977AAF">
        <w:t>tel</w:t>
      </w:r>
      <w:r>
        <w:t>, l</w:t>
      </w:r>
      <w:r w:rsidR="00977AAF">
        <w:t xml:space="preserve">eállítani pedig a </w:t>
      </w:r>
      <w:r w:rsidR="00977AAF" w:rsidRPr="00977AAF">
        <w:rPr>
          <w:i/>
        </w:rPr>
        <w:t>shutdown.bat</w:t>
      </w:r>
      <w:r w:rsidR="00977AAF">
        <w:rPr>
          <w:i/>
        </w:rPr>
        <w:t>-</w:t>
      </w:r>
      <w:r w:rsidR="00977AAF">
        <w:t>tel</w:t>
      </w:r>
      <w:r>
        <w:t xml:space="preserve"> lehet</w:t>
      </w:r>
      <w:r w:rsidR="00977AAF">
        <w:t>.</w:t>
      </w:r>
    </w:p>
    <w:p w14:paraId="223BAE9C" w14:textId="2017B588" w:rsidR="001412EB" w:rsidRDefault="001412EB" w:rsidP="00F87C55">
      <w:pPr>
        <w:pStyle w:val="SzDSzvegTrzs"/>
      </w:pPr>
      <w:r>
        <w:rPr>
          <w:noProof/>
          <w:lang w:eastAsia="hu-HU" w:bidi="ar-SA"/>
        </w:rPr>
        <w:lastRenderedPageBreak/>
        <mc:AlternateContent>
          <mc:Choice Requires="wpg">
            <w:drawing>
              <wp:anchor distT="0" distB="0" distL="114300" distR="114300" simplePos="0" relativeHeight="251920384" behindDoc="0" locked="0" layoutInCell="1" allowOverlap="1" wp14:anchorId="005AD464" wp14:editId="453AC731">
                <wp:simplePos x="0" y="0"/>
                <wp:positionH relativeFrom="margin">
                  <wp:align>center</wp:align>
                </wp:positionH>
                <wp:positionV relativeFrom="page">
                  <wp:posOffset>1209675</wp:posOffset>
                </wp:positionV>
                <wp:extent cx="3279140" cy="5681345"/>
                <wp:effectExtent l="0" t="0" r="0" b="0"/>
                <wp:wrapTopAndBottom/>
                <wp:docPr id="485" name="Csoportba foglalás 485"/>
                <wp:cNvGraphicFramePr/>
                <a:graphic xmlns:a="http://schemas.openxmlformats.org/drawingml/2006/main">
                  <a:graphicData uri="http://schemas.microsoft.com/office/word/2010/wordprocessingGroup">
                    <wpg:wgp>
                      <wpg:cNvGrpSpPr/>
                      <wpg:grpSpPr>
                        <a:xfrm>
                          <a:off x="0" y="0"/>
                          <a:ext cx="3279140" cy="5681345"/>
                          <a:chOff x="0" y="0"/>
                          <a:chExt cx="3279140" cy="5681345"/>
                        </a:xfrm>
                      </wpg:grpSpPr>
                      <pic:pic xmlns:pic="http://schemas.openxmlformats.org/drawingml/2006/picture">
                        <pic:nvPicPr>
                          <pic:cNvPr id="418" name="Kép 4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79140" cy="5141595"/>
                          </a:xfrm>
                          <a:prstGeom prst="rect">
                            <a:avLst/>
                          </a:prstGeom>
                        </pic:spPr>
                      </pic:pic>
                      <wps:wsp>
                        <wps:cNvPr id="484" name="Szövegdoboz 484"/>
                        <wps:cNvSpPr txBox="1"/>
                        <wps:spPr>
                          <a:xfrm>
                            <a:off x="0" y="5201285"/>
                            <a:ext cx="3279140" cy="480060"/>
                          </a:xfrm>
                          <a:prstGeom prst="rect">
                            <a:avLst/>
                          </a:prstGeom>
                          <a:solidFill>
                            <a:prstClr val="white"/>
                          </a:solidFill>
                          <a:ln>
                            <a:noFill/>
                          </a:ln>
                        </wps:spPr>
                        <wps:txbx>
                          <w:txbxContent>
                            <w:bookmarkStart w:id="112" w:name="_Ref7034274"/>
                            <w:p w14:paraId="56EB0CAA" w14:textId="42C36DCF" w:rsidR="00322C71" w:rsidRPr="00BC0922" w:rsidRDefault="00322C71" w:rsidP="001412EB">
                              <w:pPr>
                                <w:pStyle w:val="SzKpalrs"/>
                              </w:pPr>
                              <w:r>
                                <w:fldChar w:fldCharType="begin"/>
                              </w:r>
                              <w:r>
                                <w:instrText xml:space="preserve"> SEQ ábra \* ARABIC </w:instrText>
                              </w:r>
                              <w:r>
                                <w:fldChar w:fldCharType="separate"/>
                              </w:r>
                              <w:bookmarkStart w:id="113" w:name="_Toc7614365"/>
                              <w:r>
                                <w:t>18</w:t>
                              </w:r>
                              <w:r>
                                <w:fldChar w:fldCharType="end"/>
                              </w:r>
                              <w:r>
                                <w:t>. ábra: Tomcat könyvtár struktúra</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5AD464" id="Csoportba foglalás 485" o:spid="_x0000_s1842" style="position:absolute;left:0;text-align:left;margin-left:0;margin-top:95.25pt;width:258.2pt;height:447.35pt;z-index:251920384;mso-position-horizontal:center;mso-position-horizontal-relative:margin;mso-position-vertical-relative:page" coordsize="32791,56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">
                <v:shape id="Kép 418" o:spid="_x0000_s1843" type="#_x0000_t75" style="position:absolute;width:32791;height:5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">
                  <v:imagedata r:id="rId30" o:title=""/>
                  <v:path arrowok="t"/>
                </v:shape>
                <v:shape id="Szövegdoboz 484" o:spid="_x0000_s1844" type="#_x0000_t202" style="position:absolute;top:52012;width:3279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" stroked="f">
                  <v:textbox style="mso-fit-shape-to-text:t" inset="0,0,0,0">
                    <w:txbxContent>
                      <w:bookmarkStart w:id="114" w:name="_Ref7034274"/>
                      <w:p w14:paraId="56EB0CAA" w14:textId="42C36DCF" w:rsidR="00322C71" w:rsidRPr="00BC0922" w:rsidRDefault="00322C71" w:rsidP="001412EB">
                        <w:pPr>
                          <w:pStyle w:val="SzKpalrs"/>
                        </w:pPr>
                        <w:r>
                          <w:fldChar w:fldCharType="begin"/>
                        </w:r>
                        <w:r>
                          <w:instrText xml:space="preserve"> SEQ ábra \* ARABIC </w:instrText>
                        </w:r>
                        <w:r>
                          <w:fldChar w:fldCharType="separate"/>
                        </w:r>
                        <w:bookmarkStart w:id="115" w:name="_Toc7614365"/>
                        <w:r>
                          <w:t>18</w:t>
                        </w:r>
                        <w:r>
                          <w:fldChar w:fldCharType="end"/>
                        </w:r>
                        <w:r>
                          <w:t>. ábra: Tomcat könyvtár struktúra</w:t>
                        </w:r>
                        <w:bookmarkEnd w:id="114"/>
                        <w:bookmarkEnd w:id="115"/>
                      </w:p>
                    </w:txbxContent>
                  </v:textbox>
                </v:shape>
                <w10:wrap type="topAndBottom" anchorx="margin" anchory="page"/>
              </v:group>
            </w:pict>
          </mc:Fallback>
        </mc:AlternateContent>
      </w:r>
    </w:p>
    <w:p w14:paraId="43BCC17F" w14:textId="0B419C33" w:rsidR="00EE529D" w:rsidRDefault="00EE529D" w:rsidP="00EE529D">
      <w:pPr>
        <w:pStyle w:val="SzDCmsor3"/>
      </w:pPr>
      <w:bookmarkStart w:id="116" w:name="_Toc7614337"/>
      <w:r>
        <w:t>Google API key</w:t>
      </w:r>
      <w:bookmarkEnd w:id="116"/>
    </w:p>
    <w:p w14:paraId="6B10490A" w14:textId="03E40AFE" w:rsidR="00EE529D" w:rsidRDefault="00EE529D" w:rsidP="00EE529D">
      <w:pPr>
        <w:pStyle w:val="SzDSzvegTrzs"/>
      </w:pPr>
      <w:r>
        <w:t>Az útvonal optimalizációhoz elengedhetetlen, hogy a szükséges adatokat lekérje a szoftver a Google Distance Matrix API-tól. Ezt</w:t>
      </w:r>
      <w:r w:rsidR="00A9243A">
        <w:t xml:space="preserve"> a következő linken</w:t>
      </w:r>
      <w:r>
        <w:t xml:space="preserve"> lehet megtenni</w:t>
      </w:r>
      <w:r w:rsidR="00A9243A">
        <w:t xml:space="preserve">: </w:t>
      </w:r>
      <w:hyperlink r:id="rId31" w:history="1">
        <w:r w:rsidR="00A9243A" w:rsidRPr="00D81994">
          <w:rPr>
            <w:rStyle w:val="Hiperhivatkozs"/>
          </w:rPr>
          <w:t>https://developers.google.com/maps/documentation/distance-matrix/get-api-key</w:t>
        </w:r>
      </w:hyperlink>
      <w:r>
        <w:t>.</w:t>
      </w:r>
    </w:p>
    <w:p w14:paraId="144CB6C0" w14:textId="35C8C37A" w:rsidR="00EE529D" w:rsidRDefault="00EE529D" w:rsidP="00EE529D">
      <w:pPr>
        <w:pStyle w:val="SzDSzvegTrzs"/>
      </w:pPr>
      <w:r>
        <w:t xml:space="preserve">Miután megvan a kulcs, állítson be új környezeti változót, melynek neve </w:t>
      </w:r>
      <w:r w:rsidRPr="00EE529D">
        <w:t>GOOGLE_API_KEY</w:t>
      </w:r>
      <w:r w:rsidR="00E97A75">
        <w:t xml:space="preserve"> legyen, az értéke pedig a kapott kulcs.</w:t>
      </w:r>
    </w:p>
    <w:p w14:paraId="1956C37B" w14:textId="2D26361C" w:rsidR="00120A87" w:rsidRDefault="00120A87" w:rsidP="00F87C55">
      <w:pPr>
        <w:pStyle w:val="SzDSzvegTrzs"/>
      </w:pPr>
      <w:r>
        <w:t xml:space="preserve">A </w:t>
      </w:r>
      <w:r>
        <w:rPr>
          <w:i/>
        </w:rPr>
        <w:t xml:space="preserve">startup.bat </w:t>
      </w:r>
      <w:r>
        <w:t>futtatása után, ha minden beállítás sikeres volt, a localhost</w:t>
      </w:r>
      <w:r w:rsidR="00D00F7D">
        <w:t>-on</w:t>
      </w:r>
      <w:r>
        <w:t xml:space="preserve"> </w:t>
      </w:r>
      <w:r w:rsidR="00D00F7D">
        <w:t xml:space="preserve">(vagy annak a </w:t>
      </w:r>
      <w:r>
        <w:t>8080-as portján</w:t>
      </w:r>
      <w:r w:rsidR="00D00F7D">
        <w:t>, ha nem lett átállítva)</w:t>
      </w:r>
      <w:r>
        <w:t xml:space="preserve"> már használható is a webalkalmazás.</w:t>
      </w:r>
    </w:p>
    <w:p w14:paraId="2DD3626E" w14:textId="736A877B" w:rsidR="00316734" w:rsidRDefault="00316734" w:rsidP="00316734">
      <w:pPr>
        <w:pStyle w:val="SzDCmsor2"/>
      </w:pPr>
      <w:bookmarkStart w:id="117" w:name="_Ref6338640"/>
      <w:bookmarkStart w:id="118" w:name="_Toc7614338"/>
      <w:r>
        <w:lastRenderedPageBreak/>
        <w:t>Használati útmutató</w:t>
      </w:r>
      <w:bookmarkEnd w:id="117"/>
      <w:bookmarkEnd w:id="118"/>
    </w:p>
    <w:p w14:paraId="58DC7191" w14:textId="79F32AB0" w:rsidR="00316734" w:rsidRDefault="0025530A" w:rsidP="0025530A">
      <w:pPr>
        <w:pStyle w:val="SzDCmsor3"/>
      </w:pPr>
      <w:bookmarkStart w:id="119" w:name="_Toc7614339"/>
      <w:r>
        <w:t>Felhasználó típusok</w:t>
      </w:r>
      <w:bookmarkEnd w:id="119"/>
    </w:p>
    <w:p w14:paraId="6B0E18ED" w14:textId="54FA6CF9" w:rsidR="0025530A" w:rsidRDefault="0025530A" w:rsidP="004A14D8">
      <w:pPr>
        <w:pStyle w:val="SzDSzvegTrzs"/>
      </w:pPr>
      <w:r>
        <w:t>Az alkalmazás három különböző felhasználói típust különböztet meg, ezek:</w:t>
      </w:r>
    </w:p>
    <w:p w14:paraId="4887751E" w14:textId="534BD063" w:rsidR="0025530A" w:rsidRDefault="0025530A" w:rsidP="00C751CC">
      <w:pPr>
        <w:pStyle w:val="SzDSzvegTrzs"/>
        <w:numPr>
          <w:ilvl w:val="0"/>
          <w:numId w:val="16"/>
        </w:numPr>
      </w:pPr>
      <w:r>
        <w:t>vásárló,</w:t>
      </w:r>
    </w:p>
    <w:p w14:paraId="406F0D80" w14:textId="78A8689B" w:rsidR="0025530A" w:rsidRDefault="0025530A" w:rsidP="00C751CC">
      <w:pPr>
        <w:pStyle w:val="SzDSzvegTrzs"/>
        <w:numPr>
          <w:ilvl w:val="0"/>
          <w:numId w:val="16"/>
        </w:numPr>
      </w:pPr>
      <w:r>
        <w:t>alkalmazott,</w:t>
      </w:r>
    </w:p>
    <w:p w14:paraId="240E443D" w14:textId="1B697DBF" w:rsidR="0025530A" w:rsidRPr="00316734" w:rsidRDefault="0025530A" w:rsidP="00C751CC">
      <w:pPr>
        <w:pStyle w:val="SzDSzvegTrzs"/>
        <w:numPr>
          <w:ilvl w:val="0"/>
          <w:numId w:val="16"/>
        </w:numPr>
      </w:pPr>
      <w:r>
        <w:t>admin.</w:t>
      </w:r>
    </w:p>
    <w:p w14:paraId="372E8FE5" w14:textId="475F5E71" w:rsidR="00C339B4" w:rsidRDefault="0025530A" w:rsidP="004A14D8">
      <w:pPr>
        <w:pStyle w:val="SzDSzvegTrzs"/>
      </w:pPr>
      <w:r>
        <w:t>Mind a három típus más jogokat gyakorol és más felületek</w:t>
      </w:r>
      <w:r w:rsidR="009C6E72">
        <w:t>et</w:t>
      </w:r>
      <w:r>
        <w:t xml:space="preserve"> ér el.</w:t>
      </w:r>
    </w:p>
    <w:p w14:paraId="582766AF" w14:textId="5B93045C" w:rsidR="00F87C55" w:rsidRDefault="00044E9B" w:rsidP="004A14D8">
      <w:pPr>
        <w:pStyle w:val="SzDSzvegTrzs"/>
      </w:pPr>
      <w:r>
        <w:t xml:space="preserve">Felhasználókat a főoldalon lévő </w:t>
      </w:r>
      <w:r>
        <w:rPr>
          <w:i/>
        </w:rPr>
        <w:t>Regisztráció</w:t>
      </w:r>
      <w:r>
        <w:t>-ra kattintva lehet létrehozni. A létrehozott fiókokba e-mail címmel és jelszóval lehet belépni.</w:t>
      </w:r>
    </w:p>
    <w:p w14:paraId="62943733" w14:textId="799E6CE2" w:rsidR="00C57D95" w:rsidRDefault="00C57D95" w:rsidP="00C57D95">
      <w:pPr>
        <w:pStyle w:val="SzDCmsor3"/>
      </w:pPr>
      <w:bookmarkStart w:id="120" w:name="_Toc7614340"/>
      <w:r>
        <w:t>Regisztráció</w:t>
      </w:r>
      <w:bookmarkEnd w:id="120"/>
    </w:p>
    <w:p w14:paraId="63051118" w14:textId="6682E720" w:rsidR="008406E4" w:rsidRDefault="008406E4" w:rsidP="008406E4">
      <w:pPr>
        <w:pStyle w:val="SzDSzvegTrzs"/>
      </w:pPr>
      <w:r>
        <w:t xml:space="preserve">A </w:t>
      </w:r>
      <w:r>
        <w:fldChar w:fldCharType="begin"/>
      </w:r>
      <w:r>
        <w:instrText xml:space="preserve"> REF _Ref6342226 \h </w:instrText>
      </w:r>
      <w:r>
        <w:fldChar w:fldCharType="separate"/>
      </w:r>
      <w:r w:rsidR="00D77442">
        <w:rPr>
          <w:noProof/>
        </w:rPr>
        <w:t>19</w:t>
      </w:r>
      <w:r w:rsidR="00D77442">
        <w:t>. ábra</w:t>
      </w:r>
      <w:r>
        <w:fldChar w:fldCharType="end"/>
      </w:r>
      <w:r>
        <w:t xml:space="preserve"> ugyan nem tartalmaz semmi különleges</w:t>
      </w:r>
      <w:r w:rsidR="009C6E72">
        <w:t>e</w:t>
      </w:r>
      <w:r>
        <w:t>t első ránézésre, de fontosnak tartottam</w:t>
      </w:r>
      <w:r w:rsidR="009C6E72">
        <w:t xml:space="preserve"> röviden bemutatni</w:t>
      </w:r>
      <w:r>
        <w:t xml:space="preserve">, hiszen többször is találkozhatunk nagyon hasonló felülettel </w:t>
      </w:r>
      <w:r w:rsidR="009C6E72">
        <w:t>a</w:t>
      </w:r>
      <w:ins w:id="121" w:author="Miklós Hatwagner" w:date="2019-04-24T15:13:00Z">
        <w:r w:rsidR="009C6E72">
          <w:t xml:space="preserve"> </w:t>
        </w:r>
      </w:ins>
      <w:r>
        <w:t>felhasználói adatok szerkesztése során</w:t>
      </w:r>
      <w:r w:rsidR="009C6E72">
        <w:t>.</w:t>
      </w:r>
      <w:r>
        <w:t xml:space="preserve"> </w:t>
      </w:r>
      <w:r w:rsidR="009C6E72">
        <w:t>(A</w:t>
      </w:r>
      <w:r>
        <w:t xml:space="preserve"> vásárló </w:t>
      </w:r>
      <w:r w:rsidR="007C39EC">
        <w:t xml:space="preserve">csak </w:t>
      </w:r>
      <w:r>
        <w:t>a saját</w:t>
      </w:r>
      <w:r w:rsidR="009C6E72">
        <w:t xml:space="preserve"> adatait, az</w:t>
      </w:r>
      <w:r>
        <w:t xml:space="preserve"> admin másokét</w:t>
      </w:r>
      <w:r w:rsidR="009C6E72">
        <w:t xml:space="preserve"> is képes szerkeszteni.</w:t>
      </w:r>
      <w:r>
        <w:t xml:space="preserve">) </w:t>
      </w:r>
    </w:p>
    <w:p w14:paraId="2F2C94E1" w14:textId="43D0FC36" w:rsidR="009B2643" w:rsidRDefault="00A239D4" w:rsidP="009B2643">
      <w:pPr>
        <w:pStyle w:val="SzDSzvegTrzs"/>
        <w:keepNext/>
      </w:pPr>
      <w:r>
        <w:rPr>
          <w:rFonts w:cs="Mangal"/>
          <w:noProof/>
          <w:sz w:val="16"/>
          <w:szCs w:val="16"/>
          <w:lang w:eastAsia="hu-HU" w:bidi="ar-SA"/>
        </w:rPr>
        <w:drawing>
          <wp:inline distT="0" distB="0" distL="0" distR="0" wp14:anchorId="43687BCF" wp14:editId="34D4863B">
            <wp:extent cx="5565775" cy="3387090"/>
            <wp:effectExtent l="0" t="0" r="0" b="3810"/>
            <wp:docPr id="493" name="Kép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reg.JPG"/>
                    <pic:cNvPicPr/>
                  </pic:nvPicPr>
                  <pic:blipFill>
                    <a:blip r:embed="rId32">
                      <a:extLst>
                        <a:ext uri="{28A0092B-C50C-407E-A947-70E740481C1C}">
                          <a14:useLocalDpi xmlns:a14="http://schemas.microsoft.com/office/drawing/2010/main" val="0"/>
                        </a:ext>
                      </a:extLst>
                    </a:blip>
                    <a:stretch>
                      <a:fillRect/>
                    </a:stretch>
                  </pic:blipFill>
                  <pic:spPr>
                    <a:xfrm>
                      <a:off x="0" y="0"/>
                      <a:ext cx="5565775" cy="3387090"/>
                    </a:xfrm>
                    <a:prstGeom prst="rect">
                      <a:avLst/>
                    </a:prstGeom>
                  </pic:spPr>
                </pic:pic>
              </a:graphicData>
            </a:graphic>
          </wp:inline>
        </w:drawing>
      </w:r>
    </w:p>
    <w:bookmarkStart w:id="122" w:name="_Ref6342226"/>
    <w:p w14:paraId="25D04CAB" w14:textId="71F71FBD" w:rsidR="00C57D95" w:rsidRPr="00044E9B" w:rsidRDefault="009B2643" w:rsidP="009B2643">
      <w:pPr>
        <w:pStyle w:val="SzKpalrs"/>
      </w:pPr>
      <w:r>
        <w:fldChar w:fldCharType="begin"/>
      </w:r>
      <w:r>
        <w:instrText xml:space="preserve"> SEQ ábra \* ARABIC </w:instrText>
      </w:r>
      <w:r>
        <w:fldChar w:fldCharType="separate"/>
      </w:r>
      <w:bookmarkStart w:id="123" w:name="_Toc7614366"/>
      <w:r w:rsidR="001412EB">
        <w:t>19</w:t>
      </w:r>
      <w:r>
        <w:fldChar w:fldCharType="end"/>
      </w:r>
      <w:r>
        <w:t>. ábra: Regisztrációs felület</w:t>
      </w:r>
      <w:bookmarkEnd w:id="122"/>
      <w:bookmarkEnd w:id="123"/>
    </w:p>
    <w:p w14:paraId="6D3E81EC" w14:textId="363B4D8A" w:rsidR="00625979" w:rsidRDefault="003E7892" w:rsidP="008406E4">
      <w:pPr>
        <w:pStyle w:val="SzDSzvegTrzs"/>
      </w:pPr>
      <w:r>
        <w:lastRenderedPageBreak/>
        <w:t xml:space="preserve">A lakcímet leszámítva a megadott adatok </w:t>
      </w:r>
      <w:r w:rsidR="007C39EC">
        <w:t xml:space="preserve">csak </w:t>
      </w:r>
      <w:r>
        <w:t xml:space="preserve">formai ellenőrzésen esnek át, míg a lakcímnél </w:t>
      </w:r>
      <w:r w:rsidR="007C39EC">
        <w:t xml:space="preserve">a Google Geocode API segítségével </w:t>
      </w:r>
      <w:r>
        <w:t>ellenőrizve lesz, hogy</w:t>
      </w:r>
      <w:r w:rsidR="007C39EC">
        <w:t xml:space="preserve"> az</w:t>
      </w:r>
      <w:r>
        <w:t xml:space="preserve"> létezik-e.</w:t>
      </w:r>
      <w:r w:rsidR="00625979">
        <w:t xml:space="preserve"> A cím megadásánál még fontos tényező, hogy csak magyarországi cím lehet.</w:t>
      </w:r>
      <w:r>
        <w:t xml:space="preserve"> </w:t>
      </w:r>
    </w:p>
    <w:p w14:paraId="18E57D52" w14:textId="4A0EAE7A" w:rsidR="008406E4" w:rsidRDefault="003E7892" w:rsidP="008406E4">
      <w:pPr>
        <w:pStyle w:val="SzDSzvegTrzs"/>
      </w:pPr>
      <w:r>
        <w:t xml:space="preserve">Ha valamelyik adat nem felel meg a követelményeknek, a felhasználót egyértelmű hibaüzenetek tájékoztatják a hiba okáról (mint a fenti képen is látható). </w:t>
      </w:r>
    </w:p>
    <w:p w14:paraId="7835B4F4" w14:textId="30486C51" w:rsidR="0025530A" w:rsidRDefault="009919E9" w:rsidP="00B07C22">
      <w:pPr>
        <w:pStyle w:val="SzDCmsor3"/>
      </w:pPr>
      <w:bookmarkStart w:id="124" w:name="_Toc7614341"/>
      <w:r>
        <w:rPr>
          <w:noProof/>
          <w:lang w:eastAsia="hu-HU" w:bidi="ar-SA"/>
        </w:rPr>
        <mc:AlternateContent>
          <mc:Choice Requires="wpg">
            <w:drawing>
              <wp:anchor distT="0" distB="0" distL="114300" distR="114300" simplePos="0" relativeHeight="251879424" behindDoc="0" locked="0" layoutInCell="1" allowOverlap="1" wp14:anchorId="4E80A20A" wp14:editId="6BBBDACF">
                <wp:simplePos x="0" y="0"/>
                <wp:positionH relativeFrom="margin">
                  <wp:align>center</wp:align>
                </wp:positionH>
                <wp:positionV relativeFrom="paragraph">
                  <wp:posOffset>570865</wp:posOffset>
                </wp:positionV>
                <wp:extent cx="5565775" cy="5720080"/>
                <wp:effectExtent l="0" t="0" r="0" b="0"/>
                <wp:wrapTopAndBottom/>
                <wp:docPr id="320" name="Csoportba foglalás 320"/>
                <wp:cNvGraphicFramePr/>
                <a:graphic xmlns:a="http://schemas.openxmlformats.org/drawingml/2006/main">
                  <a:graphicData uri="http://schemas.microsoft.com/office/word/2010/wordprocessingGroup">
                    <wpg:wgp>
                      <wpg:cNvGrpSpPr/>
                      <wpg:grpSpPr>
                        <a:xfrm>
                          <a:off x="0" y="0"/>
                          <a:ext cx="5565775" cy="5720080"/>
                          <a:chOff x="0" y="-381000"/>
                          <a:chExt cx="5565775" cy="5720080"/>
                        </a:xfrm>
                      </wpg:grpSpPr>
                      <pic:pic xmlns:pic="http://schemas.openxmlformats.org/drawingml/2006/picture">
                        <pic:nvPicPr>
                          <pic:cNvPr id="325" name="Kép 3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381000"/>
                            <a:ext cx="5565775" cy="4806315"/>
                          </a:xfrm>
                          <a:prstGeom prst="rect">
                            <a:avLst/>
                          </a:prstGeom>
                        </pic:spPr>
                      </pic:pic>
                      <wps:wsp>
                        <wps:cNvPr id="258" name="Szövegdoboz 258"/>
                        <wps:cNvSpPr txBox="1"/>
                        <wps:spPr>
                          <a:xfrm>
                            <a:off x="0" y="4859020"/>
                            <a:ext cx="5565775" cy="480060"/>
                          </a:xfrm>
                          <a:prstGeom prst="rect">
                            <a:avLst/>
                          </a:prstGeom>
                          <a:solidFill>
                            <a:prstClr val="white"/>
                          </a:solidFill>
                          <a:ln>
                            <a:noFill/>
                          </a:ln>
                        </wps:spPr>
                        <wps:txbx>
                          <w:txbxContent>
                            <w:bookmarkStart w:id="125" w:name="_Ref6343532"/>
                            <w:p w14:paraId="242617F3" w14:textId="77149BCB" w:rsidR="00322C71" w:rsidRPr="005B6C35" w:rsidRDefault="00322C71" w:rsidP="00D77442">
                              <w:pPr>
                                <w:pStyle w:val="SzKpalrs"/>
                              </w:pPr>
                              <w:r>
                                <w:fldChar w:fldCharType="begin"/>
                              </w:r>
                              <w:r>
                                <w:instrText xml:space="preserve"> SEQ ábra \* ARABIC </w:instrText>
                              </w:r>
                              <w:r>
                                <w:fldChar w:fldCharType="separate"/>
                              </w:r>
                              <w:bookmarkStart w:id="126" w:name="_Toc7614367"/>
                              <w:r>
                                <w:t>20</w:t>
                              </w:r>
                              <w:r>
                                <w:fldChar w:fldCharType="end"/>
                              </w:r>
                              <w:r>
                                <w:t>. ábra: Fő oldal</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E80A20A" id="Csoportba foglalás 320" o:spid="_x0000_s1845" style="position:absolute;left:0;text-align:left;margin-left:0;margin-top:44.95pt;width:438.25pt;height:450.4pt;z-index:251879424;mso-position-horizontal:center;mso-position-horizontal-relative:margin;mso-position-vertical-relative:text;mso-height-relative:margin" coordorigin=",-3810" coordsize="55657,57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">
                <v:shape id="Kép 325" o:spid="_x0000_s1846" type="#_x0000_t75" style="position:absolute;top:-3810;width:55657;height:4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">
                  <v:imagedata r:id="rId34" o:title=""/>
                  <v:path arrowok="t"/>
                </v:shape>
                <v:shape id="Szövegdoboz 258" o:spid="_x0000_s1847" type="#_x0000_t202" style="position:absolute;top:48590;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bookmarkStart w:id="127" w:name="_Ref6343532"/>
                      <w:p w14:paraId="242617F3" w14:textId="77149BCB" w:rsidR="00322C71" w:rsidRPr="005B6C35" w:rsidRDefault="00322C71" w:rsidP="00D77442">
                        <w:pPr>
                          <w:pStyle w:val="SzKpalrs"/>
                        </w:pPr>
                        <w:r>
                          <w:fldChar w:fldCharType="begin"/>
                        </w:r>
                        <w:r>
                          <w:instrText xml:space="preserve"> SEQ ábra \* ARABIC </w:instrText>
                        </w:r>
                        <w:r>
                          <w:fldChar w:fldCharType="separate"/>
                        </w:r>
                        <w:bookmarkStart w:id="128" w:name="_Toc7614367"/>
                        <w:r>
                          <w:t>20</w:t>
                        </w:r>
                        <w:r>
                          <w:fldChar w:fldCharType="end"/>
                        </w:r>
                        <w:r>
                          <w:t>. ábra: Fő oldal</w:t>
                        </w:r>
                        <w:bookmarkEnd w:id="127"/>
                        <w:bookmarkEnd w:id="128"/>
                      </w:p>
                    </w:txbxContent>
                  </v:textbox>
                </v:shape>
                <w10:wrap type="topAndBottom" anchorx="margin"/>
              </v:group>
            </w:pict>
          </mc:Fallback>
        </mc:AlternateContent>
      </w:r>
      <w:r w:rsidR="0025530A">
        <w:t>Vás</w:t>
      </w:r>
      <w:r w:rsidR="00322C8B">
        <w:t>árlás</w:t>
      </w:r>
      <w:bookmarkEnd w:id="124"/>
    </w:p>
    <w:p w14:paraId="247909C8" w14:textId="382FDC00" w:rsidR="009D7D58" w:rsidRDefault="001751C0" w:rsidP="0025530A">
      <w:pPr>
        <w:pStyle w:val="SzDSzvegTrzs"/>
      </w:pPr>
      <w:r>
        <w:t>A vásárló bejelentkezés után a fő oldalra kerül</w:t>
      </w:r>
      <w:r w:rsidR="00F87C55">
        <w:t xml:space="preserve"> (</w:t>
      </w:r>
      <w:r w:rsidR="00D77442">
        <w:fldChar w:fldCharType="begin"/>
      </w:r>
      <w:r w:rsidR="00D77442">
        <w:instrText xml:space="preserve"> REF _Ref6343532 \h </w:instrText>
      </w:r>
      <w:r w:rsidR="00D77442">
        <w:fldChar w:fldCharType="separate"/>
      </w:r>
      <w:r w:rsidR="00D77442">
        <w:rPr>
          <w:noProof/>
        </w:rPr>
        <w:t>20</w:t>
      </w:r>
      <w:r w:rsidR="00D77442">
        <w:t>. ábra</w:t>
      </w:r>
      <w:r w:rsidR="00D77442">
        <w:fldChar w:fldCharType="end"/>
      </w:r>
      <w:r w:rsidR="00F87C55">
        <w:fldChar w:fldCharType="begin"/>
      </w:r>
      <w:r w:rsidR="00F87C55">
        <w:instrText xml:space="preserve"> REF _Ref5556928 \h </w:instrText>
      </w:r>
      <w:r w:rsidR="00F87C55">
        <w:fldChar w:fldCharType="end"/>
      </w:r>
      <w:r w:rsidR="00F87C55">
        <w:t>)</w:t>
      </w:r>
      <w:r>
        <w:t xml:space="preserve">, ahol lehetősége van </w:t>
      </w:r>
      <w:r w:rsidR="00F87C55">
        <w:t>termékek kosárba tételére</w:t>
      </w:r>
      <w:r>
        <w:t>,</w:t>
      </w:r>
      <w:r w:rsidR="00B07C22">
        <w:t xml:space="preserve"> illetve a navigációs </w:t>
      </w:r>
      <w:r w:rsidR="00D77442">
        <w:t>sáv</w:t>
      </w:r>
      <w:r w:rsidR="00B07C22">
        <w:t xml:space="preserve"> segítségével</w:t>
      </w:r>
      <w:r w:rsidR="009D7D58">
        <w:t>:</w:t>
      </w:r>
      <w:r>
        <w:t xml:space="preserve"> </w:t>
      </w:r>
    </w:p>
    <w:p w14:paraId="1DC63C22" w14:textId="25B967B9" w:rsidR="009D7D58" w:rsidRDefault="001751C0" w:rsidP="00C751CC">
      <w:pPr>
        <w:pStyle w:val="SzDSzvegTrzs"/>
        <w:numPr>
          <w:ilvl w:val="0"/>
          <w:numId w:val="22"/>
        </w:numPr>
        <w:rPr>
          <w:noProof/>
          <w:lang w:eastAsia="hu-HU" w:bidi="ar-SA"/>
        </w:rPr>
      </w:pPr>
      <w:r>
        <w:t>az adatai módosítására</w:t>
      </w:r>
      <w:r w:rsidR="00F87C55">
        <w:t xml:space="preserve">, </w:t>
      </w:r>
    </w:p>
    <w:p w14:paraId="191E79A6" w14:textId="1FC8C82A" w:rsidR="009D7D58" w:rsidRDefault="00F87C55" w:rsidP="00C751CC">
      <w:pPr>
        <w:pStyle w:val="SzDSzvegTrzs"/>
        <w:numPr>
          <w:ilvl w:val="0"/>
          <w:numId w:val="22"/>
        </w:numPr>
        <w:rPr>
          <w:noProof/>
          <w:lang w:eastAsia="hu-HU" w:bidi="ar-SA"/>
        </w:rPr>
      </w:pPr>
      <w:r>
        <w:t xml:space="preserve">az eddig </w:t>
      </w:r>
      <w:r w:rsidRPr="00F87C55">
        <w:t>leadott</w:t>
      </w:r>
      <w:r>
        <w:t xml:space="preserve"> rendelései megnézésére</w:t>
      </w:r>
      <w:r w:rsidR="009D7D58">
        <w:t>,</w:t>
      </w:r>
    </w:p>
    <w:p w14:paraId="23142D42" w14:textId="29CB5573" w:rsidR="009D7D58" w:rsidRDefault="00F87C55" w:rsidP="00C751CC">
      <w:pPr>
        <w:pStyle w:val="SzDSzvegTrzs"/>
        <w:numPr>
          <w:ilvl w:val="0"/>
          <w:numId w:val="22"/>
        </w:numPr>
        <w:rPr>
          <w:noProof/>
          <w:lang w:eastAsia="hu-HU" w:bidi="ar-SA"/>
        </w:rPr>
      </w:pPr>
      <w:r>
        <w:lastRenderedPageBreak/>
        <w:t>a kosárba</w:t>
      </w:r>
      <w:r w:rsidR="009D7D58">
        <w:t>n lévő termékek megtekintésére,</w:t>
      </w:r>
    </w:p>
    <w:p w14:paraId="63E8B575" w14:textId="56BBB142" w:rsidR="009D7D58" w:rsidRDefault="009D7D58" w:rsidP="00C751CC">
      <w:pPr>
        <w:pStyle w:val="SzDSzvegTrzs"/>
        <w:numPr>
          <w:ilvl w:val="0"/>
          <w:numId w:val="22"/>
        </w:numPr>
        <w:rPr>
          <w:noProof/>
          <w:lang w:eastAsia="hu-HU" w:bidi="ar-SA"/>
        </w:rPr>
      </w:pPr>
      <w:r w:rsidRPr="009D7D58">
        <w:rPr>
          <w:noProof/>
          <w:lang w:eastAsia="hu-HU" w:bidi="ar-SA"/>
        </w:rPr>
        <w:t>valamint a rendelés véglegesítésére</w:t>
      </w:r>
      <w:r>
        <w:rPr>
          <w:noProof/>
          <w:lang w:eastAsia="hu-HU" w:bidi="ar-SA"/>
        </w:rPr>
        <w:t>.</w:t>
      </w:r>
    </w:p>
    <w:p w14:paraId="4498D77B" w14:textId="6CB85D1D" w:rsidR="00D77442" w:rsidRDefault="00D77442" w:rsidP="0025530A">
      <w:pPr>
        <w:pStyle w:val="SzDSzvegTrzs"/>
      </w:pPr>
      <w:r>
        <w:t xml:space="preserve">A </w:t>
      </w:r>
      <w:r>
        <w:rPr>
          <w:i/>
        </w:rPr>
        <w:t>Kosárba</w:t>
      </w:r>
      <w:r>
        <w:t xml:space="preserve"> feliratra kattintva a felhasználó a bevásárlókocsiba helyez egy darabot a kiválasztott termékből.</w:t>
      </w:r>
      <w:r w:rsidR="00B8360A">
        <w:t xml:space="preserve"> A </w:t>
      </w:r>
      <w:r w:rsidR="00477853">
        <w:t>mennyiség</w:t>
      </w:r>
      <w:r w:rsidR="00B8360A">
        <w:t xml:space="preserve"> növelhető többszöri kattintással is, de érdemesebb a bevásárló kocsira kattintani a navigációs sávban, ami a kosárhoz visz, ahol módosítható a darabszám és látható a leendő rendelés végösszege.</w:t>
      </w:r>
      <w:r w:rsidR="00477853">
        <w:t xml:space="preserve"> Ezen kívül természetes</w:t>
      </w:r>
      <w:r w:rsidR="007C39EC">
        <w:t>en</w:t>
      </w:r>
      <w:r w:rsidR="00477853">
        <w:t xml:space="preserve"> csökkenthető a mennyiség és ki is vehető a termék a kosárból.</w:t>
      </w:r>
    </w:p>
    <w:p w14:paraId="273A877F" w14:textId="20B0A89A" w:rsidR="00B92C93" w:rsidRDefault="00B92C93" w:rsidP="0025530A">
      <w:pPr>
        <w:pStyle w:val="SzDSzvegTrzs"/>
      </w:pPr>
      <w:r>
        <w:t xml:space="preserve">Az egy rendelésbe beférő termékek száma </w:t>
      </w:r>
      <w:r w:rsidR="009A0DBD">
        <w:t>korlátozva</w:t>
      </w:r>
      <w:r>
        <w:t xml:space="preserve"> van, hiszen a kiszállítás során a csomagtér </w:t>
      </w:r>
      <w:r w:rsidR="009A0DBD">
        <w:t xml:space="preserve">is </w:t>
      </w:r>
      <w:r>
        <w:t>limitált. Abban az esetben, ha a felhasználó által rendelt termékek nem férnek be egy kocsiba, az oldal értesíti a felhasználót</w:t>
      </w:r>
      <w:r w:rsidR="00A64B4D">
        <w:t>, hogy hány fuvarral lehet kiszállítani a terméke</w:t>
      </w:r>
      <w:r w:rsidR="00536E54">
        <w:t>ke</w:t>
      </w:r>
      <w:r w:rsidR="00A64B4D">
        <w:t>t.</w:t>
      </w:r>
    </w:p>
    <w:p w14:paraId="703F6979" w14:textId="731918FF" w:rsidR="009A0DBD" w:rsidRDefault="009A0DBD" w:rsidP="0025530A">
      <w:pPr>
        <w:pStyle w:val="SzDSzvegTrzs"/>
      </w:pPr>
      <w:r>
        <w:t xml:space="preserve">Egy leadott rendelést a felhasználó egészen addig </w:t>
      </w:r>
      <w:r w:rsidR="00536E54">
        <w:t>mondhat</w:t>
      </w:r>
      <w:r>
        <w:t xml:space="preserve"> le, amíg egy kiszállítás</w:t>
      </w:r>
      <w:r w:rsidR="006C09DE">
        <w:t>hoz</w:t>
      </w:r>
      <w:r>
        <w:t xml:space="preserve"> </w:t>
      </w:r>
      <w:r w:rsidR="006C09DE">
        <w:t>hozzá</w:t>
      </w:r>
      <w:r>
        <w:t xml:space="preserve"> nem lett </w:t>
      </w:r>
      <w:r w:rsidR="006C09DE">
        <w:t>adva.</w:t>
      </w:r>
      <w:r w:rsidR="00536E54">
        <w:t xml:space="preserve"> Minden rendelés kiszállítási határideje a vásárlás napjától számítva hét nap.</w:t>
      </w:r>
    </w:p>
    <w:p w14:paraId="24E0D4EA" w14:textId="43A48E8A" w:rsidR="00176E67" w:rsidRDefault="00176E67" w:rsidP="00176E67">
      <w:pPr>
        <w:pStyle w:val="SzDCmsor3"/>
      </w:pPr>
      <w:bookmarkStart w:id="129" w:name="_Toc7614342"/>
      <w:commentRangeStart w:id="130"/>
      <w:r>
        <w:t>Alkalmazott</w:t>
      </w:r>
      <w:commentRangeEnd w:id="130"/>
      <w:r w:rsidR="00016919">
        <w:rPr>
          <w:rStyle w:val="Jegyzethivatkozs"/>
          <w:rFonts w:cs="Mangal"/>
          <w:b w:val="0"/>
        </w:rPr>
        <w:commentReference w:id="130"/>
      </w:r>
      <w:bookmarkEnd w:id="129"/>
    </w:p>
    <w:p w14:paraId="7D87ECFA" w14:textId="3AC65993" w:rsidR="006F46BE" w:rsidRDefault="002976F5" w:rsidP="00176E67">
      <w:pPr>
        <w:pStyle w:val="SzDSzvegTrzs"/>
      </w:pPr>
      <w:r>
        <w:rPr>
          <w:noProof/>
          <w:lang w:eastAsia="hu-HU" w:bidi="ar-SA"/>
        </w:rPr>
        <mc:AlternateContent>
          <mc:Choice Requires="wpg">
            <w:drawing>
              <wp:anchor distT="0" distB="0" distL="114300" distR="114300" simplePos="0" relativeHeight="251883520" behindDoc="0" locked="0" layoutInCell="1" allowOverlap="1" wp14:anchorId="05DB3EF7" wp14:editId="5C4FDD9E">
                <wp:simplePos x="0" y="0"/>
                <wp:positionH relativeFrom="margin">
                  <wp:align>center</wp:align>
                </wp:positionH>
                <wp:positionV relativeFrom="paragraph">
                  <wp:posOffset>1339850</wp:posOffset>
                </wp:positionV>
                <wp:extent cx="5565775" cy="2574290"/>
                <wp:effectExtent l="0" t="0" r="0" b="0"/>
                <wp:wrapTopAndBottom/>
                <wp:docPr id="380" name="Csoportba foglalás 380"/>
                <wp:cNvGraphicFramePr/>
                <a:graphic xmlns:a="http://schemas.openxmlformats.org/drawingml/2006/main">
                  <a:graphicData uri="http://schemas.microsoft.com/office/word/2010/wordprocessingGroup">
                    <wpg:wgp>
                      <wpg:cNvGrpSpPr/>
                      <wpg:grpSpPr>
                        <a:xfrm>
                          <a:off x="0" y="0"/>
                          <a:ext cx="5565775" cy="2574290"/>
                          <a:chOff x="0" y="0"/>
                          <a:chExt cx="5565775" cy="2574290"/>
                        </a:xfrm>
                      </wpg:grpSpPr>
                      <pic:pic xmlns:pic="http://schemas.openxmlformats.org/drawingml/2006/picture">
                        <pic:nvPicPr>
                          <pic:cNvPr id="322" name="Kép 3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65775" cy="2038985"/>
                          </a:xfrm>
                          <a:prstGeom prst="rect">
                            <a:avLst/>
                          </a:prstGeom>
                        </pic:spPr>
                      </pic:pic>
                      <wps:wsp>
                        <wps:cNvPr id="323" name="Szövegdoboz 323"/>
                        <wps:cNvSpPr txBox="1"/>
                        <wps:spPr>
                          <a:xfrm>
                            <a:off x="0" y="2094230"/>
                            <a:ext cx="5565775" cy="480060"/>
                          </a:xfrm>
                          <a:prstGeom prst="rect">
                            <a:avLst/>
                          </a:prstGeom>
                          <a:solidFill>
                            <a:prstClr val="white"/>
                          </a:solidFill>
                          <a:ln>
                            <a:noFill/>
                          </a:ln>
                        </wps:spPr>
                        <wps:txbx>
                          <w:txbxContent>
                            <w:bookmarkStart w:id="131" w:name="_Ref6579394"/>
                            <w:p w14:paraId="6274EC07" w14:textId="5749B006" w:rsidR="00322C71" w:rsidRPr="00ED0AE8" w:rsidRDefault="00322C71" w:rsidP="00746A29">
                              <w:pPr>
                                <w:pStyle w:val="SzKpalrs"/>
                              </w:pPr>
                              <w:r>
                                <w:fldChar w:fldCharType="begin"/>
                              </w:r>
                              <w:r>
                                <w:instrText xml:space="preserve"> SEQ ábra \* ARABIC </w:instrText>
                              </w:r>
                              <w:r>
                                <w:fldChar w:fldCharType="separate"/>
                              </w:r>
                              <w:bookmarkStart w:id="132" w:name="_Toc7614368"/>
                              <w:r>
                                <w:t>21</w:t>
                              </w:r>
                              <w:r>
                                <w:fldChar w:fldCharType="end"/>
                              </w:r>
                              <w:r>
                                <w:t>. ábra: Kiszállítások megtekintése és kérése</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DB3EF7" id="Csoportba foglalás 380" o:spid="_x0000_s1848" style="position:absolute;left:0;text-align:left;margin-left:0;margin-top:105.5pt;width:438.25pt;height:202.7pt;z-index:251883520;mso-position-horizontal:center;mso-position-horizontal-relative:margin;mso-position-vertical-relative:text" coordsize="55657,2574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QW5kcsOhcwAABZADAAIAAAAUAAAQoJAEAAIAAAAUAAAQ&#10;tJKRAAIAAAADMjIAAJKSAAIAAAADMjIAAOocAAcAAAgMAAAIlA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IwMTk6MDQ6&#10;MTkgMTU6MTI6MTkAMjAxOTowNDoxOSAxNToxMjoxOQAAAEEAbgBkAHIA4QBzAAAA/+ELGm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TktMDQtMTlUMTU6MTI6MTkuMjE1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kFu&#10;ZHLDoXM8L3JkZjpsaT48L3JkZjpTZXE+DQoJCQk8L2RjOmNyZWF0b3I+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8P3hwYWNrZXQgZW5kPSd3Jz8+/9sAQwAHBQUGBQQHBgUG&#10;CAcHCAoRCwoJCQoVDxAMERgVGhkYFRgXGx4nIRsdJR0XGCIuIiUoKSssKxogLzMvKjInKisq/9sA&#10;QwEHCAgKCQoUCwsUKhwYHCoqKioqKioqKioqKioqKioqKioqKioqKioqKioqKioqKioqKioqKioq&#10;KioqKioqKioq/8AAEQgBBwL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">
                <v:shape id="Kép 322" o:spid="_x0000_s1849" type="#_x0000_t75" style="position:absolute;width:55657;height:2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">
                  <v:imagedata r:id="rId38" o:title=""/>
                  <v:path arrowok="t"/>
                </v:shape>
                <v:shape id="Szövegdoboz 323" o:spid="_x0000_s1850" type="#_x0000_t202" style="position:absolute;top:20942;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" stroked="f">
                  <v:textbox style="mso-fit-shape-to-text:t" inset="0,0,0,0">
                    <w:txbxContent>
                      <w:bookmarkStart w:id="133" w:name="_Ref6579394"/>
                      <w:p w14:paraId="6274EC07" w14:textId="5749B006" w:rsidR="00322C71" w:rsidRPr="00ED0AE8" w:rsidRDefault="00322C71" w:rsidP="00746A29">
                        <w:pPr>
                          <w:pStyle w:val="SzKpalrs"/>
                        </w:pPr>
                        <w:r>
                          <w:fldChar w:fldCharType="begin"/>
                        </w:r>
                        <w:r>
                          <w:instrText xml:space="preserve"> SEQ ábra \* ARABIC </w:instrText>
                        </w:r>
                        <w:r>
                          <w:fldChar w:fldCharType="separate"/>
                        </w:r>
                        <w:bookmarkStart w:id="134" w:name="_Toc7614368"/>
                        <w:r>
                          <w:t>21</w:t>
                        </w:r>
                        <w:r>
                          <w:fldChar w:fldCharType="end"/>
                        </w:r>
                        <w:r>
                          <w:t>. ábra: Kiszállítások megtekintése és kérése</w:t>
                        </w:r>
                        <w:bookmarkEnd w:id="133"/>
                        <w:bookmarkEnd w:id="134"/>
                      </w:p>
                    </w:txbxContent>
                  </v:textbox>
                </v:shape>
                <w10:wrap type="topAndBottom" anchorx="margin"/>
              </v:group>
            </w:pict>
          </mc:Fallback>
        </mc:AlternateContent>
      </w:r>
      <w:r w:rsidR="006F46BE">
        <w:t xml:space="preserve">Az imént említett módon elkészülő megrendelésekből a szoftver az </w:t>
      </w:r>
      <w:r w:rsidR="006F46BE">
        <w:fldChar w:fldCharType="begin"/>
      </w:r>
      <w:r w:rsidR="006F46BE">
        <w:instrText xml:space="preserve"> PAGEREF _Ref7035140 \h </w:instrText>
      </w:r>
      <w:r w:rsidR="006F46BE">
        <w:fldChar w:fldCharType="separate"/>
      </w:r>
      <w:r w:rsidR="006F46BE">
        <w:rPr>
          <w:noProof/>
        </w:rPr>
        <w:t>1.3</w:t>
      </w:r>
      <w:r w:rsidR="006F46BE">
        <w:fldChar w:fldCharType="end"/>
      </w:r>
      <w:r w:rsidR="006F46BE">
        <w:t xml:space="preserve"> fejezetben be</w:t>
      </w:r>
      <w:r w:rsidR="001529F1">
        <w:t>mutatott genetikus algoritmussal és</w:t>
      </w:r>
      <w:r w:rsidR="006F46BE">
        <w:t xml:space="preserve"> a Google Distance Matrix API </w:t>
      </w:r>
      <w:r w:rsidR="001529F1">
        <w:t xml:space="preserve">használatával megszerzett távolsági adatokkal </w:t>
      </w:r>
      <w:r w:rsidR="006F46BE">
        <w:t>elkészíti a kiszállítások optimális útvonalát. Ezeke</w:t>
      </w:r>
      <w:r w:rsidR="00CA0291">
        <w:t>t a kiszállításokat kell az alkalmazottaknak magukhoz venniük, a vásárlókhoz eljuttatni a benne szereplő termékeket, majd jelezni a rendszer felé a munka elvégeztét.</w:t>
      </w:r>
    </w:p>
    <w:p w14:paraId="6732C7F8" w14:textId="63A11C02" w:rsidR="008C7371" w:rsidRDefault="00176E67" w:rsidP="00176E67">
      <w:pPr>
        <w:pStyle w:val="SzDSzvegTrzs"/>
      </w:pPr>
      <w:r>
        <w:t>Az alkalmazott típusú felhasználók bejelentkezés után egy számukra készít</w:t>
      </w:r>
      <w:r w:rsidR="00D13BE8">
        <w:t>ett oldalra</w:t>
      </w:r>
      <w:r>
        <w:t xml:space="preserve"> </w:t>
      </w:r>
      <w:r w:rsidR="00D13BE8">
        <w:t>érkeznek</w:t>
      </w:r>
      <w:r>
        <w:t>, ami más felhasználói típusok számára n</w:t>
      </w:r>
      <w:r w:rsidR="00D13BE8">
        <w:t xml:space="preserve">em </w:t>
      </w:r>
      <w:r>
        <w:t>érhető</w:t>
      </w:r>
      <w:r w:rsidR="00D13BE8">
        <w:t xml:space="preserve"> el</w:t>
      </w:r>
      <w:r>
        <w:t xml:space="preserve">. Az alkalmazottnak itt két lehetősége van, az eddig hozzá rendelt teljesített és aktív kiszállítások megtekintése, és új </w:t>
      </w:r>
      <w:r>
        <w:lastRenderedPageBreak/>
        <w:t>kiszállítás kérése.</w:t>
      </w:r>
      <w:r w:rsidR="00746A29">
        <w:t xml:space="preserve"> Ezek a gombok</w:t>
      </w:r>
      <w:r w:rsidR="00D2467B">
        <w:t xml:space="preserve"> a</w:t>
      </w:r>
      <w:r w:rsidR="00746A29">
        <w:t xml:space="preserve"> </w:t>
      </w:r>
      <w:r w:rsidR="00746A29">
        <w:fldChar w:fldCharType="begin"/>
      </w:r>
      <w:r w:rsidR="00746A29">
        <w:instrText xml:space="preserve"> REF _Ref6579394 \h </w:instrText>
      </w:r>
      <w:r w:rsidR="00746A29">
        <w:fldChar w:fldCharType="separate"/>
      </w:r>
      <w:r w:rsidR="00746A29">
        <w:rPr>
          <w:noProof/>
        </w:rPr>
        <w:t>21</w:t>
      </w:r>
      <w:r w:rsidR="00746A29">
        <w:t>. ábr</w:t>
      </w:r>
      <w:r w:rsidR="00746A29">
        <w:fldChar w:fldCharType="end"/>
      </w:r>
      <w:r w:rsidR="00746A29">
        <w:t>án láthatók (bal oldali az eddigi és aktív kiszállítások, a jobb oldali az új kiszállítás kérése).</w:t>
      </w:r>
    </w:p>
    <w:p w14:paraId="7E9B61EC" w14:textId="1BC30D1D" w:rsidR="00D2467B" w:rsidRDefault="002976F5" w:rsidP="00176E67">
      <w:pPr>
        <w:pStyle w:val="SzDSzvegTrzs"/>
      </w:pPr>
      <w:r>
        <w:rPr>
          <w:noProof/>
          <w:lang w:eastAsia="hu-HU" w:bidi="ar-SA"/>
        </w:rPr>
        <mc:AlternateContent>
          <mc:Choice Requires="wpg">
            <w:drawing>
              <wp:anchor distT="0" distB="0" distL="114300" distR="114300" simplePos="0" relativeHeight="251887616" behindDoc="0" locked="0" layoutInCell="1" allowOverlap="1" wp14:anchorId="758C3DBA" wp14:editId="0E68E072">
                <wp:simplePos x="0" y="0"/>
                <wp:positionH relativeFrom="margin">
                  <wp:align>center</wp:align>
                </wp:positionH>
                <wp:positionV relativeFrom="paragraph">
                  <wp:posOffset>621665</wp:posOffset>
                </wp:positionV>
                <wp:extent cx="5372100" cy="6795770"/>
                <wp:effectExtent l="0" t="0" r="0" b="5080"/>
                <wp:wrapTopAndBottom/>
                <wp:docPr id="417" name="Csoportba foglalás 417"/>
                <wp:cNvGraphicFramePr/>
                <a:graphic xmlns:a="http://schemas.openxmlformats.org/drawingml/2006/main">
                  <a:graphicData uri="http://schemas.microsoft.com/office/word/2010/wordprocessingGroup">
                    <wpg:wgp>
                      <wpg:cNvGrpSpPr/>
                      <wpg:grpSpPr>
                        <a:xfrm>
                          <a:off x="0" y="0"/>
                          <a:ext cx="5372100" cy="6795770"/>
                          <a:chOff x="0" y="0"/>
                          <a:chExt cx="5372100" cy="6795770"/>
                        </a:xfrm>
                      </wpg:grpSpPr>
                      <pic:pic xmlns:pic="http://schemas.openxmlformats.org/drawingml/2006/picture">
                        <pic:nvPicPr>
                          <pic:cNvPr id="415" name="Kép 4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372100" cy="6257925"/>
                          </a:xfrm>
                          <a:prstGeom prst="rect">
                            <a:avLst/>
                          </a:prstGeom>
                        </pic:spPr>
                      </pic:pic>
                      <wps:wsp>
                        <wps:cNvPr id="416" name="Szövegdoboz 416"/>
                        <wps:cNvSpPr txBox="1"/>
                        <wps:spPr>
                          <a:xfrm>
                            <a:off x="0" y="6315710"/>
                            <a:ext cx="5372100" cy="480060"/>
                          </a:xfrm>
                          <a:prstGeom prst="rect">
                            <a:avLst/>
                          </a:prstGeom>
                          <a:solidFill>
                            <a:prstClr val="white"/>
                          </a:solidFill>
                          <a:ln>
                            <a:noFill/>
                          </a:ln>
                        </wps:spPr>
                        <wps:txbx>
                          <w:txbxContent>
                            <w:bookmarkStart w:id="135" w:name="_Ref6588230"/>
                            <w:p w14:paraId="31648BFC" w14:textId="2AE0E651" w:rsidR="00322C71" w:rsidRPr="00D056C5" w:rsidRDefault="00322C71" w:rsidP="004377DB">
                              <w:pPr>
                                <w:pStyle w:val="SzKpalrs"/>
                              </w:pPr>
                              <w:r>
                                <w:fldChar w:fldCharType="begin"/>
                              </w:r>
                              <w:r>
                                <w:instrText xml:space="preserve"> SEQ ábra \* ARABIC </w:instrText>
                              </w:r>
                              <w:r>
                                <w:fldChar w:fldCharType="separate"/>
                              </w:r>
                              <w:bookmarkStart w:id="136" w:name="_Toc7614369"/>
                              <w:r>
                                <w:t>22</w:t>
                              </w:r>
                              <w:r>
                                <w:fldChar w:fldCharType="end"/>
                              </w:r>
                              <w:r>
                                <w:t xml:space="preserve">. ábra: Kiszállítás </w:t>
                              </w:r>
                              <w:bookmarkEnd w:id="135"/>
                              <w:r>
                                <w:t>kezelése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C3DBA" id="Csoportba foglalás 417" o:spid="_x0000_s1851" style="position:absolute;left:0;text-align:left;margin-left:0;margin-top:48.95pt;width:423pt;height:535.1pt;z-index:251887616;mso-position-horizontal:center;mso-position-horizontal-relative:margin;mso-position-vertical-relative:text" coordsize="53721,67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">
                <v:shape id="Kép 415" o:spid="_x0000_s1852" type="#_x0000_t75" style="position:absolute;width:53721;height:6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">
                  <v:imagedata r:id="rId40" o:title=""/>
                  <v:path arrowok="t"/>
                </v:shape>
                <v:shape id="Szövegdoboz 416" o:spid="_x0000_s1853" type="#_x0000_t202" style="position:absolute;top:63157;width:5372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" stroked="f">
                  <v:textbox style="mso-fit-shape-to-text:t" inset="0,0,0,0">
                    <w:txbxContent>
                      <w:bookmarkStart w:id="137" w:name="_Ref6588230"/>
                      <w:p w14:paraId="31648BFC" w14:textId="2AE0E651" w:rsidR="00322C71" w:rsidRPr="00D056C5" w:rsidRDefault="00322C71" w:rsidP="004377DB">
                        <w:pPr>
                          <w:pStyle w:val="SzKpalrs"/>
                        </w:pPr>
                        <w:r>
                          <w:fldChar w:fldCharType="begin"/>
                        </w:r>
                        <w:r>
                          <w:instrText xml:space="preserve"> SEQ ábra \* ARABIC </w:instrText>
                        </w:r>
                        <w:r>
                          <w:fldChar w:fldCharType="separate"/>
                        </w:r>
                        <w:bookmarkStart w:id="138" w:name="_Toc7614369"/>
                        <w:r>
                          <w:t>22</w:t>
                        </w:r>
                        <w:r>
                          <w:fldChar w:fldCharType="end"/>
                        </w:r>
                        <w:r>
                          <w:t xml:space="preserve">. ábra: Kiszállítás </w:t>
                        </w:r>
                        <w:bookmarkEnd w:id="137"/>
                        <w:r>
                          <w:t>kezelése</w:t>
                        </w:r>
                        <w:bookmarkEnd w:id="138"/>
                      </w:p>
                    </w:txbxContent>
                  </v:textbox>
                </v:shape>
                <w10:wrap type="topAndBottom" anchorx="margin"/>
              </v:group>
            </w:pict>
          </mc:Fallback>
        </mc:AlternateContent>
      </w:r>
      <w:r w:rsidR="00D2467B">
        <w:t xml:space="preserve">Ha az alkalmazott új kiszállítást kér, de már van neki egy aktív vagy nincs az adatbázisban olyan, ami senkihez sincs rendelve, egy üzenetet kap a megfelelő </w:t>
      </w:r>
      <w:r w:rsidR="00EF1CCA">
        <w:t>hibaüzenettel</w:t>
      </w:r>
      <w:r w:rsidR="00D2467B">
        <w:t>.</w:t>
      </w:r>
    </w:p>
    <w:p w14:paraId="63CE734B" w14:textId="51D9634B" w:rsidR="004377DB" w:rsidRDefault="0039063C" w:rsidP="00176E67">
      <w:pPr>
        <w:pStyle w:val="SzDSzvegTrzs"/>
      </w:pPr>
      <w:r>
        <w:t xml:space="preserve">Ha kap új kiszállítást vagy a meglévők közül </w:t>
      </w:r>
      <w:r w:rsidR="00D06AA9">
        <w:t>kiválaszt</w:t>
      </w:r>
      <w:r>
        <w:t xml:space="preserve"> egyet</w:t>
      </w:r>
      <w:r w:rsidR="00D06AA9">
        <w:t>,</w:t>
      </w:r>
      <w:r>
        <w:t xml:space="preserve"> egy lista</w:t>
      </w:r>
      <w:r w:rsidR="00D06AA9">
        <w:t xml:space="preserve"> formájában megjelennek a címek</w:t>
      </w:r>
      <w:r>
        <w:t xml:space="preserve"> az optimális útvonal szerint rendezve. </w:t>
      </w:r>
      <w:r w:rsidR="00E02A20">
        <w:t xml:space="preserve">A listában a címen kívül még </w:t>
      </w:r>
      <w:r w:rsidR="00E02A20">
        <w:lastRenderedPageBreak/>
        <w:t xml:space="preserve">szerepel a vásárló neve, egy hivatkozás a rendelésre, egy </w:t>
      </w:r>
      <w:r w:rsidR="00016919">
        <w:t>jelölőnégyzet</w:t>
      </w:r>
      <w:r w:rsidR="00E02A20">
        <w:t xml:space="preserve">, amit bejelölve </w:t>
      </w:r>
      <w:r w:rsidR="00016919">
        <w:t>számontarthatja</w:t>
      </w:r>
      <w:r w:rsidR="00E02A20">
        <w:t xml:space="preserve">, hogy mit szállított már ki és egy </w:t>
      </w:r>
      <w:r w:rsidR="00E02A20">
        <w:rPr>
          <w:i/>
        </w:rPr>
        <w:t xml:space="preserve">Mutasd </w:t>
      </w:r>
      <w:r w:rsidR="00E02A20">
        <w:t xml:space="preserve">feliratú </w:t>
      </w:r>
      <w:r w:rsidR="006E447B">
        <w:t>gomb</w:t>
      </w:r>
      <w:r w:rsidR="00E02A20">
        <w:t xml:space="preserve"> </w:t>
      </w:r>
      <w:r w:rsidR="005E6FEB">
        <w:t>(</w:t>
      </w:r>
      <w:r w:rsidR="005E6FEB">
        <w:fldChar w:fldCharType="begin"/>
      </w:r>
      <w:r w:rsidR="005E6FEB">
        <w:instrText xml:space="preserve"> REF _Ref6588230 \h </w:instrText>
      </w:r>
      <w:r w:rsidR="005E6FEB">
        <w:fldChar w:fldCharType="separate"/>
      </w:r>
      <w:r w:rsidR="005E6FEB">
        <w:rPr>
          <w:noProof/>
        </w:rPr>
        <w:t>22</w:t>
      </w:r>
      <w:r w:rsidR="005E6FEB">
        <w:t>. ábra</w:t>
      </w:r>
      <w:r w:rsidR="005E6FEB">
        <w:fldChar w:fldCharType="end"/>
      </w:r>
      <w:r w:rsidR="005E6FEB">
        <w:t>)</w:t>
      </w:r>
      <w:r w:rsidR="006E447B">
        <w:t>.</w:t>
      </w:r>
    </w:p>
    <w:p w14:paraId="2C7E9A40" w14:textId="09F69DF2" w:rsidR="00E02A20" w:rsidRDefault="00E02A20" w:rsidP="00176E67">
      <w:pPr>
        <w:pStyle w:val="SzDSzvegTrzs"/>
      </w:pPr>
      <w:r>
        <w:t xml:space="preserve">A </w:t>
      </w:r>
      <w:r>
        <w:rPr>
          <w:i/>
        </w:rPr>
        <w:t>R</w:t>
      </w:r>
      <w:r w:rsidRPr="00E02A20">
        <w:rPr>
          <w:i/>
        </w:rPr>
        <w:t>endelés</w:t>
      </w:r>
      <w:r>
        <w:rPr>
          <w:i/>
        </w:rPr>
        <w:t xml:space="preserve"> </w:t>
      </w:r>
      <w:r>
        <w:t xml:space="preserve">hivatkozásra kattintva látható a </w:t>
      </w:r>
      <w:r w:rsidR="00016919">
        <w:t xml:space="preserve">rendelés </w:t>
      </w:r>
      <w:r>
        <w:t>határideje, a végösszeg</w:t>
      </w:r>
      <w:r w:rsidR="0034583C">
        <w:t>e</w:t>
      </w:r>
      <w:r>
        <w:t xml:space="preserve"> és a termékek megjelenítésére egy gomb, melyre kattintva a rendeléshez tartozó termékek, azok darabszáma és értéke tekinthető meg.</w:t>
      </w:r>
    </w:p>
    <w:p w14:paraId="6660FC42" w14:textId="0F423773" w:rsidR="0034583C" w:rsidRDefault="0034583C" w:rsidP="00176E67">
      <w:pPr>
        <w:pStyle w:val="SzDSzvegTrzs"/>
      </w:pPr>
      <w:r>
        <w:t xml:space="preserve">A </w:t>
      </w:r>
      <w:r>
        <w:rPr>
          <w:i/>
        </w:rPr>
        <w:t xml:space="preserve">Mutasd </w:t>
      </w:r>
      <w:r>
        <w:t xml:space="preserve">gombra kattintva a felhasználó láthatja a következő úticélhoz vezető utat egy </w:t>
      </w:r>
      <w:r w:rsidR="00DF7852">
        <w:t xml:space="preserve">beépített </w:t>
      </w:r>
      <w:r>
        <w:t>Google térképen.</w:t>
      </w:r>
    </w:p>
    <w:p w14:paraId="10E2C611" w14:textId="6B718CC6" w:rsidR="0034583C" w:rsidRDefault="0034583C" w:rsidP="00176E67">
      <w:pPr>
        <w:pStyle w:val="SzDSzvegTrzs"/>
      </w:pPr>
      <w:r>
        <w:t xml:space="preserve">A kiszállítás befejezéséhez minden </w:t>
      </w:r>
      <w:r>
        <w:rPr>
          <w:i/>
        </w:rPr>
        <w:t xml:space="preserve">Kész </w:t>
      </w:r>
      <w:r>
        <w:t xml:space="preserve">oszlopban lévő jelölőnégyzetet vagy az utolsó sorban lévőt ki kell jelölni és az ekkor megjelenő </w:t>
      </w:r>
      <w:r>
        <w:rPr>
          <w:i/>
        </w:rPr>
        <w:t xml:space="preserve">Minden kiszállítva! </w:t>
      </w:r>
      <w:r>
        <w:t>gombra kattintani. Miután ez megtörtént a munkás kérhet új kiszállítást.</w:t>
      </w:r>
    </w:p>
    <w:p w14:paraId="7E00F745" w14:textId="07C0D1E1" w:rsidR="00585034" w:rsidRDefault="00585034" w:rsidP="00585034">
      <w:pPr>
        <w:pStyle w:val="SzDCmsor3"/>
      </w:pPr>
      <w:bookmarkStart w:id="139" w:name="_Toc7614343"/>
      <w:r>
        <w:t>Admin</w:t>
      </w:r>
      <w:bookmarkEnd w:id="139"/>
    </w:p>
    <w:p w14:paraId="62CF3667" w14:textId="22E611A0" w:rsidR="002976F5" w:rsidRDefault="002976F5" w:rsidP="00585034">
      <w:pPr>
        <w:pStyle w:val="SzDSzvegTrzs"/>
      </w:pPr>
      <w:r>
        <w:rPr>
          <w:noProof/>
          <w:lang w:eastAsia="hu-HU" w:bidi="ar-SA"/>
        </w:rPr>
        <mc:AlternateContent>
          <mc:Choice Requires="wpg">
            <w:drawing>
              <wp:anchor distT="0" distB="0" distL="114300" distR="114300" simplePos="0" relativeHeight="251904000" behindDoc="0" locked="0" layoutInCell="1" allowOverlap="1" wp14:anchorId="4363D55E" wp14:editId="409D66AE">
                <wp:simplePos x="0" y="0"/>
                <wp:positionH relativeFrom="margin">
                  <wp:align>center</wp:align>
                </wp:positionH>
                <wp:positionV relativeFrom="paragraph">
                  <wp:posOffset>520065</wp:posOffset>
                </wp:positionV>
                <wp:extent cx="5565775" cy="3213735"/>
                <wp:effectExtent l="0" t="0" r="0" b="5715"/>
                <wp:wrapTopAndBottom/>
                <wp:docPr id="498" name="Csoportba foglalás 498"/>
                <wp:cNvGraphicFramePr/>
                <a:graphic xmlns:a="http://schemas.openxmlformats.org/drawingml/2006/main">
                  <a:graphicData uri="http://schemas.microsoft.com/office/word/2010/wordprocessingGroup">
                    <wpg:wgp>
                      <wpg:cNvGrpSpPr/>
                      <wpg:grpSpPr>
                        <a:xfrm>
                          <a:off x="0" y="0"/>
                          <a:ext cx="5565775" cy="3213735"/>
                          <a:chOff x="0" y="0"/>
                          <a:chExt cx="5565775" cy="3213735"/>
                        </a:xfrm>
                      </wpg:grpSpPr>
                      <pic:pic xmlns:pic="http://schemas.openxmlformats.org/drawingml/2006/picture">
                        <pic:nvPicPr>
                          <pic:cNvPr id="496" name="Kép 49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65775" cy="2680970"/>
                          </a:xfrm>
                          <a:prstGeom prst="rect">
                            <a:avLst/>
                          </a:prstGeom>
                        </pic:spPr>
                      </pic:pic>
                      <wps:wsp>
                        <wps:cNvPr id="497" name="Szövegdoboz 497"/>
                        <wps:cNvSpPr txBox="1"/>
                        <wps:spPr>
                          <a:xfrm>
                            <a:off x="0" y="2733675"/>
                            <a:ext cx="5565775" cy="480060"/>
                          </a:xfrm>
                          <a:prstGeom prst="rect">
                            <a:avLst/>
                          </a:prstGeom>
                          <a:solidFill>
                            <a:prstClr val="white"/>
                          </a:solidFill>
                          <a:ln>
                            <a:noFill/>
                          </a:ln>
                        </wps:spPr>
                        <wps:txbx>
                          <w:txbxContent>
                            <w:bookmarkStart w:id="140" w:name="_Ref6672095"/>
                            <w:p w14:paraId="32B9128F" w14:textId="0E383460" w:rsidR="00322C71" w:rsidRPr="00813FCB" w:rsidRDefault="00322C71" w:rsidP="001D0508">
                              <w:pPr>
                                <w:pStyle w:val="SzKpalrs"/>
                              </w:pPr>
                              <w:r>
                                <w:fldChar w:fldCharType="begin"/>
                              </w:r>
                              <w:r>
                                <w:instrText xml:space="preserve"> SEQ ábra \* ARABIC </w:instrText>
                              </w:r>
                              <w:r>
                                <w:fldChar w:fldCharType="separate"/>
                              </w:r>
                              <w:bookmarkStart w:id="141" w:name="_Toc7614370"/>
                              <w:r>
                                <w:t>23</w:t>
                              </w:r>
                              <w:r>
                                <w:fldChar w:fldCharType="end"/>
                              </w:r>
                              <w:r>
                                <w:t>. ábra: Admin menü</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63D55E" id="Csoportba foglalás 498" o:spid="_x0000_s1854" style="position:absolute;left:0;text-align:left;margin-left:0;margin-top:40.95pt;width:438.25pt;height:253.05pt;z-index:251904000;mso-position-horizontal:center;mso-position-horizontal-relative:margin;mso-position-vertical-relative:text" coordsize="55657,3213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uZHLDoXMAAAWQAwACAAAAFAAAEKCQ&#10;BAACAAAAFAAAELSSkQACAAAAAzQ1AACSkgACAAAAAzQ1AADqHAAHAAAIDAAACJQ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A0OjIwIDE2OjQ1OjI5ADIwMTk6MDQ6MjAgMTY6NDU6MjkAAABBAG4AZAByAOEAcwAA&#10;AP/hCxp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5LTA0LTIwVDE2OjQ1OjI5LjQ1&#10;Mz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BbmRyw6Fz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BwUFBgUEBwYFBggHBwgKEQsKCQkKFQ8QDBEYFRoZGBUYFxseJyEbHSUdFxgiLiIlKCkrLCsaIC8z&#10;LyoyJyorKv/bAEMBBwgICgkKFAsLFCocGBwqKioqKioqKioqKioqKioqKioqKioqKioqKioqKioq&#10;KioqKioqKioqKioqKioqKioqKv/AABEIApIFV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KKKKACiiigAooooAKKKKACiiigAooooAKKKKA&#10;CiiigAooooAKKKKACiiigAooooAKKKKACiiigD6I8M/8inpH/XjD/wCixWpWX4Z/5FPSP+vGH/0W&#10;K1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">
                <v:shape id="Kép 496" o:spid="_x0000_s1855" type="#_x0000_t75" style="position:absolute;width:55657;height:2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">
                  <v:imagedata r:id="rId42" o:title=""/>
                  <v:path arrowok="t"/>
                </v:shape>
                <v:shape id="Szövegdoboz 497" o:spid="_x0000_s1856" type="#_x0000_t202" style="position:absolute;top:27336;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" stroked="f">
                  <v:textbox style="mso-fit-shape-to-text:t" inset="0,0,0,0">
                    <w:txbxContent>
                      <w:bookmarkStart w:id="142" w:name="_Ref6672095"/>
                      <w:p w14:paraId="32B9128F" w14:textId="0E383460" w:rsidR="00322C71" w:rsidRPr="00813FCB" w:rsidRDefault="00322C71" w:rsidP="001D0508">
                        <w:pPr>
                          <w:pStyle w:val="SzKpalrs"/>
                        </w:pPr>
                        <w:r>
                          <w:fldChar w:fldCharType="begin"/>
                        </w:r>
                        <w:r>
                          <w:instrText xml:space="preserve"> SEQ ábra \* ARABIC </w:instrText>
                        </w:r>
                        <w:r>
                          <w:fldChar w:fldCharType="separate"/>
                        </w:r>
                        <w:bookmarkStart w:id="143" w:name="_Toc7614370"/>
                        <w:r>
                          <w:t>23</w:t>
                        </w:r>
                        <w:r>
                          <w:fldChar w:fldCharType="end"/>
                        </w:r>
                        <w:r>
                          <w:t>. ábra: Admin menü</w:t>
                        </w:r>
                        <w:bookmarkEnd w:id="142"/>
                        <w:bookmarkEnd w:id="143"/>
                      </w:p>
                    </w:txbxContent>
                  </v:textbox>
                </v:shape>
                <w10:wrap type="topAndBottom" anchorx="margin"/>
              </v:group>
            </w:pict>
          </mc:Fallback>
        </mc:AlternateContent>
      </w:r>
      <w:r w:rsidR="00585034">
        <w:t xml:space="preserve">Az admin típusú felhasználók bejelentkezés után a </w:t>
      </w:r>
      <w:r w:rsidR="00585034">
        <w:fldChar w:fldCharType="begin"/>
      </w:r>
      <w:r w:rsidR="00585034">
        <w:instrText xml:space="preserve"> REF _Ref6343532 \h </w:instrText>
      </w:r>
      <w:r w:rsidR="00585034">
        <w:fldChar w:fldCharType="separate"/>
      </w:r>
      <w:r w:rsidR="00585034">
        <w:t>fő oldal</w:t>
      </w:r>
      <w:r w:rsidR="00585034">
        <w:fldChar w:fldCharType="end"/>
      </w:r>
      <w:r w:rsidR="00585034">
        <w:t xml:space="preserve">ra kerülnek, de a vásárláshoz szükséges </w:t>
      </w:r>
      <w:r w:rsidR="00D90FD2">
        <w:t xml:space="preserve">funkciók </w:t>
      </w:r>
      <w:r w:rsidR="00585034">
        <w:t xml:space="preserve">(kosár, saját rendelések) nem elérhetőek számukra. </w:t>
      </w:r>
    </w:p>
    <w:p w14:paraId="5379101E" w14:textId="64EAE87E" w:rsidR="00585034" w:rsidRDefault="00585034" w:rsidP="00585034">
      <w:pPr>
        <w:pStyle w:val="SzDSzvegTrzs"/>
      </w:pPr>
      <w:r>
        <w:t>Azonban a képernyő bal felső sarkában egy új menü jelenik meg nekik. Ebből a menüből a következők adatokhoz fér hozzá:</w:t>
      </w:r>
    </w:p>
    <w:p w14:paraId="6593D925" w14:textId="23DB3117" w:rsidR="00585034" w:rsidRDefault="00585034" w:rsidP="00C751CC">
      <w:pPr>
        <w:pStyle w:val="SzDSzvegTrzs"/>
        <w:numPr>
          <w:ilvl w:val="0"/>
          <w:numId w:val="17"/>
        </w:numPr>
      </w:pPr>
      <w:r>
        <w:t>alkalmazottak,</w:t>
      </w:r>
    </w:p>
    <w:p w14:paraId="1E58CD15" w14:textId="46DC174B" w:rsidR="00585034" w:rsidRDefault="00585034" w:rsidP="00C751CC">
      <w:pPr>
        <w:pStyle w:val="SzDSzvegTrzs"/>
        <w:numPr>
          <w:ilvl w:val="0"/>
          <w:numId w:val="17"/>
        </w:numPr>
      </w:pPr>
      <w:r>
        <w:t>termékek,</w:t>
      </w:r>
    </w:p>
    <w:p w14:paraId="014E483C" w14:textId="7A194E4E" w:rsidR="00585034" w:rsidRDefault="00585034" w:rsidP="00C751CC">
      <w:pPr>
        <w:pStyle w:val="SzDSzvegTrzs"/>
        <w:numPr>
          <w:ilvl w:val="0"/>
          <w:numId w:val="17"/>
        </w:numPr>
      </w:pPr>
      <w:r>
        <w:t>megrendelések,</w:t>
      </w:r>
    </w:p>
    <w:p w14:paraId="04C99CAB" w14:textId="7F4F5EC2" w:rsidR="00585034" w:rsidRDefault="00585034" w:rsidP="00C751CC">
      <w:pPr>
        <w:pStyle w:val="SzDSzvegTrzs"/>
        <w:numPr>
          <w:ilvl w:val="0"/>
          <w:numId w:val="17"/>
        </w:numPr>
      </w:pPr>
      <w:r>
        <w:t>kiszállítások,</w:t>
      </w:r>
    </w:p>
    <w:p w14:paraId="08B251C4" w14:textId="590476A7" w:rsidR="00065E77" w:rsidRDefault="00585034" w:rsidP="00C751CC">
      <w:pPr>
        <w:pStyle w:val="SzDSzvegTrzs"/>
        <w:numPr>
          <w:ilvl w:val="0"/>
          <w:numId w:val="17"/>
        </w:numPr>
      </w:pPr>
      <w:r>
        <w:lastRenderedPageBreak/>
        <w:t>felhasználók.</w:t>
      </w:r>
    </w:p>
    <w:p w14:paraId="6C746018" w14:textId="693B55AE" w:rsidR="00585034" w:rsidRDefault="006E15D9" w:rsidP="00065E77">
      <w:pPr>
        <w:pStyle w:val="SzDSzvegTrzs"/>
      </w:pPr>
      <w:r>
        <w:t>Az adatok a könnyebb átláthatóság céljából minden oldalon táblázatban vannak megjelenítve.</w:t>
      </w:r>
      <w:r w:rsidR="00B80257">
        <w:t xml:space="preserve"> A legtöbb sor végén szerepel egy törlés és egy szerkeszt</w:t>
      </w:r>
      <w:r w:rsidR="0035612B">
        <w:t>és</w:t>
      </w:r>
      <w:r w:rsidR="00B80257">
        <w:t xml:space="preserve"> </w:t>
      </w:r>
      <w:r w:rsidR="0035612B">
        <w:t xml:space="preserve">gomb, </w:t>
      </w:r>
      <w:r w:rsidR="00D90FD2">
        <w:t xml:space="preserve">ez alól </w:t>
      </w:r>
      <w:r w:rsidR="0035612B">
        <w:t>kivétel</w:t>
      </w:r>
      <w:r w:rsidR="00D90FD2">
        <w:t>t képeznek</w:t>
      </w:r>
      <w:r w:rsidR="0035612B">
        <w:t xml:space="preserve"> azok a megrendelések, amik már egy kiszállításhoz lettek rendelve.</w:t>
      </w:r>
    </w:p>
    <w:p w14:paraId="7F16956F" w14:textId="48353CDC" w:rsidR="0005351F" w:rsidRDefault="00210C58" w:rsidP="0005351F">
      <w:pPr>
        <w:pStyle w:val="SzDCmsor4"/>
      </w:pPr>
      <w:bookmarkStart w:id="144" w:name="_Toc7614344"/>
      <w:r>
        <w:t>Alkalmazottak, vásárlók</w:t>
      </w:r>
      <w:bookmarkEnd w:id="144"/>
    </w:p>
    <w:p w14:paraId="4D2D0D78" w14:textId="24B9E24A" w:rsidR="0005351F" w:rsidRDefault="0005351F" w:rsidP="0005351F">
      <w:pPr>
        <w:pStyle w:val="SzDSzvegTrzs"/>
      </w:pPr>
      <w:r>
        <w:t>F</w:t>
      </w:r>
      <w:r w:rsidR="00823A1F">
        <w:t xml:space="preserve">elhasználók szerkesztésénél ugyanazok a megkötések vannak, mint regisztráció folyamán, egy jelentős </w:t>
      </w:r>
      <w:r w:rsidR="00D90FD2">
        <w:t xml:space="preserve">eltérést </w:t>
      </w:r>
      <w:r w:rsidR="00823A1F">
        <w:t xml:space="preserve">leszámítva. Minden regisztráció egy vásárló típusú felhasználót hoz létre és ez felveti a kérdés, hogy hogyan lesznek így </w:t>
      </w:r>
      <w:r w:rsidR="00D90FD2">
        <w:t xml:space="preserve">alkalmazottak </w:t>
      </w:r>
      <w:r w:rsidR="00823A1F">
        <w:t>felvéve a rendszerbe. Ez az admin feladata, aki regisztráció után a vásárlók szerkesztésénél megváltoztathatja a felhasználó típusát.</w:t>
      </w:r>
      <w:r w:rsidR="00DA7EBE">
        <w:t xml:space="preserve"> Ezt minden regisztrált személynél </w:t>
      </w:r>
      <w:r w:rsidR="00DA3059">
        <w:t>megteheti, kivéve a többi admin</w:t>
      </w:r>
      <w:r w:rsidR="00DA7EBE">
        <w:t>t és saját magát</w:t>
      </w:r>
      <w:r w:rsidR="00DA3059">
        <w:t>, ezzel elkerülve, hogy az oldal admin nélkül maradjon</w:t>
      </w:r>
      <w:r w:rsidR="00DA7EBE">
        <w:t>.</w:t>
      </w:r>
    </w:p>
    <w:p w14:paraId="538B513B" w14:textId="540BEF2B" w:rsidR="00B06198" w:rsidRDefault="00B06198" w:rsidP="0005351F">
      <w:pPr>
        <w:pStyle w:val="SzDSzvegTrzs"/>
      </w:pPr>
      <w:r>
        <w:t xml:space="preserve">A vásárlókat és az alkalmazottakat tartalmazó táblázatok nagyon hasonlóak, csak egy oszlop különbség van bennük. A vásárlóknál a szerkesztés előtti oszlopban a rendeléseire </w:t>
      </w:r>
      <w:r w:rsidR="00D90FD2">
        <w:t xml:space="preserve">mutató </w:t>
      </w:r>
      <w:r>
        <w:t>hivatkozás találhat</w:t>
      </w:r>
      <w:r w:rsidR="00C8117B">
        <w:t>ó</w:t>
      </w:r>
      <w:r>
        <w:t>, amire ha rákattint a felhasználó megtekintheti a kiválasztott személy összes rendelését.</w:t>
      </w:r>
      <w:r w:rsidR="00364FDA">
        <w:t xml:space="preserve"> Az alkalmazottaknál ez az oszlop a munkáshoz rendelt kiszállításokra mutató hivatkozást tartalmazza, melyre kattintva az oldal kilistázza a kiválasztott személyhez tartozó összes kiszállítást.</w:t>
      </w:r>
    </w:p>
    <w:p w14:paraId="6D88A575" w14:textId="3292B31C" w:rsidR="00973FC8" w:rsidRDefault="00973FC8" w:rsidP="00973FC8">
      <w:pPr>
        <w:pStyle w:val="SzDCmsor4"/>
      </w:pPr>
      <w:bookmarkStart w:id="145" w:name="_Toc7614345"/>
      <w:r>
        <w:t>Termékek</w:t>
      </w:r>
      <w:bookmarkEnd w:id="145"/>
    </w:p>
    <w:p w14:paraId="75441132" w14:textId="33B4020D" w:rsidR="00973FC8" w:rsidRDefault="00210C58" w:rsidP="007A4E54">
      <w:pPr>
        <w:pStyle w:val="SzDSzvegTrzs"/>
      </w:pPr>
      <w:r>
        <w:t xml:space="preserve">Ha egy admin a termékeket akarja kezelni, a menüből a </w:t>
      </w:r>
      <w:r>
        <w:rPr>
          <w:i/>
        </w:rPr>
        <w:t>Termékek</w:t>
      </w:r>
      <w:r>
        <w:t>re kattintva ezt megteheti. Itt van lehetősége</w:t>
      </w:r>
      <w:r w:rsidR="007A4E54">
        <w:t>:</w:t>
      </w:r>
    </w:p>
    <w:p w14:paraId="1BBF76E8" w14:textId="5AD6624C" w:rsidR="007A4E54" w:rsidRDefault="007A4E54" w:rsidP="00C751CC">
      <w:pPr>
        <w:pStyle w:val="SzDSzvegTrzs"/>
        <w:numPr>
          <w:ilvl w:val="0"/>
          <w:numId w:val="18"/>
        </w:numPr>
      </w:pPr>
      <w:r>
        <w:t>termék törlésére</w:t>
      </w:r>
    </w:p>
    <w:p w14:paraId="10FCDE9C" w14:textId="606899C9" w:rsidR="007A4E54" w:rsidRDefault="007A4E54" w:rsidP="00C751CC">
      <w:pPr>
        <w:pStyle w:val="SzDSzvegTrzs"/>
        <w:numPr>
          <w:ilvl w:val="0"/>
          <w:numId w:val="18"/>
        </w:numPr>
      </w:pPr>
      <w:r>
        <w:t>új termék felvitelére</w:t>
      </w:r>
    </w:p>
    <w:p w14:paraId="128F4E9E" w14:textId="6B080066" w:rsidR="007A4E54" w:rsidRDefault="007A4E54" w:rsidP="00C751CC">
      <w:pPr>
        <w:pStyle w:val="SzDSzvegTrzs"/>
        <w:numPr>
          <w:ilvl w:val="0"/>
          <w:numId w:val="18"/>
        </w:numPr>
      </w:pPr>
      <w:r>
        <w:t>raktáron lévő mennyiség növelésére</w:t>
      </w:r>
    </w:p>
    <w:p w14:paraId="6C73B96E" w14:textId="16D02496" w:rsidR="007252D7" w:rsidRDefault="007A4E54" w:rsidP="00C751CC">
      <w:pPr>
        <w:pStyle w:val="SzDSzvegTrzs"/>
        <w:numPr>
          <w:ilvl w:val="0"/>
          <w:numId w:val="18"/>
        </w:numPr>
      </w:pPr>
      <w:r>
        <w:t>termék adatainak módosítására.</w:t>
      </w:r>
    </w:p>
    <w:p w14:paraId="348904EA" w14:textId="52D91AE0" w:rsidR="00FC68A8" w:rsidRDefault="007A4E54" w:rsidP="007A4E54">
      <w:pPr>
        <w:pStyle w:val="SzDSzvegTrzs"/>
      </w:pPr>
      <w:r>
        <w:t>A termékek törléséhez az eltávolítani kívánt sorában lévő szemetes ikonra kell kattintani. Az oldal először megerősítést kér, majd törölt állapotba helyezi az árut. Ez azt jelenti, hogy a felhasználók többé nem láthatják a megvehető cikkek között, de – természetesen - az eddig leadott, kiszállított vagy kiszállításra váró rendeléseikben még megtekinthetik.</w:t>
      </w:r>
      <w:r w:rsidR="006D22AC">
        <w:t xml:space="preserve"> </w:t>
      </w:r>
    </w:p>
    <w:p w14:paraId="7A98044A" w14:textId="20995FDE" w:rsidR="007A4E54" w:rsidRDefault="00FC68A8" w:rsidP="007A4E54">
      <w:pPr>
        <w:pStyle w:val="SzDSzvegTrzs"/>
      </w:pPr>
      <w:r>
        <w:rPr>
          <w:noProof/>
          <w:lang w:eastAsia="hu-HU" w:bidi="ar-SA"/>
        </w:rPr>
        <w:lastRenderedPageBreak/>
        <mc:AlternateContent>
          <mc:Choice Requires="wpg">
            <w:drawing>
              <wp:anchor distT="0" distB="0" distL="114300" distR="114300" simplePos="0" relativeHeight="251895808" behindDoc="1" locked="0" layoutInCell="1" allowOverlap="1" wp14:anchorId="4E9E800D" wp14:editId="76476FF2">
                <wp:simplePos x="0" y="0"/>
                <wp:positionH relativeFrom="margin">
                  <wp:align>center</wp:align>
                </wp:positionH>
                <wp:positionV relativeFrom="margin">
                  <wp:posOffset>1668276</wp:posOffset>
                </wp:positionV>
                <wp:extent cx="5565775" cy="3213735"/>
                <wp:effectExtent l="0" t="0" r="0" b="5715"/>
                <wp:wrapTopAndBottom/>
                <wp:docPr id="492" name="Csoportba foglalás 492"/>
                <wp:cNvGraphicFramePr/>
                <a:graphic xmlns:a="http://schemas.openxmlformats.org/drawingml/2006/main">
                  <a:graphicData uri="http://schemas.microsoft.com/office/word/2010/wordprocessingGroup">
                    <wpg:wgp>
                      <wpg:cNvGrpSpPr/>
                      <wpg:grpSpPr>
                        <a:xfrm>
                          <a:off x="0" y="0"/>
                          <a:ext cx="5565775" cy="3213735"/>
                          <a:chOff x="0" y="0"/>
                          <a:chExt cx="5565775" cy="3213735"/>
                        </a:xfrm>
                      </wpg:grpSpPr>
                      <pic:pic xmlns:pic="http://schemas.openxmlformats.org/drawingml/2006/picture">
                        <pic:nvPicPr>
                          <pic:cNvPr id="486" name="Kép 48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5775" cy="2677160"/>
                          </a:xfrm>
                          <a:prstGeom prst="rect">
                            <a:avLst/>
                          </a:prstGeom>
                        </pic:spPr>
                      </pic:pic>
                      <wps:wsp>
                        <wps:cNvPr id="490" name="Szövegdoboz 490"/>
                        <wps:cNvSpPr txBox="1"/>
                        <wps:spPr>
                          <a:xfrm>
                            <a:off x="0" y="2733675"/>
                            <a:ext cx="5565775" cy="480060"/>
                          </a:xfrm>
                          <a:prstGeom prst="rect">
                            <a:avLst/>
                          </a:prstGeom>
                          <a:solidFill>
                            <a:prstClr val="white"/>
                          </a:solidFill>
                          <a:ln>
                            <a:noFill/>
                          </a:ln>
                        </wps:spPr>
                        <wps:txbx>
                          <w:txbxContent>
                            <w:bookmarkStart w:id="146" w:name="_Ref6669149"/>
                            <w:p w14:paraId="06DCD57F" w14:textId="47B90D80" w:rsidR="00322C71" w:rsidRPr="007E3133" w:rsidRDefault="00322C71" w:rsidP="008A717F">
                              <w:pPr>
                                <w:pStyle w:val="SzKpalrs"/>
                              </w:pPr>
                              <w:r>
                                <w:fldChar w:fldCharType="begin"/>
                              </w:r>
                              <w:r>
                                <w:instrText xml:space="preserve"> SEQ ábra \* ARABIC </w:instrText>
                              </w:r>
                              <w:r>
                                <w:fldChar w:fldCharType="separate"/>
                              </w:r>
                              <w:bookmarkStart w:id="147" w:name="_Toc7614371"/>
                              <w:r>
                                <w:t>24</w:t>
                              </w:r>
                              <w:r>
                                <w:fldChar w:fldCharType="end"/>
                              </w:r>
                              <w:r>
                                <w:t>. ábra: Törölt termék visszaállítása</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E800D" id="Csoportba foglalás 492" o:spid="_x0000_s1857" style="position:absolute;left:0;text-align:left;margin-left:0;margin-top:131.35pt;width:438.25pt;height:253.05pt;z-index:-251420672;mso-position-horizontal:center;mso-position-horizontal-relative:margin;mso-position-vertical-relative:margin" coordsize="55657,3213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FuZHLDoXMA&#10;AAWQAwACAAAAFAAAEKyQBAACAAAAFAAAEMCSkQACAAAAAzg4AACSkgACAAAAAzg4AADqHAAHAAAI&#10;DAAACKA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E5OjA0OjIwIDE2OjA2OjIwADIwMTk6MDQ6MjAgMTY6MDY6MjAA&#10;AABBAG4AZAByAOEAcwAAAP/hCxp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E5LTA0&#10;LTIwVDE2OjA2OjIwLjg4MT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BbmRyw6Fz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AgEBAgEBAgICAgICAgIDBQMDAwMDBgQEAwUHBgcHBwYHBwgJCwkICAoI&#10;BwcKDQoKCwwMDAwHCQ4PDQwOCwwMDP/bAEMBAgICAwMDBgMDBgwIBwgMDAwMDAwMDAwMDAwMDAwM&#10;DAwMDAwMDAwMDAwMDAwMDAwMDAwMDAwMDAwMDAwMDAwMDP/AABEIApEFV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">
                <v:shape id="Kép 486" o:spid="_x0000_s1858" type="#_x0000_t75" style="position:absolute;width:55657;height:2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">
                  <v:imagedata r:id="rId44" o:title=""/>
                  <v:path arrowok="t"/>
                </v:shape>
                <v:shape id="Szövegdoboz 490" o:spid="_x0000_s1859" type="#_x0000_t202" style="position:absolute;top:27336;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" stroked="f">
                  <v:textbox style="mso-fit-shape-to-text:t" inset="0,0,0,0">
                    <w:txbxContent>
                      <w:bookmarkStart w:id="148" w:name="_Ref6669149"/>
                      <w:p w14:paraId="06DCD57F" w14:textId="47B90D80" w:rsidR="00322C71" w:rsidRPr="007E3133" w:rsidRDefault="00322C71" w:rsidP="008A717F">
                        <w:pPr>
                          <w:pStyle w:val="SzKpalrs"/>
                        </w:pPr>
                        <w:r>
                          <w:fldChar w:fldCharType="begin"/>
                        </w:r>
                        <w:r>
                          <w:instrText xml:space="preserve"> SEQ ábra \* ARABIC </w:instrText>
                        </w:r>
                        <w:r>
                          <w:fldChar w:fldCharType="separate"/>
                        </w:r>
                        <w:bookmarkStart w:id="149" w:name="_Toc7614371"/>
                        <w:r>
                          <w:t>24</w:t>
                        </w:r>
                        <w:r>
                          <w:fldChar w:fldCharType="end"/>
                        </w:r>
                        <w:r>
                          <w:t>. ábra: Törölt termék visszaállítása</w:t>
                        </w:r>
                        <w:bookmarkEnd w:id="148"/>
                        <w:bookmarkEnd w:id="149"/>
                      </w:p>
                    </w:txbxContent>
                  </v:textbox>
                </v:shape>
                <w10:wrap type="topAndBottom" anchorx="margin" anchory="margin"/>
              </v:group>
            </w:pict>
          </mc:Fallback>
        </mc:AlternateContent>
      </w:r>
      <w:r w:rsidR="006D22AC">
        <w:t>Ha egy termék törölt állapotban van, az admin továbbra is látja a termékek listájában azzal</w:t>
      </w:r>
      <w:r w:rsidR="00C8117B">
        <w:t xml:space="preserve"> a különbséggel, hogy már nem</w:t>
      </w:r>
      <w:r w:rsidR="006D22AC">
        <w:t xml:space="preserve"> szemetes van az utolsó oszlopban, hanem egy újrahasznosítás ikon. Amennyiben a felhasználó meggondolja magát és mégis szeretné tovább értékesíteni a törölt árut, vagy csak véletlenül távolította el, az újrahasznosítás ikonra kattintva v</w:t>
      </w:r>
      <w:r w:rsidR="008A717F">
        <w:t>issza</w:t>
      </w:r>
      <w:del w:id="150" w:author="Miklós Hatwagner" w:date="2019-04-24T15:47:00Z">
        <w:r w:rsidR="008A717F" w:rsidDel="00D82F31">
          <w:delText xml:space="preserve"> </w:delText>
        </w:r>
      </w:del>
      <w:r w:rsidR="008A717F">
        <w:t>helyezheti a terméket a kí</w:t>
      </w:r>
      <w:r w:rsidR="006D22AC">
        <w:t>nálatba</w:t>
      </w:r>
      <w:r w:rsidR="009A7AA2">
        <w:t xml:space="preserve"> (a döntés megerősítése után)</w:t>
      </w:r>
      <w:r w:rsidR="006D22AC">
        <w:t xml:space="preserve">. </w:t>
      </w:r>
      <w:r w:rsidR="00EB32C1">
        <w:t xml:space="preserve">Ezt a műveletet a </w:t>
      </w:r>
      <w:r w:rsidR="00EB32C1">
        <w:fldChar w:fldCharType="begin"/>
      </w:r>
      <w:r w:rsidR="00EB32C1">
        <w:instrText xml:space="preserve"> REF _Ref6669149 \h </w:instrText>
      </w:r>
      <w:r w:rsidR="00EB32C1">
        <w:fldChar w:fldCharType="separate"/>
      </w:r>
      <w:r w:rsidR="00EB32C1">
        <w:rPr>
          <w:noProof/>
        </w:rPr>
        <w:t>24</w:t>
      </w:r>
      <w:r w:rsidR="00EB32C1">
        <w:t xml:space="preserve">. ábrán </w:t>
      </w:r>
      <w:r w:rsidR="00EB32C1">
        <w:fldChar w:fldCharType="end"/>
      </w:r>
      <w:r w:rsidR="00EB32C1">
        <w:t>láthatjuk.</w:t>
      </w:r>
    </w:p>
    <w:p w14:paraId="0D66C8B1" w14:textId="6A783515" w:rsidR="00EB32C1" w:rsidRDefault="00EB32C1" w:rsidP="00C31817">
      <w:pPr>
        <w:pStyle w:val="SzDSzvegTrzs"/>
      </w:pPr>
      <w:r>
        <w:t xml:space="preserve">Új termék felviteléhez a jobb felső sarokban elhelyezkedő </w:t>
      </w:r>
      <w:r w:rsidRPr="00EB32C1">
        <w:rPr>
          <w:i/>
        </w:rPr>
        <w:t>Új termék</w:t>
      </w:r>
      <w:r>
        <w:rPr>
          <w:i/>
        </w:rPr>
        <w:t xml:space="preserve"> </w:t>
      </w:r>
      <w:r>
        <w:t>feliratú gombra kell kattintani.</w:t>
      </w:r>
      <w:r w:rsidR="00EA5B26">
        <w:t xml:space="preserve"> Az új áru hozzáadásánál, illetve </w:t>
      </w:r>
      <w:r w:rsidR="002F5A6A">
        <w:t>meglévő</w:t>
      </w:r>
      <w:r w:rsidR="00EA5B26">
        <w:t xml:space="preserve"> szerkesztésénél ugyanazok a megszorítások vonatkoznak a megadott adatokra</w:t>
      </w:r>
      <w:r w:rsidR="00D82F31">
        <w:t>,</w:t>
      </w:r>
      <w:r w:rsidR="00EA5B26">
        <w:t xml:space="preserve"> egy kivétellel. Minden adat megadása kötelező, de szerkesztés során nem kötelező képet feltölteni, ha a régit kívánja megtartani az admin. </w:t>
      </w:r>
      <w:r w:rsidR="00C11EF1">
        <w:t xml:space="preserve">A képekre további megkötés, hogy mérete nem haladhatja meg a 2 </w:t>
      </w:r>
      <w:r w:rsidR="003D735A">
        <w:t>megabájt</w:t>
      </w:r>
      <w:r w:rsidR="00C11EF1">
        <w:t>ot.</w:t>
      </w:r>
    </w:p>
    <w:p w14:paraId="7CFA39A8" w14:textId="658856C1" w:rsidR="00FC68A8" w:rsidRDefault="00FC68A8" w:rsidP="00C31817">
      <w:pPr>
        <w:pStyle w:val="SzDSzvegTrzs"/>
      </w:pPr>
      <w:r>
        <w:rPr>
          <w:noProof/>
          <w:lang w:eastAsia="hu-HU" w:bidi="ar-SA"/>
        </w:rPr>
        <w:lastRenderedPageBreak/>
        <mc:AlternateContent>
          <mc:Choice Requires="wpg">
            <w:drawing>
              <wp:anchor distT="0" distB="0" distL="114300" distR="114300" simplePos="0" relativeHeight="251912192" behindDoc="0" locked="0" layoutInCell="1" allowOverlap="1" wp14:anchorId="1CBE04ED" wp14:editId="45EFAB9E">
                <wp:simplePos x="0" y="0"/>
                <wp:positionH relativeFrom="margin">
                  <wp:posOffset>-13335</wp:posOffset>
                </wp:positionH>
                <wp:positionV relativeFrom="paragraph">
                  <wp:posOffset>940830</wp:posOffset>
                </wp:positionV>
                <wp:extent cx="5565775" cy="5204460"/>
                <wp:effectExtent l="0" t="0" r="0" b="0"/>
                <wp:wrapTopAndBottom/>
                <wp:docPr id="504" name="Csoportba foglalás 504"/>
                <wp:cNvGraphicFramePr/>
                <a:graphic xmlns:a="http://schemas.openxmlformats.org/drawingml/2006/main">
                  <a:graphicData uri="http://schemas.microsoft.com/office/word/2010/wordprocessingGroup">
                    <wpg:wgp>
                      <wpg:cNvGrpSpPr/>
                      <wpg:grpSpPr>
                        <a:xfrm>
                          <a:off x="0" y="0"/>
                          <a:ext cx="5565775" cy="5204460"/>
                          <a:chOff x="0" y="0"/>
                          <a:chExt cx="5565775" cy="5204460"/>
                        </a:xfrm>
                      </wpg:grpSpPr>
                      <pic:pic xmlns:pic="http://schemas.openxmlformats.org/drawingml/2006/picture">
                        <pic:nvPicPr>
                          <pic:cNvPr id="502" name="Kép 50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65775" cy="4666615"/>
                          </a:xfrm>
                          <a:prstGeom prst="rect">
                            <a:avLst/>
                          </a:prstGeom>
                        </pic:spPr>
                      </pic:pic>
                      <wps:wsp>
                        <wps:cNvPr id="503" name="Szövegdoboz 503"/>
                        <wps:cNvSpPr txBox="1"/>
                        <wps:spPr>
                          <a:xfrm>
                            <a:off x="0" y="4724400"/>
                            <a:ext cx="5565775" cy="480060"/>
                          </a:xfrm>
                          <a:prstGeom prst="rect">
                            <a:avLst/>
                          </a:prstGeom>
                          <a:solidFill>
                            <a:prstClr val="white"/>
                          </a:solidFill>
                          <a:ln>
                            <a:noFill/>
                          </a:ln>
                        </wps:spPr>
                        <wps:txbx>
                          <w:txbxContent>
                            <w:p w14:paraId="67A5680A" w14:textId="3FC2C739" w:rsidR="00322C71" w:rsidRPr="000D40BF" w:rsidRDefault="00322C71" w:rsidP="00FE0B80">
                              <w:pPr>
                                <w:pStyle w:val="SzKpalrs"/>
                              </w:pPr>
                              <w:r>
                                <w:fldChar w:fldCharType="begin"/>
                              </w:r>
                              <w:r>
                                <w:instrText xml:space="preserve"> SEQ ábra \* ARABIC </w:instrText>
                              </w:r>
                              <w:r>
                                <w:fldChar w:fldCharType="separate"/>
                              </w:r>
                              <w:bookmarkStart w:id="151" w:name="_Toc7614372"/>
                              <w:r>
                                <w:t>25</w:t>
                              </w:r>
                              <w:r>
                                <w:fldChar w:fldCharType="end"/>
                              </w:r>
                              <w:r>
                                <w:t>. ábra: Termék szerkesztése</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E04ED" id="Csoportba foglalás 504" o:spid="_x0000_s1860" style="position:absolute;left:0;text-align:left;margin-left:-1.05pt;margin-top:74.1pt;width:438.25pt;height:409.8pt;z-index:251912192;mso-position-horizontal-relative:margin;mso-position-vertical-relative:text" coordsize="55657,5204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">
                <v:shape id="Kép 502" o:spid="_x0000_s1861" type="#_x0000_t75" style="position:absolute;width:55657;height:46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">
                  <v:imagedata r:id="rId46" o:title=""/>
                  <v:path arrowok="t"/>
                </v:shape>
                <v:shape id="Szövegdoboz 503" o:spid="_x0000_s1862" type="#_x0000_t202" style="position:absolute;top:47244;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" stroked="f">
                  <v:textbox style="mso-fit-shape-to-text:t" inset="0,0,0,0">
                    <w:txbxContent>
                      <w:p w14:paraId="67A5680A" w14:textId="3FC2C739" w:rsidR="00322C71" w:rsidRPr="000D40BF" w:rsidRDefault="00322C71" w:rsidP="00FE0B80">
                        <w:pPr>
                          <w:pStyle w:val="SzKpalrs"/>
                        </w:pPr>
                        <w:r>
                          <w:fldChar w:fldCharType="begin"/>
                        </w:r>
                        <w:r>
                          <w:instrText xml:space="preserve"> SEQ ábra \* ARABIC </w:instrText>
                        </w:r>
                        <w:r>
                          <w:fldChar w:fldCharType="separate"/>
                        </w:r>
                        <w:bookmarkStart w:id="152" w:name="_Toc7614372"/>
                        <w:r>
                          <w:t>25</w:t>
                        </w:r>
                        <w:r>
                          <w:fldChar w:fldCharType="end"/>
                        </w:r>
                        <w:r>
                          <w:t>. ábra: Termék szerkesztése</w:t>
                        </w:r>
                        <w:bookmarkEnd w:id="152"/>
                      </w:p>
                    </w:txbxContent>
                  </v:textbox>
                </v:shape>
                <w10:wrap type="topAndBottom" anchorx="margin"/>
              </v:group>
            </w:pict>
          </mc:Fallback>
        </mc:AlternateContent>
      </w:r>
      <w:r w:rsidR="00F20F2B">
        <w:t>A raktáron lévő mennyiség változtatásá</w:t>
      </w:r>
      <w:r w:rsidR="00254234">
        <w:t>hoz</w:t>
      </w:r>
      <w:r w:rsidR="00F20F2B">
        <w:t xml:space="preserve"> is a termék szerkesztését kell vál</w:t>
      </w:r>
      <w:r w:rsidR="00254234">
        <w:t>asz</w:t>
      </w:r>
      <w:r w:rsidR="00F20F2B">
        <w:t>t</w:t>
      </w:r>
      <w:r w:rsidR="00254234">
        <w:t>a</w:t>
      </w:r>
      <w:r w:rsidR="00F20F2B">
        <w:t xml:space="preserve">ni. Ha ez a szám 0 lesz, a vásárló továbbra is láthatja a kínálatban a terméket, de amikor a kosárba akarja helyezni értesítést kap a hiányról. </w:t>
      </w:r>
    </w:p>
    <w:p w14:paraId="29FC0095" w14:textId="44897906" w:rsidR="002039EA" w:rsidRDefault="002039EA" w:rsidP="002039EA">
      <w:pPr>
        <w:pStyle w:val="SzDCmsor4"/>
      </w:pPr>
      <w:bookmarkStart w:id="153" w:name="_Toc7614346"/>
      <w:r>
        <w:t>Rendelések</w:t>
      </w:r>
      <w:bookmarkEnd w:id="153"/>
    </w:p>
    <w:p w14:paraId="68F4A714" w14:textId="7BF1AAB9" w:rsidR="002039EA" w:rsidRDefault="002039EA" w:rsidP="002039EA">
      <w:pPr>
        <w:pStyle w:val="SzDSzvegTrzs"/>
      </w:pPr>
      <w:r>
        <w:t xml:space="preserve">A rendelések képernyőjét a </w:t>
      </w:r>
      <w:r>
        <w:fldChar w:fldCharType="begin"/>
      </w:r>
      <w:r>
        <w:instrText xml:space="preserve"> REF _Ref6672095 \h </w:instrText>
      </w:r>
      <w:r>
        <w:fldChar w:fldCharType="separate"/>
      </w:r>
      <w:r>
        <w:rPr>
          <w:noProof/>
        </w:rPr>
        <w:t>23</w:t>
      </w:r>
      <w:r>
        <w:t>. ábr</w:t>
      </w:r>
      <w:r>
        <w:fldChar w:fldCharType="end"/>
      </w:r>
      <w:r>
        <w:t>án megtekintheti. A kiszállítás oszlopban két féle üzenet lehet. Ha még nincs kiszállításhoz adva a rendelés, akkor a „Nincs még kiszállításon” felirat jelenik meg. Abban az esetben, ha már egy kiszállításhoz tartozik a megrendelés egy hivatkozás jelenik meg az oszlopban, ami ahhoz a kiszállításhoz viszi a felhasználót, amelyikhez a rendelés tartozik.</w:t>
      </w:r>
    </w:p>
    <w:p w14:paraId="70331138" w14:textId="012F6B4E" w:rsidR="007F0DCB" w:rsidRDefault="000D350B" w:rsidP="002039EA">
      <w:pPr>
        <w:pStyle w:val="SzDSzvegTrzs"/>
      </w:pPr>
      <w:r>
        <w:rPr>
          <w:noProof/>
          <w:lang w:eastAsia="hu-HU" w:bidi="ar-SA"/>
        </w:rPr>
        <w:lastRenderedPageBreak/>
        <mc:AlternateContent>
          <mc:Choice Requires="wpg">
            <w:drawing>
              <wp:anchor distT="0" distB="0" distL="114300" distR="114300" simplePos="0" relativeHeight="251908096" behindDoc="0" locked="0" layoutInCell="1" allowOverlap="1" wp14:anchorId="51470E54" wp14:editId="6263AC3E">
                <wp:simplePos x="0" y="0"/>
                <wp:positionH relativeFrom="margin">
                  <wp:align>center</wp:align>
                </wp:positionH>
                <wp:positionV relativeFrom="paragraph">
                  <wp:posOffset>1055370</wp:posOffset>
                </wp:positionV>
                <wp:extent cx="5565775" cy="5013960"/>
                <wp:effectExtent l="0" t="0" r="0" b="0"/>
                <wp:wrapTopAndBottom/>
                <wp:docPr id="501" name="Csoportba foglalás 501"/>
                <wp:cNvGraphicFramePr/>
                <a:graphic xmlns:a="http://schemas.openxmlformats.org/drawingml/2006/main">
                  <a:graphicData uri="http://schemas.microsoft.com/office/word/2010/wordprocessingGroup">
                    <wpg:wgp>
                      <wpg:cNvGrpSpPr/>
                      <wpg:grpSpPr>
                        <a:xfrm>
                          <a:off x="0" y="0"/>
                          <a:ext cx="5565775" cy="5013960"/>
                          <a:chOff x="0" y="0"/>
                          <a:chExt cx="5565775" cy="5013960"/>
                        </a:xfrm>
                      </wpg:grpSpPr>
                      <pic:pic xmlns:pic="http://schemas.openxmlformats.org/drawingml/2006/picture">
                        <pic:nvPicPr>
                          <pic:cNvPr id="499" name="Kép 49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565775" cy="4479290"/>
                          </a:xfrm>
                          <a:prstGeom prst="rect">
                            <a:avLst/>
                          </a:prstGeom>
                        </pic:spPr>
                      </pic:pic>
                      <wps:wsp>
                        <wps:cNvPr id="500" name="Szövegdoboz 500"/>
                        <wps:cNvSpPr txBox="1"/>
                        <wps:spPr>
                          <a:xfrm>
                            <a:off x="0" y="4533900"/>
                            <a:ext cx="5565775" cy="480060"/>
                          </a:xfrm>
                          <a:prstGeom prst="rect">
                            <a:avLst/>
                          </a:prstGeom>
                          <a:solidFill>
                            <a:prstClr val="white"/>
                          </a:solidFill>
                          <a:ln>
                            <a:noFill/>
                          </a:ln>
                        </wps:spPr>
                        <wps:txbx>
                          <w:txbxContent>
                            <w:p w14:paraId="41D7C1AA" w14:textId="1A6506D9" w:rsidR="00322C71" w:rsidRPr="00FD2656" w:rsidRDefault="00322C71" w:rsidP="007F0DCB">
                              <w:pPr>
                                <w:pStyle w:val="SzKpalrs"/>
                              </w:pPr>
                              <w:r>
                                <w:fldChar w:fldCharType="begin"/>
                              </w:r>
                              <w:r>
                                <w:instrText xml:space="preserve"> SEQ ábra \* ARABIC </w:instrText>
                              </w:r>
                              <w:r>
                                <w:fldChar w:fldCharType="separate"/>
                              </w:r>
                              <w:bookmarkStart w:id="154" w:name="_Toc7614373"/>
                              <w:r>
                                <w:t>26</w:t>
                              </w:r>
                              <w:r>
                                <w:fldChar w:fldCharType="end"/>
                              </w:r>
                              <w:r>
                                <w:t>. ábra: Rendelés szerkesztése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470E54" id="Csoportba foglalás 501" o:spid="_x0000_s1863" style="position:absolute;left:0;text-align:left;margin-left:0;margin-top:83.1pt;width:438.25pt;height:394.8pt;z-index:251908096;mso-position-horizontal:center;mso-position-horizontal-relative:margin;mso-position-vertical-relative:text" coordsize="55657,5013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bmRyw6FzAAAFkAMAAgAAABQAABCs&#10;kAQAAgAAABQAABDAkpEAAgAAAAM1NAAAkpIAAgAAAAM1NAAA6hwABwAACAwAAAig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TowNDoyMCAxODoxNjozNwAyMDE5OjA0OjIwIDE4OjE2OjM3AAAAQQBuAGQAcgDhAHMA&#10;AAD/4Qsa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OS0wNC0yMFQxODoxNjozNy41&#10;NDQ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QW5kcsOhcz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IBAQIBAQICAgICAgICAwUDAwMDAwYEBAMFBwYHBwcGBwcICQsJCAgKCAcHCg0KCgsMDAwMBwkO&#10;Dw0MDgsMDAz/2wBDAQICAgMDAwYDAwYMCAcIDAwMDAwMDAwMDAwMDAwMDAwMDAwMDAwMDAwMDAwM&#10;DAwMDAwMDAwMDAwMDAwMDAwMDAz/wAARCAKDAx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">
                <v:shape id="Kép 499" o:spid="_x0000_s1864" type="#_x0000_t75" style="position:absolute;width:55657;height:44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">
                  <v:imagedata r:id="rId48" o:title=""/>
                  <v:path arrowok="t"/>
                </v:shape>
                <v:shape id="Szövegdoboz 500" o:spid="_x0000_s1865" type="#_x0000_t202" style="position:absolute;top:4533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" stroked="f">
                  <v:textbox style="mso-fit-shape-to-text:t" inset="0,0,0,0">
                    <w:txbxContent>
                      <w:p w14:paraId="41D7C1AA" w14:textId="1A6506D9" w:rsidR="00322C71" w:rsidRPr="00FD2656" w:rsidRDefault="00322C71" w:rsidP="007F0DCB">
                        <w:pPr>
                          <w:pStyle w:val="SzKpalrs"/>
                        </w:pPr>
                        <w:r>
                          <w:fldChar w:fldCharType="begin"/>
                        </w:r>
                        <w:r>
                          <w:instrText xml:space="preserve"> SEQ ábra \* ARABIC </w:instrText>
                        </w:r>
                        <w:r>
                          <w:fldChar w:fldCharType="separate"/>
                        </w:r>
                        <w:bookmarkStart w:id="155" w:name="_Toc7614373"/>
                        <w:r>
                          <w:t>26</w:t>
                        </w:r>
                        <w:r>
                          <w:fldChar w:fldCharType="end"/>
                        </w:r>
                        <w:r>
                          <w:t>. ábra: Rendelés szerkesztése</w:t>
                        </w:r>
                        <w:bookmarkEnd w:id="155"/>
                      </w:p>
                    </w:txbxContent>
                  </v:textbox>
                </v:shape>
                <w10:wrap type="topAndBottom" anchorx="margin"/>
              </v:group>
            </w:pict>
          </mc:Fallback>
        </mc:AlternateContent>
      </w:r>
      <w:r w:rsidR="002039EA">
        <w:t>A termékek oszlop</w:t>
      </w:r>
      <w:r w:rsidR="00FE20F5">
        <w:t>ban is egy hivatkozás van, ez a rendeléshez tartozó termékeket listázza ki.</w:t>
      </w:r>
      <w:r w:rsidR="00C3382B">
        <w:t xml:space="preserve"> A különbség e terméklista és az összes terméket tartalmazó lista között (a mennyiséget leszámítva), hogy a rendeléshez tartozó terméklista csak szemléltető jellegű, sz</w:t>
      </w:r>
      <w:r w:rsidR="009919E9">
        <w:t>erkeszteni már nem lehet benne.</w:t>
      </w:r>
    </w:p>
    <w:p w14:paraId="0BAF6F05" w14:textId="7295F4FA" w:rsidR="007F0DCB" w:rsidRDefault="007F0DCB" w:rsidP="002039EA">
      <w:pPr>
        <w:pStyle w:val="SzDSzvegTrzs"/>
      </w:pPr>
      <w:r>
        <w:t>Amennyiben még nincs kiszállításon a rendelés, az adminnak lehetősége van annak törlésére és szerkesztésére</w:t>
      </w:r>
      <w:r w:rsidR="00985D71">
        <w:t>, ha a vásárló azt kéri</w:t>
      </w:r>
      <w:r>
        <w:t>.</w:t>
      </w:r>
      <w:r w:rsidR="00985D71">
        <w:t xml:space="preserve"> Szerkesztésnél a következő lehetőségek vannak:</w:t>
      </w:r>
    </w:p>
    <w:p w14:paraId="28CBCC5F" w14:textId="07C71436" w:rsidR="00985D71" w:rsidRDefault="00985D71" w:rsidP="00C751CC">
      <w:pPr>
        <w:pStyle w:val="SzDSzvegTrzs"/>
        <w:numPr>
          <w:ilvl w:val="0"/>
          <w:numId w:val="19"/>
        </w:numPr>
      </w:pPr>
      <w:r>
        <w:t>termék darabszámának változtatása,</w:t>
      </w:r>
    </w:p>
    <w:p w14:paraId="357A6539" w14:textId="3D6412C2" w:rsidR="00985D71" w:rsidRDefault="00985D71" w:rsidP="00C751CC">
      <w:pPr>
        <w:pStyle w:val="SzDSzvegTrzs"/>
        <w:numPr>
          <w:ilvl w:val="0"/>
          <w:numId w:val="19"/>
        </w:numPr>
      </w:pPr>
      <w:r>
        <w:t>termék levétele a rendelésről,</w:t>
      </w:r>
    </w:p>
    <w:p w14:paraId="018EFE60" w14:textId="23EDDBE1" w:rsidR="00985D71" w:rsidRDefault="00985D71" w:rsidP="00C751CC">
      <w:pPr>
        <w:pStyle w:val="SzDSzvegTrzs"/>
        <w:numPr>
          <w:ilvl w:val="0"/>
          <w:numId w:val="19"/>
        </w:numPr>
      </w:pPr>
      <w:r>
        <w:t>kiszállítási határidő változtatása (alap</w:t>
      </w:r>
      <w:r w:rsidR="00D82F31">
        <w:t>értelmezés szerint</w:t>
      </w:r>
      <w:r>
        <w:t xml:space="preserve"> a határidő egy hét),</w:t>
      </w:r>
    </w:p>
    <w:p w14:paraId="6EC8A136" w14:textId="15302FAC" w:rsidR="00985D71" w:rsidRDefault="00985D71" w:rsidP="00C751CC">
      <w:pPr>
        <w:pStyle w:val="SzDSzvegTrzs"/>
        <w:numPr>
          <w:ilvl w:val="0"/>
          <w:numId w:val="19"/>
        </w:numPr>
      </w:pPr>
      <w:r>
        <w:t>vevő megváltoztatása,</w:t>
      </w:r>
    </w:p>
    <w:p w14:paraId="22666398" w14:textId="4AB35E9A" w:rsidR="00985D71" w:rsidRDefault="00985D71" w:rsidP="00C751CC">
      <w:pPr>
        <w:pStyle w:val="SzDSzvegTrzs"/>
        <w:numPr>
          <w:ilvl w:val="0"/>
          <w:numId w:val="19"/>
        </w:numPr>
      </w:pPr>
      <w:r>
        <w:t>kézbesítettként való megjelölés.</w:t>
      </w:r>
    </w:p>
    <w:p w14:paraId="5327FCE2" w14:textId="2AC34460" w:rsidR="00985D71" w:rsidRDefault="00985D71" w:rsidP="00985D71">
      <w:pPr>
        <w:pStyle w:val="SzDSzvegTrzs"/>
      </w:pPr>
      <w:r>
        <w:t xml:space="preserve">A változtatások elvégzése után a </w:t>
      </w:r>
      <w:r>
        <w:rPr>
          <w:i/>
        </w:rPr>
        <w:t xml:space="preserve">Módosít </w:t>
      </w:r>
      <w:r>
        <w:t>gombra kattintva mentésre kerül a rendelés.</w:t>
      </w:r>
    </w:p>
    <w:p w14:paraId="47E44BF7" w14:textId="51292907" w:rsidR="00D13DB8" w:rsidRDefault="00D13DB8" w:rsidP="00D13DB8">
      <w:pPr>
        <w:pStyle w:val="SzDCmsor4"/>
      </w:pPr>
      <w:bookmarkStart w:id="156" w:name="_Toc7614347"/>
      <w:r>
        <w:lastRenderedPageBreak/>
        <w:t>Kiszállítások</w:t>
      </w:r>
      <w:bookmarkEnd w:id="156"/>
    </w:p>
    <w:p w14:paraId="79890E9B" w14:textId="6C676D1A" w:rsidR="00D13DB8" w:rsidRDefault="00A00BEF" w:rsidP="00A00BEF">
      <w:pPr>
        <w:pStyle w:val="SzDSzvegTrzs"/>
      </w:pPr>
      <w:r>
        <w:t>A kiszállítások táblázatban látható:</w:t>
      </w:r>
    </w:p>
    <w:p w14:paraId="2C6C437B" w14:textId="033C933B" w:rsidR="00A00BEF" w:rsidRDefault="00A00BEF" w:rsidP="00C751CC">
      <w:pPr>
        <w:pStyle w:val="SzDSzvegTrzs"/>
        <w:numPr>
          <w:ilvl w:val="0"/>
          <w:numId w:val="20"/>
        </w:numPr>
      </w:pPr>
      <w:r>
        <w:t>alkalmazott, akihez rendelve van a kiszállítás</w:t>
      </w:r>
      <w:r w:rsidR="006A76D4">
        <w:t xml:space="preserve">. Ha nincs még senkihez rendelve, a </w:t>
      </w:r>
      <w:r w:rsidR="006A76D4">
        <w:rPr>
          <w:i/>
        </w:rPr>
        <w:t xml:space="preserve">Nincs még kiszállító </w:t>
      </w:r>
      <w:r w:rsidR="006A76D4">
        <w:t>felirat jelenik meg.</w:t>
      </w:r>
    </w:p>
    <w:p w14:paraId="673D1934" w14:textId="76AF58F1" w:rsidR="00A00BEF" w:rsidRDefault="006A76D4" w:rsidP="00C751CC">
      <w:pPr>
        <w:pStyle w:val="SzDSzvegTrzs"/>
        <w:numPr>
          <w:ilvl w:val="0"/>
          <w:numId w:val="20"/>
        </w:numPr>
      </w:pPr>
      <w:r>
        <w:t>A</w:t>
      </w:r>
      <w:r w:rsidR="00A00BEF">
        <w:t xml:space="preserve"> kiszállítás határideje</w:t>
      </w:r>
      <w:r>
        <w:t>.</w:t>
      </w:r>
    </w:p>
    <w:p w14:paraId="7541A816" w14:textId="26AA200A" w:rsidR="00A00BEF" w:rsidRDefault="006A76D4" w:rsidP="00C751CC">
      <w:pPr>
        <w:pStyle w:val="SzDSzvegTrzs"/>
        <w:numPr>
          <w:ilvl w:val="0"/>
          <w:numId w:val="20"/>
        </w:numPr>
      </w:pPr>
      <w:r>
        <w:t>Á</w:t>
      </w:r>
      <w:r w:rsidR="00A00BEF">
        <w:t>llapota (várakozik/kiszállítva)</w:t>
      </w:r>
      <w:r>
        <w:t>.</w:t>
      </w:r>
    </w:p>
    <w:p w14:paraId="14699464" w14:textId="426CDE43" w:rsidR="00A00BEF" w:rsidRDefault="00926316" w:rsidP="00C751CC">
      <w:pPr>
        <w:pStyle w:val="SzDSzvegTrzs"/>
        <w:numPr>
          <w:ilvl w:val="0"/>
          <w:numId w:val="20"/>
        </w:numPr>
      </w:pPr>
      <w:r>
        <w:rPr>
          <w:noProof/>
          <w:lang w:eastAsia="hu-HU" w:bidi="ar-SA"/>
        </w:rPr>
        <mc:AlternateContent>
          <mc:Choice Requires="wpg">
            <w:drawing>
              <wp:anchor distT="0" distB="0" distL="114300" distR="114300" simplePos="0" relativeHeight="251916288" behindDoc="0" locked="0" layoutInCell="1" allowOverlap="1" wp14:anchorId="64ED1009" wp14:editId="04AE8B73">
                <wp:simplePos x="0" y="0"/>
                <wp:positionH relativeFrom="margin">
                  <wp:align>center</wp:align>
                </wp:positionH>
                <wp:positionV relativeFrom="paragraph">
                  <wp:posOffset>263985</wp:posOffset>
                </wp:positionV>
                <wp:extent cx="5565775" cy="6414135"/>
                <wp:effectExtent l="0" t="0" r="0" b="5715"/>
                <wp:wrapTopAndBottom/>
                <wp:docPr id="507" name="Csoportba foglalás 507"/>
                <wp:cNvGraphicFramePr/>
                <a:graphic xmlns:a="http://schemas.openxmlformats.org/drawingml/2006/main">
                  <a:graphicData uri="http://schemas.microsoft.com/office/word/2010/wordprocessingGroup">
                    <wpg:wgp>
                      <wpg:cNvGrpSpPr/>
                      <wpg:grpSpPr>
                        <a:xfrm>
                          <a:off x="0" y="0"/>
                          <a:ext cx="5565775" cy="6414135"/>
                          <a:chOff x="0" y="0"/>
                          <a:chExt cx="5565775" cy="6414135"/>
                        </a:xfrm>
                      </wpg:grpSpPr>
                      <pic:pic xmlns:pic="http://schemas.openxmlformats.org/drawingml/2006/picture">
                        <pic:nvPicPr>
                          <pic:cNvPr id="505" name="Kép 50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565775" cy="5916930"/>
                          </a:xfrm>
                          <a:prstGeom prst="rect">
                            <a:avLst/>
                          </a:prstGeom>
                        </pic:spPr>
                      </pic:pic>
                      <wps:wsp>
                        <wps:cNvPr id="506" name="Szövegdoboz 506"/>
                        <wps:cNvSpPr txBox="1"/>
                        <wps:spPr>
                          <a:xfrm>
                            <a:off x="0" y="5934075"/>
                            <a:ext cx="5565775" cy="480060"/>
                          </a:xfrm>
                          <a:prstGeom prst="rect">
                            <a:avLst/>
                          </a:prstGeom>
                          <a:solidFill>
                            <a:prstClr val="white"/>
                          </a:solidFill>
                          <a:ln>
                            <a:noFill/>
                          </a:ln>
                        </wps:spPr>
                        <wps:txbx>
                          <w:txbxContent>
                            <w:p w14:paraId="11AA94B3" w14:textId="7CE09609" w:rsidR="00322C71" w:rsidRPr="001A0AB6" w:rsidRDefault="00322C71" w:rsidP="00947122">
                              <w:pPr>
                                <w:pStyle w:val="SzKpalrs"/>
                              </w:pPr>
                              <w:r>
                                <w:fldChar w:fldCharType="begin"/>
                              </w:r>
                              <w:r>
                                <w:instrText xml:space="preserve"> SEQ ábra \* ARABIC </w:instrText>
                              </w:r>
                              <w:r>
                                <w:fldChar w:fldCharType="separate"/>
                              </w:r>
                              <w:bookmarkStart w:id="157" w:name="_Toc7614374"/>
                              <w:r>
                                <w:t>27</w:t>
                              </w:r>
                              <w:r>
                                <w:fldChar w:fldCharType="end"/>
                              </w:r>
                              <w:r>
                                <w:t>. ábra: Kiszállítás szerkesztése</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ED1009" id="Csoportba foglalás 507" o:spid="_x0000_s1866" style="position:absolute;left:0;text-align:left;margin-left:0;margin-top:20.8pt;width:438.25pt;height:505.05pt;z-index:251916288;mso-position-horizontal:center;mso-position-horizontal-relative:margin;mso-position-vertical-relative:text" coordsize="55657,6414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bmRyw6FzAAAFkAMAAgAAABQAABCskAQA&#10;AgAAABQAABDAkpEAAgAAAAM5MgAAkpIAAgAAAAM5MgAA6hwABwAACAwAAAig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IB&#10;AQIBAQICAgICAgICAwUDAwMDAwYEBAMFBwYHBwcGBwcICQsJCAgKCAcHCg0KCgsMDAwMBwkODw0M&#10;DgsMDAz/2wBDAQICAgMDAwYDAwYMCAcIDAwMDAwMDAwMDAwMDAwMDAwMDAwMDAwMDAwMDAwMDAwM&#10;DAwMDAwMDAwMDAwMDAwMDAz/wAARCAKAAl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">
                <v:shape id="Kép 505" o:spid="_x0000_s1867" type="#_x0000_t75" style="position:absolute;width:55657;height:5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">
                  <v:imagedata r:id="rId50" o:title=""/>
                  <v:path arrowok="t"/>
                </v:shape>
                <v:shape id="Szövegdoboz 506" o:spid="_x0000_s1868" type="#_x0000_t202" style="position:absolute;top:59340;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" stroked="f">
                  <v:textbox style="mso-fit-shape-to-text:t" inset="0,0,0,0">
                    <w:txbxContent>
                      <w:p w14:paraId="11AA94B3" w14:textId="7CE09609" w:rsidR="00322C71" w:rsidRPr="001A0AB6" w:rsidRDefault="00322C71" w:rsidP="00947122">
                        <w:pPr>
                          <w:pStyle w:val="SzKpalrs"/>
                        </w:pPr>
                        <w:r>
                          <w:fldChar w:fldCharType="begin"/>
                        </w:r>
                        <w:r>
                          <w:instrText xml:space="preserve"> SEQ ábra \* ARABIC </w:instrText>
                        </w:r>
                        <w:r>
                          <w:fldChar w:fldCharType="separate"/>
                        </w:r>
                        <w:bookmarkStart w:id="158" w:name="_Toc7614374"/>
                        <w:r>
                          <w:t>27</w:t>
                        </w:r>
                        <w:r>
                          <w:fldChar w:fldCharType="end"/>
                        </w:r>
                        <w:r>
                          <w:t>. ábra: Kiszállítás szerkesztése</w:t>
                        </w:r>
                        <w:bookmarkEnd w:id="158"/>
                      </w:p>
                    </w:txbxContent>
                  </v:textbox>
                </v:shape>
                <w10:wrap type="topAndBottom" anchorx="margin"/>
              </v:group>
            </w:pict>
          </mc:Fallback>
        </mc:AlternateContent>
      </w:r>
      <w:r w:rsidR="006A76D4">
        <w:t>Hivatkozás a hozzá tartozó rendelésekre.</w:t>
      </w:r>
    </w:p>
    <w:p w14:paraId="46E8A935" w14:textId="6A3E2432" w:rsidR="006A76D4" w:rsidRDefault="006A76D4" w:rsidP="006A76D4">
      <w:pPr>
        <w:pStyle w:val="SzDSzvegTrzs"/>
      </w:pPr>
      <w:r>
        <w:t>Ezen kívül minden kiszállítást lehet törölni és szerkeszteni. Szerkesztésnél lehetőség van:</w:t>
      </w:r>
    </w:p>
    <w:p w14:paraId="79166690" w14:textId="508A83EB" w:rsidR="006A76D4" w:rsidRDefault="006A76D4" w:rsidP="00C751CC">
      <w:pPr>
        <w:pStyle w:val="SzDSzvegTrzs"/>
        <w:numPr>
          <w:ilvl w:val="0"/>
          <w:numId w:val="21"/>
        </w:numPr>
      </w:pPr>
      <w:r>
        <w:lastRenderedPageBreak/>
        <w:t>a kiszállításhoz rendelt alkalmazott módosítására,</w:t>
      </w:r>
    </w:p>
    <w:p w14:paraId="56A745FC" w14:textId="165839AB" w:rsidR="006A76D4" w:rsidRDefault="006A76D4" w:rsidP="00C751CC">
      <w:pPr>
        <w:pStyle w:val="SzDSzvegTrzs"/>
        <w:numPr>
          <w:ilvl w:val="0"/>
          <w:numId w:val="21"/>
        </w:numPr>
      </w:pPr>
      <w:r>
        <w:t>határidő változtatására,</w:t>
      </w:r>
    </w:p>
    <w:p w14:paraId="2A769C4E" w14:textId="4B8216D5" w:rsidR="006A76D4" w:rsidRDefault="006A76D4" w:rsidP="00C751CC">
      <w:pPr>
        <w:pStyle w:val="SzDSzvegTrzs"/>
        <w:numPr>
          <w:ilvl w:val="0"/>
          <w:numId w:val="21"/>
        </w:numPr>
      </w:pPr>
      <w:r>
        <w:t>rendelés eltávolítására a kiszállításból</w:t>
      </w:r>
    </w:p>
    <w:p w14:paraId="3BC1555A" w14:textId="1AD5D18C" w:rsidR="00947122" w:rsidRDefault="006A76D4" w:rsidP="00C751CC">
      <w:pPr>
        <w:pStyle w:val="SzDSzvegTrzs"/>
        <w:numPr>
          <w:ilvl w:val="0"/>
          <w:numId w:val="21"/>
        </w:numPr>
      </w:pPr>
      <w:r>
        <w:t>és a kézbesítés megjelölésére.</w:t>
      </w:r>
    </w:p>
    <w:p w14:paraId="76A84F53" w14:textId="2A6B5F2C" w:rsidR="006F46BE" w:rsidRDefault="00B86E90" w:rsidP="006A76D4">
      <w:pPr>
        <w:pStyle w:val="SzDSzvegTrzs"/>
      </w:pPr>
      <w:r>
        <w:t xml:space="preserve">Ha egy vagy több rendelés eltávolításra kerül, a módosítások mentése után a megváltoztatott kiszállítás útvonalát újra kell optimalizálni. Mivel az útvonalkeresés időigényes feladat, a módosított egyed nem lesz látható a listában, amíg az új útvonal nincs kész. </w:t>
      </w:r>
    </w:p>
    <w:p w14:paraId="742EF3EC" w14:textId="0409BC9F" w:rsidR="001777F5" w:rsidRDefault="001777F5" w:rsidP="00C751CC">
      <w:pPr>
        <w:pStyle w:val="Cmsor1"/>
        <w:numPr>
          <w:ilvl w:val="0"/>
          <w:numId w:val="2"/>
        </w:numPr>
        <w:jc w:val="center"/>
        <w:rPr>
          <w:rFonts w:cs="Times New Roman"/>
        </w:rPr>
      </w:pPr>
      <w:r w:rsidRPr="001777F5">
        <w:rPr>
          <w:rFonts w:cs="Times New Roman"/>
        </w:rPr>
        <w:lastRenderedPageBreak/>
        <w:t>Összefoglalás</w:t>
      </w:r>
    </w:p>
    <w:p w14:paraId="10037C4D" w14:textId="77777777" w:rsidR="00B10F73" w:rsidRDefault="004F2D66" w:rsidP="00A80257">
      <w:pPr>
        <w:pStyle w:val="SzDSzvegTrzs"/>
      </w:pPr>
      <w:r>
        <w:t xml:space="preserve">A szakdolgozatom célja egy webáruház létrehozása, melynél a hangsúly a csomagok kiszállításán, az útvonal optimalizálásán volt, a fejlesztés elvégzésére lehetőség szerint modern technikákat használva. Ezt a célt többnyire sikerült is elérnem. </w:t>
      </w:r>
    </w:p>
    <w:p w14:paraId="0495CE25" w14:textId="62A8A4D0" w:rsidR="00A80257" w:rsidRDefault="004F2D66" w:rsidP="00A80257">
      <w:pPr>
        <w:pStyle w:val="SzDSzvegTrzs"/>
      </w:pPr>
      <w:r>
        <w:t>A webáruházban lehet rendeléseket leadni, kiszállí</w:t>
      </w:r>
      <w:r w:rsidR="0017634C">
        <w:t>tások készülnek az optimális s</w:t>
      </w:r>
      <w:r>
        <w:t xml:space="preserve">zállítási útvonallal, melyeket elvégzését </w:t>
      </w:r>
      <w:r w:rsidR="004E346A">
        <w:t xml:space="preserve">számon lehet tartani, ezáltal eleget téve a funkcionális követelményeknek. A modern technológiák használata azonban sosem egyszerű, hiszen mindig van újabb opció, amit lehet használni. Mindazonáltal, véleményem szerint sikerült olyan keretrendszereket és más </w:t>
      </w:r>
      <w:r w:rsidR="000D76A9">
        <w:t>technológiákat használnom</w:t>
      </w:r>
      <w:r w:rsidR="004E346A">
        <w:t xml:space="preserve">, amik modernnek </w:t>
      </w:r>
      <w:r w:rsidR="000D76A9">
        <w:t>számítanak,</w:t>
      </w:r>
      <w:r w:rsidR="004E346A">
        <w:t xml:space="preserve"> és </w:t>
      </w:r>
      <w:r w:rsidR="0017634C">
        <w:t>vállalatok sokasága használja nap, mint nap</w:t>
      </w:r>
      <w:r w:rsidR="004E346A">
        <w:t>.</w:t>
      </w:r>
    </w:p>
    <w:p w14:paraId="3153532E" w14:textId="77777777" w:rsidR="000D76A9" w:rsidRDefault="004E346A" w:rsidP="00A80257">
      <w:pPr>
        <w:pStyle w:val="SzDSzvegTrzs"/>
      </w:pPr>
      <w:r>
        <w:t>Mint minden szoftvert, ezt is tovább lehet fejleszteni, újabb funkciókkal bővíteni. Ilyen megoldás lehetne backend részről</w:t>
      </w:r>
      <w:r w:rsidR="000D76A9">
        <w:t>:</w:t>
      </w:r>
    </w:p>
    <w:p w14:paraId="411284EE" w14:textId="77777777" w:rsidR="000D76A9" w:rsidRDefault="004E346A" w:rsidP="00C751CC">
      <w:pPr>
        <w:pStyle w:val="SzDSzvegTrzs"/>
        <w:numPr>
          <w:ilvl w:val="0"/>
          <w:numId w:val="24"/>
        </w:numPr>
      </w:pPr>
      <w:r>
        <w:t>az áruk csomagtérbe való elrendezésének az elkészítése</w:t>
      </w:r>
      <w:r w:rsidR="000D76A9">
        <w:t>,</w:t>
      </w:r>
    </w:p>
    <w:p w14:paraId="678E33B1" w14:textId="77777777" w:rsidR="000D76A9" w:rsidRDefault="004E346A" w:rsidP="00C751CC">
      <w:pPr>
        <w:pStyle w:val="SzDSzvegTrzs"/>
        <w:numPr>
          <w:ilvl w:val="0"/>
          <w:numId w:val="24"/>
        </w:numPr>
      </w:pPr>
      <w:r>
        <w:t xml:space="preserve">a felhasználók által preferált kiszállítási idők figyelembe vétele útvonal optimalizáció előtt. </w:t>
      </w:r>
    </w:p>
    <w:p w14:paraId="35C3313D" w14:textId="77777777" w:rsidR="000D76A9" w:rsidRDefault="004E346A" w:rsidP="000D76A9">
      <w:pPr>
        <w:pStyle w:val="SzDSzvegTrzs"/>
        <w:ind w:left="60"/>
      </w:pPr>
      <w:r>
        <w:t>Frontend résztől további kényelmi funkciók biztosítása vásárlás során, mint</w:t>
      </w:r>
      <w:r w:rsidR="000D76A9">
        <w:t>:</w:t>
      </w:r>
    </w:p>
    <w:p w14:paraId="1628781F" w14:textId="77777777" w:rsidR="000D76A9" w:rsidRDefault="004E346A" w:rsidP="00C751CC">
      <w:pPr>
        <w:pStyle w:val="SzDSzvegTrzs"/>
        <w:numPr>
          <w:ilvl w:val="0"/>
          <w:numId w:val="25"/>
        </w:numPr>
      </w:pPr>
      <w:r>
        <w:t>szűrés egy árucikk csoportra,</w:t>
      </w:r>
    </w:p>
    <w:p w14:paraId="2BC55E02" w14:textId="7765C44B" w:rsidR="004E346A" w:rsidRDefault="004E346A" w:rsidP="00C751CC">
      <w:pPr>
        <w:pStyle w:val="SzDSzvegTrzs"/>
        <w:numPr>
          <w:ilvl w:val="0"/>
          <w:numId w:val="25"/>
        </w:numPr>
      </w:pPr>
      <w:r>
        <w:t xml:space="preserve">részletesebb információs képernyők létrehozása </w:t>
      </w:r>
      <w:r w:rsidR="00B10F73">
        <w:t xml:space="preserve">a </w:t>
      </w:r>
      <w:r>
        <w:t>termékről.</w:t>
      </w:r>
    </w:p>
    <w:p w14:paraId="2EB810D5" w14:textId="1B7768FB" w:rsidR="000D76A9" w:rsidRDefault="000D76A9" w:rsidP="00A80257">
      <w:pPr>
        <w:pStyle w:val="SzDSzvegTrzs"/>
      </w:pPr>
      <w:r>
        <w:t>A dolgozat írása során sikerült tágítani ismereteimet a SpringBoot, a Hibernate és a Maven kapcsán, illetve megismerkedtem a Thymleaf adta lehetőségekkel, valamint a genetikus algoritmusokkal. Ezeknek köszönhetően könnyebben nézek szembe a leendő szakmai kihívásokkal.</w:t>
      </w:r>
    </w:p>
    <w:p w14:paraId="696F18D8" w14:textId="77777777" w:rsidR="004E346A" w:rsidRPr="00A80257" w:rsidRDefault="004E346A" w:rsidP="00A80257">
      <w:pPr>
        <w:pStyle w:val="SzDSzvegTrzs"/>
      </w:pPr>
    </w:p>
    <w:p w14:paraId="670FA7BA" w14:textId="628F9686" w:rsidR="007C5DF4" w:rsidRDefault="007C5DF4" w:rsidP="00C751CC">
      <w:pPr>
        <w:pStyle w:val="Cmsor1"/>
        <w:numPr>
          <w:ilvl w:val="0"/>
          <w:numId w:val="2"/>
        </w:numPr>
        <w:jc w:val="center"/>
        <w:rPr>
          <w:rFonts w:eastAsia="Arial" w:cs="Times New Roman"/>
        </w:rPr>
      </w:pPr>
      <w:r w:rsidRPr="00BC22DE">
        <w:rPr>
          <w:rFonts w:eastAsia="Arial" w:cs="Times New Roman"/>
        </w:rPr>
        <w:lastRenderedPageBreak/>
        <w:t>Irodalomjegyzék</w:t>
      </w:r>
    </w:p>
    <w:p w14:paraId="477266EB" w14:textId="77777777" w:rsidR="00AC3351"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w:t>
      </w:r>
      <w:r w:rsidR="00183A61" w:rsidRPr="00CF7C46">
        <w:rPr>
          <w:rFonts w:ascii="TimesNewRomanPSMT" w:eastAsia="Times New Roman" w:hAnsi="TimesNewRomanPSMT" w:cs="TimesNewRomanPSMT"/>
          <w:color w:val="auto"/>
          <w:kern w:val="0"/>
          <w:lang w:eastAsia="hu-HU" w:bidi="ar-SA"/>
        </w:rPr>
        <w:t xml:space="preserve"> Petrowski</w:t>
      </w:r>
      <w:r w:rsidR="00AC3351">
        <w:rPr>
          <w:rFonts w:ascii="TimesNewRomanPSMT" w:eastAsia="Times New Roman" w:hAnsi="TimesNewRomanPSMT" w:cs="TimesNewRomanPSMT"/>
          <w:color w:val="auto"/>
          <w:kern w:val="0"/>
          <w:lang w:eastAsia="hu-HU" w:bidi="ar-SA"/>
        </w:rPr>
        <w:t>, A.</w:t>
      </w:r>
      <w:r w:rsidR="00183A61" w:rsidRPr="00CF7C46">
        <w:rPr>
          <w:rFonts w:ascii="TimesNewRomanPSMT" w:eastAsia="Times New Roman" w:hAnsi="TimesNewRomanPSMT" w:cs="TimesNewRomanPSMT"/>
          <w:color w:val="auto"/>
          <w:kern w:val="0"/>
          <w:lang w:eastAsia="hu-HU" w:bidi="ar-SA"/>
        </w:rPr>
        <w:t>, Ben-Hamida</w:t>
      </w:r>
      <w:r w:rsidR="00AC3351">
        <w:rPr>
          <w:rFonts w:ascii="TimesNewRomanPSMT" w:eastAsia="Times New Roman" w:hAnsi="TimesNewRomanPSMT" w:cs="TimesNewRomanPSMT"/>
          <w:color w:val="auto"/>
          <w:kern w:val="0"/>
          <w:lang w:eastAsia="hu-HU" w:bidi="ar-SA"/>
        </w:rPr>
        <w:t>, S.</w:t>
      </w:r>
      <w:r w:rsidR="00183A61" w:rsidRPr="00CF7C46">
        <w:rPr>
          <w:rFonts w:ascii="TimesNewRomanPSMT" w:eastAsia="Times New Roman" w:hAnsi="TimesNewRomanPSMT" w:cs="TimesNewRomanPSMT"/>
          <w:color w:val="auto"/>
          <w:kern w:val="0"/>
          <w:lang w:eastAsia="hu-HU" w:bidi="ar-SA"/>
        </w:rPr>
        <w:t xml:space="preserve">: </w:t>
      </w:r>
      <w:r w:rsidR="00183A61" w:rsidRPr="00CF7C46">
        <w:rPr>
          <w:rFonts w:ascii="TimesNewRomanPSMT" w:eastAsia="Times New Roman" w:hAnsi="TimesNewRomanPSMT" w:cs="TimesNewRomanPSMT"/>
          <w:i/>
          <w:color w:val="auto"/>
          <w:kern w:val="0"/>
          <w:lang w:eastAsia="hu-HU" w:bidi="ar-SA"/>
        </w:rPr>
        <w:t>Evolutionary Algorithms</w:t>
      </w:r>
      <w:r w:rsidR="00183A61" w:rsidRPr="00CF7C46">
        <w:rPr>
          <w:rFonts w:ascii="TimesNewRomanPSMT" w:eastAsia="Times New Roman" w:hAnsi="TimesNewRomanPSMT" w:cs="TimesNewRomanPSMT"/>
          <w:color w:val="auto"/>
          <w:kern w:val="0"/>
          <w:lang w:eastAsia="hu-HU" w:bidi="ar-SA"/>
        </w:rPr>
        <w:t xml:space="preserve">, </w:t>
      </w:r>
    </w:p>
    <w:p w14:paraId="5EA27498" w14:textId="0AF3373A" w:rsidR="00183A61" w:rsidRPr="00CF7C46" w:rsidRDefault="00183A61"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John Wiley and Sons, Inc., </w:t>
      </w:r>
      <w:r w:rsidR="00EF2914">
        <w:rPr>
          <w:rFonts w:ascii="TimesNewRomanPSMT" w:eastAsia="Times New Roman" w:hAnsi="TimesNewRomanPSMT" w:cs="TimesNewRomanPSMT"/>
          <w:color w:val="auto"/>
          <w:kern w:val="0"/>
          <w:lang w:eastAsia="hu-HU" w:bidi="ar-SA"/>
        </w:rPr>
        <w:t>Hoboken, New Jersey, USA,</w:t>
      </w:r>
      <w:r w:rsidR="00AD047E">
        <w:rPr>
          <w:rFonts w:ascii="TimesNewRomanPSMT" w:eastAsia="Times New Roman" w:hAnsi="TimesNewRomanPSMT" w:cs="TimesNewRomanPSMT"/>
          <w:color w:val="auto"/>
          <w:kern w:val="0"/>
          <w:lang w:eastAsia="hu-HU" w:bidi="ar-SA"/>
        </w:rPr>
        <w:t xml:space="preserve"> pp. 143-158</w:t>
      </w:r>
      <w:r w:rsidR="00AC3351">
        <w:rPr>
          <w:rFonts w:ascii="TimesNewRomanPSMT" w:eastAsia="Times New Roman" w:hAnsi="TimesNewRomanPSMT" w:cs="TimesNewRomanPSMT"/>
          <w:color w:val="auto"/>
          <w:kern w:val="0"/>
          <w:lang w:eastAsia="hu-HU" w:bidi="ar-SA"/>
        </w:rPr>
        <w:t xml:space="preserve">, </w:t>
      </w:r>
      <w:r w:rsidR="00EF2914">
        <w:rPr>
          <w:rFonts w:ascii="TimesNewRomanPSMT" w:eastAsia="Times New Roman" w:hAnsi="TimesNewRomanPSMT" w:cs="TimesNewRomanPSMT"/>
          <w:color w:val="auto"/>
          <w:kern w:val="0"/>
          <w:lang w:eastAsia="hu-HU" w:bidi="ar-SA"/>
        </w:rPr>
        <w:t xml:space="preserve"> 2017</w:t>
      </w:r>
    </w:p>
    <w:p w14:paraId="4E3E61CF" w14:textId="761473EE" w:rsidR="000A73CC" w:rsidRPr="00CF7C46"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[2]</w:t>
      </w:r>
      <w:r w:rsidR="000A73CC" w:rsidRPr="00CF7C46">
        <w:rPr>
          <w:rFonts w:ascii="TimesNewRomanPSMT" w:eastAsia="Times New Roman" w:hAnsi="TimesNewRomanPSMT" w:cs="TimesNewRomanPSMT"/>
          <w:color w:val="auto"/>
          <w:kern w:val="0"/>
          <w:lang w:eastAsia="hu-HU" w:bidi="ar-SA"/>
        </w:rPr>
        <w:t xml:space="preserve"> </w:t>
      </w:r>
      <w:r w:rsidR="00E71392" w:rsidRPr="00CF7C46">
        <w:rPr>
          <w:rFonts w:ascii="TimesNewRomanPSMT" w:eastAsia="Times New Roman" w:hAnsi="TimesNewRomanPSMT" w:cs="TimesNewRomanPSMT"/>
          <w:color w:val="auto"/>
          <w:kern w:val="0"/>
          <w:lang w:eastAsia="hu-HU" w:bidi="ar-SA"/>
        </w:rPr>
        <w:t xml:space="preserve">Kahng </w:t>
      </w:r>
      <w:r w:rsidR="000A73CC" w:rsidRPr="00CF7C46">
        <w:rPr>
          <w:rFonts w:ascii="TimesNewRomanPSMT" w:eastAsia="Times New Roman" w:hAnsi="TimesNewRomanPSMT" w:cs="TimesNewRomanPSMT"/>
          <w:color w:val="auto"/>
          <w:kern w:val="0"/>
          <w:lang w:eastAsia="hu-HU" w:bidi="ar-SA"/>
        </w:rPr>
        <w:t>A</w:t>
      </w:r>
      <w:r w:rsidR="00E71392">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 xml:space="preserve"> B., </w:t>
      </w:r>
      <w:r w:rsidR="00E71392" w:rsidRPr="00CF7C46">
        <w:rPr>
          <w:rFonts w:ascii="TimesNewRomanPSMT" w:eastAsia="Times New Roman" w:hAnsi="TimesNewRomanPSMT" w:cs="TimesNewRomanPSMT"/>
          <w:color w:val="auto"/>
          <w:kern w:val="0"/>
          <w:lang w:eastAsia="hu-HU" w:bidi="ar-SA"/>
        </w:rPr>
        <w:t xml:space="preserve">Reda </w:t>
      </w:r>
      <w:r w:rsidR="000A73CC" w:rsidRPr="00CF7C46">
        <w:rPr>
          <w:rFonts w:ascii="TimesNewRomanPSMT" w:eastAsia="Times New Roman" w:hAnsi="TimesNewRomanPSMT" w:cs="TimesNewRomanPSMT"/>
          <w:color w:val="auto"/>
          <w:kern w:val="0"/>
          <w:lang w:eastAsia="hu-HU" w:bidi="ar-SA"/>
        </w:rPr>
        <w:t>S</w:t>
      </w:r>
      <w:r w:rsidR="00E71392">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 xml:space="preserve">: </w:t>
      </w:r>
      <w:r w:rsidR="000A73CC" w:rsidRPr="00CF7C46">
        <w:rPr>
          <w:rFonts w:ascii="TimesNewRomanPSMT" w:eastAsia="Times New Roman" w:hAnsi="TimesNewRomanPSMT" w:cs="TimesNewRomanPSMT"/>
          <w:i/>
          <w:color w:val="auto"/>
          <w:kern w:val="0"/>
          <w:lang w:eastAsia="hu-HU" w:bidi="ar-SA"/>
        </w:rPr>
        <w:t>Match twice and stitch: a new TSP tour construction heuristic</w:t>
      </w:r>
      <w:r w:rsidR="000A73CC" w:rsidRPr="00CF7C46">
        <w:rPr>
          <w:rFonts w:ascii="TimesNewRomanPSMT" w:eastAsia="Times New Roman" w:hAnsi="TimesNewRomanPSMT" w:cs="TimesNewRomanPSMT"/>
          <w:color w:val="auto"/>
          <w:kern w:val="0"/>
          <w:lang w:eastAsia="hu-HU" w:bidi="ar-SA"/>
        </w:rPr>
        <w:t>, Operations Research Letters.</w:t>
      </w:r>
      <w:r w:rsidR="00E71392">
        <w:rPr>
          <w:rFonts w:ascii="TimesNewRomanPSMT" w:eastAsia="Times New Roman" w:hAnsi="TimesNewRomanPSMT" w:cs="TimesNewRomanPSMT"/>
          <w:color w:val="auto"/>
          <w:kern w:val="0"/>
          <w:lang w:eastAsia="hu-HU" w:bidi="ar-SA"/>
        </w:rPr>
        <w:t xml:space="preserve"> Vol. 32, pp.</w:t>
      </w:r>
      <w:r w:rsidR="000A73CC" w:rsidRPr="00CF7C46">
        <w:rPr>
          <w:rFonts w:ascii="TimesNewRomanPSMT" w:eastAsia="Times New Roman" w:hAnsi="TimesNewRomanPSMT" w:cs="TimesNewRomanPSMT"/>
          <w:color w:val="auto"/>
          <w:kern w:val="0"/>
          <w:lang w:eastAsia="hu-HU" w:bidi="ar-SA"/>
        </w:rPr>
        <w:t xml:space="preserve"> 499–509, 2004</w:t>
      </w:r>
    </w:p>
    <w:p w14:paraId="04B9E574" w14:textId="58BBCDE6" w:rsidR="00A13306" w:rsidRPr="00CF7C46" w:rsidRDefault="00E736F1" w:rsidP="00CF7C46">
      <w:pPr>
        <w:pStyle w:val="SzDSzvegTrzs"/>
        <w:rPr>
          <w:rFonts w:ascii="TimesNewRomanPSMT" w:hAnsi="TimesNewRomanPSMT" w:cs="TimesNewRomanPSMT"/>
          <w:color w:val="auto"/>
          <w:lang w:eastAsia="hu-HU" w:bidi="ar-SA"/>
        </w:rPr>
      </w:pPr>
      <w:r>
        <w:rPr>
          <w:rFonts w:ascii="TimesNewRomanPSMT" w:eastAsia="Times New Roman" w:hAnsi="TimesNewRomanPSMT" w:cs="TimesNewRomanPSMT"/>
          <w:color w:val="auto"/>
          <w:kern w:val="0"/>
          <w:lang w:eastAsia="hu-HU" w:bidi="ar-SA"/>
        </w:rPr>
        <w:t>[3]</w:t>
      </w:r>
      <w:r w:rsidR="0093050C">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Applegate</w:t>
      </w:r>
      <w:r w:rsidR="0093050C">
        <w:rPr>
          <w:rFonts w:ascii="TimesNewRomanPSMT" w:eastAsia="Times New Roman" w:hAnsi="TimesNewRomanPSMT" w:cs="TimesNewRomanPSMT"/>
          <w:color w:val="auto"/>
          <w:kern w:val="0"/>
          <w:lang w:eastAsia="hu-HU" w:bidi="ar-SA"/>
        </w:rPr>
        <w:t>,</w:t>
      </w:r>
      <w:r w:rsidR="00A13306" w:rsidRPr="00CF7C46">
        <w:rPr>
          <w:rFonts w:ascii="TimesNewRomanPSMT" w:eastAsia="Times New Roman" w:hAnsi="TimesNewRomanPSMT" w:cs="TimesNewRomanPSMT"/>
          <w:color w:val="auto"/>
          <w:kern w:val="0"/>
          <w:lang w:eastAsia="hu-HU" w:bidi="ar-SA"/>
        </w:rPr>
        <w:t xml:space="preserve"> </w:t>
      </w:r>
      <w:r w:rsidR="0093050C">
        <w:rPr>
          <w:rFonts w:ascii="TimesNewRomanPSMT" w:eastAsia="Times New Roman" w:hAnsi="TimesNewRomanPSMT" w:cs="TimesNewRomanPSMT"/>
          <w:color w:val="auto"/>
          <w:kern w:val="0"/>
          <w:lang w:eastAsia="hu-HU" w:bidi="ar-SA"/>
        </w:rPr>
        <w:t>D.</w:t>
      </w:r>
      <w:r w:rsidR="00ED184A" w:rsidRPr="00CF7C46">
        <w:rPr>
          <w:rFonts w:ascii="TimesNewRomanPSMT" w:eastAsia="Times New Roman" w:hAnsi="TimesNewRomanPSMT" w:cs="TimesNewRomanPSMT"/>
          <w:color w:val="auto"/>
          <w:kern w:val="0"/>
          <w:lang w:eastAsia="hu-HU" w:bidi="ar-SA"/>
        </w:rPr>
        <w:t xml:space="preserve"> L.</w:t>
      </w:r>
      <w:r w:rsidR="0093050C">
        <w:rPr>
          <w:rFonts w:ascii="TimesNewRomanPSMT" w:eastAsia="Times New Roman" w:hAnsi="TimesNewRomanPSMT" w:cs="TimesNewRomanPSMT"/>
          <w:color w:val="auto"/>
          <w:kern w:val="0"/>
          <w:lang w:eastAsia="hu-HU" w:bidi="ar-SA"/>
        </w:rPr>
        <w:t>,</w:t>
      </w:r>
      <w:r w:rsidR="0093050C" w:rsidRPr="0093050C">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Bixby</w:t>
      </w:r>
      <w:r w:rsidR="0093050C">
        <w:rPr>
          <w:rFonts w:ascii="TimesNewRomanPSMT" w:eastAsia="Times New Roman" w:hAnsi="TimesNewRomanPSMT" w:cs="TimesNewRomanPSMT"/>
          <w:color w:val="auto"/>
          <w:kern w:val="0"/>
          <w:lang w:eastAsia="hu-HU" w:bidi="ar-SA"/>
        </w:rPr>
        <w:t>, R.</w:t>
      </w:r>
      <w:r w:rsidR="00ED184A" w:rsidRPr="00CF7C46">
        <w:rPr>
          <w:rFonts w:ascii="TimesNewRomanPSMT" w:eastAsia="Times New Roman" w:hAnsi="TimesNewRomanPSMT" w:cs="TimesNewRomanPSMT"/>
          <w:color w:val="auto"/>
          <w:kern w:val="0"/>
          <w:lang w:eastAsia="hu-HU" w:bidi="ar-SA"/>
        </w:rPr>
        <w:t xml:space="preserve"> E., </w:t>
      </w:r>
      <w:r w:rsidR="0093050C" w:rsidRPr="00CF7C46">
        <w:rPr>
          <w:rFonts w:ascii="TimesNewRomanPSMT" w:eastAsia="Times New Roman" w:hAnsi="TimesNewRomanPSMT" w:cs="TimesNewRomanPSMT"/>
          <w:color w:val="auto"/>
          <w:kern w:val="0"/>
          <w:lang w:eastAsia="hu-HU" w:bidi="ar-SA"/>
        </w:rPr>
        <w:t>Chvátal</w:t>
      </w:r>
      <w:r w:rsidR="0093050C">
        <w:rPr>
          <w:rFonts w:ascii="TimesNewRomanPSMT" w:eastAsia="Times New Roman" w:hAnsi="TimesNewRomanPSMT" w:cs="TimesNewRomanPSMT"/>
          <w:color w:val="auto"/>
          <w:kern w:val="0"/>
          <w:lang w:eastAsia="hu-HU" w:bidi="ar-SA"/>
        </w:rPr>
        <w:t>,</w:t>
      </w:r>
      <w:r w:rsidR="0093050C" w:rsidRPr="00CF7C46">
        <w:rPr>
          <w:rFonts w:ascii="TimesNewRomanPSMT" w:eastAsia="Times New Roman" w:hAnsi="TimesNewRomanPSMT" w:cs="TimesNewRomanPSMT"/>
          <w:color w:val="auto"/>
          <w:kern w:val="0"/>
          <w:lang w:eastAsia="hu-HU" w:bidi="ar-SA"/>
        </w:rPr>
        <w:t xml:space="preserve"> </w:t>
      </w:r>
      <w:r w:rsidR="0093050C">
        <w:rPr>
          <w:rFonts w:ascii="TimesNewRomanPSMT" w:eastAsia="Times New Roman" w:hAnsi="TimesNewRomanPSMT" w:cs="TimesNewRomanPSMT"/>
          <w:color w:val="auto"/>
          <w:kern w:val="0"/>
          <w:lang w:eastAsia="hu-HU" w:bidi="ar-SA"/>
        </w:rPr>
        <w:t>V.</w:t>
      </w:r>
      <w:r w:rsidR="00ED184A" w:rsidRPr="00CF7C46">
        <w:rPr>
          <w:rFonts w:ascii="TimesNewRomanPSMT" w:eastAsia="Times New Roman" w:hAnsi="TimesNewRomanPSMT" w:cs="TimesNewRomanPSMT"/>
          <w:color w:val="auto"/>
          <w:kern w:val="0"/>
          <w:lang w:eastAsia="hu-HU" w:bidi="ar-SA"/>
        </w:rPr>
        <w:t>, Cook</w:t>
      </w:r>
      <w:r w:rsidR="0093050C">
        <w:rPr>
          <w:rFonts w:ascii="TimesNewRomanPSMT" w:eastAsia="Times New Roman" w:hAnsi="TimesNewRomanPSMT" w:cs="TimesNewRomanPSMT"/>
          <w:color w:val="auto"/>
          <w:kern w:val="0"/>
          <w:lang w:eastAsia="hu-HU" w:bidi="ar-SA"/>
        </w:rPr>
        <w:t>, W.</w:t>
      </w:r>
      <w:r w:rsidR="00ED184A" w:rsidRPr="00CF7C46">
        <w:rPr>
          <w:rFonts w:ascii="TimesNewRomanPSMT" w:eastAsia="Times New Roman" w:hAnsi="TimesNewRomanPSMT" w:cs="TimesNewRomanPSMT"/>
          <w:color w:val="auto"/>
          <w:kern w:val="0"/>
          <w:lang w:eastAsia="hu-HU" w:bidi="ar-SA"/>
        </w:rPr>
        <w:t>, Espinoza</w:t>
      </w:r>
      <w:r w:rsidR="0093050C">
        <w:rPr>
          <w:rFonts w:ascii="TimesNewRomanPSMT" w:eastAsia="Times New Roman" w:hAnsi="TimesNewRomanPSMT" w:cs="TimesNewRomanPSMT"/>
          <w:color w:val="auto"/>
          <w:kern w:val="0"/>
          <w:lang w:eastAsia="hu-HU" w:bidi="ar-SA"/>
        </w:rPr>
        <w:t xml:space="preserve">, D. </w:t>
      </w:r>
      <w:r w:rsidR="0093050C" w:rsidRPr="00CF7C46">
        <w:rPr>
          <w:rFonts w:ascii="TimesNewRomanPSMT" w:eastAsia="Times New Roman" w:hAnsi="TimesNewRomanPSMT" w:cs="TimesNewRomanPSMT"/>
          <w:color w:val="auto"/>
          <w:kern w:val="0"/>
          <w:lang w:eastAsia="hu-HU" w:bidi="ar-SA"/>
        </w:rPr>
        <w:t>G.</w:t>
      </w:r>
      <w:r w:rsidR="00ED184A" w:rsidRPr="00CF7C46">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Goycoolea</w:t>
      </w:r>
      <w:r w:rsidR="0093050C">
        <w:rPr>
          <w:rFonts w:ascii="TimesNewRomanPSMT" w:eastAsia="Times New Roman" w:hAnsi="TimesNewRomanPSMT" w:cs="TimesNewRomanPSMT"/>
          <w:color w:val="auto"/>
          <w:kern w:val="0"/>
          <w:lang w:eastAsia="hu-HU" w:bidi="ar-SA"/>
        </w:rPr>
        <w:t>,</w:t>
      </w:r>
      <w:r w:rsidR="0093050C"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M</w:t>
      </w:r>
      <w:r w:rsidR="0093050C">
        <w:rPr>
          <w:rFonts w:ascii="TimesNewRomanPSMT" w:eastAsia="Times New Roman" w:hAnsi="TimesNewRomanPSMT" w:cs="TimesNewRomanPSMT"/>
          <w:color w:val="auto"/>
          <w:kern w:val="0"/>
          <w:lang w:eastAsia="hu-HU" w:bidi="ar-SA"/>
        </w:rPr>
        <w:t>.</w:t>
      </w:r>
      <w:r w:rsidR="00ED184A" w:rsidRPr="00CF7C46">
        <w:rPr>
          <w:rFonts w:ascii="TimesNewRomanPSMT" w:eastAsia="Times New Roman" w:hAnsi="TimesNewRomanPSMT" w:cs="TimesNewRomanPSMT"/>
          <w:color w:val="auto"/>
          <w:kern w:val="0"/>
          <w:lang w:eastAsia="hu-HU" w:bidi="ar-SA"/>
        </w:rPr>
        <w:t>, Helsgaun</w:t>
      </w:r>
      <w:r w:rsidR="0093050C">
        <w:rPr>
          <w:rFonts w:ascii="TimesNewRomanPSMT" w:eastAsia="Times New Roman" w:hAnsi="TimesNewRomanPSMT" w:cs="TimesNewRomanPSMT"/>
          <w:color w:val="auto"/>
          <w:kern w:val="0"/>
          <w:lang w:eastAsia="hu-HU" w:bidi="ar-SA"/>
        </w:rPr>
        <w:t>, K.</w:t>
      </w:r>
      <w:r w:rsidR="00ED184A"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i/>
          <w:color w:val="auto"/>
          <w:kern w:val="0"/>
          <w:lang w:eastAsia="hu-HU" w:bidi="ar-SA"/>
        </w:rPr>
        <w:t>Certification of an optimal TSP tour through 85,900 cities</w:t>
      </w:r>
      <w:r w:rsidR="00ED184A" w:rsidRPr="00CF7C46">
        <w:rPr>
          <w:rFonts w:ascii="TimesNewRomanPSMT" w:eastAsia="Times New Roman" w:hAnsi="TimesNewRomanPSMT" w:cs="TimesNewRomanPSMT"/>
          <w:color w:val="auto"/>
          <w:kern w:val="0"/>
          <w:lang w:eastAsia="hu-HU" w:bidi="ar-SA"/>
        </w:rPr>
        <w:t xml:space="preserve">, Operations Research Letters, </w:t>
      </w:r>
      <w:r w:rsidR="0065096B">
        <w:rPr>
          <w:rFonts w:ascii="TimesNewRomanPSMT" w:eastAsia="Times New Roman" w:hAnsi="TimesNewRomanPSMT" w:cs="TimesNewRomanPSMT"/>
          <w:color w:val="auto"/>
          <w:kern w:val="0"/>
          <w:lang w:eastAsia="hu-HU" w:bidi="ar-SA"/>
        </w:rPr>
        <w:t xml:space="preserve">pp. </w:t>
      </w:r>
      <w:r w:rsidR="00ED184A" w:rsidRPr="00CF7C46">
        <w:rPr>
          <w:rFonts w:ascii="TimesNewRomanPSMT" w:eastAsia="Times New Roman" w:hAnsi="TimesNewRomanPSMT" w:cs="TimesNewRomanPSMT"/>
          <w:color w:val="auto"/>
          <w:kern w:val="0"/>
          <w:lang w:eastAsia="hu-HU" w:bidi="ar-SA"/>
        </w:rPr>
        <w:t xml:space="preserve">11-15, </w:t>
      </w:r>
      <w:r w:rsidR="00A13306" w:rsidRPr="00CF7C46">
        <w:rPr>
          <w:rFonts w:ascii="TimesNewRomanPSMT" w:eastAsia="Times New Roman" w:hAnsi="TimesNewRomanPSMT" w:cs="TimesNewRomanPSMT"/>
          <w:color w:val="auto"/>
          <w:kern w:val="0"/>
          <w:lang w:eastAsia="hu-HU" w:bidi="ar-SA"/>
        </w:rPr>
        <w:t>2</w:t>
      </w:r>
      <w:r w:rsidR="00ED184A" w:rsidRPr="00CF7C46">
        <w:rPr>
          <w:rFonts w:ascii="TimesNewRomanPSMT" w:eastAsia="Times New Roman" w:hAnsi="TimesNewRomanPSMT" w:cs="TimesNewRomanPSMT"/>
          <w:color w:val="auto"/>
          <w:kern w:val="0"/>
          <w:lang w:eastAsia="hu-HU" w:bidi="ar-SA"/>
        </w:rPr>
        <w:t>00</w:t>
      </w:r>
      <w:r w:rsidR="00A13306" w:rsidRPr="00CF7C46">
        <w:rPr>
          <w:rFonts w:ascii="TimesNewRomanPSMT" w:eastAsia="Times New Roman" w:hAnsi="TimesNewRomanPSMT" w:cs="TimesNewRomanPSMT"/>
          <w:color w:val="auto"/>
          <w:kern w:val="0"/>
          <w:lang w:eastAsia="hu-HU" w:bidi="ar-SA"/>
        </w:rPr>
        <w:t>9.</w:t>
      </w:r>
    </w:p>
    <w:p w14:paraId="6AA43F1F" w14:textId="5B88B9F5" w:rsidR="0071110C" w:rsidRPr="00CF7C46"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w:t>
      </w:r>
      <w:r w:rsidR="0071110C" w:rsidRPr="00CF7C46">
        <w:rPr>
          <w:rFonts w:ascii="TimesNewRomanPSMT" w:eastAsia="Times New Roman" w:hAnsi="TimesNewRomanPSMT" w:cs="TimesNewRomanPSMT"/>
          <w:color w:val="auto"/>
          <w:kern w:val="0"/>
          <w:lang w:eastAsia="hu-HU" w:bidi="ar-SA"/>
        </w:rPr>
        <w:t xml:space="preserve"> Held–Karp algorithm</w:t>
      </w:r>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A dynamic programming approach to sequencing problems</w:t>
      </w:r>
      <w:r w:rsidR="00CF7C46">
        <w:rPr>
          <w:rFonts w:ascii="TimesNewRomanPSMT" w:eastAsia="Times New Roman" w:hAnsi="TimesNewRomanPSMT" w:cs="TimesNewRomanPSMT"/>
          <w:i/>
          <w:color w:val="auto"/>
          <w:kern w:val="0"/>
          <w:lang w:eastAsia="hu-HU" w:bidi="ar-SA"/>
        </w:rPr>
        <w:t>,</w:t>
      </w:r>
    </w:p>
    <w:p w14:paraId="0B5347DE" w14:textId="6F77790B" w:rsidR="0071110C" w:rsidRPr="00CF7C46" w:rsidRDefault="001B62B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Journal for the Society for Industrial and Applied Mathematics </w:t>
      </w:r>
      <w:r w:rsidR="00EF2914">
        <w:rPr>
          <w:rFonts w:ascii="TimesNewRomanPSMT" w:eastAsia="Times New Roman" w:hAnsi="TimesNewRomanPSMT" w:cs="TimesNewRomanPSMT"/>
          <w:color w:val="auto"/>
          <w:kern w:val="0"/>
          <w:lang w:eastAsia="hu-HU" w:bidi="ar-SA"/>
        </w:rPr>
        <w:t>Vol. 10</w:t>
      </w:r>
      <w:r w:rsidRPr="00CF7C46">
        <w:rPr>
          <w:rFonts w:ascii="TimesNewRomanPSMT" w:eastAsia="Times New Roman" w:hAnsi="TimesNewRomanPSMT" w:cs="TimesNewRomanPSMT"/>
          <w:color w:val="auto"/>
          <w:kern w:val="0"/>
          <w:lang w:eastAsia="hu-HU" w:bidi="ar-SA"/>
        </w:rPr>
        <w:t>,</w:t>
      </w:r>
      <w:r w:rsidR="00EF2914">
        <w:rPr>
          <w:rFonts w:ascii="TimesNewRomanPSMT" w:eastAsia="Times New Roman" w:hAnsi="TimesNewRomanPSMT" w:cs="TimesNewRomanPSMT"/>
          <w:color w:val="auto"/>
          <w:kern w:val="0"/>
          <w:lang w:eastAsia="hu-HU" w:bidi="ar-SA"/>
        </w:rPr>
        <w:t xml:space="preserve"> No. 1, </w:t>
      </w:r>
      <w:r w:rsidR="00EF2914" w:rsidRPr="00EF2914">
        <w:rPr>
          <w:rFonts w:ascii="TimesNewRomanPSMT" w:eastAsia="Times New Roman" w:hAnsi="TimesNewRomanPSMT" w:cs="TimesNewRomanPSMT"/>
          <w:color w:val="auto"/>
          <w:kern w:val="0"/>
          <w:lang w:eastAsia="hu-HU" w:bidi="ar-SA"/>
        </w:rPr>
        <w:t>pp. 196-210</w:t>
      </w:r>
      <w:r w:rsidR="00EF2914">
        <w:rPr>
          <w:rFonts w:ascii="TimesNewRomanPSMT" w:eastAsia="Times New Roman" w:hAnsi="TimesNewRomanPSMT" w:cs="TimesNewRomanPSMT"/>
          <w:color w:val="auto"/>
          <w:kern w:val="0"/>
          <w:lang w:eastAsia="hu-HU" w:bidi="ar-SA"/>
        </w:rPr>
        <w:t>, 1962</w:t>
      </w:r>
    </w:p>
    <w:p w14:paraId="7D1F4017" w14:textId="77777777" w:rsidR="00AF52F5"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[5]</w:t>
      </w:r>
      <w:r w:rsidR="006420F7" w:rsidRPr="00CF7C46">
        <w:rPr>
          <w:rFonts w:ascii="TimesNewRomanPSMT" w:eastAsia="Times New Roman" w:hAnsi="TimesNewRomanPSMT" w:cs="TimesNewRomanPSMT"/>
          <w:color w:val="auto"/>
          <w:kern w:val="0"/>
          <w:lang w:eastAsia="hu-HU" w:bidi="ar-SA"/>
        </w:rPr>
        <w:t xml:space="preserve"> </w:t>
      </w:r>
      <w:r w:rsidR="006420F7">
        <w:rPr>
          <w:rFonts w:ascii="TimesNewRomanPSMT" w:eastAsia="Times New Roman" w:hAnsi="TimesNewRomanPSMT" w:cs="TimesNewRomanPSMT"/>
          <w:color w:val="auto"/>
          <w:kern w:val="0"/>
          <w:lang w:eastAsia="hu-HU" w:bidi="ar-SA"/>
        </w:rPr>
        <w:t xml:space="preserve">Darwin, C. R.: </w:t>
      </w:r>
      <w:r w:rsidR="006420F7" w:rsidRPr="00A12152">
        <w:rPr>
          <w:rFonts w:ascii="TimesNewRomanPSMT" w:eastAsia="Times New Roman" w:hAnsi="TimesNewRomanPSMT" w:cs="TimesNewRomanPSMT"/>
          <w:i/>
          <w:color w:val="auto"/>
          <w:kern w:val="0"/>
          <w:lang w:eastAsia="hu-HU" w:bidi="ar-SA"/>
        </w:rPr>
        <w:t>The Origin of Species</w:t>
      </w:r>
      <w:r w:rsidR="006420F7">
        <w:rPr>
          <w:rFonts w:ascii="TimesNewRomanPSMT" w:eastAsia="Times New Roman" w:hAnsi="TimesNewRomanPSMT" w:cs="TimesNewRomanPSMT"/>
          <w:color w:val="auto"/>
          <w:kern w:val="0"/>
          <w:lang w:eastAsia="hu-HU" w:bidi="ar-SA"/>
        </w:rPr>
        <w:t xml:space="preserve">, </w:t>
      </w:r>
    </w:p>
    <w:p w14:paraId="14F8B86A" w14:textId="0A5DC0F4" w:rsidR="006420F7" w:rsidRDefault="00AD047E"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John Murray, London 1859</w:t>
      </w:r>
      <w:r w:rsidR="006420F7">
        <w:rPr>
          <w:rFonts w:ascii="TimesNewRomanPSMT" w:eastAsia="Times New Roman" w:hAnsi="TimesNewRomanPSMT" w:cs="TimesNewRomanPSMT"/>
          <w:color w:val="auto"/>
          <w:kern w:val="0"/>
          <w:lang w:eastAsia="hu-HU" w:bidi="ar-SA"/>
        </w:rPr>
        <w:t>.</w:t>
      </w:r>
    </w:p>
    <w:p w14:paraId="45FDCA54" w14:textId="77777777" w:rsidR="00AD047E"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[6]</w:t>
      </w:r>
      <w:r w:rsidR="00F246D5">
        <w:rPr>
          <w:rFonts w:ascii="TimesNewRomanPSMT" w:eastAsia="Times New Roman" w:hAnsi="TimesNewRomanPSMT" w:cs="TimesNewRomanPSMT"/>
          <w:color w:val="auto"/>
          <w:kern w:val="0"/>
          <w:lang w:eastAsia="hu-HU" w:bidi="ar-SA"/>
        </w:rPr>
        <w:t xml:space="preserve"> </w:t>
      </w:r>
      <w:r w:rsidR="00F246D5" w:rsidRPr="00F246D5">
        <w:rPr>
          <w:rFonts w:ascii="TimesNewRomanPSMT" w:eastAsia="Times New Roman" w:hAnsi="TimesNewRomanPSMT" w:cs="TimesNewRomanPSMT"/>
          <w:color w:val="auto"/>
          <w:kern w:val="0"/>
          <w:lang w:eastAsia="hu-HU" w:bidi="ar-SA"/>
        </w:rPr>
        <w:t xml:space="preserve">Alkafaween, </w:t>
      </w:r>
      <w:r w:rsidR="00AD047E">
        <w:rPr>
          <w:rFonts w:ascii="TimesNewRomanPSMT" w:eastAsia="Times New Roman" w:hAnsi="TimesNewRomanPSMT" w:cs="TimesNewRomanPSMT"/>
          <w:color w:val="auto"/>
          <w:kern w:val="0"/>
          <w:lang w:eastAsia="hu-HU" w:bidi="ar-SA"/>
        </w:rPr>
        <w:t xml:space="preserve">E., </w:t>
      </w:r>
      <w:r w:rsidR="00F246D5" w:rsidRPr="00F246D5">
        <w:rPr>
          <w:rFonts w:ascii="TimesNewRomanPSMT" w:eastAsia="Times New Roman" w:hAnsi="TimesNewRomanPSMT" w:cs="TimesNewRomanPSMT"/>
          <w:color w:val="auto"/>
          <w:kern w:val="0"/>
          <w:lang w:eastAsia="hu-HU" w:bidi="ar-SA"/>
        </w:rPr>
        <w:t>Ahmad B. A. Hassanat</w:t>
      </w:r>
      <w:r w:rsidR="00AD047E">
        <w:rPr>
          <w:rFonts w:ascii="TimesNewRomanPSMT" w:eastAsia="Times New Roman" w:hAnsi="TimesNewRomanPSMT" w:cs="TimesNewRomanPSMT"/>
          <w:color w:val="auto"/>
          <w:kern w:val="0"/>
          <w:lang w:eastAsia="hu-HU" w:bidi="ar-SA"/>
        </w:rPr>
        <w:t xml:space="preserve"> IT Department</w:t>
      </w:r>
      <w:r w:rsidR="00F246D5">
        <w:rPr>
          <w:rFonts w:ascii="TimesNewRomanPSMT" w:eastAsia="Times New Roman" w:hAnsi="TimesNewRomanPSMT" w:cs="TimesNewRomanPSMT"/>
          <w:color w:val="auto"/>
          <w:kern w:val="0"/>
          <w:lang w:eastAsia="hu-HU" w:bidi="ar-SA"/>
        </w:rPr>
        <w:t xml:space="preserve">: </w:t>
      </w:r>
      <w:r w:rsidR="00F246D5" w:rsidRPr="00CF7C46">
        <w:rPr>
          <w:rFonts w:ascii="TimesNewRomanPSMT" w:eastAsia="Times New Roman" w:hAnsi="TimesNewRomanPSMT" w:cs="TimesNewRomanPSMT"/>
          <w:i/>
          <w:color w:val="auto"/>
          <w:kern w:val="0"/>
          <w:lang w:eastAsia="hu-HU" w:bidi="ar-SA"/>
        </w:rPr>
        <w:t>Improving TSP Solutions Using GA with a New Hybrid Mutation Based on Knowledge and Randomness</w:t>
      </w:r>
      <w:r w:rsidR="00F246D5" w:rsidRPr="00CF7C46">
        <w:rPr>
          <w:rFonts w:ascii="TimesNewRomanPSMT" w:eastAsia="Times New Roman" w:hAnsi="TimesNewRomanPSMT" w:cs="TimesNewRomanPSMT"/>
          <w:color w:val="auto"/>
          <w:kern w:val="0"/>
          <w:lang w:eastAsia="hu-HU" w:bidi="ar-SA"/>
        </w:rPr>
        <w:t xml:space="preserve">, </w:t>
      </w:r>
    </w:p>
    <w:p w14:paraId="24C766CB" w14:textId="3CF8009C" w:rsidR="00F246D5" w:rsidRPr="00F246D5" w:rsidRDefault="00AD047E"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ArXiv, 2018</w:t>
      </w:r>
    </w:p>
    <w:p w14:paraId="10BF3AA3" w14:textId="439D6271" w:rsidR="00394327" w:rsidRPr="00CF7C46" w:rsidRDefault="00E736F1"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[7]</w:t>
      </w:r>
      <w:r w:rsidR="00E24D72">
        <w:rPr>
          <w:rFonts w:ascii="TimesNewRomanPSMT" w:eastAsia="Times New Roman" w:hAnsi="TimesNewRomanPSMT" w:cs="TimesNewRomanPSMT"/>
          <w:color w:val="auto"/>
          <w:kern w:val="0"/>
          <w:lang w:eastAsia="hu-HU" w:bidi="ar-SA"/>
        </w:rPr>
        <w:t xml:space="preserve"> Fogel, L. J., Owens, A. J., W</w:t>
      </w:r>
      <w:r w:rsidR="00394327">
        <w:rPr>
          <w:rFonts w:ascii="TimesNewRomanPSMT" w:eastAsia="Times New Roman" w:hAnsi="TimesNewRomanPSMT" w:cs="TimesNewRomanPSMT"/>
          <w:color w:val="auto"/>
          <w:kern w:val="0"/>
          <w:lang w:eastAsia="hu-HU" w:bidi="ar-SA"/>
        </w:rPr>
        <w:t>als</w:t>
      </w:r>
      <w:r w:rsidR="00E24D72">
        <w:rPr>
          <w:rFonts w:ascii="TimesNewRomanPSMT" w:eastAsia="Times New Roman" w:hAnsi="TimesNewRomanPSMT" w:cs="TimesNewRomanPSMT"/>
          <w:color w:val="auto"/>
          <w:kern w:val="0"/>
          <w:lang w:eastAsia="hu-HU" w:bidi="ar-SA"/>
        </w:rPr>
        <w:t>h</w:t>
      </w:r>
      <w:r w:rsidR="00394327">
        <w:rPr>
          <w:rFonts w:ascii="TimesNewRomanPSMT" w:eastAsia="Times New Roman" w:hAnsi="TimesNewRomanPSMT" w:cs="TimesNewRomanPSMT"/>
          <w:color w:val="auto"/>
          <w:kern w:val="0"/>
          <w:lang w:eastAsia="hu-HU" w:bidi="ar-SA"/>
        </w:rPr>
        <w:t xml:space="preserve">, M. J.: </w:t>
      </w:r>
      <w:r w:rsidR="00394327" w:rsidRPr="00CF7C46">
        <w:rPr>
          <w:rFonts w:ascii="TimesNewRomanPSMT" w:eastAsia="Times New Roman" w:hAnsi="TimesNewRomanPSMT" w:cs="TimesNewRomanPSMT"/>
          <w:i/>
          <w:color w:val="auto"/>
          <w:kern w:val="0"/>
          <w:lang w:eastAsia="hu-HU" w:bidi="ar-SA"/>
        </w:rPr>
        <w:t>Artificial Intelligence through Simulated</w:t>
      </w:r>
    </w:p>
    <w:p w14:paraId="2049BE4A" w14:textId="77777777" w:rsidR="008F7A25" w:rsidRDefault="0039432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Evolution</w:t>
      </w:r>
      <w:r w:rsidRPr="00CF7C46">
        <w:rPr>
          <w:rFonts w:ascii="TimesNewRomanPSMT" w:eastAsia="Times New Roman" w:hAnsi="TimesNewRomanPSMT" w:cs="TimesNewRomanPSMT"/>
          <w:color w:val="auto"/>
          <w:kern w:val="0"/>
          <w:lang w:eastAsia="hu-HU" w:bidi="ar-SA"/>
        </w:rPr>
        <w:t xml:space="preserve">, </w:t>
      </w:r>
    </w:p>
    <w:p w14:paraId="13393E3C" w14:textId="72C8BB29" w:rsidR="00394327" w:rsidRDefault="00FA40AA" w:rsidP="00CF7C46">
      <w:pPr>
        <w:pStyle w:val="SzDSzvegTrzs"/>
        <w:rPr>
          <w:rFonts w:ascii="TimesNewRomanPSMT" w:eastAsia="Times New Roman" w:hAnsi="TimesNewRomanPSMT" w:cs="TimesNewRomanPSMT"/>
          <w:color w:val="auto"/>
          <w:kern w:val="0"/>
          <w:lang w:eastAsia="hu-HU" w:bidi="ar-SA"/>
        </w:rPr>
      </w:pPr>
      <w:r w:rsidRPr="00FA40AA">
        <w:rPr>
          <w:rFonts w:ascii="TimesNewRomanPSMT" w:eastAsia="Times New Roman" w:hAnsi="TimesNewRomanPSMT" w:cs="TimesNewRomanPSMT"/>
          <w:color w:val="auto"/>
          <w:kern w:val="0"/>
          <w:lang w:eastAsia="hu-HU" w:bidi="ar-SA"/>
        </w:rPr>
        <w:t>John Wiley &amp; Sons</w:t>
      </w:r>
      <w:r>
        <w:rPr>
          <w:rFonts w:ascii="TimesNewRomanPSMT" w:eastAsia="Times New Roman" w:hAnsi="TimesNewRomanPSMT" w:cs="TimesNewRomanPSMT"/>
          <w:color w:val="auto"/>
          <w:kern w:val="0"/>
          <w:lang w:eastAsia="hu-HU" w:bidi="ar-SA"/>
        </w:rPr>
        <w:t>, New York</w:t>
      </w:r>
      <w:r w:rsidR="00394327">
        <w:rPr>
          <w:rFonts w:ascii="TimesNewRomanPSMT" w:eastAsia="Times New Roman" w:hAnsi="TimesNewRomanPSMT" w:cs="TimesNewRomanPSMT"/>
          <w:color w:val="auto"/>
          <w:kern w:val="0"/>
          <w:lang w:eastAsia="hu-HU" w:bidi="ar-SA"/>
        </w:rPr>
        <w:t>, (1966).</w:t>
      </w:r>
    </w:p>
    <w:p w14:paraId="36D3EE9A" w14:textId="5702EB34" w:rsidR="00461791" w:rsidRDefault="00E736F1"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[8]</w:t>
      </w:r>
      <w:r w:rsidR="00603117">
        <w:rPr>
          <w:rFonts w:ascii="TimesNewRomanPSMT" w:eastAsia="Times New Roman" w:hAnsi="TimesNewRomanPSMT" w:cs="TimesNewRomanPSMT"/>
          <w:color w:val="auto"/>
          <w:kern w:val="0"/>
          <w:lang w:eastAsia="hu-HU" w:bidi="ar-SA"/>
        </w:rPr>
        <w:t xml:space="preserve"> </w:t>
      </w:r>
      <w:r w:rsidR="00603117" w:rsidRPr="00603117">
        <w:rPr>
          <w:rFonts w:ascii="TimesNewRomanPSMT" w:eastAsia="Times New Roman" w:hAnsi="TimesNewRomanPSMT" w:cs="TimesNewRomanPSMT"/>
          <w:color w:val="auto"/>
          <w:kern w:val="0"/>
          <w:lang w:eastAsia="hu-HU" w:bidi="ar-SA"/>
        </w:rPr>
        <w:t>Potvin</w:t>
      </w:r>
      <w:r w:rsidR="00675791">
        <w:rPr>
          <w:rFonts w:ascii="TimesNewRomanPSMT" w:eastAsia="Times New Roman" w:hAnsi="TimesNewRomanPSMT" w:cs="TimesNewRomanPSMT"/>
          <w:color w:val="auto"/>
          <w:kern w:val="0"/>
          <w:lang w:eastAsia="hu-HU" w:bidi="ar-SA"/>
        </w:rPr>
        <w:t xml:space="preserve"> </w:t>
      </w:r>
      <w:r w:rsidR="00675791" w:rsidRPr="00603117">
        <w:rPr>
          <w:rFonts w:ascii="TimesNewRomanPSMT" w:eastAsia="Times New Roman" w:hAnsi="TimesNewRomanPSMT" w:cs="TimesNewRomanPSMT"/>
          <w:color w:val="auto"/>
          <w:kern w:val="0"/>
          <w:lang w:eastAsia="hu-HU" w:bidi="ar-SA"/>
        </w:rPr>
        <w:t>J</w:t>
      </w:r>
      <w:r w:rsidR="00675791">
        <w:rPr>
          <w:rFonts w:ascii="TimesNewRomanPSMT" w:eastAsia="Times New Roman" w:hAnsi="TimesNewRomanPSMT" w:cs="TimesNewRomanPSMT"/>
          <w:color w:val="auto"/>
          <w:kern w:val="0"/>
          <w:lang w:eastAsia="hu-HU" w:bidi="ar-SA"/>
        </w:rPr>
        <w:t>.</w:t>
      </w:r>
      <w:r w:rsidR="00675791" w:rsidRPr="00603117">
        <w:rPr>
          <w:rFonts w:ascii="TimesNewRomanPSMT" w:eastAsia="Times New Roman" w:hAnsi="TimesNewRomanPSMT" w:cs="TimesNewRomanPSMT"/>
          <w:color w:val="auto"/>
          <w:kern w:val="0"/>
          <w:lang w:eastAsia="hu-HU" w:bidi="ar-SA"/>
        </w:rPr>
        <w:t>-Y</w:t>
      </w:r>
      <w:r w:rsidR="00675791">
        <w:rPr>
          <w:rFonts w:ascii="TimesNewRomanPSMT" w:eastAsia="Times New Roman" w:hAnsi="TimesNewRomanPSMT" w:cs="TimesNewRomanPSMT"/>
          <w:color w:val="auto"/>
          <w:kern w:val="0"/>
          <w:lang w:eastAsia="hu-HU" w:bidi="ar-SA"/>
        </w:rPr>
        <w:t>.</w:t>
      </w:r>
      <w:r w:rsidR="00603117">
        <w:rPr>
          <w:rFonts w:ascii="TimesNewRomanPSMT" w:eastAsia="Times New Roman" w:hAnsi="TimesNewRomanPSMT" w:cs="TimesNewRomanPSMT"/>
          <w:color w:val="auto"/>
          <w:kern w:val="0"/>
          <w:lang w:eastAsia="hu-HU" w:bidi="ar-SA"/>
        </w:rPr>
        <w:t xml:space="preserve">, </w:t>
      </w:r>
      <w:r w:rsidR="00603117" w:rsidRPr="00603117">
        <w:rPr>
          <w:rFonts w:ascii="TimesNewRomanPSMT" w:eastAsia="Times New Roman" w:hAnsi="TimesNewRomanPSMT" w:cs="TimesNewRomanPSMT"/>
          <w:i/>
          <w:color w:val="auto"/>
          <w:kern w:val="0"/>
          <w:lang w:eastAsia="hu-HU" w:bidi="ar-SA"/>
        </w:rPr>
        <w:t>Genetic algorithms for the traveling salesman problem</w:t>
      </w:r>
      <w:r w:rsidR="00603117">
        <w:rPr>
          <w:rFonts w:ascii="TimesNewRomanPSMT" w:eastAsia="Times New Roman" w:hAnsi="TimesNewRomanPSMT" w:cs="TimesNewRomanPSMT"/>
          <w:i/>
          <w:color w:val="auto"/>
          <w:kern w:val="0"/>
          <w:lang w:eastAsia="hu-HU" w:bidi="ar-SA"/>
        </w:rPr>
        <w:t>,</w:t>
      </w:r>
    </w:p>
    <w:p w14:paraId="341897A3" w14:textId="14CC18F5" w:rsidR="00603117" w:rsidRPr="00603117" w:rsidRDefault="001A49A6" w:rsidP="00CF7C46">
      <w:pPr>
        <w:pStyle w:val="SzDSzvegTrzs"/>
        <w:rPr>
          <w:rFonts w:ascii="TimesNewRomanPSMT" w:eastAsia="Times New Roman" w:hAnsi="TimesNewRomanPSMT" w:cs="TimesNewRomanPSMT"/>
          <w:color w:val="auto"/>
          <w:kern w:val="0"/>
          <w:lang w:eastAsia="hu-HU" w:bidi="ar-SA"/>
        </w:rPr>
      </w:pPr>
      <w:r w:rsidRPr="001A49A6">
        <w:rPr>
          <w:rFonts w:ascii="TimesNewRomanPSMT" w:eastAsia="Times New Roman" w:hAnsi="TimesNewRomanPSMT" w:cs="TimesNewRomanPSMT"/>
          <w:color w:val="auto"/>
          <w:kern w:val="0"/>
          <w:lang w:eastAsia="hu-HU" w:bidi="ar-SA"/>
        </w:rPr>
        <w:t>Annals of Operations Research</w:t>
      </w:r>
      <w:r>
        <w:rPr>
          <w:rFonts w:ascii="TimesNewRomanPSMT" w:eastAsia="Times New Roman" w:hAnsi="TimesNewRomanPSMT" w:cs="TimesNewRomanPSMT"/>
          <w:color w:val="auto"/>
          <w:kern w:val="0"/>
          <w:lang w:eastAsia="hu-HU" w:bidi="ar-SA"/>
        </w:rPr>
        <w:t xml:space="preserve">, </w:t>
      </w:r>
      <w:r w:rsidR="00461791">
        <w:rPr>
          <w:rFonts w:ascii="TimesNewRomanPSMT" w:eastAsia="Times New Roman" w:hAnsi="TimesNewRomanPSMT" w:cs="TimesNewRomanPSMT"/>
          <w:color w:val="auto"/>
          <w:kern w:val="0"/>
          <w:lang w:eastAsia="hu-HU" w:bidi="ar-SA"/>
        </w:rPr>
        <w:t xml:space="preserve">Vol. </w:t>
      </w:r>
      <w:r>
        <w:rPr>
          <w:rFonts w:ascii="TimesNewRomanPSMT" w:eastAsia="Times New Roman" w:hAnsi="TimesNewRomanPSMT" w:cs="TimesNewRomanPSMT"/>
          <w:color w:val="auto"/>
          <w:kern w:val="0"/>
          <w:lang w:eastAsia="hu-HU" w:bidi="ar-SA"/>
        </w:rPr>
        <w:t>63.,</w:t>
      </w:r>
      <w:r w:rsidR="00461791">
        <w:rPr>
          <w:rFonts w:ascii="TimesNewRomanPSMT" w:eastAsia="Times New Roman" w:hAnsi="TimesNewRomanPSMT" w:cs="TimesNewRomanPSMT"/>
          <w:color w:val="auto"/>
          <w:kern w:val="0"/>
          <w:lang w:eastAsia="hu-HU" w:bidi="ar-SA"/>
        </w:rPr>
        <w:t xml:space="preserve"> pp.</w:t>
      </w:r>
      <w:r>
        <w:rPr>
          <w:rFonts w:ascii="Helvetica" w:hAnsi="Helvetica"/>
          <w:color w:val="333333"/>
          <w:spacing w:val="4"/>
          <w:sz w:val="21"/>
          <w:szCs w:val="21"/>
          <w:shd w:val="clear" w:color="auto" w:fill="FCFCFC"/>
        </w:rPr>
        <w:t xml:space="preserve"> </w:t>
      </w:r>
      <w:r w:rsidRPr="001A49A6">
        <w:rPr>
          <w:rFonts w:ascii="TimesNewRomanPSMT" w:eastAsia="Times New Roman" w:hAnsi="TimesNewRomanPSMT" w:cs="TimesNewRomanPSMT"/>
          <w:color w:val="auto"/>
          <w:kern w:val="0"/>
          <w:lang w:eastAsia="hu-HU" w:bidi="ar-SA"/>
        </w:rPr>
        <w:t>337–370</w:t>
      </w:r>
      <w:r w:rsidR="00461791">
        <w:rPr>
          <w:rFonts w:ascii="TimesNewRomanPSMT" w:eastAsia="Times New Roman" w:hAnsi="TimesNewRomanPSMT" w:cs="TimesNewRomanPSMT"/>
          <w:color w:val="auto"/>
          <w:kern w:val="0"/>
          <w:lang w:eastAsia="hu-HU" w:bidi="ar-SA"/>
        </w:rPr>
        <w:t>, 1996</w:t>
      </w:r>
    </w:p>
    <w:p w14:paraId="350EEBF5" w14:textId="12AA35C9" w:rsidR="0051122F" w:rsidRPr="0051122F" w:rsidRDefault="00E736F1" w:rsidP="0051122F">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[9]</w:t>
      </w:r>
      <w:r w:rsidR="0051122F">
        <w:rPr>
          <w:rFonts w:ascii="TimesNewRomanPSMT" w:eastAsia="Times New Roman" w:hAnsi="TimesNewRomanPSMT" w:cs="TimesNewRomanPSMT"/>
          <w:color w:val="auto"/>
          <w:kern w:val="0"/>
          <w:lang w:eastAsia="hu-HU" w:bidi="ar-SA"/>
        </w:rPr>
        <w:t xml:space="preserve"> </w:t>
      </w:r>
      <w:r w:rsidR="0051122F" w:rsidRPr="0051122F">
        <w:rPr>
          <w:rFonts w:ascii="TimesNewRomanPSMT" w:eastAsia="Times New Roman" w:hAnsi="TimesNewRomanPSMT" w:cs="TimesNewRomanPSMT"/>
          <w:color w:val="auto"/>
          <w:kern w:val="0"/>
          <w:lang w:eastAsia="hu-HU" w:bidi="ar-SA"/>
        </w:rPr>
        <w:t xml:space="preserve">Grefenstette, </w:t>
      </w:r>
      <w:r w:rsidR="009C1A83" w:rsidRPr="0051122F">
        <w:rPr>
          <w:rFonts w:ascii="TimesNewRomanPSMT" w:eastAsia="Times New Roman" w:hAnsi="TimesNewRomanPSMT" w:cs="TimesNewRomanPSMT"/>
          <w:color w:val="auto"/>
          <w:kern w:val="0"/>
          <w:lang w:eastAsia="hu-HU" w:bidi="ar-SA"/>
        </w:rPr>
        <w:t>J. J.</w:t>
      </w:r>
      <w:r w:rsidR="009C1A83">
        <w:rPr>
          <w:rFonts w:ascii="TimesNewRomanPSMT" w:eastAsia="Times New Roman" w:hAnsi="TimesNewRomanPSMT" w:cs="TimesNewRomanPSMT"/>
          <w:color w:val="auto"/>
          <w:kern w:val="0"/>
          <w:lang w:eastAsia="hu-HU" w:bidi="ar-SA"/>
        </w:rPr>
        <w:t xml:space="preserve">, </w:t>
      </w:r>
      <w:r w:rsidR="009C1A83" w:rsidRPr="0051122F">
        <w:rPr>
          <w:rFonts w:ascii="TimesNewRomanPSMT" w:eastAsia="Times New Roman" w:hAnsi="TimesNewRomanPSMT" w:cs="TimesNewRomanPSMT"/>
          <w:color w:val="auto"/>
          <w:kern w:val="0"/>
          <w:lang w:eastAsia="hu-HU" w:bidi="ar-SA"/>
        </w:rPr>
        <w:t>Gopa</w:t>
      </w:r>
      <w:r w:rsidR="009C1A83">
        <w:rPr>
          <w:rFonts w:ascii="TimesNewRomanPSMT" w:eastAsia="Times New Roman" w:hAnsi="TimesNewRomanPSMT" w:cs="TimesNewRomanPSMT"/>
          <w:color w:val="auto"/>
          <w:kern w:val="0"/>
          <w:lang w:eastAsia="hu-HU" w:bidi="ar-SA"/>
        </w:rPr>
        <w:t xml:space="preserve">l, </w:t>
      </w:r>
      <w:r w:rsidR="0051122F" w:rsidRPr="0051122F">
        <w:rPr>
          <w:rFonts w:ascii="TimesNewRomanPSMT" w:eastAsia="Times New Roman" w:hAnsi="TimesNewRomanPSMT" w:cs="TimesNewRomanPSMT"/>
          <w:color w:val="auto"/>
          <w:kern w:val="0"/>
          <w:lang w:eastAsia="hu-HU" w:bidi="ar-SA"/>
        </w:rPr>
        <w:t>R.</w:t>
      </w:r>
      <w:r w:rsidR="009C1A83">
        <w:rPr>
          <w:rFonts w:ascii="TimesNewRomanPSMT" w:eastAsia="Times New Roman" w:hAnsi="TimesNewRomanPSMT" w:cs="TimesNewRomanPSMT"/>
          <w:color w:val="auto"/>
          <w:kern w:val="0"/>
          <w:lang w:eastAsia="hu-HU" w:bidi="ar-SA"/>
        </w:rPr>
        <w:t>,</w:t>
      </w:r>
      <w:r w:rsidR="0051122F" w:rsidRPr="0051122F">
        <w:rPr>
          <w:rFonts w:ascii="TimesNewRomanPSMT" w:eastAsia="Times New Roman" w:hAnsi="TimesNewRomanPSMT" w:cs="TimesNewRomanPSMT"/>
          <w:color w:val="auto"/>
          <w:kern w:val="0"/>
          <w:lang w:eastAsia="hu-HU" w:bidi="ar-SA"/>
        </w:rPr>
        <w:t xml:space="preserve"> </w:t>
      </w:r>
      <w:r w:rsidR="0051122F">
        <w:rPr>
          <w:rFonts w:ascii="TimesNewRomanPSMT" w:eastAsia="Times New Roman" w:hAnsi="TimesNewRomanPSMT" w:cs="TimesNewRomanPSMT"/>
          <w:color w:val="auto"/>
          <w:kern w:val="0"/>
          <w:lang w:eastAsia="hu-HU" w:bidi="ar-SA"/>
        </w:rPr>
        <w:t xml:space="preserve">Rosmaita, </w:t>
      </w:r>
      <w:r w:rsidR="009C1A83">
        <w:rPr>
          <w:rFonts w:ascii="TimesNewRomanPSMT" w:eastAsia="Times New Roman" w:hAnsi="TimesNewRomanPSMT" w:cs="TimesNewRomanPSMT"/>
          <w:color w:val="auto"/>
          <w:kern w:val="0"/>
          <w:lang w:eastAsia="hu-HU" w:bidi="ar-SA"/>
        </w:rPr>
        <w:t xml:space="preserve">B. J., </w:t>
      </w:r>
      <w:r w:rsidR="0051122F">
        <w:rPr>
          <w:rFonts w:ascii="TimesNewRomanPSMT" w:eastAsia="Times New Roman" w:hAnsi="TimesNewRomanPSMT" w:cs="TimesNewRomanPSMT"/>
          <w:color w:val="auto"/>
          <w:kern w:val="0"/>
          <w:lang w:eastAsia="hu-HU" w:bidi="ar-SA"/>
        </w:rPr>
        <w:t>Van Gucht</w:t>
      </w:r>
      <w:r w:rsidR="009C1A83">
        <w:rPr>
          <w:rFonts w:ascii="TimesNewRomanPSMT" w:eastAsia="Times New Roman" w:hAnsi="TimesNewRomanPSMT" w:cs="TimesNewRomanPSMT"/>
          <w:color w:val="auto"/>
          <w:kern w:val="0"/>
          <w:lang w:eastAsia="hu-HU" w:bidi="ar-SA"/>
        </w:rPr>
        <w:t>, D.</w:t>
      </w:r>
      <w:r w:rsidR="0051122F">
        <w:rPr>
          <w:rFonts w:ascii="TimesNewRomanPSMT" w:eastAsia="Times New Roman" w:hAnsi="TimesNewRomanPSMT" w:cs="TimesNewRomanPSMT"/>
          <w:color w:val="auto"/>
          <w:kern w:val="0"/>
          <w:lang w:eastAsia="hu-HU" w:bidi="ar-SA"/>
        </w:rPr>
        <w:t>:</w:t>
      </w:r>
      <w:r w:rsidR="0051122F" w:rsidRPr="0051122F">
        <w:rPr>
          <w:rFonts w:ascii="TimesNewRomanPSMT" w:eastAsia="Times New Roman" w:hAnsi="TimesNewRomanPSMT" w:cs="TimesNewRomanPSMT"/>
          <w:color w:val="auto"/>
          <w:kern w:val="0"/>
          <w:lang w:eastAsia="hu-HU" w:bidi="ar-SA"/>
        </w:rPr>
        <w:t xml:space="preserve"> </w:t>
      </w:r>
      <w:r w:rsidR="0051122F" w:rsidRPr="0051122F">
        <w:rPr>
          <w:rFonts w:ascii="TimesNewRomanPSMT" w:eastAsia="Times New Roman" w:hAnsi="TimesNewRomanPSMT" w:cs="TimesNewRomanPSMT"/>
          <w:i/>
          <w:color w:val="auto"/>
          <w:kern w:val="0"/>
          <w:lang w:eastAsia="hu-HU" w:bidi="ar-SA"/>
        </w:rPr>
        <w:t>Genetic algorithms</w:t>
      </w:r>
    </w:p>
    <w:p w14:paraId="17D23ECF" w14:textId="77777777" w:rsidR="009C1A83"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i/>
          <w:color w:val="auto"/>
          <w:kern w:val="0"/>
          <w:lang w:eastAsia="hu-HU" w:bidi="ar-SA"/>
        </w:rPr>
        <w:t>for the traveling salesman problem</w:t>
      </w:r>
      <w:r w:rsidRPr="0051122F">
        <w:rPr>
          <w:rFonts w:ascii="TimesNewRomanPSMT" w:eastAsia="Times New Roman" w:hAnsi="TimesNewRomanPSMT" w:cs="TimesNewRomanPSMT"/>
          <w:color w:val="auto"/>
          <w:kern w:val="0"/>
          <w:lang w:eastAsia="hu-HU" w:bidi="ar-SA"/>
        </w:rPr>
        <w:t xml:space="preserve">, </w:t>
      </w:r>
    </w:p>
    <w:p w14:paraId="1132403F" w14:textId="78F05DD8" w:rsidR="0051122F" w:rsidRPr="00CF7C46"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color w:val="auto"/>
          <w:kern w:val="0"/>
          <w:lang w:eastAsia="hu-HU" w:bidi="ar-SA"/>
        </w:rPr>
        <w:t xml:space="preserve">Proceedings of the 1st International Conference on Genetic Algorithms, Mahwah NJ, </w:t>
      </w:r>
      <w:r w:rsidR="00CB7ADA">
        <w:rPr>
          <w:rFonts w:ascii="TimesNewRomanPSMT" w:eastAsia="Times New Roman" w:hAnsi="TimesNewRomanPSMT" w:cs="TimesNewRomanPSMT"/>
          <w:color w:val="auto"/>
          <w:kern w:val="0"/>
          <w:lang w:eastAsia="hu-HU" w:bidi="ar-SA"/>
        </w:rPr>
        <w:t xml:space="preserve">pp. </w:t>
      </w:r>
      <w:r w:rsidRPr="0051122F">
        <w:rPr>
          <w:rFonts w:ascii="TimesNewRomanPSMT" w:eastAsia="Times New Roman" w:hAnsi="TimesNewRomanPSMT" w:cs="TimesNewRomanPSMT"/>
          <w:color w:val="auto"/>
          <w:kern w:val="0"/>
          <w:lang w:eastAsia="hu-HU" w:bidi="ar-SA"/>
        </w:rPr>
        <w:t>160–168</w:t>
      </w:r>
      <w:r w:rsidR="007C4F59">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198</w:t>
      </w:r>
      <w:r w:rsidR="007C4F59">
        <w:rPr>
          <w:rFonts w:ascii="TimesNewRomanPSMT" w:eastAsia="Times New Roman" w:hAnsi="TimesNewRomanPSMT" w:cs="TimesNewRomanPSMT"/>
          <w:color w:val="auto"/>
          <w:kern w:val="0"/>
          <w:lang w:eastAsia="hu-HU" w:bidi="ar-SA"/>
        </w:rPr>
        <w:t>5</w:t>
      </w:r>
    </w:p>
    <w:p w14:paraId="16152E0F" w14:textId="04C229D8" w:rsidR="00E77AEC"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w:t>
      </w:r>
      <w:r w:rsidR="00D264E4">
        <w:rPr>
          <w:rFonts w:ascii="TimesNewRomanPSMT" w:eastAsia="Times New Roman" w:hAnsi="TimesNewRomanPSMT" w:cs="TimesNewRomanPSMT"/>
          <w:color w:val="auto"/>
          <w:kern w:val="0"/>
          <w:lang w:eastAsia="hu-HU" w:bidi="ar-SA"/>
        </w:rPr>
        <w:t xml:space="preserve"> Hatwágner</w:t>
      </w:r>
      <w:r w:rsidR="00CF7C46">
        <w:rPr>
          <w:rFonts w:ascii="TimesNewRomanPSMT" w:eastAsia="Times New Roman" w:hAnsi="TimesNewRomanPSMT" w:cs="TimesNewRomanPSMT"/>
          <w:color w:val="auto"/>
          <w:kern w:val="0"/>
          <w:lang w:eastAsia="hu-HU" w:bidi="ar-SA"/>
        </w:rPr>
        <w:t xml:space="preserve">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PhD disszertáció, Széchenyi István Egyete</w:t>
      </w:r>
      <w:r w:rsidR="00D264E4">
        <w:rPr>
          <w:rFonts w:ascii="TimesNewRomanPSMT" w:eastAsia="Times New Roman" w:hAnsi="TimesNewRomanPSMT" w:cs="TimesNewRomanPSMT"/>
          <w:color w:val="auto"/>
          <w:kern w:val="0"/>
          <w:lang w:eastAsia="hu-HU" w:bidi="ar-SA"/>
        </w:rPr>
        <w:t>m, Műszaki Tudományi Kar, 2012</w:t>
      </w:r>
      <w:r w:rsidR="00D768F0" w:rsidRPr="00CF7C46">
        <w:rPr>
          <w:rFonts w:ascii="TimesNewRomanPSMT" w:eastAsia="Times New Roman" w:hAnsi="TimesNewRomanPSMT" w:cs="TimesNewRomanPSMT"/>
          <w:color w:val="auto"/>
          <w:kern w:val="0"/>
          <w:lang w:eastAsia="hu-HU" w:bidi="ar-SA"/>
        </w:rPr>
        <w:t>.</w:t>
      </w:r>
    </w:p>
    <w:p w14:paraId="10EE6122" w14:textId="2755A8A1" w:rsidR="007D1475" w:rsidRDefault="00B363C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[11</w:t>
      </w:r>
      <w:r w:rsidR="007D1475">
        <w:rPr>
          <w:rFonts w:ascii="TimesNewRomanPSMT" w:eastAsia="Times New Roman" w:hAnsi="TimesNewRomanPSMT" w:cs="TimesNewRomanPSMT"/>
          <w:color w:val="auto"/>
          <w:kern w:val="0"/>
          <w:lang w:eastAsia="hu-HU" w:bidi="ar-SA"/>
        </w:rPr>
        <w:t>] Hibernate</w:t>
      </w:r>
    </w:p>
    <w:p w14:paraId="474F0B41" w14:textId="65663421" w:rsidR="007D1475" w:rsidRPr="00CF7C46" w:rsidRDefault="00D85DDC" w:rsidP="00CF7C46">
      <w:pPr>
        <w:pStyle w:val="SzDSzvegTrzs"/>
        <w:rPr>
          <w:rFonts w:ascii="TimesNewRomanPSMT" w:eastAsia="Times New Roman" w:hAnsi="TimesNewRomanPSMT" w:cs="TimesNewRomanPSMT"/>
          <w:color w:val="auto"/>
          <w:kern w:val="0"/>
          <w:lang w:eastAsia="hu-HU" w:bidi="ar-SA"/>
        </w:rPr>
      </w:pPr>
      <w:hyperlink r:id="rId51"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2B7A6C74" w:rsidR="007D1475"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lastRenderedPageBreak/>
        <w:t>[12]</w:t>
      </w:r>
      <w:r w:rsidR="005A595B" w:rsidRPr="00CF7C46">
        <w:rPr>
          <w:rFonts w:ascii="TimesNewRomanPSMT" w:eastAsia="Times New Roman" w:hAnsi="TimesNewRomanPSMT" w:cs="TimesNewRomanPSMT"/>
          <w:color w:val="auto"/>
          <w:kern w:val="0"/>
          <w:lang w:eastAsia="hu-HU" w:bidi="ar-SA"/>
        </w:rPr>
        <w:t xml:space="preserve"> Holland, J. H.</w:t>
      </w:r>
      <w:r w:rsidR="005A595B">
        <w:rPr>
          <w:rFonts w:ascii="TimesNewRomanPSMT" w:eastAsia="Times New Roman" w:hAnsi="TimesNewRomanPSMT" w:cs="TimesNewRomanPSMT"/>
          <w:color w:val="auto"/>
          <w:kern w:val="0"/>
          <w:lang w:eastAsia="hu-HU" w:bidi="ar-SA"/>
        </w:rPr>
        <w:t xml:space="preserve">: </w:t>
      </w:r>
      <w:r w:rsidR="005A595B" w:rsidRPr="00CF7C46">
        <w:rPr>
          <w:rFonts w:ascii="TimesNewRomanPSMT" w:eastAsia="Times New Roman" w:hAnsi="TimesNewRomanPSMT" w:cs="TimesNewRomanPSMT"/>
          <w:i/>
          <w:color w:val="auto"/>
          <w:kern w:val="0"/>
          <w:lang w:eastAsia="hu-HU" w:bidi="ar-SA"/>
        </w:rPr>
        <w:t>Adaptation in Natural and Artificial Systems</w:t>
      </w:r>
      <w:r w:rsidR="005A595B">
        <w:rPr>
          <w:rFonts w:ascii="TimesNewRomanPSMT" w:eastAsia="Times New Roman" w:hAnsi="TimesNewRomanPSMT" w:cs="TimesNewRomanPSMT"/>
          <w:color w:val="auto"/>
          <w:kern w:val="0"/>
          <w:lang w:eastAsia="hu-HU" w:bidi="ar-SA"/>
        </w:rPr>
        <w:t>, The University of Michigan</w:t>
      </w:r>
      <w:r w:rsidR="006420F7">
        <w:rPr>
          <w:rFonts w:ascii="TimesNewRomanPSMT" w:eastAsia="Times New Roman" w:hAnsi="TimesNewRomanPSMT" w:cs="TimesNewRomanPSMT"/>
          <w:color w:val="auto"/>
          <w:kern w:val="0"/>
          <w:lang w:eastAsia="hu-HU" w:bidi="ar-SA"/>
        </w:rPr>
        <w:t xml:space="preserve"> </w:t>
      </w:r>
      <w:r w:rsidR="005A595B">
        <w:rPr>
          <w:rFonts w:ascii="TimesNewRomanPSMT" w:eastAsia="Times New Roman" w:hAnsi="TimesNewRomanPSMT" w:cs="TimesNewRomanPSMT"/>
          <w:color w:val="auto"/>
          <w:kern w:val="0"/>
          <w:lang w:eastAsia="hu-HU" w:bidi="ar-SA"/>
        </w:rPr>
        <w:t>Press, Ann Arbor, (1975).</w:t>
      </w:r>
    </w:p>
    <w:p w14:paraId="25F346B1" w14:textId="02A6EE1D" w:rsidR="00AC3351" w:rsidRDefault="00E736F1"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[13]</w:t>
      </w:r>
      <w:r w:rsidR="00D942FD">
        <w:rPr>
          <w:rFonts w:ascii="TimesNewRomanPSMT" w:eastAsia="Times New Roman" w:hAnsi="TimesNewRomanPSMT" w:cs="TimesNewRomanPSMT"/>
          <w:color w:val="auto"/>
          <w:kern w:val="0"/>
          <w:lang w:eastAsia="hu-HU" w:bidi="ar-SA"/>
        </w:rPr>
        <w:t xml:space="preserve"> </w:t>
      </w:r>
      <w:r w:rsidR="00D942FD" w:rsidRPr="00D942FD">
        <w:rPr>
          <w:rFonts w:ascii="TimesNewRomanPSMT" w:eastAsia="Times New Roman" w:hAnsi="TimesNewRomanPSMT" w:cs="TimesNewRomanPSMT"/>
          <w:color w:val="auto"/>
          <w:kern w:val="0"/>
          <w:lang w:eastAsia="hu-HU" w:bidi="ar-SA"/>
        </w:rPr>
        <w:t>Puljic´</w:t>
      </w:r>
      <w:r w:rsidR="0040073B">
        <w:rPr>
          <w:rFonts w:ascii="TimesNewRomanPSMT" w:eastAsia="Times New Roman" w:hAnsi="TimesNewRomanPSMT" w:cs="TimesNewRomanPSMT"/>
          <w:color w:val="auto"/>
          <w:kern w:val="0"/>
          <w:lang w:eastAsia="hu-HU" w:bidi="ar-SA"/>
        </w:rPr>
        <w:t>, K.,</w:t>
      </w:r>
      <w:r w:rsidR="00D942FD" w:rsidRPr="00D942FD">
        <w:rPr>
          <w:rFonts w:ascii="TimesNewRomanPSMT" w:eastAsia="Times New Roman" w:hAnsi="TimesNewRomanPSMT" w:cs="TimesNewRomanPSMT"/>
          <w:color w:val="auto"/>
          <w:kern w:val="0"/>
          <w:lang w:eastAsia="hu-HU" w:bidi="ar-SA"/>
        </w:rPr>
        <w:t xml:space="preserve"> Manger</w:t>
      </w:r>
      <w:r w:rsidR="00D942FD">
        <w:rPr>
          <w:rFonts w:ascii="TimesNewRomanPSMT" w:eastAsia="Times New Roman" w:hAnsi="TimesNewRomanPSMT" w:cs="TimesNewRomanPSMT"/>
          <w:color w:val="auto"/>
          <w:kern w:val="0"/>
          <w:lang w:eastAsia="hu-HU" w:bidi="ar-SA"/>
        </w:rPr>
        <w:t xml:space="preserve">, </w:t>
      </w:r>
      <w:r w:rsidR="0040073B">
        <w:rPr>
          <w:rFonts w:ascii="TimesNewRomanPSMT" w:eastAsia="Times New Roman" w:hAnsi="TimesNewRomanPSMT" w:cs="TimesNewRomanPSMT"/>
          <w:color w:val="auto"/>
          <w:kern w:val="0"/>
          <w:lang w:eastAsia="hu-HU" w:bidi="ar-SA"/>
        </w:rPr>
        <w:t xml:space="preserve">R., </w:t>
      </w:r>
      <w:r w:rsidR="00D942FD" w:rsidRPr="00CF7C46">
        <w:rPr>
          <w:rFonts w:ascii="TimesNewRomanPSMT" w:eastAsia="Times New Roman" w:hAnsi="TimesNewRomanPSMT" w:cs="TimesNewRomanPSMT"/>
          <w:i/>
          <w:color w:val="auto"/>
          <w:kern w:val="0"/>
          <w:lang w:eastAsia="hu-HU" w:bidi="ar-SA"/>
        </w:rPr>
        <w:t xml:space="preserve">Comparison of eight evolutionary crossover operators for the vehicle routing problem, </w:t>
      </w:r>
    </w:p>
    <w:p w14:paraId="75B0C048" w14:textId="2925CDD3" w:rsidR="00D942FD" w:rsidRDefault="00D942FD"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Mathematical Communications</w:t>
      </w:r>
      <w:r>
        <w:rPr>
          <w:rFonts w:ascii="TimesNewRomanPSMT" w:eastAsia="Times New Roman" w:hAnsi="TimesNewRomanPSMT" w:cs="TimesNewRomanPSMT"/>
          <w:color w:val="auto"/>
          <w:kern w:val="0"/>
          <w:lang w:eastAsia="hu-HU" w:bidi="ar-SA"/>
        </w:rPr>
        <w:t xml:space="preserve">, </w:t>
      </w:r>
      <w:r w:rsidR="00AC3351">
        <w:rPr>
          <w:rFonts w:ascii="TimesNewRomanPSMT" w:eastAsia="Times New Roman" w:hAnsi="TimesNewRomanPSMT" w:cs="TimesNewRomanPSMT"/>
          <w:color w:val="auto"/>
          <w:kern w:val="0"/>
          <w:lang w:eastAsia="hu-HU" w:bidi="ar-SA"/>
        </w:rPr>
        <w:t xml:space="preserve">Vol. </w:t>
      </w:r>
      <w:r>
        <w:rPr>
          <w:rFonts w:ascii="TimesNewRomanPSMT" w:eastAsia="Times New Roman" w:hAnsi="TimesNewRomanPSMT" w:cs="TimesNewRomanPSMT"/>
          <w:color w:val="auto"/>
          <w:kern w:val="0"/>
          <w:lang w:eastAsia="hu-HU" w:bidi="ar-SA"/>
        </w:rPr>
        <w:t xml:space="preserve">18, </w:t>
      </w:r>
      <w:r w:rsidR="00AC3351">
        <w:rPr>
          <w:rFonts w:ascii="TimesNewRomanPSMT" w:eastAsia="Times New Roman" w:hAnsi="TimesNewRomanPSMT" w:cs="TimesNewRomanPSMT"/>
          <w:color w:val="auto"/>
          <w:kern w:val="0"/>
          <w:lang w:eastAsia="hu-HU" w:bidi="ar-SA"/>
        </w:rPr>
        <w:t>pp. 359–375, 2013</w:t>
      </w:r>
    </w:p>
    <w:p w14:paraId="36D3B46C" w14:textId="00DC47B7" w:rsidR="00416A6F" w:rsidRDefault="00E736F1"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[14]</w:t>
      </w:r>
      <w:r w:rsidR="00416A6F">
        <w:rPr>
          <w:rFonts w:ascii="TimesNewRomanPSMT" w:eastAsia="Times New Roman" w:hAnsi="TimesNewRomanPSMT" w:cs="TimesNewRomanPSMT"/>
          <w:color w:val="auto"/>
          <w:kern w:val="0"/>
          <w:lang w:eastAsia="hu-HU" w:bidi="ar-SA"/>
        </w:rPr>
        <w:t xml:space="preserve"> HTML</w:t>
      </w:r>
    </w:p>
    <w:p w14:paraId="0302333D" w14:textId="649B2F9C" w:rsidR="00416A6F" w:rsidRDefault="00D85DDC" w:rsidP="005A595B">
      <w:pPr>
        <w:pStyle w:val="SzDSzvegTrzs"/>
      </w:pPr>
      <w:hyperlink r:id="rId52" w:history="1">
        <w:r w:rsidR="00416A6F" w:rsidRPr="00B33B6B">
          <w:rPr>
            <w:rStyle w:val="Hiperhivatkozs"/>
          </w:rPr>
          <w:t>https://developer.mozilla.org/hu/docs/Web/HTML</w:t>
        </w:r>
      </w:hyperlink>
      <w:r w:rsidR="00416A6F">
        <w:t>, 2019.02.16.</w:t>
      </w:r>
    </w:p>
    <w:p w14:paraId="307E66C3" w14:textId="6BBB2002" w:rsidR="00780792" w:rsidRDefault="00E736F1" w:rsidP="005A595B">
      <w:pPr>
        <w:pStyle w:val="SzDSzvegTrzs"/>
      </w:pPr>
      <w:r>
        <w:t>[15]</w:t>
      </w:r>
      <w:r w:rsidR="00780792">
        <w:t xml:space="preserve"> JavaScript</w:t>
      </w:r>
    </w:p>
    <w:p w14:paraId="3D63635A" w14:textId="2320B3BE" w:rsidR="00780792" w:rsidRDefault="00D85DDC" w:rsidP="005A595B">
      <w:pPr>
        <w:pStyle w:val="SzDSzvegTrzs"/>
      </w:pPr>
      <w:hyperlink r:id="rId53" w:history="1">
        <w:r w:rsidR="00780792" w:rsidRPr="00B33B6B">
          <w:rPr>
            <w:rStyle w:val="Hiperhivatkozs"/>
          </w:rPr>
          <w:t>https://developer.mozilla.org/hu/docs/Web/JavaScript</w:t>
        </w:r>
      </w:hyperlink>
      <w:r w:rsidR="00780792">
        <w:t>, 2019.02.16.</w:t>
      </w:r>
    </w:p>
    <w:p w14:paraId="389C493B" w14:textId="301688DE" w:rsidR="00724C40" w:rsidRDefault="00E736F1" w:rsidP="005A595B">
      <w:pPr>
        <w:pStyle w:val="SzDSzvegTrzs"/>
      </w:pPr>
      <w:r>
        <w:t>[16]</w:t>
      </w:r>
      <w:r w:rsidR="00724C40">
        <w:t xml:space="preserve"> Maven</w:t>
      </w:r>
    </w:p>
    <w:p w14:paraId="3EB403C2" w14:textId="7DEDF2CB" w:rsidR="00724C40" w:rsidRDefault="00D85DDC" w:rsidP="005A595B">
      <w:pPr>
        <w:pStyle w:val="SzDSzvegTrzs"/>
        <w:rPr>
          <w:rFonts w:ascii="TimesNewRomanPSMT" w:eastAsia="Times New Roman" w:hAnsi="TimesNewRomanPSMT" w:cs="TimesNewRomanPSMT"/>
          <w:color w:val="auto"/>
          <w:kern w:val="0"/>
          <w:lang w:eastAsia="hu-HU" w:bidi="ar-SA"/>
        </w:rPr>
      </w:pPr>
      <w:hyperlink r:id="rId54" w:history="1">
        <w:r w:rsidR="00724C40" w:rsidRPr="002F3887">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7EDD58FE" w14:textId="77777777" w:rsidR="00A11667" w:rsidRDefault="00E736F1"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[17]</w:t>
      </w:r>
      <w:r w:rsidR="006420F7">
        <w:rPr>
          <w:rFonts w:ascii="TimesNewRomanPSMT" w:eastAsia="Times New Roman" w:hAnsi="TimesNewRomanPSMT" w:cs="TimesNewRomanPSMT"/>
          <w:color w:val="auto"/>
          <w:kern w:val="0"/>
          <w:lang w:eastAsia="hu-HU" w:bidi="ar-SA"/>
        </w:rPr>
        <w:t xml:space="preserve"> Mitchell, M.: </w:t>
      </w:r>
      <w:r w:rsidR="006420F7" w:rsidRPr="00CF7C46">
        <w:rPr>
          <w:rFonts w:ascii="TimesNewRomanPSMT" w:eastAsia="Times New Roman" w:hAnsi="TimesNewRomanPSMT" w:cs="TimesNewRomanPSMT"/>
          <w:i/>
          <w:color w:val="auto"/>
          <w:kern w:val="0"/>
          <w:lang w:eastAsia="hu-HU" w:bidi="ar-SA"/>
        </w:rPr>
        <w:t>An introduction to Genetic Alogrithms</w:t>
      </w:r>
      <w:r w:rsidR="00A11667">
        <w:rPr>
          <w:rFonts w:ascii="TimesNewRomanPSMT" w:eastAsia="Times New Roman" w:hAnsi="TimesNewRomanPSMT" w:cs="TimesNewRomanPSMT"/>
          <w:color w:val="auto"/>
          <w:kern w:val="0"/>
          <w:lang w:eastAsia="hu-HU" w:bidi="ar-SA"/>
        </w:rPr>
        <w:t>,</w:t>
      </w:r>
    </w:p>
    <w:p w14:paraId="18CD7708" w14:textId="0089F17B" w:rsidR="006420F7" w:rsidRDefault="006420F7" w:rsidP="005A595B">
      <w:pPr>
        <w:pStyle w:val="SzDSzvegTrzs"/>
        <w:rPr>
          <w:rFonts w:ascii="TimesNewRomanPSMT" w:eastAsia="Times New Roman" w:hAnsi="TimesNewRomanPSMT" w:cs="TimesNewRomanPSMT"/>
          <w:color w:val="auto"/>
          <w:kern w:val="0"/>
          <w:lang w:eastAsia="hu-HU" w:bidi="ar-SA"/>
        </w:rPr>
      </w:pPr>
      <w:r w:rsidRPr="006420F7">
        <w:rPr>
          <w:rFonts w:ascii="TimesNewRomanPSMT" w:eastAsia="Times New Roman" w:hAnsi="TimesNewRomanPSMT" w:cs="TimesNewRomanPSMT"/>
          <w:color w:val="auto"/>
          <w:kern w:val="0"/>
          <w:lang w:eastAsia="hu-HU" w:bidi="ar-SA"/>
        </w:rPr>
        <w:t>A Bradford Book</w:t>
      </w:r>
      <w:r w:rsidR="00447161">
        <w:rPr>
          <w:rFonts w:ascii="TimesNewRomanPSMT" w:eastAsia="Times New Roman" w:hAnsi="TimesNewRomanPSMT" w:cs="TimesNewRomanPSMT"/>
          <w:color w:val="auto"/>
          <w:kern w:val="0"/>
          <w:lang w:eastAsia="hu-HU" w:bidi="ar-SA"/>
        </w:rPr>
        <w:t>,</w:t>
      </w:r>
      <w:r w:rsidRPr="006420F7">
        <w:rPr>
          <w:rFonts w:ascii="TimesNewRomanPSMT" w:eastAsia="Times New Roman" w:hAnsi="TimesNewRomanPSMT" w:cs="TimesNewRomanPSMT"/>
          <w:color w:val="auto"/>
          <w:kern w:val="0"/>
          <w:lang w:eastAsia="hu-HU" w:bidi="ar-SA"/>
        </w:rPr>
        <w:t xml:space="preserve"> The</w:t>
      </w:r>
      <w:r>
        <w:rPr>
          <w:rFonts w:ascii="TimesNewRomanPSMT" w:eastAsia="Times New Roman" w:hAnsi="TimesNewRomanPSMT" w:cs="TimesNewRomanPSMT"/>
          <w:color w:val="auto"/>
          <w:kern w:val="0"/>
          <w:lang w:eastAsia="hu-HU" w:bidi="ar-SA"/>
        </w:rPr>
        <w:t xml:space="preserve"> </w:t>
      </w:r>
      <w:r w:rsidR="00447161" w:rsidRPr="00447161">
        <w:rPr>
          <w:rFonts w:ascii="TimesNewRomanPSMT" w:eastAsia="Times New Roman" w:hAnsi="TimesNewRomanPSMT" w:cs="TimesNewRomanPSMT"/>
          <w:color w:val="auto"/>
          <w:kern w:val="0"/>
          <w:lang w:eastAsia="hu-HU" w:bidi="ar-SA"/>
        </w:rPr>
        <w:t>MIT Press Cambridge, MA, USA</w:t>
      </w:r>
      <w:r w:rsidR="00447161">
        <w:rPr>
          <w:rFonts w:ascii="TimesNewRomanPSMT" w:eastAsia="Times New Roman" w:hAnsi="TimesNewRomanPSMT" w:cs="TimesNewRomanPSMT"/>
          <w:color w:val="auto"/>
          <w:kern w:val="0"/>
          <w:lang w:eastAsia="hu-HU" w:bidi="ar-SA"/>
        </w:rPr>
        <w:t xml:space="preserve">, </w:t>
      </w:r>
      <w:r w:rsidR="00447161" w:rsidRPr="00447161">
        <w:rPr>
          <w:rFonts w:ascii="TimesNewRomanPSMT" w:eastAsia="Times New Roman" w:hAnsi="TimesNewRomanPSMT" w:cs="TimesNewRomanPSMT"/>
          <w:color w:val="auto"/>
          <w:kern w:val="0"/>
          <w:lang w:eastAsia="hu-HU" w:bidi="ar-SA"/>
        </w:rPr>
        <w:t xml:space="preserve"> </w:t>
      </w:r>
      <w:r w:rsidR="00D264E4">
        <w:rPr>
          <w:rFonts w:ascii="TimesNewRomanPSMT" w:eastAsia="Times New Roman" w:hAnsi="TimesNewRomanPSMT" w:cs="TimesNewRomanPSMT"/>
          <w:color w:val="auto"/>
          <w:kern w:val="0"/>
          <w:lang w:eastAsia="hu-HU" w:bidi="ar-SA"/>
        </w:rPr>
        <w:t>1998</w:t>
      </w:r>
    </w:p>
    <w:p w14:paraId="38434D15" w14:textId="7747FB60" w:rsidR="00D518DA" w:rsidRDefault="00E736F1" w:rsidP="005A595B">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[18]</w:t>
      </w:r>
      <w:r w:rsidR="00DB2916">
        <w:rPr>
          <w:rFonts w:ascii="TimesNewRomanPSMT" w:eastAsia="Times New Roman" w:hAnsi="TimesNewRomanPSMT" w:cs="TimesNewRomanPSMT"/>
          <w:color w:val="auto"/>
          <w:kern w:val="0"/>
          <w:lang w:eastAsia="hu-HU" w:bidi="ar-SA"/>
        </w:rPr>
        <w:t xml:space="preserve"> </w:t>
      </w:r>
      <w:r w:rsidR="00DB2916" w:rsidRPr="00DB2916">
        <w:rPr>
          <w:rFonts w:ascii="TimesNewRomanPSMT" w:eastAsia="Times New Roman" w:hAnsi="TimesNewRomanPSMT" w:cs="TimesNewRomanPSMT"/>
          <w:color w:val="auto"/>
          <w:kern w:val="0"/>
          <w:lang w:eastAsia="hu-HU" w:bidi="ar-SA"/>
        </w:rPr>
        <w:t>Christofides</w:t>
      </w:r>
      <w:r w:rsidR="00E71392">
        <w:rPr>
          <w:rFonts w:ascii="TimesNewRomanPSMT" w:eastAsia="Times New Roman" w:hAnsi="TimesNewRomanPSMT" w:cs="TimesNewRomanPSMT"/>
          <w:color w:val="auto"/>
          <w:kern w:val="0"/>
          <w:lang w:eastAsia="hu-HU" w:bidi="ar-SA"/>
        </w:rPr>
        <w:t xml:space="preserve"> N</w:t>
      </w:r>
      <w:r w:rsidR="00DB2916">
        <w:rPr>
          <w:rFonts w:ascii="TimesNewRomanPSMT" w:eastAsia="Times New Roman" w:hAnsi="TimesNewRomanPSMT" w:cs="TimesNewRomanPSMT"/>
          <w:color w:val="auto"/>
          <w:kern w:val="0"/>
          <w:lang w:eastAsia="hu-HU" w:bidi="ar-SA"/>
        </w:rPr>
        <w:t xml:space="preserve">: </w:t>
      </w:r>
      <w:r w:rsidR="00DB2916" w:rsidRPr="00DB2916">
        <w:rPr>
          <w:rFonts w:ascii="TimesNewRomanPSMT" w:eastAsia="Times New Roman" w:hAnsi="TimesNewRomanPSMT" w:cs="TimesNewRomanPSMT"/>
          <w:i/>
          <w:color w:val="auto"/>
          <w:kern w:val="0"/>
          <w:lang w:eastAsia="hu-HU" w:bidi="ar-SA"/>
        </w:rPr>
        <w:t>Worst-case analysis of a new heuristic for the travelling salesman problem</w:t>
      </w:r>
      <w:r w:rsidR="00D518DA">
        <w:rPr>
          <w:rFonts w:ascii="TimesNewRomanPSMT" w:eastAsia="Times New Roman" w:hAnsi="TimesNewRomanPSMT" w:cs="TimesNewRomanPSMT"/>
          <w:i/>
          <w:color w:val="auto"/>
          <w:kern w:val="0"/>
          <w:lang w:eastAsia="hu-HU" w:bidi="ar-SA"/>
        </w:rPr>
        <w:t>,</w:t>
      </w:r>
    </w:p>
    <w:p w14:paraId="598FE7EF" w14:textId="25B5575F" w:rsidR="00DB2916" w:rsidRDefault="00D518DA" w:rsidP="005A595B">
      <w:pPr>
        <w:pStyle w:val="SzDSzvegTrzs"/>
        <w:rPr>
          <w:rFonts w:ascii="TimesNewRomanPSMT" w:eastAsia="Times New Roman" w:hAnsi="TimesNewRomanPSMT" w:cs="TimesNewRomanPSMT"/>
          <w:color w:val="auto"/>
          <w:kern w:val="0"/>
          <w:lang w:eastAsia="hu-HU" w:bidi="ar-SA"/>
        </w:rPr>
      </w:pPr>
      <w:r w:rsidRPr="00D518DA">
        <w:rPr>
          <w:rFonts w:ascii="TimesNewRomanPSMT" w:eastAsia="Times New Roman" w:hAnsi="TimesNewRomanPSMT" w:cs="TimesNewRomanPSMT"/>
          <w:i/>
          <w:color w:val="auto"/>
          <w:kern w:val="0"/>
          <w:lang w:eastAsia="hu-HU" w:bidi="ar-SA"/>
        </w:rPr>
        <w:t xml:space="preserve">Management sciences research report </w:t>
      </w:r>
      <w:r w:rsidR="00395CFD" w:rsidRPr="00395CFD">
        <w:rPr>
          <w:rFonts w:ascii="TimesNewRomanPSMT" w:eastAsia="Times New Roman" w:hAnsi="TimesNewRomanPSMT" w:cs="TimesNewRomanPSMT"/>
          <w:i/>
          <w:color w:val="auto"/>
          <w:kern w:val="0"/>
          <w:lang w:eastAsia="hu-HU" w:bidi="ar-SA"/>
        </w:rPr>
        <w:t>388</w:t>
      </w:r>
      <w:r>
        <w:rPr>
          <w:rFonts w:ascii="TimesNewRomanPSMT" w:eastAsia="Times New Roman" w:hAnsi="TimesNewRomanPSMT" w:cs="TimesNewRomanPSMT"/>
          <w:i/>
          <w:color w:val="auto"/>
          <w:kern w:val="0"/>
          <w:lang w:eastAsia="hu-HU" w:bidi="ar-SA"/>
        </w:rPr>
        <w:t>.</w:t>
      </w:r>
      <w:r w:rsidR="00395CFD" w:rsidRPr="00395CFD">
        <w:rPr>
          <w:rFonts w:ascii="TimesNewRomanPSMT" w:eastAsia="Times New Roman" w:hAnsi="TimesNewRomanPSMT" w:cs="TimesNewRomanPSMT"/>
          <w:i/>
          <w:color w:val="auto"/>
          <w:kern w:val="0"/>
          <w:lang w:eastAsia="hu-HU" w:bidi="ar-SA"/>
        </w:rPr>
        <w:t>, Graduate School of Industrial Administra</w:t>
      </w:r>
      <w:r w:rsidR="00395CFD">
        <w:rPr>
          <w:rFonts w:ascii="TimesNewRomanPSMT" w:eastAsia="Times New Roman" w:hAnsi="TimesNewRomanPSMT" w:cs="TimesNewRomanPSMT"/>
          <w:i/>
          <w:color w:val="auto"/>
          <w:kern w:val="0"/>
          <w:lang w:eastAsia="hu-HU" w:bidi="ar-SA"/>
        </w:rPr>
        <w:t>tion</w:t>
      </w:r>
      <w:r w:rsidR="00395CFD" w:rsidRPr="00395CFD">
        <w:rPr>
          <w:rFonts w:ascii="TimesNewRomanPSMT" w:eastAsia="Times New Roman" w:hAnsi="TimesNewRomanPSMT" w:cs="TimesNewRomanPSMT"/>
          <w:i/>
          <w:color w:val="auto"/>
          <w:kern w:val="0"/>
          <w:lang w:eastAsia="hu-HU" w:bidi="ar-SA"/>
        </w:rPr>
        <w:t>, 1976</w:t>
      </w:r>
    </w:p>
    <w:p w14:paraId="2591FEB6" w14:textId="7AAECBA5" w:rsidR="00AC6673" w:rsidRDefault="00951516"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[19]</w:t>
      </w:r>
      <w:r w:rsidR="00F45192">
        <w:rPr>
          <w:rFonts w:ascii="TimesNewRomanPSMT" w:eastAsia="Times New Roman" w:hAnsi="TimesNewRomanPSMT" w:cs="TimesNewRomanPSMT"/>
          <w:color w:val="auto"/>
          <w:kern w:val="0"/>
          <w:lang w:eastAsia="hu-HU" w:bidi="ar-SA"/>
        </w:rPr>
        <w:t xml:space="preserve"> </w:t>
      </w:r>
      <w:r w:rsidR="00F45192" w:rsidRPr="00F45192">
        <w:rPr>
          <w:rFonts w:ascii="TimesNewRomanPSMT" w:eastAsia="Times New Roman" w:hAnsi="TimesNewRomanPSMT" w:cs="TimesNewRomanPSMT"/>
          <w:color w:val="auto"/>
          <w:kern w:val="0"/>
          <w:lang w:eastAsia="hu-HU" w:bidi="ar-SA"/>
        </w:rPr>
        <w:t>Rechenberg</w:t>
      </w:r>
      <w:r w:rsidR="007734D9">
        <w:rPr>
          <w:rFonts w:ascii="TimesNewRomanPSMT" w:eastAsia="Times New Roman" w:hAnsi="TimesNewRomanPSMT" w:cs="TimesNewRomanPSMT"/>
          <w:color w:val="auto"/>
          <w:kern w:val="0"/>
          <w:lang w:eastAsia="hu-HU" w:bidi="ar-SA"/>
        </w:rPr>
        <w:t>,</w:t>
      </w:r>
      <w:r w:rsidR="00F45192">
        <w:rPr>
          <w:rFonts w:ascii="Georgia" w:hAnsi="Georgia"/>
          <w:color w:val="333333"/>
          <w:spacing w:val="2"/>
          <w:sz w:val="26"/>
          <w:szCs w:val="26"/>
          <w:shd w:val="clear" w:color="auto" w:fill="FCFCFC"/>
        </w:rPr>
        <w:t xml:space="preserve"> </w:t>
      </w:r>
      <w:r w:rsidR="00F45192" w:rsidRPr="00F45192">
        <w:rPr>
          <w:rFonts w:ascii="TimesNewRomanPSMT" w:eastAsia="Times New Roman" w:hAnsi="TimesNewRomanPSMT" w:cs="TimesNewRomanPSMT"/>
          <w:color w:val="auto"/>
          <w:kern w:val="0"/>
          <w:lang w:eastAsia="hu-HU" w:bidi="ar-SA"/>
        </w:rPr>
        <w:t>I</w:t>
      </w:r>
      <w:r w:rsidR="00F45192">
        <w:rPr>
          <w:rFonts w:ascii="TimesNewRomanPSMT" w:eastAsia="Times New Roman" w:hAnsi="TimesNewRomanPSMT" w:cs="TimesNewRomanPSMT"/>
          <w:color w:val="auto"/>
          <w:kern w:val="0"/>
          <w:lang w:eastAsia="hu-HU" w:bidi="ar-SA"/>
        </w:rPr>
        <w:t xml:space="preserve">.: </w:t>
      </w:r>
      <w:r w:rsidR="00F45192" w:rsidRPr="00F45192">
        <w:rPr>
          <w:rFonts w:ascii="TimesNewRomanPSMT" w:eastAsia="Times New Roman" w:hAnsi="TimesNewRomanPSMT" w:cs="TimesNewRomanPSMT"/>
          <w:i/>
          <w:color w:val="auto"/>
          <w:kern w:val="0"/>
          <w:lang w:eastAsia="hu-HU" w:bidi="ar-SA"/>
        </w:rPr>
        <w:t>Cybernetic solution path of an experimental problem</w:t>
      </w:r>
    </w:p>
    <w:p w14:paraId="1D5C1E8A" w14:textId="417E3265" w:rsidR="00F45192" w:rsidRDefault="00AC6673" w:rsidP="005A595B">
      <w:pPr>
        <w:pStyle w:val="SzDSzvegTrzs"/>
        <w:rPr>
          <w:rFonts w:ascii="TimesNewRomanPSMT" w:eastAsia="Times New Roman" w:hAnsi="TimesNewRomanPSMT" w:cs="TimesNewRomanPSMT"/>
          <w:color w:val="auto"/>
          <w:kern w:val="0"/>
          <w:lang w:eastAsia="hu-HU" w:bidi="ar-SA"/>
        </w:rPr>
      </w:pPr>
      <w:r w:rsidRPr="00AC6673">
        <w:rPr>
          <w:rFonts w:ascii="TimesNewRomanPSMT" w:eastAsia="Times New Roman" w:hAnsi="TimesNewRomanPSMT" w:cs="TimesNewRomanPSMT"/>
          <w:color w:val="auto"/>
          <w:kern w:val="0"/>
          <w:lang w:eastAsia="hu-HU" w:bidi="ar-SA"/>
        </w:rPr>
        <w:t>Library Translation 1122, Royal Aircraft Establishment, Farnborough, Hampshire, UK, 1965.</w:t>
      </w:r>
    </w:p>
    <w:p w14:paraId="720C432F" w14:textId="38DA40CD" w:rsidR="00F45192" w:rsidRDefault="00951516" w:rsidP="00F45192">
      <w:pPr>
        <w:widowControl/>
        <w:suppressAutoHyphens w:val="0"/>
        <w:autoSpaceDE w:val="0"/>
        <w:autoSpaceDN w:val="0"/>
        <w:adjustRightInd w:val="0"/>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[20]</w:t>
      </w:r>
      <w:r w:rsidR="00F45192">
        <w:rPr>
          <w:rFonts w:ascii="TimesNewRomanPSMT" w:eastAsia="Times New Roman" w:hAnsi="TimesNewRomanPSMT" w:cs="TimesNewRomanPSMT"/>
          <w:color w:val="auto"/>
          <w:kern w:val="0"/>
          <w:lang w:eastAsia="hu-HU" w:bidi="ar-SA"/>
        </w:rPr>
        <w:t xml:space="preserve"> Rechenberg, I.: </w:t>
      </w:r>
      <w:r w:rsidR="00F45192">
        <w:rPr>
          <w:rFonts w:ascii="TimesNewRomanPS-ItalicMT" w:eastAsia="Times New Roman" w:hAnsi="TimesNewRomanPS-ItalicMT" w:cs="TimesNewRomanPS-ItalicMT"/>
          <w:i/>
          <w:iCs/>
          <w:color w:val="auto"/>
          <w:kern w:val="0"/>
          <w:lang w:eastAsia="hu-HU" w:bidi="ar-SA"/>
        </w:rPr>
        <w:t>Evolutionsstrategie: Optimierung Technischer Systeme nach Prinzipien</w:t>
      </w:r>
    </w:p>
    <w:p w14:paraId="5B7A64F9" w14:textId="3ACEEF8E" w:rsidR="00FB32D9" w:rsidRDefault="00F45192" w:rsidP="00FB32D9">
      <w:pPr>
        <w:pStyle w:val="SzDSzvegTrzs"/>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der Biologische Evolution</w:t>
      </w:r>
      <w:r w:rsidR="00AC6673">
        <w:rPr>
          <w:rFonts w:ascii="TimesNewRomanPSMT" w:eastAsia="Times New Roman" w:hAnsi="TimesNewRomanPSMT" w:cs="TimesNewRomanPSMT"/>
          <w:color w:val="auto"/>
          <w:kern w:val="0"/>
          <w:lang w:eastAsia="hu-HU" w:bidi="ar-SA"/>
        </w:rPr>
        <w:t xml:space="preserve">, Fromman-Holzboog, Stuttgart, </w:t>
      </w:r>
      <w:r>
        <w:rPr>
          <w:rFonts w:ascii="TimesNewRomanPSMT" w:eastAsia="Times New Roman" w:hAnsi="TimesNewRomanPSMT" w:cs="TimesNewRomanPSMT"/>
          <w:color w:val="auto"/>
          <w:kern w:val="0"/>
          <w:lang w:eastAsia="hu-HU" w:bidi="ar-SA"/>
        </w:rPr>
        <w:t>1973.</w:t>
      </w:r>
    </w:p>
    <w:p w14:paraId="62EAFDEF" w14:textId="77777777" w:rsidR="00324BCB" w:rsidRDefault="00951516" w:rsidP="00FB32D9">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[21]</w:t>
      </w:r>
      <w:r w:rsidR="003709BE">
        <w:rPr>
          <w:rFonts w:ascii="TimesNewRomanPSMT" w:eastAsia="Times New Roman" w:hAnsi="TimesNewRomanPSMT" w:cs="TimesNewRomanPSMT"/>
          <w:color w:val="auto"/>
          <w:kern w:val="0"/>
          <w:lang w:eastAsia="hu-HU" w:bidi="ar-SA"/>
        </w:rPr>
        <w:t xml:space="preserve"> </w:t>
      </w:r>
      <w:r w:rsidR="003709BE" w:rsidRPr="00C43F9D">
        <w:rPr>
          <w:rFonts w:ascii="TimesNewRomanPSMT" w:eastAsia="Times New Roman" w:hAnsi="TimesNewRomanPSMT" w:cs="TimesNewRomanPSMT"/>
          <w:color w:val="auto"/>
          <w:kern w:val="0"/>
          <w:lang w:eastAsia="hu-HU" w:bidi="ar-SA"/>
        </w:rPr>
        <w:t xml:space="preserve">Chacon, </w:t>
      </w:r>
      <w:r w:rsidR="00324BCB">
        <w:rPr>
          <w:rFonts w:ascii="TimesNewRomanPSMT" w:eastAsia="Times New Roman" w:hAnsi="TimesNewRomanPSMT" w:cs="TimesNewRomanPSMT"/>
          <w:color w:val="auto"/>
          <w:kern w:val="0"/>
          <w:lang w:eastAsia="hu-HU" w:bidi="ar-SA"/>
        </w:rPr>
        <w:t xml:space="preserve">S., </w:t>
      </w:r>
      <w:r w:rsidR="003709BE" w:rsidRPr="00C43F9D">
        <w:rPr>
          <w:rFonts w:ascii="TimesNewRomanPSMT" w:eastAsia="Times New Roman" w:hAnsi="TimesNewRomanPSMT" w:cs="TimesNewRomanPSMT"/>
          <w:color w:val="auto"/>
          <w:kern w:val="0"/>
          <w:lang w:eastAsia="hu-HU" w:bidi="ar-SA"/>
        </w:rPr>
        <w:t>Straub</w:t>
      </w:r>
      <w:r w:rsidR="00324BCB">
        <w:rPr>
          <w:rFonts w:ascii="TimesNewRomanPSMT" w:eastAsia="Times New Roman" w:hAnsi="TimesNewRomanPSMT" w:cs="TimesNewRomanPSMT"/>
          <w:color w:val="auto"/>
          <w:kern w:val="0"/>
          <w:lang w:eastAsia="hu-HU" w:bidi="ar-SA"/>
        </w:rPr>
        <w:t>, B.</w:t>
      </w:r>
      <w:r w:rsidR="003709BE">
        <w:rPr>
          <w:rFonts w:ascii="TimesNewRomanPSMT" w:eastAsia="Times New Roman" w:hAnsi="TimesNewRomanPSMT" w:cs="TimesNewRomanPSMT"/>
          <w:color w:val="auto"/>
          <w:kern w:val="0"/>
          <w:lang w:eastAsia="hu-HU" w:bidi="ar-SA"/>
        </w:rPr>
        <w:t>:</w:t>
      </w:r>
      <w:r w:rsidR="003709BE" w:rsidRPr="00C43F9D">
        <w:t xml:space="preserve"> </w:t>
      </w:r>
      <w:r w:rsidR="003709BE" w:rsidRPr="00C43F9D">
        <w:rPr>
          <w:rFonts w:ascii="TimesNewRomanPSMT" w:eastAsia="Times New Roman" w:hAnsi="TimesNewRomanPSMT" w:cs="TimesNewRomanPSMT"/>
          <w:i/>
          <w:color w:val="auto"/>
          <w:kern w:val="0"/>
          <w:lang w:eastAsia="hu-HU" w:bidi="ar-SA"/>
        </w:rPr>
        <w:t>Pro Git</w:t>
      </w:r>
      <w:r w:rsidR="003709BE">
        <w:rPr>
          <w:rFonts w:ascii="TimesNewRomanPSMT" w:eastAsia="Times New Roman" w:hAnsi="TimesNewRomanPSMT" w:cs="TimesNewRomanPSMT"/>
          <w:i/>
          <w:color w:val="auto"/>
          <w:kern w:val="0"/>
          <w:lang w:eastAsia="hu-HU" w:bidi="ar-SA"/>
        </w:rPr>
        <w:t xml:space="preserve"> (</w:t>
      </w:r>
      <w:r w:rsidR="003709BE" w:rsidRPr="00C43F9D">
        <w:rPr>
          <w:rFonts w:ascii="TimesNewRomanPSMT" w:eastAsia="Times New Roman" w:hAnsi="TimesNewRomanPSMT" w:cs="TimesNewRomanPSMT"/>
          <w:i/>
          <w:color w:val="auto"/>
          <w:kern w:val="0"/>
          <w:lang w:eastAsia="hu-HU" w:bidi="ar-SA"/>
        </w:rPr>
        <w:t>Version 2.1.122</w:t>
      </w:r>
      <w:r w:rsidR="003709BE">
        <w:rPr>
          <w:rFonts w:ascii="TimesNewRomanPSMT" w:eastAsia="Times New Roman" w:hAnsi="TimesNewRomanPSMT" w:cs="TimesNewRomanPSMT"/>
          <w:i/>
          <w:color w:val="auto"/>
          <w:kern w:val="0"/>
          <w:lang w:eastAsia="hu-HU" w:bidi="ar-SA"/>
        </w:rPr>
        <w:t xml:space="preserve">), </w:t>
      </w:r>
    </w:p>
    <w:p w14:paraId="0E8CBC37" w14:textId="53CFB8A2" w:rsidR="003709BE" w:rsidRDefault="003709BE" w:rsidP="00FB32D9">
      <w:pPr>
        <w:pStyle w:val="SzDSzvegTrzs"/>
        <w:rPr>
          <w:rFonts w:ascii="TimesNewRomanPSMT" w:eastAsia="Times New Roman" w:hAnsi="TimesNewRomanPSMT" w:cs="TimesNewRomanPSMT"/>
          <w:color w:val="auto"/>
          <w:kern w:val="0"/>
          <w:lang w:eastAsia="hu-HU" w:bidi="ar-SA"/>
        </w:rPr>
      </w:pPr>
      <w:r w:rsidRPr="00C43F9D">
        <w:rPr>
          <w:rFonts w:ascii="TimesNewRomanPSMT" w:eastAsia="Times New Roman" w:hAnsi="TimesNewRomanPSMT" w:cs="TimesNewRomanPSMT"/>
          <w:color w:val="auto"/>
          <w:kern w:val="0"/>
          <w:lang w:eastAsia="hu-HU" w:bidi="ar-SA"/>
        </w:rPr>
        <w:t>Apress</w:t>
      </w:r>
      <w:r>
        <w:rPr>
          <w:rFonts w:ascii="TimesNewRomanPSMT" w:eastAsia="Times New Roman" w:hAnsi="TimesNewRomanPSMT" w:cs="TimesNewRomanPSMT"/>
          <w:i/>
          <w:color w:val="auto"/>
          <w:kern w:val="0"/>
          <w:lang w:eastAsia="hu-HU" w:bidi="ar-SA"/>
        </w:rPr>
        <w:t>, (</w:t>
      </w:r>
      <w:r>
        <w:t>2019)</w:t>
      </w:r>
    </w:p>
    <w:p w14:paraId="28225D00" w14:textId="77777777" w:rsidR="00D264E4" w:rsidRDefault="00951516" w:rsidP="00F45192">
      <w:pPr>
        <w:pStyle w:val="SzDSzvegTrzs"/>
        <w:rPr>
          <w:i/>
          <w:lang w:eastAsia="hu-HU" w:bidi="ar-SA"/>
        </w:rPr>
      </w:pPr>
      <w:r>
        <w:rPr>
          <w:lang w:eastAsia="hu-HU" w:bidi="ar-SA"/>
        </w:rPr>
        <w:t>[22]</w:t>
      </w:r>
      <w:r w:rsidR="00FB32D9" w:rsidRPr="00FB32D9">
        <w:rPr>
          <w:lang w:eastAsia="hu-HU" w:bidi="ar-SA"/>
        </w:rPr>
        <w:t xml:space="preserve"> Sivanandam, S.N., Deepa, S. N.: </w:t>
      </w:r>
      <w:r w:rsidR="00FB32D9" w:rsidRPr="00FB32D9">
        <w:rPr>
          <w:i/>
          <w:lang w:eastAsia="hu-HU" w:bidi="ar-SA"/>
        </w:rPr>
        <w:t>Introduction to Genetic Algorithms</w:t>
      </w:r>
      <w:r w:rsidR="00FB32D9">
        <w:rPr>
          <w:i/>
          <w:lang w:eastAsia="hu-HU" w:bidi="ar-SA"/>
        </w:rPr>
        <w:t xml:space="preserve">, </w:t>
      </w:r>
    </w:p>
    <w:p w14:paraId="01808AE3" w14:textId="07459E91" w:rsidR="00FB32D9" w:rsidRPr="00FB32D9" w:rsidRDefault="00B032F2" w:rsidP="00F45192">
      <w:pPr>
        <w:pStyle w:val="SzDSzvegTrzs"/>
        <w:rPr>
          <w:lang w:eastAsia="hu-HU" w:bidi="ar-SA"/>
        </w:rPr>
      </w:pPr>
      <w:r w:rsidRPr="00B032F2">
        <w:rPr>
          <w:lang w:eastAsia="hu-HU" w:bidi="ar-SA"/>
        </w:rPr>
        <w:t>Springer Publishing Company</w:t>
      </w:r>
      <w:r w:rsidR="00D264E4">
        <w:rPr>
          <w:lang w:eastAsia="hu-HU" w:bidi="ar-SA"/>
        </w:rPr>
        <w:t>, 2008</w:t>
      </w:r>
    </w:p>
    <w:p w14:paraId="53B4CB3C" w14:textId="77777777" w:rsidR="00B032F2" w:rsidRDefault="00951516" w:rsidP="000E6345">
      <w:pPr>
        <w:pStyle w:val="SzDSzvegTrzs"/>
        <w:rPr>
          <w:lang w:eastAsia="hu-HU" w:bidi="ar-SA"/>
        </w:rPr>
      </w:pPr>
      <w:r>
        <w:rPr>
          <w:lang w:eastAsia="hu-HU" w:bidi="ar-SA"/>
        </w:rPr>
        <w:t>[23]</w:t>
      </w:r>
      <w:r w:rsidR="000E6345">
        <w:rPr>
          <w:lang w:eastAsia="hu-HU" w:bidi="ar-SA"/>
        </w:rPr>
        <w:t xml:space="preserve"> Várkonyiné, K. A. : </w:t>
      </w:r>
      <w:r w:rsidR="000E6345" w:rsidRPr="000E6345">
        <w:rPr>
          <w:i/>
        </w:rPr>
        <w:t>Genetikus algor</w:t>
      </w:r>
      <w:r w:rsidR="000E6345" w:rsidRPr="000E6345">
        <w:rPr>
          <w:i/>
        </w:rPr>
        <w:t>itmusok</w:t>
      </w:r>
      <w:r w:rsidR="00B032F2">
        <w:rPr>
          <w:lang w:eastAsia="hu-HU" w:bidi="ar-SA"/>
        </w:rPr>
        <w:t>,</w:t>
      </w:r>
    </w:p>
    <w:p w14:paraId="3B5CE58E" w14:textId="1B3435EC" w:rsidR="000E6345" w:rsidRDefault="00B032F2" w:rsidP="000E6345">
      <w:pPr>
        <w:pStyle w:val="SzDSzvegTrzs"/>
        <w:rPr>
          <w:lang w:eastAsia="hu-HU" w:bidi="ar-SA"/>
        </w:rPr>
      </w:pPr>
      <w:r>
        <w:rPr>
          <w:lang w:eastAsia="hu-HU" w:bidi="ar-SA"/>
        </w:rPr>
        <w:t>Typotex kiadó, Bp.,</w:t>
      </w:r>
      <w:r w:rsidR="00F80469">
        <w:rPr>
          <w:lang w:eastAsia="hu-HU" w:bidi="ar-SA"/>
        </w:rPr>
        <w:t xml:space="preserve"> pp. 26-136,</w:t>
      </w:r>
      <w:r>
        <w:rPr>
          <w:lang w:eastAsia="hu-HU" w:bidi="ar-SA"/>
        </w:rPr>
        <w:t xml:space="preserve"> 2002</w:t>
      </w:r>
      <w:r w:rsidR="000E6345">
        <w:rPr>
          <w:lang w:eastAsia="hu-HU" w:bidi="ar-SA"/>
        </w:rPr>
        <w:t>.</w:t>
      </w:r>
    </w:p>
    <w:p w14:paraId="448F4DF7" w14:textId="18C0C67D" w:rsidR="00416A6F" w:rsidRDefault="00951516" w:rsidP="00416A6F">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[24]</w:t>
      </w:r>
      <w:r w:rsidR="00416A6F">
        <w:rPr>
          <w:rFonts w:ascii="TimesNewRomanPSMT" w:eastAsia="Times New Roman" w:hAnsi="TimesNewRomanPSMT" w:cs="TimesNewRomanPSMT"/>
          <w:color w:val="auto"/>
          <w:kern w:val="0"/>
          <w:lang w:eastAsia="hu-HU" w:bidi="ar-SA"/>
        </w:rPr>
        <w:t xml:space="preserve"> Verziókezelés</w:t>
      </w:r>
    </w:p>
    <w:p w14:paraId="0CFF80EC" w14:textId="1F2BFC70" w:rsidR="007C5DF4" w:rsidRPr="001777F5" w:rsidRDefault="00D85DDC" w:rsidP="001777F5">
      <w:pPr>
        <w:pStyle w:val="SzDSzvegTrzs"/>
        <w:rPr>
          <w:rFonts w:ascii="TimesNewRomanPSMT" w:eastAsia="Times New Roman" w:hAnsi="TimesNewRomanPSMT" w:cs="TimesNewRomanPSMT"/>
          <w:color w:val="auto"/>
          <w:kern w:val="0"/>
          <w:lang w:eastAsia="hu-HU" w:bidi="ar-SA"/>
        </w:rPr>
      </w:pPr>
      <w:hyperlink r:id="rId55" w:history="1">
        <w:r w:rsidR="00416A6F" w:rsidRPr="00B33B6B">
          <w:rPr>
            <w:rStyle w:val="Hiperhivatkozs"/>
            <w:i/>
          </w:rPr>
          <w:t>https://hu.wikipedia.org/wiki/Verzi%C3%B3kezel%C3%A9s</w:t>
        </w:r>
      </w:hyperlink>
      <w:r w:rsidR="00416A6F">
        <w:rPr>
          <w:i/>
        </w:rPr>
        <w:t xml:space="preserve">, </w:t>
      </w:r>
      <w:r w:rsidR="00416A6F">
        <w:t>2019.02.15.</w:t>
      </w:r>
    </w:p>
    <w:p w14:paraId="41018FB6" w14:textId="77777777" w:rsidR="007C5DF4" w:rsidRPr="00BC22DE" w:rsidRDefault="007C5DF4" w:rsidP="00C6585F">
      <w:pPr>
        <w:pStyle w:val="SzDCmsor0"/>
        <w:rPr>
          <w:color w:val="800000"/>
        </w:rPr>
      </w:pPr>
      <w:r w:rsidRPr="00C6585F">
        <w:lastRenderedPageBreak/>
        <w:t>Mellékletek</w:t>
      </w:r>
    </w:p>
    <w:p w14:paraId="73F318DF" w14:textId="4BBB4CD2" w:rsidR="007C5DF4" w:rsidRDefault="00C25F66" w:rsidP="00C751CC">
      <w:pPr>
        <w:pStyle w:val="SzDSzvegTrzs"/>
        <w:numPr>
          <w:ilvl w:val="0"/>
          <w:numId w:val="26"/>
        </w:numPr>
      </w:pPr>
      <w:r>
        <w:t>/Create.sql</w:t>
      </w:r>
    </w:p>
    <w:p w14:paraId="6B7EE835" w14:textId="6B00B98F" w:rsidR="00C25F66" w:rsidRDefault="00C25F66" w:rsidP="00C751CC">
      <w:pPr>
        <w:pStyle w:val="SzDSzvegTrzs"/>
        <w:numPr>
          <w:ilvl w:val="0"/>
          <w:numId w:val="26"/>
        </w:numPr>
      </w:pPr>
      <w:r>
        <w:t>/Insert_data.sql</w:t>
      </w:r>
    </w:p>
    <w:p w14:paraId="15DB9465" w14:textId="19E2B83D" w:rsidR="00C25F66" w:rsidRDefault="00C25F66" w:rsidP="00C751CC">
      <w:pPr>
        <w:pStyle w:val="SzDSzvegTrzs"/>
        <w:numPr>
          <w:ilvl w:val="0"/>
          <w:numId w:val="26"/>
        </w:numPr>
      </w:pPr>
      <w:r>
        <w:t>/application.properties</w:t>
      </w:r>
    </w:p>
    <w:p w14:paraId="29C2C824" w14:textId="0C8579A9" w:rsidR="00C25F66" w:rsidRDefault="00C25F66" w:rsidP="00C751CC">
      <w:pPr>
        <w:pStyle w:val="SzDSzvegTrzs"/>
        <w:numPr>
          <w:ilvl w:val="0"/>
          <w:numId w:val="26"/>
        </w:numPr>
      </w:pPr>
      <w:r>
        <w:t>/ROOT.war</w:t>
      </w:r>
    </w:p>
    <w:p w14:paraId="77990A07" w14:textId="60A6580B" w:rsidR="00C25F66" w:rsidRPr="005508C4" w:rsidRDefault="00C25F66" w:rsidP="00C751CC">
      <w:pPr>
        <w:pStyle w:val="SzDSzvegTrzs"/>
        <w:numPr>
          <w:ilvl w:val="0"/>
          <w:numId w:val="26"/>
        </w:numPr>
      </w:pPr>
      <w:r>
        <w:t>/ROOT.xml</w:t>
      </w:r>
    </w:p>
    <w:sectPr w:rsidR="00C25F66" w:rsidRPr="005508C4" w:rsidSect="00D029CD">
      <w:headerReference w:type="default" r:id="rId56"/>
      <w:footerReference w:type="default" r:id="rId57"/>
      <w:headerReference w:type="first" r:id="rId58"/>
      <w:footerReference w:type="first" r:id="rId59"/>
      <w:pgSz w:w="11906" w:h="16838"/>
      <w:pgMar w:top="1616" w:right="1440" w:bottom="1440" w:left="1701" w:header="1134" w:footer="907" w:gutter="0"/>
      <w:pgNumType w:start="1"/>
      <w:cols w:space="708"/>
      <w:titlePg/>
      <w:docGrid w:linePitch="326" w:charSpace="-6554"/>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0" w:author="Miklós Hatwagner" w:date="2019-04-24T15:31:00Z" w:initials="MH">
    <w:p w14:paraId="26341C72" w14:textId="3BA9C4EA" w:rsidR="00322C71" w:rsidRDefault="00322C71">
      <w:pPr>
        <w:pStyle w:val="Jegyzetszveg"/>
      </w:pPr>
      <w:r>
        <w:rPr>
          <w:rStyle w:val="Jegyzethivatkozs"/>
        </w:rPr>
        <w:annotationRef/>
      </w:r>
      <w:r>
        <w:t>Itt megérné négy sorban felvezetni (újra), hogy mi az alkalmazott feladata, hogyan kerülnek meghatározásra a kiszállítások, stb., szóval hogy mi a rendszer működése, és ebben nekik mi a feladatuk.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41C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A6E487" w16cid:durableId="206AF253"/>
  <w16cid:commentId w16cid:paraId="281BF723" w16cid:durableId="206AF3F1"/>
  <w16cid:commentId w16cid:paraId="2934EF40" w16cid:durableId="206AF5BD"/>
  <w16cid:commentId w16cid:paraId="21CDB257" w16cid:durableId="206AF8F8"/>
  <w16cid:commentId w16cid:paraId="5EC818B0" w16cid:durableId="206AF957"/>
  <w16cid:commentId w16cid:paraId="044808DD" w16cid:durableId="206AFA64"/>
  <w16cid:commentId w16cid:paraId="25E51115" w16cid:durableId="206AFC54"/>
  <w16cid:commentId w16cid:paraId="7119AC7D" w16cid:durableId="206AFCA7"/>
  <w16cid:commentId w16cid:paraId="26341C72" w16cid:durableId="206AFFC7"/>
  <w16cid:commentId w16cid:paraId="3B8A7077" w16cid:durableId="206AFF3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D26968" w14:textId="77777777" w:rsidR="00C751CC" w:rsidRDefault="00C751CC">
      <w:r>
        <w:separator/>
      </w:r>
    </w:p>
  </w:endnote>
  <w:endnote w:type="continuationSeparator" w:id="0">
    <w:p w14:paraId="461A5290" w14:textId="77777777" w:rsidR="00C751CC" w:rsidRDefault="00C75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4000ACFF" w:usb2="00000001"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93015" w14:textId="77777777" w:rsidR="00322C71" w:rsidRDefault="00322C71" w:rsidP="0073275F">
    <w:pPr>
      <w:pStyle w:val="llb"/>
    </w:pPr>
  </w:p>
  <w:p w14:paraId="27D67B4F" w14:textId="77777777" w:rsidR="00322C71" w:rsidRDefault="00322C71" w:rsidP="0073275F">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Content>
      <w:p w14:paraId="72CFD43E" w14:textId="6C139973" w:rsidR="00322C71" w:rsidRDefault="00322C71" w:rsidP="00D029CD">
        <w:pPr>
          <w:pStyle w:val="llb"/>
          <w:spacing w:before="240"/>
          <w:jc w:val="center"/>
        </w:pPr>
        <w:r>
          <w:fldChar w:fldCharType="begin"/>
        </w:r>
        <w:r>
          <w:instrText>PAGE   \* MERGEFORMAT</w:instrText>
        </w:r>
        <w:r>
          <w:fldChar w:fldCharType="separate"/>
        </w:r>
        <w:r w:rsidR="00C6585F">
          <w:rPr>
            <w:noProof/>
          </w:rPr>
          <w:t>10</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Content>
      <w:p w14:paraId="6A3F4B06" w14:textId="1B2FAAEF" w:rsidR="00322C71" w:rsidRDefault="00322C71">
        <w:pPr>
          <w:pStyle w:val="llb"/>
          <w:jc w:val="center"/>
        </w:pPr>
        <w:r>
          <w:fldChar w:fldCharType="begin"/>
        </w:r>
        <w:r>
          <w:instrText>PAGE   \* MERGEFORMAT</w:instrText>
        </w:r>
        <w:r>
          <w:fldChar w:fldCharType="separate"/>
        </w:r>
        <w:r w:rsidR="00C6585F">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2050E" w14:textId="77777777" w:rsidR="00C751CC" w:rsidRDefault="00C751CC">
      <w:r>
        <w:separator/>
      </w:r>
    </w:p>
  </w:footnote>
  <w:footnote w:type="continuationSeparator" w:id="0">
    <w:p w14:paraId="68B789FF" w14:textId="77777777" w:rsidR="00C751CC" w:rsidRDefault="00C751CC">
      <w:r>
        <w:continuationSeparator/>
      </w:r>
    </w:p>
  </w:footnote>
  <w:footnote w:id="1">
    <w:p w14:paraId="76CEA140" w14:textId="56DECED1" w:rsidR="00322C71" w:rsidRDefault="00322C71"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322C71" w:rsidRPr="00AE5E95" w:rsidRDefault="00322C71" w:rsidP="00F921B6">
    <w:pPr>
      <w:pStyle w:val="SzDSzvegTrzs"/>
      <w:pBdr>
        <w:bottom w:val="single" w:sz="4" w:space="0" w:color="auto"/>
      </w:pBdr>
      <w:tabs>
        <w:tab w:val="right" w:pos="8765"/>
      </w:tabs>
      <w:rPr>
        <w:sz w:val="20"/>
      </w:rPr>
    </w:pPr>
    <w:r w:rsidRPr="00AE5E95">
      <w:rPr>
        <w:sz w:val="20"/>
      </w:rPr>
      <w:t>Csomagok kiszállításának optimalizálása</w:t>
    </w:r>
    <w:r w:rsidRPr="00AE5E95">
      <w:rPr>
        <w:sz w:val="20"/>
      </w:rPr>
      <w:tab/>
      <w:t>Herenkovics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322C71" w:rsidRPr="0073275F" w:rsidRDefault="00322C71"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t>Herenkovics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DE42222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3" w15:restartNumberingAfterBreak="0">
    <w:nsid w:val="0BF572DD"/>
    <w:multiLevelType w:val="hybridMultilevel"/>
    <w:tmpl w:val="90184C98"/>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4"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5" w15:restartNumberingAfterBreak="0">
    <w:nsid w:val="146F1EB1"/>
    <w:multiLevelType w:val="hybridMultilevel"/>
    <w:tmpl w:val="4D040B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A57287F"/>
    <w:multiLevelType w:val="hybridMultilevel"/>
    <w:tmpl w:val="B2B44F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251DE3"/>
    <w:multiLevelType w:val="hybridMultilevel"/>
    <w:tmpl w:val="909C12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9"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0" w15:restartNumberingAfterBreak="0">
    <w:nsid w:val="23CE4301"/>
    <w:multiLevelType w:val="hybridMultilevel"/>
    <w:tmpl w:val="7610B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3" w15:restartNumberingAfterBreak="0">
    <w:nsid w:val="36C55A90"/>
    <w:multiLevelType w:val="hybridMultilevel"/>
    <w:tmpl w:val="FE7204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EC1733"/>
    <w:multiLevelType w:val="multilevel"/>
    <w:tmpl w:val="07F49640"/>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7"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79B5236"/>
    <w:multiLevelType w:val="hybridMultilevel"/>
    <w:tmpl w:val="35624B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A931045"/>
    <w:multiLevelType w:val="hybridMultilevel"/>
    <w:tmpl w:val="968AC4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0A55AA2"/>
    <w:multiLevelType w:val="hybridMultilevel"/>
    <w:tmpl w:val="9DF657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6EAA3D5E"/>
    <w:multiLevelType w:val="hybridMultilevel"/>
    <w:tmpl w:val="F2C88456"/>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7" w15:restartNumberingAfterBreak="0">
    <w:nsid w:val="74AE1A8F"/>
    <w:multiLevelType w:val="hybridMultilevel"/>
    <w:tmpl w:val="3B382C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7490335"/>
    <w:multiLevelType w:val="hybridMultilevel"/>
    <w:tmpl w:val="717C1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 w:numId="3">
    <w:abstractNumId w:val="16"/>
  </w:num>
  <w:num w:numId="4">
    <w:abstractNumId w:val="18"/>
  </w:num>
  <w:num w:numId="5">
    <w:abstractNumId w:val="9"/>
  </w:num>
  <w:num w:numId="6">
    <w:abstractNumId w:val="12"/>
  </w:num>
  <w:num w:numId="7">
    <w:abstractNumId w:val="8"/>
  </w:num>
  <w:num w:numId="8">
    <w:abstractNumId w:val="29"/>
  </w:num>
  <w:num w:numId="9">
    <w:abstractNumId w:val="11"/>
  </w:num>
  <w:num w:numId="10">
    <w:abstractNumId w:val="4"/>
  </w:num>
  <w:num w:numId="11">
    <w:abstractNumId w:val="17"/>
  </w:num>
  <w:num w:numId="12">
    <w:abstractNumId w:val="14"/>
  </w:num>
  <w:num w:numId="13">
    <w:abstractNumId w:val="20"/>
  </w:num>
  <w:num w:numId="14">
    <w:abstractNumId w:val="21"/>
  </w:num>
  <w:num w:numId="15">
    <w:abstractNumId w:val="24"/>
  </w:num>
  <w:num w:numId="16">
    <w:abstractNumId w:val="13"/>
  </w:num>
  <w:num w:numId="17">
    <w:abstractNumId w:val="7"/>
  </w:num>
  <w:num w:numId="18">
    <w:abstractNumId w:val="28"/>
  </w:num>
  <w:num w:numId="19">
    <w:abstractNumId w:val="6"/>
  </w:num>
  <w:num w:numId="20">
    <w:abstractNumId w:val="27"/>
  </w:num>
  <w:num w:numId="21">
    <w:abstractNumId w:val="23"/>
  </w:num>
  <w:num w:numId="22">
    <w:abstractNumId w:val="5"/>
  </w:num>
  <w:num w:numId="23">
    <w:abstractNumId w:val="10"/>
  </w:num>
  <w:num w:numId="24">
    <w:abstractNumId w:val="26"/>
  </w:num>
  <w:num w:numId="25">
    <w:abstractNumId w:val="3"/>
  </w:num>
  <w:num w:numId="26">
    <w:abstractNumId w:val="19"/>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19"/>
    <w:rsid w:val="0001697E"/>
    <w:rsid w:val="00021E68"/>
    <w:rsid w:val="0002427C"/>
    <w:rsid w:val="0002612E"/>
    <w:rsid w:val="0004046F"/>
    <w:rsid w:val="0004445F"/>
    <w:rsid w:val="00044E9B"/>
    <w:rsid w:val="0005157C"/>
    <w:rsid w:val="0005351F"/>
    <w:rsid w:val="00056C68"/>
    <w:rsid w:val="0006183A"/>
    <w:rsid w:val="00062F27"/>
    <w:rsid w:val="00064C46"/>
    <w:rsid w:val="00065E77"/>
    <w:rsid w:val="00066212"/>
    <w:rsid w:val="00067EE1"/>
    <w:rsid w:val="000758F6"/>
    <w:rsid w:val="0007647B"/>
    <w:rsid w:val="000811DA"/>
    <w:rsid w:val="00086A91"/>
    <w:rsid w:val="00090AA7"/>
    <w:rsid w:val="00091B77"/>
    <w:rsid w:val="00092B84"/>
    <w:rsid w:val="00096CCD"/>
    <w:rsid w:val="000A0B48"/>
    <w:rsid w:val="000A3F03"/>
    <w:rsid w:val="000A73CC"/>
    <w:rsid w:val="000B3B58"/>
    <w:rsid w:val="000B4235"/>
    <w:rsid w:val="000B60EE"/>
    <w:rsid w:val="000C3E6E"/>
    <w:rsid w:val="000C4F4F"/>
    <w:rsid w:val="000D350B"/>
    <w:rsid w:val="000D52C4"/>
    <w:rsid w:val="000D76A9"/>
    <w:rsid w:val="000D79F0"/>
    <w:rsid w:val="000E0A42"/>
    <w:rsid w:val="000E15DB"/>
    <w:rsid w:val="000E3C06"/>
    <w:rsid w:val="000E455E"/>
    <w:rsid w:val="000E6345"/>
    <w:rsid w:val="000E6892"/>
    <w:rsid w:val="000E785A"/>
    <w:rsid w:val="000F1F8C"/>
    <w:rsid w:val="000F5C69"/>
    <w:rsid w:val="000F7703"/>
    <w:rsid w:val="00100441"/>
    <w:rsid w:val="00107062"/>
    <w:rsid w:val="00115E9B"/>
    <w:rsid w:val="00120A87"/>
    <w:rsid w:val="00120FCA"/>
    <w:rsid w:val="001226F4"/>
    <w:rsid w:val="001228BA"/>
    <w:rsid w:val="00131327"/>
    <w:rsid w:val="00131F8D"/>
    <w:rsid w:val="00133099"/>
    <w:rsid w:val="001344E8"/>
    <w:rsid w:val="0013528D"/>
    <w:rsid w:val="00140E2C"/>
    <w:rsid w:val="001412EB"/>
    <w:rsid w:val="00141757"/>
    <w:rsid w:val="00142A12"/>
    <w:rsid w:val="001529F1"/>
    <w:rsid w:val="00162233"/>
    <w:rsid w:val="001701DE"/>
    <w:rsid w:val="0017294F"/>
    <w:rsid w:val="001751C0"/>
    <w:rsid w:val="0017634C"/>
    <w:rsid w:val="0017638D"/>
    <w:rsid w:val="00176E67"/>
    <w:rsid w:val="001777F5"/>
    <w:rsid w:val="0018288B"/>
    <w:rsid w:val="00182ACB"/>
    <w:rsid w:val="00183A61"/>
    <w:rsid w:val="00185503"/>
    <w:rsid w:val="001957B0"/>
    <w:rsid w:val="00196C62"/>
    <w:rsid w:val="001A0E07"/>
    <w:rsid w:val="001A49A6"/>
    <w:rsid w:val="001B4BDC"/>
    <w:rsid w:val="001B4FDE"/>
    <w:rsid w:val="001B618B"/>
    <w:rsid w:val="001B62B7"/>
    <w:rsid w:val="001C0DAA"/>
    <w:rsid w:val="001C522A"/>
    <w:rsid w:val="001D0508"/>
    <w:rsid w:val="001D3169"/>
    <w:rsid w:val="001D4AB6"/>
    <w:rsid w:val="001D7D95"/>
    <w:rsid w:val="001E1E79"/>
    <w:rsid w:val="001E2CB3"/>
    <w:rsid w:val="001E73AA"/>
    <w:rsid w:val="001F08F3"/>
    <w:rsid w:val="001F0E89"/>
    <w:rsid w:val="001F38A1"/>
    <w:rsid w:val="001F5EC3"/>
    <w:rsid w:val="001F78DA"/>
    <w:rsid w:val="002039EA"/>
    <w:rsid w:val="002056F3"/>
    <w:rsid w:val="00205C25"/>
    <w:rsid w:val="00210C58"/>
    <w:rsid w:val="00212356"/>
    <w:rsid w:val="0021315A"/>
    <w:rsid w:val="00215191"/>
    <w:rsid w:val="00222623"/>
    <w:rsid w:val="002227DE"/>
    <w:rsid w:val="00224A9C"/>
    <w:rsid w:val="00226044"/>
    <w:rsid w:val="00230171"/>
    <w:rsid w:val="00232406"/>
    <w:rsid w:val="002356CA"/>
    <w:rsid w:val="00235C38"/>
    <w:rsid w:val="00246093"/>
    <w:rsid w:val="00247AE8"/>
    <w:rsid w:val="002508B8"/>
    <w:rsid w:val="00254216"/>
    <w:rsid w:val="00254234"/>
    <w:rsid w:val="002546EB"/>
    <w:rsid w:val="0025530A"/>
    <w:rsid w:val="00256A1A"/>
    <w:rsid w:val="002604BA"/>
    <w:rsid w:val="002625BC"/>
    <w:rsid w:val="00271832"/>
    <w:rsid w:val="0027294D"/>
    <w:rsid w:val="00272C54"/>
    <w:rsid w:val="0027617B"/>
    <w:rsid w:val="002861CD"/>
    <w:rsid w:val="002875DF"/>
    <w:rsid w:val="002913E6"/>
    <w:rsid w:val="00294BC4"/>
    <w:rsid w:val="002976F5"/>
    <w:rsid w:val="002A13DC"/>
    <w:rsid w:val="002A4130"/>
    <w:rsid w:val="002A5168"/>
    <w:rsid w:val="002A597F"/>
    <w:rsid w:val="002C01B4"/>
    <w:rsid w:val="002C38B2"/>
    <w:rsid w:val="002D13C9"/>
    <w:rsid w:val="002D1CC6"/>
    <w:rsid w:val="002D5A64"/>
    <w:rsid w:val="002D65A8"/>
    <w:rsid w:val="002D797A"/>
    <w:rsid w:val="002E7F52"/>
    <w:rsid w:val="002F0110"/>
    <w:rsid w:val="002F5A6A"/>
    <w:rsid w:val="003106A9"/>
    <w:rsid w:val="00316512"/>
    <w:rsid w:val="00316734"/>
    <w:rsid w:val="003214A9"/>
    <w:rsid w:val="00322A29"/>
    <w:rsid w:val="00322C71"/>
    <w:rsid w:val="00322C8B"/>
    <w:rsid w:val="00324BCB"/>
    <w:rsid w:val="00330C3F"/>
    <w:rsid w:val="00334B28"/>
    <w:rsid w:val="00342F4A"/>
    <w:rsid w:val="00344AA1"/>
    <w:rsid w:val="003451D1"/>
    <w:rsid w:val="0034583C"/>
    <w:rsid w:val="0035013A"/>
    <w:rsid w:val="00353203"/>
    <w:rsid w:val="0035612B"/>
    <w:rsid w:val="00361CE9"/>
    <w:rsid w:val="00362722"/>
    <w:rsid w:val="0036420E"/>
    <w:rsid w:val="0036456D"/>
    <w:rsid w:val="00364FDA"/>
    <w:rsid w:val="00365E77"/>
    <w:rsid w:val="003709BE"/>
    <w:rsid w:val="00372662"/>
    <w:rsid w:val="00375E2A"/>
    <w:rsid w:val="00377123"/>
    <w:rsid w:val="0037779B"/>
    <w:rsid w:val="00382CE3"/>
    <w:rsid w:val="00384DD2"/>
    <w:rsid w:val="0039063C"/>
    <w:rsid w:val="00392B35"/>
    <w:rsid w:val="00394327"/>
    <w:rsid w:val="00395CFD"/>
    <w:rsid w:val="003A09F4"/>
    <w:rsid w:val="003A2419"/>
    <w:rsid w:val="003A2593"/>
    <w:rsid w:val="003A3A53"/>
    <w:rsid w:val="003B0636"/>
    <w:rsid w:val="003C063B"/>
    <w:rsid w:val="003C5913"/>
    <w:rsid w:val="003C63A1"/>
    <w:rsid w:val="003D735A"/>
    <w:rsid w:val="003E0223"/>
    <w:rsid w:val="003E2220"/>
    <w:rsid w:val="003E337F"/>
    <w:rsid w:val="003E524D"/>
    <w:rsid w:val="003E6D50"/>
    <w:rsid w:val="003E7892"/>
    <w:rsid w:val="003F0768"/>
    <w:rsid w:val="003F4B1D"/>
    <w:rsid w:val="003F703B"/>
    <w:rsid w:val="00400651"/>
    <w:rsid w:val="0040073B"/>
    <w:rsid w:val="00403FF2"/>
    <w:rsid w:val="00416A6F"/>
    <w:rsid w:val="004208E9"/>
    <w:rsid w:val="00420E9F"/>
    <w:rsid w:val="00422478"/>
    <w:rsid w:val="00423A1A"/>
    <w:rsid w:val="004309A1"/>
    <w:rsid w:val="0043136B"/>
    <w:rsid w:val="00433659"/>
    <w:rsid w:val="004344FB"/>
    <w:rsid w:val="00434D12"/>
    <w:rsid w:val="0043667A"/>
    <w:rsid w:val="004377DB"/>
    <w:rsid w:val="0044176A"/>
    <w:rsid w:val="00442D72"/>
    <w:rsid w:val="004443D2"/>
    <w:rsid w:val="00447161"/>
    <w:rsid w:val="004575C8"/>
    <w:rsid w:val="004602EE"/>
    <w:rsid w:val="00461791"/>
    <w:rsid w:val="00461DD8"/>
    <w:rsid w:val="00464F27"/>
    <w:rsid w:val="0046616B"/>
    <w:rsid w:val="0047031B"/>
    <w:rsid w:val="00471433"/>
    <w:rsid w:val="00472C12"/>
    <w:rsid w:val="00476A5B"/>
    <w:rsid w:val="00477853"/>
    <w:rsid w:val="00477FA4"/>
    <w:rsid w:val="00482D24"/>
    <w:rsid w:val="004831FB"/>
    <w:rsid w:val="0048392F"/>
    <w:rsid w:val="004948A8"/>
    <w:rsid w:val="004A0DE1"/>
    <w:rsid w:val="004A14D8"/>
    <w:rsid w:val="004A3096"/>
    <w:rsid w:val="004A3242"/>
    <w:rsid w:val="004A3F61"/>
    <w:rsid w:val="004A455D"/>
    <w:rsid w:val="004B00FC"/>
    <w:rsid w:val="004B0AEA"/>
    <w:rsid w:val="004B409C"/>
    <w:rsid w:val="004C1394"/>
    <w:rsid w:val="004C265B"/>
    <w:rsid w:val="004C26A4"/>
    <w:rsid w:val="004C3270"/>
    <w:rsid w:val="004C4D3C"/>
    <w:rsid w:val="004D13FB"/>
    <w:rsid w:val="004D3EE2"/>
    <w:rsid w:val="004D5B99"/>
    <w:rsid w:val="004D7F76"/>
    <w:rsid w:val="004E346A"/>
    <w:rsid w:val="004E77FC"/>
    <w:rsid w:val="004F09BB"/>
    <w:rsid w:val="004F0C22"/>
    <w:rsid w:val="004F2D66"/>
    <w:rsid w:val="004F3504"/>
    <w:rsid w:val="004F3A1A"/>
    <w:rsid w:val="00500CC1"/>
    <w:rsid w:val="00502368"/>
    <w:rsid w:val="00503FB5"/>
    <w:rsid w:val="0050667F"/>
    <w:rsid w:val="00511216"/>
    <w:rsid w:val="0051122F"/>
    <w:rsid w:val="005122D2"/>
    <w:rsid w:val="005165D1"/>
    <w:rsid w:val="00522DDB"/>
    <w:rsid w:val="00525FDC"/>
    <w:rsid w:val="005348A9"/>
    <w:rsid w:val="005359E8"/>
    <w:rsid w:val="00536E54"/>
    <w:rsid w:val="0053741F"/>
    <w:rsid w:val="00542021"/>
    <w:rsid w:val="005426FE"/>
    <w:rsid w:val="005429AD"/>
    <w:rsid w:val="0054711A"/>
    <w:rsid w:val="00547699"/>
    <w:rsid w:val="005508C4"/>
    <w:rsid w:val="00557DAC"/>
    <w:rsid w:val="0056418B"/>
    <w:rsid w:val="00566975"/>
    <w:rsid w:val="0057366E"/>
    <w:rsid w:val="00575008"/>
    <w:rsid w:val="00580F03"/>
    <w:rsid w:val="00585034"/>
    <w:rsid w:val="00593A14"/>
    <w:rsid w:val="0059608A"/>
    <w:rsid w:val="005A1A00"/>
    <w:rsid w:val="005A2C00"/>
    <w:rsid w:val="005A3059"/>
    <w:rsid w:val="005A4F4A"/>
    <w:rsid w:val="005A595B"/>
    <w:rsid w:val="005A70DF"/>
    <w:rsid w:val="005B1A64"/>
    <w:rsid w:val="005B64D4"/>
    <w:rsid w:val="005B6EA5"/>
    <w:rsid w:val="005C0D51"/>
    <w:rsid w:val="005D01FB"/>
    <w:rsid w:val="005D0A2E"/>
    <w:rsid w:val="005D2084"/>
    <w:rsid w:val="005D61C3"/>
    <w:rsid w:val="005E309F"/>
    <w:rsid w:val="005E35D6"/>
    <w:rsid w:val="005E6FEB"/>
    <w:rsid w:val="005F061A"/>
    <w:rsid w:val="0060285D"/>
    <w:rsid w:val="00603117"/>
    <w:rsid w:val="00607D1F"/>
    <w:rsid w:val="00617CE9"/>
    <w:rsid w:val="0062083B"/>
    <w:rsid w:val="00620F6F"/>
    <w:rsid w:val="00625979"/>
    <w:rsid w:val="00632976"/>
    <w:rsid w:val="006342A9"/>
    <w:rsid w:val="00636496"/>
    <w:rsid w:val="006371A5"/>
    <w:rsid w:val="00640EF0"/>
    <w:rsid w:val="006411F7"/>
    <w:rsid w:val="00641AEB"/>
    <w:rsid w:val="006420F7"/>
    <w:rsid w:val="006500C4"/>
    <w:rsid w:val="0065085F"/>
    <w:rsid w:val="0065096B"/>
    <w:rsid w:val="00653F3E"/>
    <w:rsid w:val="00655AE3"/>
    <w:rsid w:val="006571EB"/>
    <w:rsid w:val="0065798D"/>
    <w:rsid w:val="00665867"/>
    <w:rsid w:val="00666A51"/>
    <w:rsid w:val="00666F3D"/>
    <w:rsid w:val="00672FDA"/>
    <w:rsid w:val="00675791"/>
    <w:rsid w:val="006757B1"/>
    <w:rsid w:val="0069165C"/>
    <w:rsid w:val="00691730"/>
    <w:rsid w:val="00693F3C"/>
    <w:rsid w:val="00695C54"/>
    <w:rsid w:val="00697167"/>
    <w:rsid w:val="00697E8B"/>
    <w:rsid w:val="006A1285"/>
    <w:rsid w:val="006A2556"/>
    <w:rsid w:val="006A76D4"/>
    <w:rsid w:val="006B0009"/>
    <w:rsid w:val="006B1391"/>
    <w:rsid w:val="006B57C3"/>
    <w:rsid w:val="006B5EC4"/>
    <w:rsid w:val="006B5F1E"/>
    <w:rsid w:val="006B6D0A"/>
    <w:rsid w:val="006B7B62"/>
    <w:rsid w:val="006C09DE"/>
    <w:rsid w:val="006C45AE"/>
    <w:rsid w:val="006D19A9"/>
    <w:rsid w:val="006D22AC"/>
    <w:rsid w:val="006D3FEB"/>
    <w:rsid w:val="006D3FF4"/>
    <w:rsid w:val="006D4556"/>
    <w:rsid w:val="006E0108"/>
    <w:rsid w:val="006E15D9"/>
    <w:rsid w:val="006E17B1"/>
    <w:rsid w:val="006E1BFF"/>
    <w:rsid w:val="006E447B"/>
    <w:rsid w:val="006F2696"/>
    <w:rsid w:val="006F46BE"/>
    <w:rsid w:val="006F4F41"/>
    <w:rsid w:val="006F6DD8"/>
    <w:rsid w:val="00704C78"/>
    <w:rsid w:val="0071110C"/>
    <w:rsid w:val="007135EA"/>
    <w:rsid w:val="007204E8"/>
    <w:rsid w:val="00724C40"/>
    <w:rsid w:val="007252D7"/>
    <w:rsid w:val="00727B48"/>
    <w:rsid w:val="0073275F"/>
    <w:rsid w:val="00740B83"/>
    <w:rsid w:val="00746A29"/>
    <w:rsid w:val="00762EBD"/>
    <w:rsid w:val="00771BB6"/>
    <w:rsid w:val="007734D9"/>
    <w:rsid w:val="007768C8"/>
    <w:rsid w:val="00780792"/>
    <w:rsid w:val="00780B1C"/>
    <w:rsid w:val="007825CC"/>
    <w:rsid w:val="0079060F"/>
    <w:rsid w:val="00792D1E"/>
    <w:rsid w:val="0079417C"/>
    <w:rsid w:val="00795C3F"/>
    <w:rsid w:val="0079649A"/>
    <w:rsid w:val="00797A7E"/>
    <w:rsid w:val="007A29A2"/>
    <w:rsid w:val="007A4E54"/>
    <w:rsid w:val="007B090B"/>
    <w:rsid w:val="007B15C9"/>
    <w:rsid w:val="007B4DA3"/>
    <w:rsid w:val="007B6BF6"/>
    <w:rsid w:val="007B7C7E"/>
    <w:rsid w:val="007C39EC"/>
    <w:rsid w:val="007C4F59"/>
    <w:rsid w:val="007C5DF4"/>
    <w:rsid w:val="007D0197"/>
    <w:rsid w:val="007D12CD"/>
    <w:rsid w:val="007D1475"/>
    <w:rsid w:val="007D1CA6"/>
    <w:rsid w:val="007D56D0"/>
    <w:rsid w:val="007D61FF"/>
    <w:rsid w:val="007E0D11"/>
    <w:rsid w:val="007E2480"/>
    <w:rsid w:val="007E2A02"/>
    <w:rsid w:val="007E5755"/>
    <w:rsid w:val="007F0190"/>
    <w:rsid w:val="007F07FC"/>
    <w:rsid w:val="007F0DCB"/>
    <w:rsid w:val="007F30FD"/>
    <w:rsid w:val="007F6D1F"/>
    <w:rsid w:val="007F7567"/>
    <w:rsid w:val="0080451B"/>
    <w:rsid w:val="008049B6"/>
    <w:rsid w:val="00806924"/>
    <w:rsid w:val="00811A84"/>
    <w:rsid w:val="00813A4C"/>
    <w:rsid w:val="008161EF"/>
    <w:rsid w:val="00823189"/>
    <w:rsid w:val="00823A1F"/>
    <w:rsid w:val="008272CE"/>
    <w:rsid w:val="008356ED"/>
    <w:rsid w:val="00836868"/>
    <w:rsid w:val="00836B56"/>
    <w:rsid w:val="0083723F"/>
    <w:rsid w:val="008377C7"/>
    <w:rsid w:val="008406E4"/>
    <w:rsid w:val="00846D11"/>
    <w:rsid w:val="0085203A"/>
    <w:rsid w:val="008538E0"/>
    <w:rsid w:val="00854297"/>
    <w:rsid w:val="008548B8"/>
    <w:rsid w:val="00871402"/>
    <w:rsid w:val="00872964"/>
    <w:rsid w:val="008744BD"/>
    <w:rsid w:val="008749EE"/>
    <w:rsid w:val="00875990"/>
    <w:rsid w:val="0088023C"/>
    <w:rsid w:val="008836A0"/>
    <w:rsid w:val="00887404"/>
    <w:rsid w:val="008877ED"/>
    <w:rsid w:val="00895C6B"/>
    <w:rsid w:val="00896ED9"/>
    <w:rsid w:val="008A296C"/>
    <w:rsid w:val="008A35BA"/>
    <w:rsid w:val="008A6B26"/>
    <w:rsid w:val="008A6E82"/>
    <w:rsid w:val="008A6FFC"/>
    <w:rsid w:val="008A717F"/>
    <w:rsid w:val="008B1986"/>
    <w:rsid w:val="008B26A4"/>
    <w:rsid w:val="008C2D7E"/>
    <w:rsid w:val="008C6A02"/>
    <w:rsid w:val="008C7371"/>
    <w:rsid w:val="008D4EEE"/>
    <w:rsid w:val="008D4FFC"/>
    <w:rsid w:val="008E1C54"/>
    <w:rsid w:val="008E3319"/>
    <w:rsid w:val="008F3D72"/>
    <w:rsid w:val="008F7A25"/>
    <w:rsid w:val="00901EC7"/>
    <w:rsid w:val="00913E12"/>
    <w:rsid w:val="00916C73"/>
    <w:rsid w:val="009214F7"/>
    <w:rsid w:val="00926316"/>
    <w:rsid w:val="0093050C"/>
    <w:rsid w:val="0093352F"/>
    <w:rsid w:val="00935BA5"/>
    <w:rsid w:val="00935BA9"/>
    <w:rsid w:val="009360BB"/>
    <w:rsid w:val="00947122"/>
    <w:rsid w:val="00947C48"/>
    <w:rsid w:val="00951516"/>
    <w:rsid w:val="009529FD"/>
    <w:rsid w:val="00957123"/>
    <w:rsid w:val="00961A26"/>
    <w:rsid w:val="00973FC8"/>
    <w:rsid w:val="00974A5B"/>
    <w:rsid w:val="00975BB4"/>
    <w:rsid w:val="00977AAF"/>
    <w:rsid w:val="009849D3"/>
    <w:rsid w:val="0098571B"/>
    <w:rsid w:val="00985D71"/>
    <w:rsid w:val="00986E78"/>
    <w:rsid w:val="009912BA"/>
    <w:rsid w:val="009919E9"/>
    <w:rsid w:val="00993E37"/>
    <w:rsid w:val="009A0DBD"/>
    <w:rsid w:val="009A77B2"/>
    <w:rsid w:val="009A7AA2"/>
    <w:rsid w:val="009B2643"/>
    <w:rsid w:val="009B26C3"/>
    <w:rsid w:val="009B33CF"/>
    <w:rsid w:val="009B5C83"/>
    <w:rsid w:val="009B6237"/>
    <w:rsid w:val="009B6CFF"/>
    <w:rsid w:val="009C1A83"/>
    <w:rsid w:val="009C1B84"/>
    <w:rsid w:val="009C24C1"/>
    <w:rsid w:val="009C6E72"/>
    <w:rsid w:val="009D197D"/>
    <w:rsid w:val="009D299B"/>
    <w:rsid w:val="009D68A5"/>
    <w:rsid w:val="009D6D9B"/>
    <w:rsid w:val="009D7D58"/>
    <w:rsid w:val="009E0501"/>
    <w:rsid w:val="009E36E1"/>
    <w:rsid w:val="009E68ED"/>
    <w:rsid w:val="009E7D4A"/>
    <w:rsid w:val="009F22DC"/>
    <w:rsid w:val="009F7AF5"/>
    <w:rsid w:val="00A00BEF"/>
    <w:rsid w:val="00A02C6C"/>
    <w:rsid w:val="00A0656E"/>
    <w:rsid w:val="00A06746"/>
    <w:rsid w:val="00A11667"/>
    <w:rsid w:val="00A12152"/>
    <w:rsid w:val="00A126CF"/>
    <w:rsid w:val="00A13306"/>
    <w:rsid w:val="00A14B1C"/>
    <w:rsid w:val="00A15012"/>
    <w:rsid w:val="00A212FF"/>
    <w:rsid w:val="00A22369"/>
    <w:rsid w:val="00A239D4"/>
    <w:rsid w:val="00A42589"/>
    <w:rsid w:val="00A43CAE"/>
    <w:rsid w:val="00A43FC2"/>
    <w:rsid w:val="00A46F10"/>
    <w:rsid w:val="00A60224"/>
    <w:rsid w:val="00A64B4D"/>
    <w:rsid w:val="00A65ABF"/>
    <w:rsid w:val="00A80257"/>
    <w:rsid w:val="00A808E6"/>
    <w:rsid w:val="00A83839"/>
    <w:rsid w:val="00A86103"/>
    <w:rsid w:val="00A86185"/>
    <w:rsid w:val="00A86939"/>
    <w:rsid w:val="00A9008E"/>
    <w:rsid w:val="00A902D9"/>
    <w:rsid w:val="00A91CBB"/>
    <w:rsid w:val="00A9243A"/>
    <w:rsid w:val="00A9281C"/>
    <w:rsid w:val="00A92DA9"/>
    <w:rsid w:val="00AA03C2"/>
    <w:rsid w:val="00AA3925"/>
    <w:rsid w:val="00AA6989"/>
    <w:rsid w:val="00AB0E5E"/>
    <w:rsid w:val="00AB605E"/>
    <w:rsid w:val="00AC0884"/>
    <w:rsid w:val="00AC3351"/>
    <w:rsid w:val="00AC3D3B"/>
    <w:rsid w:val="00AC6673"/>
    <w:rsid w:val="00AD047E"/>
    <w:rsid w:val="00AD04A2"/>
    <w:rsid w:val="00AD7584"/>
    <w:rsid w:val="00AE194A"/>
    <w:rsid w:val="00AE54C4"/>
    <w:rsid w:val="00AE5E95"/>
    <w:rsid w:val="00AE72AD"/>
    <w:rsid w:val="00AF052F"/>
    <w:rsid w:val="00AF1BFC"/>
    <w:rsid w:val="00AF52F5"/>
    <w:rsid w:val="00B032F2"/>
    <w:rsid w:val="00B040CB"/>
    <w:rsid w:val="00B06198"/>
    <w:rsid w:val="00B06F15"/>
    <w:rsid w:val="00B07C22"/>
    <w:rsid w:val="00B10F73"/>
    <w:rsid w:val="00B1123A"/>
    <w:rsid w:val="00B13F2B"/>
    <w:rsid w:val="00B16D4F"/>
    <w:rsid w:val="00B25AA7"/>
    <w:rsid w:val="00B265D8"/>
    <w:rsid w:val="00B31BB3"/>
    <w:rsid w:val="00B363C1"/>
    <w:rsid w:val="00B606F7"/>
    <w:rsid w:val="00B64B46"/>
    <w:rsid w:val="00B65BD3"/>
    <w:rsid w:val="00B73372"/>
    <w:rsid w:val="00B75018"/>
    <w:rsid w:val="00B77F87"/>
    <w:rsid w:val="00B800E5"/>
    <w:rsid w:val="00B80257"/>
    <w:rsid w:val="00B80CC3"/>
    <w:rsid w:val="00B82100"/>
    <w:rsid w:val="00B8360A"/>
    <w:rsid w:val="00B849A7"/>
    <w:rsid w:val="00B86E90"/>
    <w:rsid w:val="00B90777"/>
    <w:rsid w:val="00B91952"/>
    <w:rsid w:val="00B92C93"/>
    <w:rsid w:val="00B92F48"/>
    <w:rsid w:val="00BA7BB6"/>
    <w:rsid w:val="00BA7DB8"/>
    <w:rsid w:val="00BB1A17"/>
    <w:rsid w:val="00BB56A2"/>
    <w:rsid w:val="00BC0A6A"/>
    <w:rsid w:val="00BC22DE"/>
    <w:rsid w:val="00BC2913"/>
    <w:rsid w:val="00BC46D3"/>
    <w:rsid w:val="00BD186B"/>
    <w:rsid w:val="00BD516A"/>
    <w:rsid w:val="00BD5D0F"/>
    <w:rsid w:val="00BD7633"/>
    <w:rsid w:val="00BE20BF"/>
    <w:rsid w:val="00BF0E4A"/>
    <w:rsid w:val="00BF5340"/>
    <w:rsid w:val="00BF6D54"/>
    <w:rsid w:val="00C008B9"/>
    <w:rsid w:val="00C11EF1"/>
    <w:rsid w:val="00C24A56"/>
    <w:rsid w:val="00C25F66"/>
    <w:rsid w:val="00C273A7"/>
    <w:rsid w:val="00C31817"/>
    <w:rsid w:val="00C3382B"/>
    <w:rsid w:val="00C339B4"/>
    <w:rsid w:val="00C44965"/>
    <w:rsid w:val="00C44B29"/>
    <w:rsid w:val="00C47764"/>
    <w:rsid w:val="00C50475"/>
    <w:rsid w:val="00C54E5F"/>
    <w:rsid w:val="00C57D95"/>
    <w:rsid w:val="00C61814"/>
    <w:rsid w:val="00C64E0A"/>
    <w:rsid w:val="00C6585F"/>
    <w:rsid w:val="00C674C7"/>
    <w:rsid w:val="00C7035A"/>
    <w:rsid w:val="00C7087E"/>
    <w:rsid w:val="00C719B7"/>
    <w:rsid w:val="00C73E44"/>
    <w:rsid w:val="00C742F6"/>
    <w:rsid w:val="00C751CC"/>
    <w:rsid w:val="00C75B4D"/>
    <w:rsid w:val="00C75C7F"/>
    <w:rsid w:val="00C76B49"/>
    <w:rsid w:val="00C8117B"/>
    <w:rsid w:val="00C81A2F"/>
    <w:rsid w:val="00C833E2"/>
    <w:rsid w:val="00C90305"/>
    <w:rsid w:val="00C92D3F"/>
    <w:rsid w:val="00C935DF"/>
    <w:rsid w:val="00C95EB0"/>
    <w:rsid w:val="00CA0291"/>
    <w:rsid w:val="00CA4205"/>
    <w:rsid w:val="00CB56CB"/>
    <w:rsid w:val="00CB7A9A"/>
    <w:rsid w:val="00CB7ADA"/>
    <w:rsid w:val="00CE46DF"/>
    <w:rsid w:val="00CE6F15"/>
    <w:rsid w:val="00CF26BC"/>
    <w:rsid w:val="00CF2EBC"/>
    <w:rsid w:val="00CF467B"/>
    <w:rsid w:val="00CF6C7C"/>
    <w:rsid w:val="00CF7C46"/>
    <w:rsid w:val="00D00F7D"/>
    <w:rsid w:val="00D029CD"/>
    <w:rsid w:val="00D04A28"/>
    <w:rsid w:val="00D05D67"/>
    <w:rsid w:val="00D06AA9"/>
    <w:rsid w:val="00D13BE8"/>
    <w:rsid w:val="00D13DB8"/>
    <w:rsid w:val="00D15BA0"/>
    <w:rsid w:val="00D17110"/>
    <w:rsid w:val="00D21024"/>
    <w:rsid w:val="00D217CF"/>
    <w:rsid w:val="00D22843"/>
    <w:rsid w:val="00D2467B"/>
    <w:rsid w:val="00D264E4"/>
    <w:rsid w:val="00D34853"/>
    <w:rsid w:val="00D4780C"/>
    <w:rsid w:val="00D518DA"/>
    <w:rsid w:val="00D55B12"/>
    <w:rsid w:val="00D55B55"/>
    <w:rsid w:val="00D56C48"/>
    <w:rsid w:val="00D5727D"/>
    <w:rsid w:val="00D60E6C"/>
    <w:rsid w:val="00D618FA"/>
    <w:rsid w:val="00D6251E"/>
    <w:rsid w:val="00D768F0"/>
    <w:rsid w:val="00D77442"/>
    <w:rsid w:val="00D81994"/>
    <w:rsid w:val="00D82CA4"/>
    <w:rsid w:val="00D82F31"/>
    <w:rsid w:val="00D82F52"/>
    <w:rsid w:val="00D85DDC"/>
    <w:rsid w:val="00D9066A"/>
    <w:rsid w:val="00D90FD2"/>
    <w:rsid w:val="00D92BE3"/>
    <w:rsid w:val="00D942FD"/>
    <w:rsid w:val="00DA1AAF"/>
    <w:rsid w:val="00DA20FD"/>
    <w:rsid w:val="00DA2992"/>
    <w:rsid w:val="00DA3059"/>
    <w:rsid w:val="00DA7EBE"/>
    <w:rsid w:val="00DB256C"/>
    <w:rsid w:val="00DB2916"/>
    <w:rsid w:val="00DB400D"/>
    <w:rsid w:val="00DB7FD1"/>
    <w:rsid w:val="00DC0B2A"/>
    <w:rsid w:val="00DC7BBD"/>
    <w:rsid w:val="00DD15FD"/>
    <w:rsid w:val="00DD3948"/>
    <w:rsid w:val="00DD7401"/>
    <w:rsid w:val="00DE35C6"/>
    <w:rsid w:val="00DE3942"/>
    <w:rsid w:val="00DF1035"/>
    <w:rsid w:val="00DF1AE1"/>
    <w:rsid w:val="00DF1BD5"/>
    <w:rsid w:val="00DF3B86"/>
    <w:rsid w:val="00DF651E"/>
    <w:rsid w:val="00DF7852"/>
    <w:rsid w:val="00E024C5"/>
    <w:rsid w:val="00E02A20"/>
    <w:rsid w:val="00E11212"/>
    <w:rsid w:val="00E242AF"/>
    <w:rsid w:val="00E24D72"/>
    <w:rsid w:val="00E25452"/>
    <w:rsid w:val="00E31F3A"/>
    <w:rsid w:val="00E36386"/>
    <w:rsid w:val="00E36446"/>
    <w:rsid w:val="00E376C1"/>
    <w:rsid w:val="00E518A7"/>
    <w:rsid w:val="00E57D49"/>
    <w:rsid w:val="00E602AB"/>
    <w:rsid w:val="00E60E00"/>
    <w:rsid w:val="00E658F4"/>
    <w:rsid w:val="00E71392"/>
    <w:rsid w:val="00E736F1"/>
    <w:rsid w:val="00E745AD"/>
    <w:rsid w:val="00E74DC4"/>
    <w:rsid w:val="00E760BE"/>
    <w:rsid w:val="00E77AEC"/>
    <w:rsid w:val="00E805F4"/>
    <w:rsid w:val="00E82D9E"/>
    <w:rsid w:val="00E8371E"/>
    <w:rsid w:val="00E94DFD"/>
    <w:rsid w:val="00E97A75"/>
    <w:rsid w:val="00EA1090"/>
    <w:rsid w:val="00EA4D4E"/>
    <w:rsid w:val="00EA5B26"/>
    <w:rsid w:val="00EB32C1"/>
    <w:rsid w:val="00EC05D0"/>
    <w:rsid w:val="00EC3C9F"/>
    <w:rsid w:val="00ED184A"/>
    <w:rsid w:val="00ED2750"/>
    <w:rsid w:val="00ED4E6E"/>
    <w:rsid w:val="00ED72A5"/>
    <w:rsid w:val="00EE195D"/>
    <w:rsid w:val="00EE3CF3"/>
    <w:rsid w:val="00EE529D"/>
    <w:rsid w:val="00EF00B8"/>
    <w:rsid w:val="00EF1CCA"/>
    <w:rsid w:val="00EF2914"/>
    <w:rsid w:val="00EF35C0"/>
    <w:rsid w:val="00EF5D62"/>
    <w:rsid w:val="00EF6835"/>
    <w:rsid w:val="00F014D9"/>
    <w:rsid w:val="00F01AA5"/>
    <w:rsid w:val="00F04E21"/>
    <w:rsid w:val="00F05408"/>
    <w:rsid w:val="00F066DB"/>
    <w:rsid w:val="00F100F4"/>
    <w:rsid w:val="00F11CEB"/>
    <w:rsid w:val="00F11F42"/>
    <w:rsid w:val="00F20F2B"/>
    <w:rsid w:val="00F21165"/>
    <w:rsid w:val="00F22B30"/>
    <w:rsid w:val="00F246D5"/>
    <w:rsid w:val="00F2499F"/>
    <w:rsid w:val="00F3264A"/>
    <w:rsid w:val="00F35146"/>
    <w:rsid w:val="00F37A97"/>
    <w:rsid w:val="00F434A1"/>
    <w:rsid w:val="00F434EE"/>
    <w:rsid w:val="00F447DE"/>
    <w:rsid w:val="00F45192"/>
    <w:rsid w:val="00F468EB"/>
    <w:rsid w:val="00F631F2"/>
    <w:rsid w:val="00F756DB"/>
    <w:rsid w:val="00F77343"/>
    <w:rsid w:val="00F80469"/>
    <w:rsid w:val="00F81E7E"/>
    <w:rsid w:val="00F8398A"/>
    <w:rsid w:val="00F87C55"/>
    <w:rsid w:val="00F921B6"/>
    <w:rsid w:val="00F9653E"/>
    <w:rsid w:val="00FA36F0"/>
    <w:rsid w:val="00FA40AA"/>
    <w:rsid w:val="00FB1C0E"/>
    <w:rsid w:val="00FB32D9"/>
    <w:rsid w:val="00FB403C"/>
    <w:rsid w:val="00FB62AD"/>
    <w:rsid w:val="00FB6D72"/>
    <w:rsid w:val="00FC1BC8"/>
    <w:rsid w:val="00FC4672"/>
    <w:rsid w:val="00FC68A8"/>
    <w:rsid w:val="00FD4C31"/>
    <w:rsid w:val="00FE0B80"/>
    <w:rsid w:val="00FE19CB"/>
    <w:rsid w:val="00FE20F5"/>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07EC9546-58A2-4E1E-A190-D2863CA2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1"/>
      </w:numPr>
      <w:spacing w:before="0" w:after="480"/>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link w:val="CmChar"/>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9B6CFF"/>
    <w:pPr>
      <w:keepNext/>
      <w:numPr>
        <w:ilvl w:val="2"/>
        <w:numId w:val="3"/>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link w:val="SzDCmsor1Char"/>
    <w:qFormat/>
    <w:rsid w:val="0036456D"/>
    <w:pPr>
      <w:pageBreakBefore/>
      <w:numPr>
        <w:numId w:val="3"/>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9B6CFF"/>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3"/>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3E337F"/>
    <w:pPr>
      <w:keepNext/>
      <w:numPr>
        <w:ilvl w:val="3"/>
        <w:numId w:val="3"/>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Feloldatlanmegemlts1">
    <w:name w:val="Feloldatlan megemlítés1"/>
    <w:basedOn w:val="Bekezdsalapbettpusa"/>
    <w:uiPriority w:val="99"/>
    <w:semiHidden/>
    <w:unhideWhenUsed/>
    <w:rsid w:val="00F11F42"/>
    <w:rPr>
      <w:color w:val="605E5C"/>
      <w:shd w:val="clear" w:color="auto" w:fill="E1DFDD"/>
    </w:rPr>
  </w:style>
  <w:style w:type="paragraph" w:styleId="Vltozat">
    <w:name w:val="Revision"/>
    <w:hidden/>
    <w:uiPriority w:val="99"/>
    <w:semiHidden/>
    <w:rsid w:val="00322C8B"/>
    <w:rPr>
      <w:rFonts w:eastAsia="WenQuanYi Zen Hei" w:cs="Mangal"/>
      <w:color w:val="00000A"/>
      <w:kern w:val="1"/>
      <w:sz w:val="24"/>
      <w:szCs w:val="21"/>
      <w:lang w:eastAsia="zh-CN" w:bidi="hi-IN"/>
    </w:rPr>
  </w:style>
  <w:style w:type="character" w:customStyle="1" w:styleId="UnresolvedMention">
    <w:name w:val="Unresolved Mention"/>
    <w:basedOn w:val="Bekezdsalapbettpusa"/>
    <w:uiPriority w:val="99"/>
    <w:semiHidden/>
    <w:unhideWhenUsed/>
    <w:rsid w:val="00A126CF"/>
    <w:rPr>
      <w:color w:val="605E5C"/>
      <w:shd w:val="clear" w:color="auto" w:fill="E1DFDD"/>
    </w:rPr>
  </w:style>
  <w:style w:type="character" w:customStyle="1" w:styleId="CmChar">
    <w:name w:val="Cím Char"/>
    <w:basedOn w:val="Bekezdsalapbettpusa"/>
    <w:link w:val="Cm"/>
    <w:rsid w:val="00BC2913"/>
    <w:rPr>
      <w:rFonts w:ascii="Arial" w:eastAsia="WenQuanYi Zen Hei" w:hAnsi="Arial" w:cs="Lohit Hindi"/>
      <w:b/>
      <w:bCs/>
      <w:color w:val="00000A"/>
      <w:kern w:val="1"/>
      <w:sz w:val="36"/>
      <w:szCs w:val="36"/>
      <w:lang w:eastAsia="zh-CN" w:bidi="hi-IN"/>
    </w:rPr>
  </w:style>
  <w:style w:type="paragraph" w:customStyle="1" w:styleId="SzDCmsor0">
    <w:name w:val="SzD_Címsor 0"/>
    <w:basedOn w:val="SzDCmsor1"/>
    <w:next w:val="SzDSzvegTrzs"/>
    <w:link w:val="SzDCmsor0Char"/>
    <w:qFormat/>
    <w:rsid w:val="00C6585F"/>
    <w:pPr>
      <w:numPr>
        <w:numId w:val="0"/>
      </w:numPr>
      <w:jc w:val="center"/>
    </w:pPr>
    <w:rPr>
      <w:rFonts w:eastAsia="Arial" w:cs="Times New Roman"/>
    </w:rPr>
  </w:style>
  <w:style w:type="character" w:customStyle="1" w:styleId="SzDCmsor1Char">
    <w:name w:val="SzD_Címsor 1 Char"/>
    <w:basedOn w:val="Bekezdsalapbettpusa"/>
    <w:link w:val="SzDCmsor1"/>
    <w:rsid w:val="00C6585F"/>
    <w:rPr>
      <w:rFonts w:eastAsia="WenQuanYi Zen Hei" w:cs="Arial"/>
      <w:b/>
      <w:bCs/>
      <w:iCs/>
      <w:caps/>
      <w:color w:val="00000A"/>
      <w:kern w:val="28"/>
      <w:sz w:val="32"/>
      <w:szCs w:val="28"/>
      <w:lang w:eastAsia="zh-CN" w:bidi="hi-IN"/>
    </w:rPr>
  </w:style>
  <w:style w:type="character" w:customStyle="1" w:styleId="SzDCmsor0Char">
    <w:name w:val="SzD_Címsor 0 Char"/>
    <w:basedOn w:val="SzDCmsor1Char"/>
    <w:link w:val="SzDCmsor0"/>
    <w:rsid w:val="00C6585F"/>
    <w:rPr>
      <w:rFonts w:eastAsia="Arial" w:cs="Arial"/>
      <w:b/>
      <w:bCs/>
      <w:iCs/>
      <w:caps/>
      <w:color w:val="00000A"/>
      <w:kern w:val="28"/>
      <w:sz w:val="32"/>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500853553">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oracle.com/technetwork/java/javase/downloads/jre8-downloads-2133155.html" TargetMode="External"/><Relationship Id="rId39" Type="http://schemas.openxmlformats.org/officeDocument/2006/relationships/image" Target="media/image21.png"/><Relationship Id="rId21" Type="http://schemas.openxmlformats.org/officeDocument/2006/relationships/hyperlink" Target="http://www.w3.org/" TargetMode="External"/><Relationship Id="rId34" Type="http://schemas.openxmlformats.org/officeDocument/2006/relationships/image" Target="media/image18.png"/><Relationship Id="rId42" Type="http://schemas.openxmlformats.org/officeDocument/2006/relationships/image" Target="media/image24.jpeg"/><Relationship Id="rId47" Type="http://schemas.openxmlformats.org/officeDocument/2006/relationships/image" Target="media/image29.JPG"/><Relationship Id="rId50" Type="http://schemas.openxmlformats.org/officeDocument/2006/relationships/image" Target="media/image32.jpeg"/><Relationship Id="rId55" Type="http://schemas.openxmlformats.org/officeDocument/2006/relationships/hyperlink" Target="https://hu.wikipedia.org/wiki/Verzi%C3%B3kezel%C3%A9s" TargetMode="Externa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6.JP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image" Target="media/image27.JPG"/><Relationship Id="rId53" Type="http://schemas.openxmlformats.org/officeDocument/2006/relationships/hyperlink" Target="https://developer.mozilla.org/hu/docs/Web/JavaScript" TargetMode="External"/><Relationship Id="rId58" Type="http://schemas.openxmlformats.org/officeDocument/2006/relationships/header" Target="header2.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www.whatwg.org/" TargetMode="External"/><Relationship Id="rId27" Type="http://schemas.openxmlformats.org/officeDocument/2006/relationships/hyperlink" Target="https://www.postgresql.org/download" TargetMode="External"/><Relationship Id="rId30" Type="http://schemas.openxmlformats.org/officeDocument/2006/relationships/image" Target="media/image15.png"/><Relationship Id="rId35" Type="http://schemas.openxmlformats.org/officeDocument/2006/relationships/comments" Target="comments.xml"/><Relationship Id="rId43" Type="http://schemas.openxmlformats.org/officeDocument/2006/relationships/image" Target="media/image25.JPG"/><Relationship Id="rId48" Type="http://schemas.openxmlformats.org/officeDocument/2006/relationships/image" Target="media/image30.jpe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docs.jboss.org/hibernate/orm/5.2/userguide/html_single/Hibernate_User_Guide.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hyperlink" Target="http://herenkovics.hu" TargetMode="External"/><Relationship Id="rId33" Type="http://schemas.openxmlformats.org/officeDocument/2006/relationships/image" Target="media/image17.pn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footer" Target="footer3.xml"/><Relationship Id="rId20" Type="http://schemas.openxmlformats.org/officeDocument/2006/relationships/hyperlink" Target="https://github.com/HerenkovicsA/szkdga" TargetMode="External"/><Relationship Id="rId41" Type="http://schemas.openxmlformats.org/officeDocument/2006/relationships/image" Target="media/image23.JPG"/><Relationship Id="rId54" Type="http://schemas.openxmlformats.org/officeDocument/2006/relationships/hyperlink" Target="https://maven.apache.org/pom.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2.png"/><Relationship Id="rId28" Type="http://schemas.openxmlformats.org/officeDocument/2006/relationships/hyperlink" Target="https://tomcat.apache.org/download-90.cgi" TargetMode="External"/><Relationship Id="rId36" Type="http://schemas.microsoft.com/office/2011/relationships/commentsExtended" Target="commentsExtended.xml"/><Relationship Id="rId49" Type="http://schemas.openxmlformats.org/officeDocument/2006/relationships/image" Target="media/image31.JP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hyperlink" Target="https://developers.google.com/maps/documentation/distance-matrix/get-api-key" TargetMode="External"/><Relationship Id="rId44" Type="http://schemas.openxmlformats.org/officeDocument/2006/relationships/image" Target="media/image26.jpeg"/><Relationship Id="rId52" Type="http://schemas.openxmlformats.org/officeDocument/2006/relationships/hyperlink" Target="https://developer.mozilla.org/hu/docs/Web/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8CD801FD-B3B0-44BA-B33E-4E77481A2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18471</TotalTime>
  <Pages>58</Pages>
  <Words>9215</Words>
  <Characters>63587</Characters>
  <Application>Microsoft Office Word</Application>
  <DocSecurity>0</DocSecurity>
  <Lines>529</Lines>
  <Paragraphs>145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141</cp:revision>
  <cp:lastPrinted>2019-02-09T12:08:00Z</cp:lastPrinted>
  <dcterms:created xsi:type="dcterms:W3CDTF">2019-03-30T16:54:00Z</dcterms:created>
  <dcterms:modified xsi:type="dcterms:W3CDTF">2019-05-01T13:23:00Z</dcterms:modified>
</cp:coreProperties>
</file>